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6396C" w14:textId="77777777" w:rsidR="00CD112F" w:rsidRPr="0010106F" w:rsidRDefault="00CD112F" w:rsidP="00595352">
      <w:pPr>
        <w:pStyle w:val="Front1"/>
        <w:spacing w:before="1320"/>
        <w:rPr>
          <w:lang w:val="ru-RU"/>
        </w:rPr>
      </w:pPr>
      <w:r w:rsidRPr="0010106F">
        <w:t>IRM</w:t>
      </w:r>
      <w:r w:rsidRPr="0010106F">
        <w:rPr>
          <w:lang w:val="ru-RU"/>
        </w:rPr>
        <w:t>-</w:t>
      </w:r>
      <w:r w:rsidRPr="0010106F">
        <w:t>SU</w:t>
      </w:r>
      <w:r w:rsidRPr="0010106F">
        <w:rPr>
          <w:lang w:val="ru-RU"/>
        </w:rPr>
        <w:t>-1381-</w:t>
      </w:r>
      <w:r w:rsidRPr="0010106F">
        <w:t>TCO</w:t>
      </w:r>
    </w:p>
    <w:p w14:paraId="4BB6396D" w14:textId="77777777" w:rsidR="00CD112F" w:rsidRPr="0010106F" w:rsidRDefault="00CD112F" w:rsidP="008C08F5">
      <w:pPr>
        <w:pStyle w:val="Front1"/>
        <w:rPr>
          <w:lang w:val="ru-RU"/>
        </w:rPr>
      </w:pPr>
      <w:r w:rsidRPr="0010106F">
        <w:rPr>
          <w:lang w:val="ru-RU"/>
        </w:rPr>
        <w:t>ТЕПЛОИЗОЛЯЦИЯ ДЛЯ ГОРЯЧИХ ТРУБОПРОВОДОВ, СОСУДОВ И ТЕПЛООБМЕННИКОВ</w:t>
      </w:r>
    </w:p>
    <w:p w14:paraId="4BB6396E" w14:textId="77777777" w:rsidR="009A6D7A" w:rsidRPr="0010106F" w:rsidRDefault="009A6D7A" w:rsidP="008C08F5">
      <w:pPr>
        <w:pStyle w:val="Front1"/>
        <w:rPr>
          <w:lang w:val="ru-RU"/>
        </w:rPr>
      </w:pPr>
    </w:p>
    <w:p w14:paraId="4BB6396F" w14:textId="77777777" w:rsidR="00CD112F" w:rsidRPr="0010106F" w:rsidRDefault="00CD112F" w:rsidP="001E57EF">
      <w:pPr>
        <w:pStyle w:val="Front1"/>
      </w:pPr>
      <w:r w:rsidRPr="0010106F">
        <w:t>THERMAL INSULATION FOR HOT LINES, VESSELS AND EXCHANGERS</w:t>
      </w:r>
    </w:p>
    <w:p w14:paraId="4BB63970" w14:textId="77777777" w:rsidR="00CD112F" w:rsidRPr="0010106F" w:rsidRDefault="00CD112F" w:rsidP="001E57EF">
      <w:pPr>
        <w:pStyle w:val="Front1"/>
      </w:pPr>
    </w:p>
    <w:p w14:paraId="4BB63971" w14:textId="77777777" w:rsidR="00CD112F" w:rsidRPr="0010106F" w:rsidRDefault="00CD112F" w:rsidP="001E57EF">
      <w:pPr>
        <w:pStyle w:val="Front1"/>
        <w:rPr>
          <w:lang w:val="ru-RU"/>
        </w:rPr>
      </w:pPr>
      <w:r w:rsidRPr="0010106F">
        <w:rPr>
          <w:lang w:val="ru-RU"/>
        </w:rPr>
        <w:t>ПРИМЕНЕНИЕ: ДЛЯ НАЗЕМНЫХ ОБЪЕКТОВ</w:t>
      </w:r>
    </w:p>
    <w:p w14:paraId="4BB63972" w14:textId="77777777" w:rsidR="00CD112F" w:rsidRPr="0010106F" w:rsidRDefault="00CD112F" w:rsidP="00082893">
      <w:pPr>
        <w:pStyle w:val="Front1"/>
        <w:rPr>
          <w:lang w:val="ru-RU"/>
        </w:rPr>
      </w:pPr>
      <w:r w:rsidRPr="0010106F">
        <w:t>APPLICATION</w:t>
      </w:r>
      <w:r w:rsidRPr="0010106F">
        <w:rPr>
          <w:lang w:val="ru-RU"/>
        </w:rPr>
        <w:t xml:space="preserve">: </w:t>
      </w:r>
      <w:r w:rsidRPr="0010106F">
        <w:t>ONSHORE</w:t>
      </w:r>
      <w:r w:rsidRPr="0010106F">
        <w:rPr>
          <w:lang w:val="ru-RU"/>
        </w:rPr>
        <w:t xml:space="preserve"> </w:t>
      </w:r>
    </w:p>
    <w:p w14:paraId="4BB63973" w14:textId="77777777" w:rsidR="00CD112F" w:rsidRPr="0010106F" w:rsidRDefault="00CD112F" w:rsidP="00082893">
      <w:pPr>
        <w:pStyle w:val="Front4"/>
        <w:spacing w:before="120"/>
        <w:ind w:left="1699" w:right="1699"/>
        <w:rPr>
          <w:sz w:val="18"/>
          <w:szCs w:val="18"/>
          <w:lang w:val="ru-RU"/>
        </w:rPr>
      </w:pPr>
    </w:p>
    <w:p w14:paraId="4BB63974" w14:textId="77777777" w:rsidR="00CD112F" w:rsidRPr="0010106F" w:rsidRDefault="00CD112F" w:rsidP="00082893">
      <w:pPr>
        <w:pStyle w:val="Front4"/>
        <w:spacing w:before="120"/>
        <w:ind w:left="1699" w:right="1699"/>
        <w:rPr>
          <w:sz w:val="18"/>
          <w:szCs w:val="18"/>
          <w:lang w:val="ru-RU"/>
        </w:rPr>
      </w:pPr>
    </w:p>
    <w:p w14:paraId="4BB63977" w14:textId="77777777" w:rsidR="00CD112F" w:rsidRPr="0010106F" w:rsidRDefault="00CD112F" w:rsidP="00625545">
      <w:pPr>
        <w:pStyle w:val="Front4"/>
        <w:spacing w:before="120"/>
        <w:ind w:left="0" w:right="1699"/>
        <w:rPr>
          <w:sz w:val="18"/>
          <w:szCs w:val="18"/>
          <w:lang w:val="ru-RU"/>
        </w:rPr>
      </w:pPr>
    </w:p>
    <w:p w14:paraId="4BB63978" w14:textId="77777777" w:rsidR="00CD112F" w:rsidRPr="0010106F" w:rsidRDefault="00CD112F" w:rsidP="00625545">
      <w:pPr>
        <w:pStyle w:val="Front4"/>
        <w:spacing w:before="120"/>
        <w:ind w:left="0" w:right="1699"/>
        <w:rPr>
          <w:sz w:val="18"/>
          <w:szCs w:val="18"/>
          <w:lang w:val="ru-RU"/>
        </w:rPr>
      </w:pPr>
    </w:p>
    <w:p w14:paraId="4BB63979" w14:textId="77777777" w:rsidR="00CD112F" w:rsidRPr="0010106F" w:rsidRDefault="00CD112F" w:rsidP="00082893">
      <w:pPr>
        <w:pStyle w:val="Front4"/>
        <w:spacing w:before="120"/>
        <w:ind w:left="1699" w:right="1699"/>
        <w:rPr>
          <w:sz w:val="18"/>
          <w:szCs w:val="18"/>
          <w:lang w:val="ru-RU"/>
        </w:rPr>
      </w:pPr>
      <w:r w:rsidRPr="0010106F">
        <w:rPr>
          <w:sz w:val="18"/>
          <w:szCs w:val="18"/>
          <w:lang w:val="ru-RU"/>
        </w:rPr>
        <w:t>Настоящий документ содержит конфиденциальную информацию, являющуюся собственностью ТОО «Тенгизшевройл». Документ в целом или частично не подлежит раскрытию какой-либо третьей стороне, копированию, хранению в каких-либо системах поиска или передаче в любой форме и любым способом (электронным, механическим, при помощи репрографии, посредством записи и прочими)  без предварительного письменного разрешения ТОО «Тенгизшевройл».</w:t>
      </w:r>
    </w:p>
    <w:p w14:paraId="4BB6397A" w14:textId="77777777" w:rsidR="00CD112F" w:rsidRPr="0010106F" w:rsidRDefault="00CD112F" w:rsidP="00082893">
      <w:pPr>
        <w:pStyle w:val="Front4"/>
        <w:spacing w:before="120"/>
        <w:ind w:left="1699" w:right="1699"/>
        <w:rPr>
          <w:sz w:val="18"/>
          <w:szCs w:val="18"/>
        </w:rPr>
      </w:pPr>
      <w:r w:rsidRPr="0010106F">
        <w:rPr>
          <w:sz w:val="18"/>
          <w:szCs w:val="18"/>
        </w:rPr>
        <w:t>This document is the confidential property of Tengizchevroil LLP. Neither the whole nor any part of this document may be disclosed to any third party without the prior written consent of Tengizchevroil LLP. Neither the whole nor any part of this document may be reproduced, stored in any retrieval system or transmitted in any form or by any means (electronic mechanical, reprographic, recording or otherwise) without the prior written consent of Tengizchevroil LLP.</w:t>
      </w:r>
    </w:p>
    <w:p w14:paraId="4BB6397B" w14:textId="77777777" w:rsidR="00CD112F" w:rsidRPr="0010106F" w:rsidRDefault="00CD112F" w:rsidP="00082893">
      <w:pPr>
        <w:pStyle w:val="Front4"/>
        <w:spacing w:before="120"/>
        <w:ind w:left="1699" w:right="1699"/>
        <w:rPr>
          <w:sz w:val="18"/>
          <w:szCs w:val="18"/>
        </w:rPr>
      </w:pPr>
    </w:p>
    <w:tbl>
      <w:tblPr>
        <w:tblpPr w:leftFromText="180" w:rightFromText="180" w:vertAnchor="text" w:horzAnchor="margin" w:tblpXSpec="center" w:tblpY="9"/>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992"/>
        <w:gridCol w:w="4673"/>
      </w:tblGrid>
      <w:tr w:rsidR="00C32222" w:rsidRPr="0010106F" w14:paraId="4BB63986" w14:textId="77777777" w:rsidTr="00C65F80">
        <w:trPr>
          <w:trHeight w:val="699"/>
        </w:trPr>
        <w:tc>
          <w:tcPr>
            <w:tcW w:w="851" w:type="dxa"/>
            <w:vAlign w:val="center"/>
          </w:tcPr>
          <w:p w14:paraId="4BB6397C" w14:textId="77777777" w:rsidR="00C32222" w:rsidRPr="0010106F" w:rsidRDefault="00C32222" w:rsidP="00697A8D">
            <w:pPr>
              <w:pStyle w:val="CellHeadingCentered"/>
              <w:rPr>
                <w:lang w:val="ru-RU"/>
              </w:rPr>
            </w:pPr>
            <w:r w:rsidRPr="0010106F">
              <w:rPr>
                <w:lang w:val="ru-RU"/>
              </w:rPr>
              <w:t>Ред.</w:t>
            </w:r>
          </w:p>
          <w:p w14:paraId="4BB6397D" w14:textId="77777777" w:rsidR="00C32222" w:rsidRPr="0010106F" w:rsidRDefault="00C32222" w:rsidP="00697A8D">
            <w:pPr>
              <w:pStyle w:val="CellHeadingCentered"/>
              <w:rPr>
                <w:lang w:val="ru-RU"/>
              </w:rPr>
            </w:pPr>
            <w:r w:rsidRPr="0010106F">
              <w:rPr>
                <w:lang w:val="en-GB"/>
              </w:rPr>
              <w:t>Rev</w:t>
            </w:r>
          </w:p>
        </w:tc>
        <w:tc>
          <w:tcPr>
            <w:tcW w:w="992" w:type="dxa"/>
            <w:vAlign w:val="center"/>
          </w:tcPr>
          <w:p w14:paraId="4BB6397E" w14:textId="77777777" w:rsidR="00C32222" w:rsidRPr="0010106F" w:rsidRDefault="00C32222" w:rsidP="00697A8D">
            <w:pPr>
              <w:pStyle w:val="CellHeadingCentered"/>
              <w:rPr>
                <w:lang w:val="ru-RU"/>
              </w:rPr>
            </w:pPr>
            <w:r w:rsidRPr="0010106F">
              <w:rPr>
                <w:lang w:val="ru-RU"/>
              </w:rPr>
              <w:t>Дата</w:t>
            </w:r>
          </w:p>
          <w:p w14:paraId="4BB6397F" w14:textId="77777777" w:rsidR="00C32222" w:rsidRPr="0010106F" w:rsidRDefault="00C32222" w:rsidP="00697A8D">
            <w:pPr>
              <w:pStyle w:val="CellHeadingCentered"/>
              <w:rPr>
                <w:lang w:val="ru-RU"/>
              </w:rPr>
            </w:pPr>
            <w:r w:rsidRPr="0010106F">
              <w:rPr>
                <w:lang w:val="en-GB"/>
              </w:rPr>
              <w:t>Date</w:t>
            </w:r>
          </w:p>
        </w:tc>
        <w:tc>
          <w:tcPr>
            <w:tcW w:w="4673" w:type="dxa"/>
            <w:vAlign w:val="center"/>
          </w:tcPr>
          <w:p w14:paraId="4BB63980" w14:textId="77777777" w:rsidR="00C32222" w:rsidRPr="0010106F" w:rsidRDefault="00C32222" w:rsidP="00697A8D">
            <w:pPr>
              <w:pStyle w:val="CellHeadingCentered"/>
              <w:rPr>
                <w:lang w:val="ru-RU"/>
              </w:rPr>
            </w:pPr>
            <w:r w:rsidRPr="0010106F">
              <w:rPr>
                <w:lang w:val="ru-RU"/>
              </w:rPr>
              <w:t xml:space="preserve">Описание </w:t>
            </w:r>
          </w:p>
          <w:p w14:paraId="4BB63981" w14:textId="77777777" w:rsidR="00C32222" w:rsidRPr="0010106F" w:rsidRDefault="00C32222" w:rsidP="00697A8D">
            <w:pPr>
              <w:pStyle w:val="CellHeadingCentered"/>
              <w:rPr>
                <w:lang w:val="ru-RU"/>
              </w:rPr>
            </w:pPr>
            <w:r w:rsidRPr="0010106F">
              <w:rPr>
                <w:lang w:val="en-GB"/>
              </w:rPr>
              <w:t>Description</w:t>
            </w:r>
          </w:p>
        </w:tc>
      </w:tr>
      <w:tr w:rsidR="00C32222" w:rsidRPr="008E50FF" w14:paraId="5CE455E8" w14:textId="77777777" w:rsidTr="00C65F80">
        <w:trPr>
          <w:trHeight w:val="556"/>
        </w:trPr>
        <w:tc>
          <w:tcPr>
            <w:tcW w:w="851" w:type="dxa"/>
            <w:vAlign w:val="center"/>
          </w:tcPr>
          <w:p w14:paraId="2007FE4C" w14:textId="76745267" w:rsidR="00C32222" w:rsidRPr="00A93920" w:rsidRDefault="00C32222" w:rsidP="00A93920">
            <w:pPr>
              <w:pStyle w:val="Default"/>
              <w:jc w:val="center"/>
            </w:pPr>
            <w:r>
              <w:rPr>
                <w:sz w:val="20"/>
                <w:szCs w:val="20"/>
              </w:rPr>
              <w:t>U03</w:t>
            </w:r>
          </w:p>
        </w:tc>
        <w:tc>
          <w:tcPr>
            <w:tcW w:w="992" w:type="dxa"/>
            <w:vAlign w:val="center"/>
          </w:tcPr>
          <w:p w14:paraId="6DB377E8" w14:textId="389F12DD" w:rsidR="00C32222" w:rsidRPr="00A93920" w:rsidRDefault="00C65F80" w:rsidP="00A93920">
            <w:pPr>
              <w:pStyle w:val="Default"/>
              <w:jc w:val="center"/>
            </w:pPr>
            <w:r w:rsidRPr="00C65F80">
              <w:rPr>
                <w:color w:val="auto"/>
                <w:sz w:val="20"/>
                <w:szCs w:val="20"/>
              </w:rPr>
              <w:t>26</w:t>
            </w:r>
            <w:r w:rsidR="00C32222" w:rsidRPr="00C65F80">
              <w:rPr>
                <w:color w:val="auto"/>
                <w:sz w:val="20"/>
                <w:szCs w:val="20"/>
              </w:rPr>
              <w:t>/</w:t>
            </w:r>
            <w:r w:rsidRPr="00C65F80">
              <w:rPr>
                <w:color w:val="auto"/>
                <w:sz w:val="20"/>
                <w:szCs w:val="20"/>
              </w:rPr>
              <w:t>10</w:t>
            </w:r>
            <w:r w:rsidR="00C32222" w:rsidRPr="00C65F80">
              <w:rPr>
                <w:color w:val="auto"/>
                <w:sz w:val="20"/>
                <w:szCs w:val="20"/>
              </w:rPr>
              <w:t>/22</w:t>
            </w:r>
          </w:p>
        </w:tc>
        <w:tc>
          <w:tcPr>
            <w:tcW w:w="4673" w:type="dxa"/>
            <w:vAlign w:val="center"/>
          </w:tcPr>
          <w:p w14:paraId="43B31121" w14:textId="5F92FA18" w:rsidR="00C32222" w:rsidRPr="00A93920" w:rsidRDefault="00C32222" w:rsidP="00A93920">
            <w:pPr>
              <w:pStyle w:val="Default"/>
              <w:jc w:val="center"/>
              <w:rPr>
                <w:lang w:val="ru-RU"/>
              </w:rPr>
            </w:pPr>
            <w:r>
              <w:rPr>
                <w:sz w:val="20"/>
                <w:szCs w:val="20"/>
                <w:lang w:val="ru-RU"/>
              </w:rPr>
              <w:t>Строительство или использование</w:t>
            </w:r>
            <w:r w:rsidRPr="00A93920">
              <w:rPr>
                <w:sz w:val="20"/>
                <w:szCs w:val="20"/>
                <w:lang w:val="ru-RU"/>
              </w:rPr>
              <w:t xml:space="preserve"> /</w:t>
            </w:r>
          </w:p>
          <w:p w14:paraId="190BF85E" w14:textId="5AEBD82C" w:rsidR="00C32222" w:rsidRPr="004C53D9" w:rsidRDefault="00C32222" w:rsidP="00A93920">
            <w:pPr>
              <w:pStyle w:val="Default"/>
              <w:jc w:val="center"/>
              <w:rPr>
                <w:lang w:val="ru-RU"/>
              </w:rPr>
            </w:pPr>
            <w:r>
              <w:rPr>
                <w:sz w:val="20"/>
                <w:szCs w:val="20"/>
              </w:rPr>
              <w:t>Construction</w:t>
            </w:r>
            <w:r w:rsidRPr="00A93920">
              <w:rPr>
                <w:sz w:val="20"/>
                <w:szCs w:val="20"/>
                <w:lang w:val="ru-RU"/>
              </w:rPr>
              <w:t xml:space="preserve"> </w:t>
            </w:r>
            <w:r>
              <w:rPr>
                <w:sz w:val="20"/>
                <w:szCs w:val="20"/>
              </w:rPr>
              <w:t>or</w:t>
            </w:r>
            <w:r w:rsidRPr="00A93920">
              <w:rPr>
                <w:sz w:val="20"/>
                <w:szCs w:val="20"/>
                <w:lang w:val="ru-RU"/>
              </w:rPr>
              <w:t xml:space="preserve"> </w:t>
            </w:r>
            <w:r>
              <w:rPr>
                <w:sz w:val="20"/>
                <w:szCs w:val="20"/>
              </w:rPr>
              <w:t>Use</w:t>
            </w:r>
            <w:r w:rsidRPr="00A93920">
              <w:rPr>
                <w:sz w:val="20"/>
                <w:szCs w:val="20"/>
                <w:lang w:val="ru-RU"/>
              </w:rPr>
              <w:t xml:space="preserve"> </w:t>
            </w:r>
          </w:p>
        </w:tc>
      </w:tr>
      <w:tr w:rsidR="00C32222" w:rsidRPr="0010106F" w14:paraId="4BB6398E" w14:textId="77777777" w:rsidTr="00C65F80">
        <w:trPr>
          <w:trHeight w:hRule="exact" w:val="500"/>
        </w:trPr>
        <w:tc>
          <w:tcPr>
            <w:tcW w:w="851" w:type="dxa"/>
            <w:vAlign w:val="center"/>
          </w:tcPr>
          <w:p w14:paraId="4BB63987" w14:textId="688009BC" w:rsidR="00C32222" w:rsidRPr="0010106F" w:rsidRDefault="00C32222" w:rsidP="00B510DE">
            <w:pPr>
              <w:pStyle w:val="Default"/>
              <w:jc w:val="center"/>
            </w:pPr>
            <w:r w:rsidRPr="0010106F">
              <w:rPr>
                <w:sz w:val="20"/>
                <w:szCs w:val="20"/>
              </w:rPr>
              <w:t>2</w:t>
            </w:r>
          </w:p>
        </w:tc>
        <w:tc>
          <w:tcPr>
            <w:tcW w:w="992" w:type="dxa"/>
            <w:vAlign w:val="center"/>
          </w:tcPr>
          <w:p w14:paraId="4BB63988" w14:textId="13027207" w:rsidR="00C32222" w:rsidRPr="0010106F" w:rsidRDefault="00C32222" w:rsidP="009A6D7A">
            <w:pPr>
              <w:pStyle w:val="CellBodyCentered"/>
              <w:rPr>
                <w:lang w:val="en-GB" w:eastAsia="en-GB"/>
              </w:rPr>
            </w:pPr>
            <w:r w:rsidRPr="0010106F">
              <w:rPr>
                <w:lang w:val="en-GB" w:eastAsia="en-GB"/>
              </w:rPr>
              <w:t>20/11/18</w:t>
            </w:r>
          </w:p>
        </w:tc>
        <w:tc>
          <w:tcPr>
            <w:tcW w:w="4673" w:type="dxa"/>
            <w:vAlign w:val="center"/>
          </w:tcPr>
          <w:p w14:paraId="4BB63989" w14:textId="77777777" w:rsidR="00C32222" w:rsidRPr="0010106F" w:rsidRDefault="00C32222" w:rsidP="000A5847">
            <w:pPr>
              <w:pStyle w:val="CellBodyCentered"/>
              <w:rPr>
                <w:lang w:val="en-GB" w:eastAsia="en-GB"/>
              </w:rPr>
            </w:pPr>
            <w:r w:rsidRPr="0010106F">
              <w:t xml:space="preserve">Утверждено для </w:t>
            </w:r>
            <w:r w:rsidRPr="0010106F">
              <w:rPr>
                <w:lang w:val="ru-RU"/>
              </w:rPr>
              <w:t>исполнения</w:t>
            </w:r>
            <w:r w:rsidRPr="0010106F">
              <w:t xml:space="preserve"> /</w:t>
            </w:r>
          </w:p>
          <w:p w14:paraId="4BB6398B" w14:textId="23D300C2" w:rsidR="00C32222" w:rsidRPr="0010106F" w:rsidRDefault="00C32222" w:rsidP="009A6D7A">
            <w:pPr>
              <w:pStyle w:val="CellBodyCentered"/>
              <w:rPr>
                <w:lang w:val="en-GB" w:eastAsia="en-GB"/>
              </w:rPr>
            </w:pPr>
            <w:r w:rsidRPr="0010106F">
              <w:t>Approved for Implementation</w:t>
            </w:r>
            <w:r w:rsidRPr="0010106F">
              <w:rPr>
                <w:lang w:val="en-GB" w:eastAsia="en-GB"/>
              </w:rPr>
              <w:t xml:space="preserve"> </w:t>
            </w:r>
          </w:p>
        </w:tc>
      </w:tr>
      <w:tr w:rsidR="00C32222" w:rsidRPr="0010106F" w14:paraId="4BB63996" w14:textId="77777777" w:rsidTr="00C65F80">
        <w:trPr>
          <w:trHeight w:hRule="exact" w:val="502"/>
        </w:trPr>
        <w:tc>
          <w:tcPr>
            <w:tcW w:w="851" w:type="dxa"/>
            <w:vAlign w:val="center"/>
          </w:tcPr>
          <w:p w14:paraId="4BB6398F" w14:textId="417BA485" w:rsidR="00C32222" w:rsidRPr="0010106F" w:rsidRDefault="00C32222" w:rsidP="00B510DE">
            <w:pPr>
              <w:pStyle w:val="CellBodyCentered"/>
              <w:rPr>
                <w:lang w:val="en-GB" w:eastAsia="en-GB"/>
              </w:rPr>
            </w:pPr>
            <w:r w:rsidRPr="0010106F">
              <w:t xml:space="preserve">1E1 </w:t>
            </w:r>
          </w:p>
        </w:tc>
        <w:tc>
          <w:tcPr>
            <w:tcW w:w="992" w:type="dxa"/>
            <w:vAlign w:val="center"/>
          </w:tcPr>
          <w:p w14:paraId="4BB63990" w14:textId="3F635BC8" w:rsidR="00C32222" w:rsidRPr="0010106F" w:rsidRDefault="00C32222" w:rsidP="00B510DE">
            <w:pPr>
              <w:pStyle w:val="CellBodyCentered"/>
              <w:rPr>
                <w:lang w:val="en-GB" w:eastAsia="en-GB"/>
              </w:rPr>
            </w:pPr>
            <w:r w:rsidRPr="0010106F">
              <w:rPr>
                <w:lang w:val="en-GB" w:eastAsia="en-GB"/>
              </w:rPr>
              <w:t>03/03/16</w:t>
            </w:r>
          </w:p>
        </w:tc>
        <w:tc>
          <w:tcPr>
            <w:tcW w:w="4673" w:type="dxa"/>
            <w:vAlign w:val="center"/>
          </w:tcPr>
          <w:p w14:paraId="4E475307" w14:textId="77777777" w:rsidR="00C32222" w:rsidRPr="0010106F" w:rsidRDefault="00C32222" w:rsidP="00B510DE">
            <w:pPr>
              <w:pStyle w:val="CellBodyCentered"/>
              <w:rPr>
                <w:lang w:val="en-GB" w:eastAsia="en-GB"/>
              </w:rPr>
            </w:pPr>
            <w:r w:rsidRPr="0010106F">
              <w:t xml:space="preserve">Утверждено для </w:t>
            </w:r>
            <w:r w:rsidRPr="0010106F">
              <w:rPr>
                <w:lang w:val="ru-RU"/>
              </w:rPr>
              <w:t>исполнения</w:t>
            </w:r>
            <w:r w:rsidRPr="0010106F">
              <w:t xml:space="preserve"> /</w:t>
            </w:r>
          </w:p>
          <w:p w14:paraId="4BB63993" w14:textId="70CD871E" w:rsidR="00C32222" w:rsidRPr="0010106F" w:rsidRDefault="00C32222" w:rsidP="00B510DE">
            <w:pPr>
              <w:pStyle w:val="CellBodyCentered"/>
              <w:rPr>
                <w:lang w:val="en-GB" w:eastAsia="en-GB"/>
              </w:rPr>
            </w:pPr>
            <w:r w:rsidRPr="0010106F">
              <w:t>Approved for Implementation</w:t>
            </w:r>
            <w:r w:rsidRPr="0010106F">
              <w:rPr>
                <w:lang w:val="en-GB" w:eastAsia="en-GB"/>
              </w:rPr>
              <w:t xml:space="preserve"> </w:t>
            </w:r>
          </w:p>
        </w:tc>
      </w:tr>
      <w:tr w:rsidR="00C32222" w:rsidRPr="0010106F" w14:paraId="4BB6399D" w14:textId="77777777" w:rsidTr="00C65F80">
        <w:trPr>
          <w:trHeight w:hRule="exact" w:val="570"/>
        </w:trPr>
        <w:tc>
          <w:tcPr>
            <w:tcW w:w="851" w:type="dxa"/>
            <w:vAlign w:val="center"/>
          </w:tcPr>
          <w:p w14:paraId="4BB63997" w14:textId="760BA470" w:rsidR="00C32222" w:rsidRPr="0010106F" w:rsidRDefault="00C32222" w:rsidP="00377EDE">
            <w:pPr>
              <w:pStyle w:val="CellBodyCentered"/>
              <w:rPr>
                <w:lang w:val="en-GB" w:eastAsia="en-GB"/>
              </w:rPr>
            </w:pPr>
            <w:r w:rsidRPr="0010106F">
              <w:rPr>
                <w:lang w:val="en-GB" w:eastAsia="en-GB"/>
              </w:rPr>
              <w:t>1</w:t>
            </w:r>
          </w:p>
        </w:tc>
        <w:tc>
          <w:tcPr>
            <w:tcW w:w="992" w:type="dxa"/>
            <w:vAlign w:val="center"/>
          </w:tcPr>
          <w:p w14:paraId="4BB63998" w14:textId="37B041EB" w:rsidR="00C32222" w:rsidRPr="0010106F" w:rsidRDefault="00C32222" w:rsidP="00377EDE">
            <w:pPr>
              <w:pStyle w:val="CellBodyCentered"/>
              <w:rPr>
                <w:lang w:val="en-GB" w:eastAsia="en-GB"/>
              </w:rPr>
            </w:pPr>
            <w:r w:rsidRPr="0010106F">
              <w:rPr>
                <w:lang w:val="en-GB" w:eastAsia="en-GB"/>
              </w:rPr>
              <w:t>29/04/15</w:t>
            </w:r>
          </w:p>
        </w:tc>
        <w:tc>
          <w:tcPr>
            <w:tcW w:w="4673" w:type="dxa"/>
            <w:vAlign w:val="center"/>
          </w:tcPr>
          <w:p w14:paraId="138FDF43" w14:textId="77777777" w:rsidR="00C32222" w:rsidRPr="00313FDB" w:rsidRDefault="00C32222" w:rsidP="00B510DE">
            <w:pPr>
              <w:pStyle w:val="CellBodyCentered"/>
            </w:pPr>
            <w:r w:rsidRPr="0010106F">
              <w:t xml:space="preserve">Утверждено для </w:t>
            </w:r>
            <w:r w:rsidRPr="00313FDB">
              <w:t>исполнения</w:t>
            </w:r>
            <w:r w:rsidRPr="0010106F">
              <w:t xml:space="preserve"> /</w:t>
            </w:r>
          </w:p>
          <w:p w14:paraId="4BB6399A" w14:textId="2C531405" w:rsidR="00C32222" w:rsidRPr="0010106F" w:rsidRDefault="00C32222" w:rsidP="00B510DE">
            <w:pPr>
              <w:overflowPunct w:val="0"/>
              <w:autoSpaceDE/>
              <w:autoSpaceDN/>
              <w:adjustRightInd/>
              <w:spacing w:before="0" w:line="276" w:lineRule="auto"/>
              <w:ind w:left="0"/>
              <w:jc w:val="center"/>
              <w:textAlignment w:val="baseline"/>
              <w:rPr>
                <w:sz w:val="20"/>
                <w:szCs w:val="20"/>
                <w:lang w:val="en-GB" w:eastAsia="en-GB"/>
              </w:rPr>
            </w:pPr>
            <w:r w:rsidRPr="00313FDB">
              <w:rPr>
                <w:sz w:val="20"/>
                <w:szCs w:val="20"/>
              </w:rPr>
              <w:t>Approved for Implementation</w:t>
            </w:r>
            <w:r w:rsidRPr="0010106F">
              <w:rPr>
                <w:lang w:val="en-GB" w:eastAsia="en-GB"/>
              </w:rPr>
              <w:t xml:space="preserve"> </w:t>
            </w:r>
          </w:p>
        </w:tc>
      </w:tr>
    </w:tbl>
    <w:p w14:paraId="6C7360C1" w14:textId="77777777" w:rsidR="00DC1F4A" w:rsidRPr="00426812" w:rsidRDefault="00CD112F" w:rsidP="00DC1F4A">
      <w:pPr>
        <w:tabs>
          <w:tab w:val="left" w:pos="6679"/>
        </w:tabs>
        <w:spacing w:before="73"/>
        <w:ind w:left="260"/>
        <w:rPr>
          <w:sz w:val="20"/>
          <w:szCs w:val="20"/>
          <w:lang w:val="ru-RU"/>
        </w:rPr>
      </w:pPr>
      <w:r w:rsidRPr="002A7E56">
        <w:br w:type="page"/>
      </w:r>
      <w:bookmarkStart w:id="0" w:name="_Hlk530042062"/>
      <w:r w:rsidR="00DC1F4A" w:rsidRPr="00426812">
        <w:rPr>
          <w:b/>
          <w:sz w:val="20"/>
          <w:lang w:val="ru-RU"/>
        </w:rPr>
        <w:lastRenderedPageBreak/>
        <w:t>СТРАНИЦА</w:t>
      </w:r>
      <w:r w:rsidR="00DC1F4A" w:rsidRPr="00426812">
        <w:rPr>
          <w:b/>
          <w:spacing w:val="-25"/>
          <w:sz w:val="20"/>
          <w:lang w:val="ru-RU"/>
        </w:rPr>
        <w:t xml:space="preserve"> </w:t>
      </w:r>
      <w:r w:rsidR="00DC1F4A" w:rsidRPr="00426812">
        <w:rPr>
          <w:b/>
          <w:sz w:val="20"/>
          <w:lang w:val="ru-RU"/>
        </w:rPr>
        <w:t>ПОДПИСЕЙ:</w:t>
      </w:r>
      <w:r w:rsidR="00DC1F4A" w:rsidRPr="00426812">
        <w:rPr>
          <w:b/>
          <w:sz w:val="20"/>
          <w:lang w:val="ru-RU"/>
        </w:rPr>
        <w:tab/>
      </w:r>
      <w:r w:rsidR="00DC1F4A">
        <w:rPr>
          <w:b/>
          <w:spacing w:val="-1"/>
          <w:sz w:val="20"/>
        </w:rPr>
        <w:t>SIGNATURE</w:t>
      </w:r>
      <w:r w:rsidR="00DC1F4A" w:rsidRPr="00426812">
        <w:rPr>
          <w:b/>
          <w:spacing w:val="-19"/>
          <w:sz w:val="20"/>
          <w:lang w:val="ru-RU"/>
        </w:rPr>
        <w:t xml:space="preserve"> </w:t>
      </w:r>
      <w:r w:rsidR="00DC1F4A">
        <w:rPr>
          <w:b/>
          <w:spacing w:val="-1"/>
          <w:sz w:val="20"/>
        </w:rPr>
        <w:t>PAGE</w:t>
      </w:r>
      <w:r w:rsidR="00DC1F4A" w:rsidRPr="00426812">
        <w:rPr>
          <w:b/>
          <w:spacing w:val="-1"/>
          <w:sz w:val="20"/>
          <w:lang w:val="ru-RU"/>
        </w:rPr>
        <w:t>:</w:t>
      </w:r>
    </w:p>
    <w:p w14:paraId="2153C6A0" w14:textId="77777777" w:rsidR="00DC1F4A" w:rsidRPr="00426812" w:rsidRDefault="00DC1F4A" w:rsidP="00DC1F4A">
      <w:pPr>
        <w:spacing w:before="4"/>
        <w:rPr>
          <w:b/>
          <w:bCs/>
          <w:sz w:val="13"/>
          <w:szCs w:val="13"/>
          <w:lang w:val="ru-RU"/>
        </w:rPr>
      </w:pPr>
    </w:p>
    <w:tbl>
      <w:tblPr>
        <w:tblW w:w="9641" w:type="dxa"/>
        <w:tblInd w:w="112" w:type="dxa"/>
        <w:tblLayout w:type="fixed"/>
        <w:tblCellMar>
          <w:left w:w="0" w:type="dxa"/>
          <w:right w:w="0" w:type="dxa"/>
        </w:tblCellMar>
        <w:tblLook w:val="01E0" w:firstRow="1" w:lastRow="1" w:firstColumn="1" w:lastColumn="1" w:noHBand="0" w:noVBand="0"/>
      </w:tblPr>
      <w:tblGrid>
        <w:gridCol w:w="3143"/>
        <w:gridCol w:w="3969"/>
        <w:gridCol w:w="2529"/>
      </w:tblGrid>
      <w:tr w:rsidR="00DC1F4A" w:rsidRPr="00670511" w14:paraId="09299397" w14:textId="77777777" w:rsidTr="00026944">
        <w:trPr>
          <w:trHeight w:hRule="exact" w:val="1907"/>
        </w:trPr>
        <w:tc>
          <w:tcPr>
            <w:tcW w:w="3143" w:type="dxa"/>
            <w:tcBorders>
              <w:top w:val="single" w:sz="5" w:space="0" w:color="000000"/>
              <w:left w:val="single" w:sz="5" w:space="0" w:color="000000"/>
              <w:bottom w:val="single" w:sz="5" w:space="0" w:color="000000"/>
              <w:right w:val="single" w:sz="5" w:space="0" w:color="000000"/>
            </w:tcBorders>
          </w:tcPr>
          <w:p w14:paraId="2E745A50" w14:textId="77777777" w:rsidR="00BB4246" w:rsidRDefault="00BB4246" w:rsidP="00BB4246">
            <w:pPr>
              <w:widowControl w:val="0"/>
              <w:spacing w:line="266" w:lineRule="auto"/>
              <w:ind w:left="102" w:right="322"/>
              <w:rPr>
                <w:rFonts w:eastAsiaTheme="minorHAnsi"/>
                <w:color w:val="auto"/>
                <w:spacing w:val="25"/>
                <w:w w:val="99"/>
                <w:sz w:val="20"/>
                <w:lang w:val="ru-RU"/>
              </w:rPr>
            </w:pPr>
            <w:r>
              <w:rPr>
                <w:rFonts w:eastAsiaTheme="minorHAnsi"/>
                <w:sz w:val="20"/>
                <w:lang w:val="ru-RU"/>
              </w:rPr>
              <w:t>Утверждено:</w:t>
            </w:r>
            <w:r>
              <w:rPr>
                <w:rFonts w:eastAsiaTheme="minorHAnsi"/>
                <w:spacing w:val="25"/>
                <w:w w:val="99"/>
                <w:sz w:val="20"/>
                <w:lang w:val="ru-RU"/>
              </w:rPr>
              <w:t xml:space="preserve"> </w:t>
            </w:r>
          </w:p>
          <w:p w14:paraId="40B96995" w14:textId="77777777" w:rsidR="00BB4246" w:rsidRDefault="00BB4246" w:rsidP="00AC1FE7">
            <w:pPr>
              <w:widowControl w:val="0"/>
              <w:spacing w:line="266" w:lineRule="auto"/>
              <w:ind w:left="102" w:right="322" w:firstLine="62"/>
              <w:rPr>
                <w:sz w:val="20"/>
                <w:lang w:val="ru-RU"/>
              </w:rPr>
            </w:pPr>
            <w:r>
              <w:rPr>
                <w:sz w:val="20"/>
                <w:lang w:val="ru-RU"/>
              </w:rPr>
              <w:t xml:space="preserve">(Менеджер </w:t>
            </w:r>
            <w:r>
              <w:rPr>
                <w:rFonts w:eastAsiaTheme="minorHAnsi"/>
                <w:sz w:val="20"/>
                <w:lang w:val="ru-RU"/>
              </w:rPr>
              <w:t>центральной инженерной технической</w:t>
            </w:r>
            <w:r>
              <w:rPr>
                <w:sz w:val="20"/>
                <w:lang w:val="ru-RU"/>
              </w:rPr>
              <w:t xml:space="preserve"> группы)</w:t>
            </w:r>
          </w:p>
          <w:p w14:paraId="1ECC95D9" w14:textId="77777777" w:rsidR="00BB4246" w:rsidRDefault="00BB4246" w:rsidP="00BB4246">
            <w:pPr>
              <w:pStyle w:val="TableParagraph"/>
              <w:spacing w:line="271" w:lineRule="auto"/>
              <w:ind w:left="102" w:right="1005"/>
              <w:rPr>
                <w:rFonts w:ascii="Times New Roman" w:hAnsi="Times New Roman"/>
                <w:sz w:val="20"/>
                <w:lang w:val="ru-RU"/>
              </w:rPr>
            </w:pPr>
            <w:r>
              <w:rPr>
                <w:rFonts w:ascii="Times New Roman" w:hAnsi="Times New Roman"/>
                <w:sz w:val="20"/>
                <w:lang w:val="ru-RU"/>
              </w:rPr>
              <w:t>Токсамбаев, Ордалы</w:t>
            </w:r>
          </w:p>
          <w:p w14:paraId="1AD11BAA" w14:textId="5B6129E7" w:rsidR="00DC1F4A" w:rsidRPr="0024696F" w:rsidRDefault="00DC1F4A" w:rsidP="003F32F6">
            <w:pPr>
              <w:pStyle w:val="TableParagraph"/>
              <w:ind w:left="102"/>
              <w:rPr>
                <w:rFonts w:ascii="Times New Roman" w:eastAsia="Times New Roman" w:hAnsi="Times New Roman" w:cs="Times New Roman"/>
                <w:sz w:val="20"/>
                <w:szCs w:val="20"/>
                <w:lang w:val="ru-RU"/>
              </w:rPr>
            </w:pPr>
          </w:p>
        </w:tc>
        <w:tc>
          <w:tcPr>
            <w:tcW w:w="3969" w:type="dxa"/>
            <w:tcBorders>
              <w:top w:val="single" w:sz="5" w:space="0" w:color="000000"/>
              <w:left w:val="single" w:sz="5" w:space="0" w:color="000000"/>
              <w:bottom w:val="single" w:sz="5" w:space="0" w:color="000000"/>
              <w:right w:val="single" w:sz="5" w:space="0" w:color="000000"/>
            </w:tcBorders>
          </w:tcPr>
          <w:p w14:paraId="631F13FC"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3A4E9279"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73560352"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45CA590D" w14:textId="77777777" w:rsidR="00DC1F4A" w:rsidRPr="0024696F" w:rsidRDefault="00DC1F4A" w:rsidP="00011999">
            <w:pPr>
              <w:pStyle w:val="TableParagraph"/>
              <w:spacing w:before="9"/>
              <w:ind w:hanging="1271"/>
              <w:jc w:val="center"/>
              <w:rPr>
                <w:rFonts w:ascii="Times New Roman" w:eastAsia="Times New Roman" w:hAnsi="Times New Roman" w:cs="Times New Roman"/>
                <w:b/>
                <w:bCs/>
                <w:lang w:val="ru-RU"/>
              </w:rPr>
            </w:pPr>
          </w:p>
          <w:p w14:paraId="7EC70FBA" w14:textId="13D3E177" w:rsidR="00DC1F4A" w:rsidRPr="00670511" w:rsidRDefault="00011999" w:rsidP="00011999">
            <w:pPr>
              <w:pStyle w:val="TableParagraph"/>
              <w:ind w:left="1815" w:hanging="1271"/>
              <w:rPr>
                <w:rFonts w:ascii="Times New Roman" w:eastAsia="Times New Roman" w:hAnsi="Times New Roman" w:cs="Times New Roman"/>
                <w:sz w:val="20"/>
                <w:szCs w:val="20"/>
                <w:lang w:val="ru-RU"/>
              </w:rPr>
            </w:pPr>
            <w:r>
              <w:rPr>
                <w:rFonts w:ascii="Times New Roman"/>
                <w:color w:val="00B0F0"/>
                <w:sz w:val="20"/>
              </w:rPr>
              <w:t xml:space="preserve">                  </w:t>
            </w:r>
            <w:r w:rsidR="00DC1F4A">
              <w:rPr>
                <w:rFonts w:ascii="Times New Roman"/>
                <w:color w:val="00B0F0"/>
                <w:sz w:val="20"/>
              </w:rPr>
              <w:t>Place</w:t>
            </w:r>
            <w:r w:rsidR="00DC1F4A" w:rsidRPr="00670511">
              <w:rPr>
                <w:rFonts w:ascii="Times New Roman"/>
                <w:color w:val="00B0F0"/>
                <w:spacing w:val="-8"/>
                <w:sz w:val="20"/>
                <w:lang w:val="ru-RU"/>
              </w:rPr>
              <w:t xml:space="preserve"> </w:t>
            </w:r>
            <w:r w:rsidR="00DC1F4A">
              <w:rPr>
                <w:rFonts w:ascii="Times New Roman"/>
                <w:color w:val="00B0F0"/>
                <w:spacing w:val="-1"/>
                <w:sz w:val="20"/>
              </w:rPr>
              <w:t>signature</w:t>
            </w:r>
            <w:r w:rsidR="00DC1F4A" w:rsidRPr="00670511">
              <w:rPr>
                <w:rFonts w:ascii="Times New Roman"/>
                <w:color w:val="00B0F0"/>
                <w:spacing w:val="-8"/>
                <w:sz w:val="20"/>
                <w:lang w:val="ru-RU"/>
              </w:rPr>
              <w:t xml:space="preserve"> </w:t>
            </w:r>
            <w:r w:rsidR="00DC1F4A">
              <w:rPr>
                <w:rFonts w:ascii="Times New Roman"/>
                <w:color w:val="00B0F0"/>
                <w:spacing w:val="-1"/>
                <w:sz w:val="20"/>
              </w:rPr>
              <w:t>here</w:t>
            </w:r>
          </w:p>
        </w:tc>
        <w:tc>
          <w:tcPr>
            <w:tcW w:w="2529" w:type="dxa"/>
            <w:tcBorders>
              <w:top w:val="single" w:sz="5" w:space="0" w:color="000000"/>
              <w:left w:val="single" w:sz="5" w:space="0" w:color="000000"/>
              <w:bottom w:val="single" w:sz="5" w:space="0" w:color="000000"/>
              <w:right w:val="single" w:sz="5" w:space="0" w:color="000000"/>
            </w:tcBorders>
          </w:tcPr>
          <w:p w14:paraId="15DBAFC4" w14:textId="5A190950" w:rsidR="00723947" w:rsidRDefault="00011999" w:rsidP="00011999">
            <w:pPr>
              <w:widowControl w:val="0"/>
              <w:spacing w:line="266" w:lineRule="auto"/>
              <w:ind w:left="0" w:right="688"/>
              <w:rPr>
                <w:color w:val="auto"/>
                <w:sz w:val="20"/>
              </w:rPr>
            </w:pPr>
            <w:r>
              <w:rPr>
                <w:b/>
                <w:bCs/>
                <w:sz w:val="20"/>
                <w:szCs w:val="20"/>
              </w:rPr>
              <w:t xml:space="preserve">  </w:t>
            </w:r>
            <w:r w:rsidR="00723947">
              <w:rPr>
                <w:sz w:val="20"/>
              </w:rPr>
              <w:t xml:space="preserve">Approved: </w:t>
            </w:r>
          </w:p>
          <w:p w14:paraId="27F2A5D5" w14:textId="77777777" w:rsidR="00723947" w:rsidRDefault="00723947" w:rsidP="00011999">
            <w:pPr>
              <w:widowControl w:val="0"/>
              <w:spacing w:line="266" w:lineRule="auto"/>
              <w:ind w:left="289" w:right="688" w:hanging="188"/>
              <w:rPr>
                <w:sz w:val="20"/>
              </w:rPr>
            </w:pPr>
            <w:r>
              <w:rPr>
                <w:sz w:val="20"/>
              </w:rPr>
              <w:t>(CE Manager)</w:t>
            </w:r>
          </w:p>
          <w:p w14:paraId="23E69CC1" w14:textId="4B3E1944" w:rsidR="00723947" w:rsidRDefault="00723947" w:rsidP="00011999">
            <w:pPr>
              <w:pStyle w:val="TableParagraph"/>
              <w:spacing w:before="132" w:line="270" w:lineRule="auto"/>
              <w:ind w:left="101" w:right="116"/>
              <w:rPr>
                <w:rFonts w:ascii="Times New Roman" w:hAnsi="Times New Roman"/>
                <w:sz w:val="20"/>
              </w:rPr>
            </w:pPr>
            <w:r>
              <w:rPr>
                <w:rFonts w:ascii="Times New Roman" w:hAnsi="Times New Roman"/>
                <w:sz w:val="20"/>
              </w:rPr>
              <w:t>Toxambayev, Ordaly</w:t>
            </w:r>
          </w:p>
          <w:p w14:paraId="0FDF6B71" w14:textId="77777777" w:rsidR="00DC1F4A" w:rsidRPr="00026944" w:rsidRDefault="00DC1F4A" w:rsidP="003F32F6">
            <w:pPr>
              <w:pStyle w:val="TableParagraph"/>
              <w:spacing w:before="132" w:line="270" w:lineRule="auto"/>
              <w:ind w:right="1171"/>
              <w:rPr>
                <w:rFonts w:ascii="Times New Roman" w:eastAsia="Times New Roman" w:hAnsi="Times New Roman" w:cs="Times New Roman"/>
                <w:sz w:val="20"/>
                <w:szCs w:val="20"/>
              </w:rPr>
            </w:pPr>
          </w:p>
        </w:tc>
      </w:tr>
      <w:tr w:rsidR="00DC1F4A" w14:paraId="72068CD0" w14:textId="77777777" w:rsidTr="00C16758">
        <w:trPr>
          <w:trHeight w:hRule="exact" w:val="2117"/>
        </w:trPr>
        <w:tc>
          <w:tcPr>
            <w:tcW w:w="3143" w:type="dxa"/>
            <w:tcBorders>
              <w:top w:val="single" w:sz="5" w:space="0" w:color="000000"/>
              <w:left w:val="single" w:sz="5" w:space="0" w:color="000000"/>
              <w:bottom w:val="single" w:sz="5" w:space="0" w:color="000000"/>
              <w:right w:val="single" w:sz="5" w:space="0" w:color="000000"/>
            </w:tcBorders>
          </w:tcPr>
          <w:p w14:paraId="5A96EC3E" w14:textId="35CFD394" w:rsidR="00011999" w:rsidRDefault="00C16758" w:rsidP="00026944">
            <w:pPr>
              <w:widowControl w:val="0"/>
              <w:spacing w:line="266" w:lineRule="auto"/>
              <w:ind w:left="0" w:right="322"/>
              <w:rPr>
                <w:rFonts w:eastAsiaTheme="minorHAnsi"/>
                <w:color w:val="auto"/>
                <w:spacing w:val="25"/>
                <w:w w:val="99"/>
                <w:sz w:val="20"/>
                <w:lang w:val="ru-RU"/>
              </w:rPr>
            </w:pPr>
            <w:r>
              <w:rPr>
                <w:rFonts w:eastAsiaTheme="minorHAnsi"/>
                <w:sz w:val="20"/>
                <w:lang w:val="ru-RU"/>
              </w:rPr>
              <w:t xml:space="preserve">  </w:t>
            </w:r>
            <w:r w:rsidR="00011999">
              <w:rPr>
                <w:rFonts w:eastAsiaTheme="minorHAnsi"/>
                <w:sz w:val="20"/>
                <w:lang w:val="ru-RU"/>
              </w:rPr>
              <w:t>Проверено:</w:t>
            </w:r>
            <w:r w:rsidR="00011999">
              <w:rPr>
                <w:rFonts w:eastAsiaTheme="minorHAnsi"/>
                <w:spacing w:val="25"/>
                <w:w w:val="99"/>
                <w:sz w:val="20"/>
                <w:lang w:val="ru-RU"/>
              </w:rPr>
              <w:t xml:space="preserve"> </w:t>
            </w:r>
          </w:p>
          <w:p w14:paraId="6AF1F4AA" w14:textId="77777777" w:rsidR="00011999" w:rsidRDefault="00011999" w:rsidP="00011999">
            <w:pPr>
              <w:widowControl w:val="0"/>
              <w:spacing w:line="266" w:lineRule="auto"/>
              <w:ind w:left="102" w:right="322"/>
              <w:rPr>
                <w:sz w:val="20"/>
                <w:lang w:val="ru-RU"/>
              </w:rPr>
            </w:pPr>
            <w:r>
              <w:rPr>
                <w:rFonts w:eastAsiaTheme="minorHAnsi"/>
                <w:spacing w:val="-1"/>
                <w:sz w:val="20"/>
                <w:lang w:val="ru-RU"/>
              </w:rPr>
              <w:t>(</w:t>
            </w:r>
            <w:r>
              <w:rPr>
                <w:rFonts w:eastAsiaTheme="minorHAnsi"/>
                <w:sz w:val="20"/>
                <w:lang w:val="ru-RU"/>
              </w:rPr>
              <w:t>Инженер по механическому оборудованию центральной инженерной технической</w:t>
            </w:r>
            <w:r>
              <w:rPr>
                <w:sz w:val="20"/>
                <w:lang w:val="ru-RU"/>
              </w:rPr>
              <w:t xml:space="preserve"> группы)</w:t>
            </w:r>
          </w:p>
          <w:p w14:paraId="281F1ED8" w14:textId="43410A69" w:rsidR="00DC1F4A" w:rsidRPr="0024696F" w:rsidRDefault="00011999" w:rsidP="00011999">
            <w:pPr>
              <w:pStyle w:val="TableParagraph"/>
              <w:spacing w:line="270" w:lineRule="auto"/>
              <w:ind w:left="102" w:right="322"/>
              <w:rPr>
                <w:rFonts w:ascii="Times New Roman" w:eastAsia="Times New Roman" w:hAnsi="Times New Roman" w:cs="Times New Roman"/>
                <w:sz w:val="20"/>
                <w:szCs w:val="20"/>
                <w:lang w:val="ru-RU"/>
              </w:rPr>
            </w:pPr>
            <w:r>
              <w:rPr>
                <w:rFonts w:ascii="Times New Roman" w:hAnsi="Times New Roman"/>
                <w:sz w:val="20"/>
                <w:lang w:val="ru-RU"/>
              </w:rPr>
              <w:t>Сарсенов, Саламат</w:t>
            </w:r>
          </w:p>
        </w:tc>
        <w:tc>
          <w:tcPr>
            <w:tcW w:w="3969" w:type="dxa"/>
            <w:tcBorders>
              <w:top w:val="single" w:sz="5" w:space="0" w:color="000000"/>
              <w:left w:val="single" w:sz="5" w:space="0" w:color="000000"/>
              <w:bottom w:val="single" w:sz="5" w:space="0" w:color="000000"/>
              <w:right w:val="single" w:sz="5" w:space="0" w:color="000000"/>
            </w:tcBorders>
          </w:tcPr>
          <w:p w14:paraId="4CEEFF70"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07CA43A8"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759240F2" w14:textId="77777777" w:rsidR="00DC1F4A" w:rsidRPr="0024696F" w:rsidRDefault="00DC1F4A" w:rsidP="00011999">
            <w:pPr>
              <w:pStyle w:val="TableParagraph"/>
              <w:ind w:hanging="1271"/>
              <w:jc w:val="center"/>
              <w:rPr>
                <w:rFonts w:ascii="Times New Roman" w:eastAsia="Times New Roman" w:hAnsi="Times New Roman" w:cs="Times New Roman"/>
                <w:b/>
                <w:bCs/>
                <w:sz w:val="20"/>
                <w:szCs w:val="20"/>
                <w:lang w:val="ru-RU"/>
              </w:rPr>
            </w:pPr>
          </w:p>
          <w:p w14:paraId="06D2779B" w14:textId="77777777" w:rsidR="00DC1F4A" w:rsidRPr="0024696F" w:rsidRDefault="00DC1F4A" w:rsidP="00011999">
            <w:pPr>
              <w:pStyle w:val="TableParagraph"/>
              <w:spacing w:before="9"/>
              <w:ind w:hanging="1271"/>
              <w:jc w:val="center"/>
              <w:rPr>
                <w:rFonts w:ascii="Times New Roman" w:eastAsia="Times New Roman" w:hAnsi="Times New Roman" w:cs="Times New Roman"/>
                <w:b/>
                <w:bCs/>
                <w:lang w:val="ru-RU"/>
              </w:rPr>
            </w:pPr>
          </w:p>
          <w:p w14:paraId="53433A2B" w14:textId="77777777" w:rsidR="00DC1F4A" w:rsidRDefault="00DC1F4A" w:rsidP="00011999">
            <w:pPr>
              <w:pStyle w:val="TableParagraph"/>
              <w:ind w:left="1815" w:hanging="1271"/>
              <w:jc w:val="center"/>
              <w:rPr>
                <w:rFonts w:ascii="Times New Roman" w:eastAsia="Times New Roman" w:hAnsi="Times New Roman" w:cs="Times New Roman"/>
                <w:sz w:val="20"/>
                <w:szCs w:val="20"/>
              </w:rPr>
            </w:pPr>
            <w:r>
              <w:rPr>
                <w:rFonts w:ascii="Times New Roman"/>
                <w:color w:val="00B0F0"/>
                <w:sz w:val="20"/>
              </w:rPr>
              <w:t>Place</w:t>
            </w:r>
            <w:r>
              <w:rPr>
                <w:rFonts w:ascii="Times New Roman"/>
                <w:color w:val="00B0F0"/>
                <w:spacing w:val="-8"/>
                <w:sz w:val="20"/>
              </w:rPr>
              <w:t xml:space="preserve"> </w:t>
            </w:r>
            <w:r>
              <w:rPr>
                <w:rFonts w:ascii="Times New Roman"/>
                <w:color w:val="00B0F0"/>
                <w:spacing w:val="-1"/>
                <w:sz w:val="20"/>
              </w:rPr>
              <w:t>signature</w:t>
            </w:r>
            <w:r>
              <w:rPr>
                <w:rFonts w:ascii="Times New Roman"/>
                <w:color w:val="00B0F0"/>
                <w:spacing w:val="-8"/>
                <w:sz w:val="20"/>
              </w:rPr>
              <w:t xml:space="preserve"> </w:t>
            </w:r>
            <w:r>
              <w:rPr>
                <w:rFonts w:ascii="Times New Roman"/>
                <w:color w:val="00B0F0"/>
                <w:spacing w:val="-1"/>
                <w:sz w:val="20"/>
              </w:rPr>
              <w:t>here</w:t>
            </w:r>
          </w:p>
        </w:tc>
        <w:tc>
          <w:tcPr>
            <w:tcW w:w="2529" w:type="dxa"/>
            <w:tcBorders>
              <w:top w:val="single" w:sz="5" w:space="0" w:color="000000"/>
              <w:left w:val="single" w:sz="5" w:space="0" w:color="000000"/>
              <w:bottom w:val="single" w:sz="5" w:space="0" w:color="000000"/>
              <w:right w:val="single" w:sz="5" w:space="0" w:color="000000"/>
            </w:tcBorders>
          </w:tcPr>
          <w:p w14:paraId="3E9C5519" w14:textId="697C9585" w:rsidR="00011999" w:rsidRDefault="00011999" w:rsidP="00011999">
            <w:pPr>
              <w:widowControl w:val="0"/>
              <w:spacing w:line="266" w:lineRule="auto"/>
              <w:ind w:left="0" w:right="688"/>
              <w:rPr>
                <w:color w:val="auto"/>
                <w:sz w:val="20"/>
              </w:rPr>
            </w:pPr>
            <w:r>
              <w:rPr>
                <w:sz w:val="20"/>
              </w:rPr>
              <w:t xml:space="preserve">  Reviewed: </w:t>
            </w:r>
          </w:p>
          <w:p w14:paraId="729B1B10" w14:textId="596460A2" w:rsidR="00011999" w:rsidRPr="00011999" w:rsidRDefault="00011999" w:rsidP="00011999">
            <w:pPr>
              <w:widowControl w:val="0"/>
              <w:spacing w:line="266" w:lineRule="auto"/>
              <w:ind w:left="288" w:right="257" w:hanging="187"/>
              <w:rPr>
                <w:color w:val="auto"/>
                <w:sz w:val="20"/>
              </w:rPr>
            </w:pPr>
            <w:r>
              <w:rPr>
                <w:rFonts w:eastAsiaTheme="minorHAnsi"/>
                <w:spacing w:val="-1"/>
                <w:sz w:val="20"/>
              </w:rPr>
              <w:t>(</w:t>
            </w:r>
            <w:r>
              <w:rPr>
                <w:sz w:val="20"/>
              </w:rPr>
              <w:t>CE Mechanical Engineer</w:t>
            </w:r>
            <w:r>
              <w:rPr>
                <w:rFonts w:eastAsiaTheme="minorHAnsi"/>
                <w:spacing w:val="-1"/>
                <w:sz w:val="20"/>
              </w:rPr>
              <w:t>)</w:t>
            </w:r>
          </w:p>
          <w:p w14:paraId="436A1E03" w14:textId="77777777" w:rsidR="00011999" w:rsidRDefault="00011999" w:rsidP="00011999">
            <w:pPr>
              <w:widowControl w:val="0"/>
              <w:spacing w:line="266" w:lineRule="auto"/>
              <w:ind w:left="101" w:right="688"/>
              <w:rPr>
                <w:sz w:val="20"/>
              </w:rPr>
            </w:pPr>
            <w:r>
              <w:rPr>
                <w:sz w:val="20"/>
              </w:rPr>
              <w:t>Sarsenov, Salamat</w:t>
            </w:r>
          </w:p>
          <w:p w14:paraId="45C357A7" w14:textId="2FD1D62D" w:rsidR="00DC1F4A" w:rsidRDefault="00DC1F4A" w:rsidP="003F32F6">
            <w:pPr>
              <w:pStyle w:val="TableParagraph"/>
              <w:spacing w:line="270" w:lineRule="auto"/>
              <w:ind w:left="101" w:right="688"/>
              <w:rPr>
                <w:rFonts w:ascii="Times New Roman" w:eastAsia="Times New Roman" w:hAnsi="Times New Roman" w:cs="Times New Roman"/>
                <w:sz w:val="20"/>
                <w:szCs w:val="20"/>
              </w:rPr>
            </w:pPr>
          </w:p>
        </w:tc>
      </w:tr>
      <w:tr w:rsidR="00DC1F4A" w:rsidRPr="00630E69" w14:paraId="70EAD63B" w14:textId="77777777" w:rsidTr="005C245E">
        <w:trPr>
          <w:trHeight w:hRule="exact" w:val="2134"/>
        </w:trPr>
        <w:tc>
          <w:tcPr>
            <w:tcW w:w="3143" w:type="dxa"/>
            <w:tcBorders>
              <w:top w:val="single" w:sz="5" w:space="0" w:color="000000"/>
              <w:left w:val="single" w:sz="5" w:space="0" w:color="000000"/>
              <w:bottom w:val="single" w:sz="4" w:space="0" w:color="auto"/>
              <w:right w:val="single" w:sz="5" w:space="0" w:color="000000"/>
            </w:tcBorders>
          </w:tcPr>
          <w:p w14:paraId="09EBDBE7" w14:textId="67C83FC3" w:rsidR="003738E9" w:rsidRDefault="003738E9" w:rsidP="00011999">
            <w:pPr>
              <w:widowControl w:val="0"/>
              <w:spacing w:line="268" w:lineRule="auto"/>
              <w:ind w:left="0" w:right="678"/>
              <w:rPr>
                <w:rFonts w:eastAsiaTheme="minorHAnsi"/>
                <w:color w:val="auto"/>
                <w:spacing w:val="22"/>
                <w:w w:val="99"/>
                <w:sz w:val="20"/>
                <w:lang w:val="ru-RU"/>
              </w:rPr>
            </w:pPr>
            <w:r>
              <w:rPr>
                <w:rFonts w:eastAsiaTheme="minorHAnsi"/>
                <w:sz w:val="20"/>
              </w:rPr>
              <w:t xml:space="preserve">    </w:t>
            </w:r>
            <w:r>
              <w:rPr>
                <w:rFonts w:eastAsiaTheme="minorHAnsi"/>
                <w:sz w:val="20"/>
                <w:lang w:val="ru-RU"/>
              </w:rPr>
              <w:t>Разработано:</w:t>
            </w:r>
            <w:r>
              <w:rPr>
                <w:rFonts w:eastAsiaTheme="minorHAnsi"/>
                <w:spacing w:val="22"/>
                <w:w w:val="99"/>
                <w:sz w:val="20"/>
                <w:lang w:val="ru-RU"/>
              </w:rPr>
              <w:t xml:space="preserve"> </w:t>
            </w:r>
          </w:p>
          <w:p w14:paraId="385FE531" w14:textId="77777777" w:rsidR="003738E9" w:rsidRPr="00011999" w:rsidRDefault="003738E9" w:rsidP="003738E9">
            <w:pPr>
              <w:widowControl w:val="0"/>
              <w:spacing w:line="268" w:lineRule="auto"/>
              <w:ind w:left="162" w:right="322"/>
              <w:rPr>
                <w:rFonts w:eastAsiaTheme="minorHAnsi"/>
                <w:sz w:val="20"/>
                <w:lang w:val="ru-RU"/>
              </w:rPr>
            </w:pPr>
            <w:r>
              <w:rPr>
                <w:rFonts w:eastAsiaTheme="minorHAnsi"/>
                <w:spacing w:val="-1"/>
                <w:sz w:val="20"/>
                <w:lang w:val="ru-RU"/>
              </w:rPr>
              <w:t>(</w:t>
            </w:r>
            <w:r>
              <w:rPr>
                <w:rFonts w:eastAsiaTheme="minorHAnsi"/>
                <w:sz w:val="20"/>
                <w:lang w:val="ru-RU"/>
              </w:rPr>
              <w:t>Инженер по механическому оборудованию центральной инженерной технической</w:t>
            </w:r>
            <w:r>
              <w:rPr>
                <w:sz w:val="20"/>
                <w:lang w:val="ru-RU"/>
              </w:rPr>
              <w:t xml:space="preserve"> </w:t>
            </w:r>
            <w:r w:rsidRPr="00011999">
              <w:rPr>
                <w:sz w:val="20"/>
                <w:lang w:val="ru-RU"/>
              </w:rPr>
              <w:t>группы)</w:t>
            </w:r>
          </w:p>
          <w:p w14:paraId="30D6AB79" w14:textId="61CA362F" w:rsidR="00E95D94" w:rsidRDefault="003738E9" w:rsidP="003F32F6">
            <w:pPr>
              <w:pStyle w:val="TableParagraph"/>
              <w:spacing w:line="271" w:lineRule="auto"/>
              <w:ind w:left="102" w:right="678"/>
              <w:rPr>
                <w:rFonts w:ascii="Times New Roman" w:hAnsi="Times New Roman"/>
                <w:spacing w:val="-1"/>
                <w:sz w:val="20"/>
                <w:lang w:val="ru-RU"/>
              </w:rPr>
            </w:pPr>
            <w:r w:rsidRPr="0027788B">
              <w:rPr>
                <w:rFonts w:ascii="Times New Roman" w:eastAsia="Times New Roman" w:hAnsi="Times New Roman" w:cs="Times New Roman"/>
                <w:sz w:val="20"/>
                <w:szCs w:val="20"/>
                <w:lang w:val="ru-RU"/>
              </w:rPr>
              <w:t xml:space="preserve"> </w:t>
            </w:r>
            <w:r w:rsidR="00011999" w:rsidRPr="00011999">
              <w:rPr>
                <w:rFonts w:ascii="Times New Roman" w:eastAsia="Times New Roman" w:hAnsi="Times New Roman" w:cs="Times New Roman"/>
                <w:sz w:val="20"/>
                <w:szCs w:val="20"/>
                <w:lang w:val="ru-RU"/>
              </w:rPr>
              <w:t>Тулешов, Курманбек</w:t>
            </w:r>
          </w:p>
          <w:p w14:paraId="7E265B30" w14:textId="77777777" w:rsidR="00DC1F4A" w:rsidRPr="00723251" w:rsidRDefault="00DC1F4A" w:rsidP="00CA27EC">
            <w:pPr>
              <w:pStyle w:val="TableParagraph"/>
              <w:spacing w:line="271" w:lineRule="auto"/>
              <w:ind w:left="102" w:right="678"/>
              <w:rPr>
                <w:rFonts w:ascii="Times New Roman" w:eastAsia="Times New Roman" w:hAnsi="Times New Roman" w:cs="Times New Roman"/>
                <w:sz w:val="20"/>
                <w:szCs w:val="20"/>
                <w:lang w:val="ru-RU"/>
              </w:rPr>
            </w:pPr>
          </w:p>
        </w:tc>
        <w:tc>
          <w:tcPr>
            <w:tcW w:w="3969" w:type="dxa"/>
            <w:tcBorders>
              <w:top w:val="single" w:sz="5" w:space="0" w:color="000000"/>
              <w:left w:val="single" w:sz="5" w:space="0" w:color="000000"/>
              <w:bottom w:val="single" w:sz="4" w:space="0" w:color="auto"/>
              <w:right w:val="single" w:sz="5" w:space="0" w:color="000000"/>
            </w:tcBorders>
          </w:tcPr>
          <w:p w14:paraId="20853DDF" w14:textId="77777777" w:rsidR="00DC1F4A" w:rsidRPr="00723251" w:rsidRDefault="00DC1F4A" w:rsidP="00011999">
            <w:pPr>
              <w:pStyle w:val="TableParagraph"/>
              <w:ind w:hanging="1271"/>
              <w:jc w:val="center"/>
              <w:rPr>
                <w:rFonts w:ascii="Times New Roman" w:eastAsia="Times New Roman" w:hAnsi="Times New Roman" w:cs="Times New Roman"/>
                <w:b/>
                <w:bCs/>
                <w:sz w:val="20"/>
                <w:szCs w:val="20"/>
                <w:lang w:val="ru-RU"/>
              </w:rPr>
            </w:pPr>
          </w:p>
          <w:p w14:paraId="32A34A30" w14:textId="77777777" w:rsidR="00DC1F4A" w:rsidRPr="00723251" w:rsidRDefault="00DC1F4A" w:rsidP="00011999">
            <w:pPr>
              <w:pStyle w:val="TableParagraph"/>
              <w:ind w:hanging="1271"/>
              <w:jc w:val="center"/>
              <w:rPr>
                <w:rFonts w:ascii="Times New Roman" w:eastAsia="Times New Roman" w:hAnsi="Times New Roman" w:cs="Times New Roman"/>
                <w:b/>
                <w:bCs/>
                <w:sz w:val="20"/>
                <w:szCs w:val="20"/>
                <w:lang w:val="ru-RU"/>
              </w:rPr>
            </w:pPr>
          </w:p>
          <w:p w14:paraId="3D61D36D" w14:textId="77777777" w:rsidR="00DC1F4A" w:rsidRPr="00723251" w:rsidRDefault="00DC1F4A" w:rsidP="00011999">
            <w:pPr>
              <w:pStyle w:val="TableParagraph"/>
              <w:ind w:hanging="1271"/>
              <w:jc w:val="center"/>
              <w:rPr>
                <w:rFonts w:ascii="Times New Roman" w:eastAsia="Times New Roman" w:hAnsi="Times New Roman" w:cs="Times New Roman"/>
                <w:b/>
                <w:bCs/>
                <w:sz w:val="20"/>
                <w:szCs w:val="20"/>
                <w:lang w:val="ru-RU"/>
              </w:rPr>
            </w:pPr>
          </w:p>
          <w:p w14:paraId="6CF8DB14" w14:textId="77777777" w:rsidR="00DC1F4A" w:rsidRPr="00723251" w:rsidRDefault="00DC1F4A" w:rsidP="00011999">
            <w:pPr>
              <w:pStyle w:val="TableParagraph"/>
              <w:spacing w:before="7"/>
              <w:ind w:hanging="1271"/>
              <w:jc w:val="center"/>
              <w:rPr>
                <w:rFonts w:ascii="Times New Roman" w:eastAsia="Times New Roman" w:hAnsi="Times New Roman" w:cs="Times New Roman"/>
                <w:b/>
                <w:bCs/>
                <w:lang w:val="ru-RU"/>
              </w:rPr>
            </w:pPr>
          </w:p>
          <w:p w14:paraId="21F99058" w14:textId="77777777" w:rsidR="00DC1F4A" w:rsidRDefault="00DC1F4A" w:rsidP="00011999">
            <w:pPr>
              <w:pStyle w:val="TableParagraph"/>
              <w:ind w:left="1815" w:hanging="1271"/>
              <w:jc w:val="center"/>
              <w:rPr>
                <w:rFonts w:ascii="Times New Roman" w:eastAsia="Times New Roman" w:hAnsi="Times New Roman" w:cs="Times New Roman"/>
                <w:sz w:val="20"/>
                <w:szCs w:val="20"/>
              </w:rPr>
            </w:pPr>
            <w:r>
              <w:rPr>
                <w:rFonts w:ascii="Times New Roman"/>
                <w:color w:val="00B0F0"/>
                <w:sz w:val="20"/>
              </w:rPr>
              <w:t>Place</w:t>
            </w:r>
            <w:r>
              <w:rPr>
                <w:rFonts w:ascii="Times New Roman"/>
                <w:color w:val="00B0F0"/>
                <w:spacing w:val="-8"/>
                <w:sz w:val="20"/>
              </w:rPr>
              <w:t xml:space="preserve"> </w:t>
            </w:r>
            <w:r>
              <w:rPr>
                <w:rFonts w:ascii="Times New Roman"/>
                <w:color w:val="00B0F0"/>
                <w:spacing w:val="-1"/>
                <w:sz w:val="20"/>
              </w:rPr>
              <w:t>signature</w:t>
            </w:r>
            <w:r>
              <w:rPr>
                <w:rFonts w:ascii="Times New Roman"/>
                <w:color w:val="00B0F0"/>
                <w:spacing w:val="-8"/>
                <w:sz w:val="20"/>
              </w:rPr>
              <w:t xml:space="preserve"> </w:t>
            </w:r>
            <w:r>
              <w:rPr>
                <w:rFonts w:ascii="Times New Roman"/>
                <w:color w:val="00B0F0"/>
                <w:spacing w:val="-1"/>
                <w:sz w:val="20"/>
              </w:rPr>
              <w:t>here</w:t>
            </w:r>
          </w:p>
        </w:tc>
        <w:tc>
          <w:tcPr>
            <w:tcW w:w="2529" w:type="dxa"/>
            <w:tcBorders>
              <w:top w:val="single" w:sz="5" w:space="0" w:color="000000"/>
              <w:left w:val="single" w:sz="5" w:space="0" w:color="000000"/>
              <w:bottom w:val="single" w:sz="4" w:space="0" w:color="auto"/>
              <w:right w:val="single" w:sz="5" w:space="0" w:color="000000"/>
            </w:tcBorders>
          </w:tcPr>
          <w:p w14:paraId="13BA807B" w14:textId="3BA9BC26" w:rsidR="00DC1F4A" w:rsidRDefault="00011999" w:rsidP="00011999">
            <w:pPr>
              <w:pStyle w:val="TableParagraph"/>
              <w:spacing w:before="130" w:after="240"/>
              <w:rPr>
                <w:rFonts w:ascii="Times New Roman" w:hAnsi="Times New Roman"/>
                <w:spacing w:val="-1"/>
                <w:sz w:val="20"/>
              </w:rPr>
            </w:pPr>
            <w:r>
              <w:rPr>
                <w:rFonts w:ascii="Times New Roman" w:eastAsia="Times New Roman" w:hAnsi="Times New Roman" w:cs="Times New Roman"/>
                <w:b/>
                <w:bCs/>
                <w:sz w:val="20"/>
                <w:szCs w:val="20"/>
              </w:rPr>
              <w:t xml:space="preserve">  </w:t>
            </w:r>
            <w:r w:rsidR="00DC1F4A">
              <w:rPr>
                <w:rFonts w:ascii="Times New Roman"/>
                <w:spacing w:val="-1"/>
                <w:sz w:val="20"/>
              </w:rPr>
              <w:t>Author</w:t>
            </w:r>
            <w:r w:rsidR="00DC1F4A" w:rsidRPr="00630E69">
              <w:rPr>
                <w:rFonts w:ascii="Times New Roman"/>
                <w:spacing w:val="-1"/>
                <w:sz w:val="20"/>
              </w:rPr>
              <w:t>:</w:t>
            </w:r>
          </w:p>
          <w:p w14:paraId="7982E7C6" w14:textId="77777777" w:rsidR="00941E5F" w:rsidRDefault="00941E5F" w:rsidP="00011999">
            <w:pPr>
              <w:pStyle w:val="TableParagraph"/>
              <w:spacing w:before="29" w:after="240"/>
              <w:ind w:left="102"/>
              <w:rPr>
                <w:rFonts w:ascii="Times New Roman" w:hAnsi="Times New Roman"/>
                <w:spacing w:val="-1"/>
                <w:sz w:val="20"/>
              </w:rPr>
            </w:pPr>
            <w:r>
              <w:rPr>
                <w:rFonts w:ascii="Times New Roman" w:hAnsi="Times New Roman"/>
                <w:spacing w:val="-1"/>
                <w:sz w:val="20"/>
              </w:rPr>
              <w:t>(CE Mechanical Engineer)</w:t>
            </w:r>
          </w:p>
          <w:p w14:paraId="521E568A" w14:textId="310EA3B0" w:rsidR="00941E5F" w:rsidRPr="00630E69" w:rsidRDefault="00941E5F" w:rsidP="003F32F6">
            <w:pPr>
              <w:pStyle w:val="TableParagraph"/>
              <w:spacing w:before="29"/>
              <w:ind w:left="102"/>
              <w:rPr>
                <w:rFonts w:ascii="Times New Roman" w:eastAsia="Times New Roman" w:hAnsi="Times New Roman" w:cs="Times New Roman"/>
                <w:sz w:val="20"/>
                <w:szCs w:val="20"/>
              </w:rPr>
            </w:pPr>
            <w:r>
              <w:rPr>
                <w:rFonts w:ascii="Times New Roman" w:hAnsi="Times New Roman"/>
                <w:spacing w:val="-1"/>
                <w:sz w:val="20"/>
              </w:rPr>
              <w:t>Tuleshov,</w:t>
            </w:r>
            <w:r w:rsidR="00CA27EC">
              <w:rPr>
                <w:rFonts w:ascii="Times New Roman" w:hAnsi="Times New Roman"/>
                <w:spacing w:val="-1"/>
                <w:sz w:val="20"/>
              </w:rPr>
              <w:t xml:space="preserve"> </w:t>
            </w:r>
            <w:r>
              <w:rPr>
                <w:rFonts w:ascii="Times New Roman" w:hAnsi="Times New Roman"/>
                <w:spacing w:val="-1"/>
                <w:sz w:val="20"/>
              </w:rPr>
              <w:t>Kurmanbe</w:t>
            </w:r>
            <w:r w:rsidR="00CA27EC">
              <w:rPr>
                <w:rFonts w:ascii="Times New Roman" w:hAnsi="Times New Roman"/>
                <w:spacing w:val="-1"/>
                <w:sz w:val="20"/>
              </w:rPr>
              <w:t>k</w:t>
            </w:r>
          </w:p>
        </w:tc>
      </w:tr>
      <w:bookmarkEnd w:id="0"/>
    </w:tbl>
    <w:p w14:paraId="187BB6A7" w14:textId="77777777" w:rsidR="00DC1F4A" w:rsidRDefault="00DC1F4A" w:rsidP="003C4D09"/>
    <w:p w14:paraId="6D862B36" w14:textId="77777777" w:rsidR="00DC1F4A" w:rsidRDefault="00DC1F4A" w:rsidP="003C4D09"/>
    <w:p w14:paraId="2FA4DE18" w14:textId="77777777" w:rsidR="00DC1F4A" w:rsidRDefault="00DC1F4A" w:rsidP="003C4D09"/>
    <w:p w14:paraId="23CA52D7" w14:textId="77777777" w:rsidR="00DC1F4A" w:rsidRDefault="00DC1F4A" w:rsidP="003C4D09"/>
    <w:p w14:paraId="4BCF05E5" w14:textId="77777777" w:rsidR="00DC1F4A" w:rsidRDefault="00DC1F4A" w:rsidP="003C4D09"/>
    <w:p w14:paraId="142A60EF" w14:textId="77777777" w:rsidR="00DC1F4A" w:rsidRDefault="00DC1F4A" w:rsidP="003C4D09"/>
    <w:p w14:paraId="6D67504A" w14:textId="77777777" w:rsidR="00DC1F4A" w:rsidRDefault="00DC1F4A" w:rsidP="003C4D09"/>
    <w:p w14:paraId="5FADC817" w14:textId="77777777" w:rsidR="00DC1F4A" w:rsidRDefault="00DC1F4A" w:rsidP="003C4D09"/>
    <w:p w14:paraId="7FE90DC1" w14:textId="77777777" w:rsidR="00DC1F4A" w:rsidRDefault="00DC1F4A" w:rsidP="003C4D09"/>
    <w:p w14:paraId="6196CA1B" w14:textId="77777777" w:rsidR="00DC1F4A" w:rsidRDefault="00DC1F4A" w:rsidP="003C4D09"/>
    <w:p w14:paraId="1CA207E6" w14:textId="77777777" w:rsidR="00DC1F4A" w:rsidRDefault="00DC1F4A" w:rsidP="003C4D09"/>
    <w:p w14:paraId="51B842C3" w14:textId="77777777" w:rsidR="00DC1F4A" w:rsidRPr="0027788B" w:rsidRDefault="00DC1F4A" w:rsidP="003C4D09"/>
    <w:p w14:paraId="2BBD1BA3" w14:textId="77777777" w:rsidR="00DC1F4A" w:rsidRPr="0027788B" w:rsidRDefault="00DC1F4A" w:rsidP="003C4D09"/>
    <w:p w14:paraId="19D7A566" w14:textId="77777777" w:rsidR="00DC1F4A" w:rsidRPr="0027788B" w:rsidRDefault="00DC1F4A" w:rsidP="003C4D09"/>
    <w:p w14:paraId="36F4BF25" w14:textId="77777777" w:rsidR="00DC1F4A" w:rsidRPr="0027788B" w:rsidRDefault="00DC1F4A" w:rsidP="003C4D09"/>
    <w:p w14:paraId="055B7F00" w14:textId="77777777" w:rsidR="00DC1F4A" w:rsidRPr="0027788B" w:rsidRDefault="00DC1F4A" w:rsidP="003C4D09"/>
    <w:p w14:paraId="554F27D3" w14:textId="77777777" w:rsidR="00DC1F4A" w:rsidRPr="0027788B" w:rsidRDefault="00DC1F4A" w:rsidP="003C4D09"/>
    <w:p w14:paraId="1B40E555" w14:textId="77777777" w:rsidR="00DC1F4A" w:rsidRPr="0027788B" w:rsidRDefault="00DC1F4A" w:rsidP="003C4D09"/>
    <w:p w14:paraId="4BB6399E" w14:textId="6709B497" w:rsidR="00CD112F" w:rsidRPr="0010106F" w:rsidRDefault="00CD112F" w:rsidP="003C4D09">
      <w:pPr>
        <w:rPr>
          <w:lang w:val="ru-RU"/>
        </w:rPr>
      </w:pPr>
      <w:r w:rsidRPr="0010106F">
        <w:rPr>
          <w:lang w:val="ru-RU"/>
        </w:rPr>
        <w:lastRenderedPageBreak/>
        <w:t xml:space="preserve">Настоящие технические условия являются модификацией инженерно-технических условий  компании «Шеврон» (ТУШ) </w:t>
      </w:r>
      <w:r w:rsidRPr="00D57352">
        <w:rPr>
          <w:rStyle w:val="IntenseReference"/>
        </w:rPr>
        <w:t>IRM</w:t>
      </w:r>
      <w:r w:rsidRPr="00D57352">
        <w:rPr>
          <w:rStyle w:val="IntenseReference"/>
          <w:lang w:val="ru-RU"/>
        </w:rPr>
        <w:t>-</w:t>
      </w:r>
      <w:r w:rsidRPr="00D57352">
        <w:rPr>
          <w:rStyle w:val="IntenseReference"/>
        </w:rPr>
        <w:t>SU</w:t>
      </w:r>
      <w:r w:rsidRPr="00D57352">
        <w:rPr>
          <w:rStyle w:val="IntenseReference"/>
          <w:lang w:val="ru-RU"/>
        </w:rPr>
        <w:t>-1381-</w:t>
      </w:r>
      <w:r w:rsidR="00A00AB9" w:rsidRPr="00D57352">
        <w:rPr>
          <w:rStyle w:val="IntenseReference"/>
          <w:lang w:val="ru-RU"/>
        </w:rPr>
        <w:t>16.</w:t>
      </w:r>
      <w:r w:rsidR="00136441" w:rsidRPr="00D57352">
        <w:rPr>
          <w:rStyle w:val="IntenseReference"/>
          <w:lang w:val="ru-RU"/>
        </w:rPr>
        <w:t>1</w:t>
      </w:r>
      <w:r w:rsidR="00BF7430" w:rsidRPr="00D57352">
        <w:rPr>
          <w:rStyle w:val="IntenseReference"/>
          <w:lang w:val="ru-RU"/>
        </w:rPr>
        <w:t xml:space="preserve"> </w:t>
      </w:r>
      <w:r w:rsidRPr="00D57352">
        <w:rPr>
          <w:lang w:val="ru-RU"/>
        </w:rPr>
        <w:t>, и</w:t>
      </w:r>
      <w:r w:rsidRPr="0010106F">
        <w:rPr>
          <w:lang w:val="ru-RU"/>
        </w:rPr>
        <w:t xml:space="preserve"> предназначены для использования на  заводе «Тенгизшевройл» (ТШО), месторождение Тенгиз, Республика Казахстан</w:t>
      </w:r>
      <w:r w:rsidRPr="0010106F">
        <w:rPr>
          <w:color w:val="auto"/>
          <w:lang w:val="ru-RU"/>
        </w:rPr>
        <w:t xml:space="preserve">. </w:t>
      </w:r>
      <w:r w:rsidRPr="0010106F">
        <w:rPr>
          <w:lang w:val="ru-RU"/>
        </w:rPr>
        <w:t xml:space="preserve">Изменения первоначальных ТУШ показаны линией слева на полях страниц </w:t>
      </w:r>
      <w:r w:rsidR="00AF593C" w:rsidRPr="0010106F">
        <w:rPr>
          <w:lang w:val="ru-RU"/>
        </w:rPr>
        <w:t xml:space="preserve">в английской версии настоящего документа </w:t>
      </w:r>
      <w:r w:rsidRPr="0010106F">
        <w:rPr>
          <w:lang w:val="ru-RU"/>
        </w:rPr>
        <w:t xml:space="preserve">и представлены пунктом в Перечне редакций. </w:t>
      </w:r>
    </w:p>
    <w:p w14:paraId="4BB6399F" w14:textId="77777777" w:rsidR="00CD112F" w:rsidRPr="0010106F" w:rsidRDefault="00CD112F" w:rsidP="003C4D09">
      <w:pPr>
        <w:rPr>
          <w:lang w:val="ru-RU"/>
        </w:rPr>
      </w:pPr>
      <w:r w:rsidRPr="0010106F">
        <w:rPr>
          <w:lang w:val="ru-RU"/>
        </w:rPr>
        <w:t>Номера и даты редакций, указанные в настоящем документе, относятся к техническим условиям «Тенгизшевройл» (TУТ).</w:t>
      </w:r>
    </w:p>
    <w:p w14:paraId="4BB639A1" w14:textId="0C93EFA2" w:rsidR="00CD112F" w:rsidRPr="0010106F" w:rsidRDefault="00CD112F">
      <w:r w:rsidRPr="0010106F">
        <w:t xml:space="preserve">This specification modifies the CES </w:t>
      </w:r>
      <w:r w:rsidRPr="00D57352">
        <w:t xml:space="preserve">specification </w:t>
      </w:r>
      <w:r w:rsidRPr="00D57352">
        <w:rPr>
          <w:rStyle w:val="IntenseReference"/>
        </w:rPr>
        <w:t>IRM-SU-1381-</w:t>
      </w:r>
      <w:r w:rsidR="00BF7430" w:rsidRPr="00D57352">
        <w:rPr>
          <w:rStyle w:val="IntenseReference"/>
        </w:rPr>
        <w:t>16.</w:t>
      </w:r>
      <w:r w:rsidR="00136441" w:rsidRPr="00D57352">
        <w:rPr>
          <w:rStyle w:val="IntenseReference"/>
        </w:rPr>
        <w:t xml:space="preserve">1 </w:t>
      </w:r>
      <w:r w:rsidRPr="00D57352">
        <w:t>for use in Tengizchevroil (TCO) Tengiz Plant, Republic of Kazakhstan</w:t>
      </w:r>
      <w:r w:rsidRPr="00D57352">
        <w:rPr>
          <w:color w:val="auto"/>
        </w:rPr>
        <w:t>.</w:t>
      </w:r>
      <w:r w:rsidRPr="00D57352">
        <w:t xml:space="preserve"> The modifications</w:t>
      </w:r>
      <w:r w:rsidRPr="0010106F">
        <w:t xml:space="preserve"> to the original CES are marked in the English language sections of this specification by a bar in the left hand margin and an entry in the Revision Sheet</w:t>
      </w:r>
      <w:r w:rsidR="009A6D7A" w:rsidRPr="0010106F">
        <w:t>.</w:t>
      </w:r>
      <w:r w:rsidRPr="0010106F">
        <w:t xml:space="preserve"> </w:t>
      </w:r>
    </w:p>
    <w:p w14:paraId="4BB639A2" w14:textId="622943C7" w:rsidR="00CD112F" w:rsidRPr="00D57352" w:rsidRDefault="00CD112F" w:rsidP="00D57352">
      <w:pPr>
        <w:spacing w:after="240"/>
      </w:pPr>
      <w:r w:rsidRPr="00D57352">
        <w:t>The revision numbers and dates shown in this document pertain to the TES specification.</w:t>
      </w:r>
    </w:p>
    <w:p w14:paraId="0AF30F0B" w14:textId="77777777" w:rsidR="00A82547" w:rsidRPr="00D57352" w:rsidRDefault="00A82547">
      <w:pPr>
        <w:pStyle w:val="Default"/>
        <w:ind w:firstLine="720"/>
        <w:rPr>
          <w:sz w:val="22"/>
          <w:szCs w:val="22"/>
          <w:lang w:val="ru-RU"/>
        </w:rPr>
        <w:pPrChange w:id="1" w:author="Tuleshov, Kurmanbek [Bolashak Atyrau Limited]" w:date="2022-10-11T00:01:00Z">
          <w:pPr>
            <w:pStyle w:val="Default"/>
            <w:spacing w:after="240"/>
            <w:ind w:firstLine="720"/>
          </w:pPr>
        </w:pPrChange>
      </w:pPr>
      <w:r w:rsidRPr="00D57352">
        <w:rPr>
          <w:b/>
          <w:bCs/>
          <w:sz w:val="22"/>
          <w:szCs w:val="22"/>
          <w:lang w:val="ru-RU"/>
          <w:rPrChange w:id="2" w:author="Tuleshov, Kurmanbek [Bolashak Atyrau Limited]" w:date="2022-10-11T11:25:00Z">
            <w:rPr>
              <w:b/>
              <w:bCs/>
              <w:sz w:val="22"/>
              <w:szCs w:val="22"/>
            </w:rPr>
          </w:rPrChange>
        </w:rPr>
        <w:t xml:space="preserve">Краткий обзор изменений </w:t>
      </w:r>
    </w:p>
    <w:p w14:paraId="3ABF6DAC" w14:textId="6D80C4DB" w:rsidR="00A82547" w:rsidRPr="00D57352" w:rsidRDefault="00A82547" w:rsidP="00CA33A9">
      <w:pPr>
        <w:pStyle w:val="Default"/>
        <w:ind w:left="720"/>
        <w:rPr>
          <w:ins w:id="3" w:author="Tuleshov, Kurmanbek [Bolashak Atyrau Limited]" w:date="2022-10-06T00:45:00Z"/>
          <w:sz w:val="22"/>
          <w:szCs w:val="22"/>
          <w:lang w:val="ru-RU"/>
        </w:rPr>
      </w:pPr>
      <w:r w:rsidRPr="00D57352">
        <w:rPr>
          <w:sz w:val="22"/>
          <w:szCs w:val="22"/>
          <w:lang w:val="ru-RU"/>
          <w:rPrChange w:id="4" w:author="Tuleshov, Kurmanbek [Bolashak Atyrau Limited]" w:date="2022-10-11T11:25:00Z">
            <w:rPr>
              <w:rFonts w:ascii="Segoe UI" w:hAnsi="Segoe UI" w:cs="Segoe UI"/>
              <w:color w:val="242424"/>
              <w:sz w:val="22"/>
              <w:szCs w:val="22"/>
              <w:shd w:val="clear" w:color="auto" w:fill="FFFFFF"/>
            </w:rPr>
          </w:rPrChange>
        </w:rPr>
        <w:t>За основу редакции данн</w:t>
      </w:r>
      <w:r w:rsidR="007D39AC" w:rsidRPr="00D57352">
        <w:rPr>
          <w:sz w:val="22"/>
          <w:szCs w:val="22"/>
          <w:lang w:val="ru-RU"/>
        </w:rPr>
        <w:t>ых ТУ</w:t>
      </w:r>
      <w:ins w:id="5" w:author="Tuleshov, Kurmanbek [Bolashak Atyrau Limited]" w:date="2022-10-21T09:10:00Z">
        <w:r w:rsidR="00A4063C" w:rsidRPr="00D57352">
          <w:rPr>
            <w:sz w:val="22"/>
            <w:szCs w:val="22"/>
            <w:lang w:val="ru-RU"/>
            <w:rPrChange w:id="6" w:author="Tuleshov, Kurmanbek [Bolashak Atyrau Limited]" w:date="2022-10-21T09:10:00Z">
              <w:rPr>
                <w:sz w:val="22"/>
                <w:szCs w:val="22"/>
                <w:highlight w:val="yellow"/>
              </w:rPr>
            </w:rPrChange>
          </w:rPr>
          <w:t xml:space="preserve"> </w:t>
        </w:r>
      </w:ins>
      <w:ins w:id="7" w:author="Tuleshov, Kurmanbek [Bolashak Atyrau Limited]" w:date="2022-10-06T00:43:00Z">
        <w:r w:rsidRPr="00D57352">
          <w:rPr>
            <w:sz w:val="22"/>
            <w:szCs w:val="22"/>
            <w:lang w:val="ru-RU"/>
            <w:rPrChange w:id="8" w:author="Tuleshov, Kurmanbek [Bolashak Atyrau Limited]" w:date="2022-10-11T11:25:00Z">
              <w:rPr>
                <w:rFonts w:ascii="Segoe UI" w:hAnsi="Segoe UI" w:cs="Segoe UI"/>
                <w:color w:val="242424"/>
                <w:sz w:val="22"/>
                <w:szCs w:val="22"/>
                <w:shd w:val="clear" w:color="auto" w:fill="FFFFFF"/>
              </w:rPr>
            </w:rPrChange>
          </w:rPr>
          <w:t>был</w:t>
        </w:r>
        <w:del w:id="9" w:author="Kenzhekova, Aliya [Tengizchevroil]" w:date="2022-10-18T12:12:00Z">
          <w:r w:rsidRPr="00D57352" w:rsidDel="00916E8D">
            <w:rPr>
              <w:sz w:val="22"/>
              <w:szCs w:val="22"/>
              <w:lang w:val="ru-RU"/>
              <w:rPrChange w:id="10" w:author="Tuleshov, Kurmanbek [Bolashak Atyrau Limited]" w:date="2022-10-11T11:25:00Z">
                <w:rPr>
                  <w:rFonts w:ascii="Segoe UI" w:hAnsi="Segoe UI" w:cs="Segoe UI"/>
                  <w:color w:val="242424"/>
                  <w:sz w:val="22"/>
                  <w:szCs w:val="22"/>
                  <w:shd w:val="clear" w:color="auto" w:fill="FFFFFF"/>
                </w:rPr>
              </w:rPrChange>
            </w:rPr>
            <w:delText>а</w:delText>
          </w:r>
        </w:del>
      </w:ins>
      <w:r w:rsidR="00916E8D" w:rsidRPr="00D57352">
        <w:rPr>
          <w:sz w:val="22"/>
          <w:szCs w:val="22"/>
          <w:lang w:val="ru-RU"/>
        </w:rPr>
        <w:t>и</w:t>
      </w:r>
      <w:ins w:id="11" w:author="Tuleshov, Kurmanbek [Bolashak Atyrau Limited]" w:date="2022-10-06T00:43:00Z">
        <w:r w:rsidRPr="00D57352">
          <w:rPr>
            <w:sz w:val="22"/>
            <w:szCs w:val="22"/>
            <w:lang w:val="ru-RU"/>
            <w:rPrChange w:id="12" w:author="Tuleshov, Kurmanbek [Bolashak Atyrau Limited]" w:date="2022-10-11T11:25:00Z">
              <w:rPr>
                <w:rFonts w:ascii="Segoe UI" w:hAnsi="Segoe UI" w:cs="Segoe UI"/>
                <w:color w:val="242424"/>
                <w:sz w:val="22"/>
                <w:szCs w:val="22"/>
                <w:shd w:val="clear" w:color="auto" w:fill="FFFFFF"/>
              </w:rPr>
            </w:rPrChange>
          </w:rPr>
          <w:t xml:space="preserve"> принят</w:t>
        </w:r>
        <w:del w:id="13" w:author="Kenzhekova, Aliya [Tengizchevroil]" w:date="2022-10-18T12:12:00Z">
          <w:r w:rsidRPr="00D57352" w:rsidDel="00916E8D">
            <w:rPr>
              <w:sz w:val="22"/>
              <w:szCs w:val="22"/>
              <w:lang w:val="ru-RU"/>
              <w:rPrChange w:id="14" w:author="Tuleshov, Kurmanbek [Bolashak Atyrau Limited]" w:date="2022-10-11T11:25:00Z">
                <w:rPr>
                  <w:rFonts w:ascii="Segoe UI" w:hAnsi="Segoe UI" w:cs="Segoe UI"/>
                  <w:color w:val="242424"/>
                  <w:sz w:val="22"/>
                  <w:szCs w:val="22"/>
                  <w:shd w:val="clear" w:color="auto" w:fill="FFFFFF"/>
                </w:rPr>
              </w:rPrChange>
            </w:rPr>
            <w:delText>а</w:delText>
          </w:r>
        </w:del>
      </w:ins>
      <w:ins w:id="15" w:author="Kenzhekova, Aliya [Tengizchevroil]" w:date="2022-10-18T12:12:00Z">
        <w:r w:rsidR="00916E8D" w:rsidRPr="00D57352">
          <w:rPr>
            <w:sz w:val="22"/>
            <w:szCs w:val="22"/>
            <w:lang w:val="ru-RU"/>
          </w:rPr>
          <w:t>ы</w:t>
        </w:r>
      </w:ins>
      <w:ins w:id="16" w:author="Tuleshov, Kurmanbek [Bolashak Atyrau Limited]" w:date="2022-10-06T00:43:00Z">
        <w:r w:rsidRPr="00D57352">
          <w:rPr>
            <w:sz w:val="22"/>
            <w:szCs w:val="22"/>
            <w:lang w:val="ru-RU"/>
            <w:rPrChange w:id="17" w:author="Tuleshov, Kurmanbek [Bolashak Atyrau Limited]" w:date="2022-10-11T11:25:00Z">
              <w:rPr>
                <w:rFonts w:ascii="Segoe UI" w:hAnsi="Segoe UI" w:cs="Segoe UI"/>
                <w:color w:val="242424"/>
                <w:sz w:val="22"/>
                <w:szCs w:val="22"/>
                <w:shd w:val="clear" w:color="auto" w:fill="FFFFFF"/>
              </w:rPr>
            </w:rPrChange>
          </w:rPr>
          <w:t xml:space="preserve"> обновленн</w:t>
        </w:r>
        <w:del w:id="18" w:author="Kenzhekova, Aliya [Tengizchevroil]" w:date="2022-10-18T12:12:00Z">
          <w:r w:rsidRPr="00D57352" w:rsidDel="00916E8D">
            <w:rPr>
              <w:sz w:val="22"/>
              <w:szCs w:val="22"/>
              <w:lang w:val="ru-RU"/>
              <w:rPrChange w:id="19" w:author="Tuleshov, Kurmanbek [Bolashak Atyrau Limited]" w:date="2022-10-11T11:25:00Z">
                <w:rPr>
                  <w:rFonts w:ascii="Segoe UI" w:hAnsi="Segoe UI" w:cs="Segoe UI"/>
                  <w:color w:val="242424"/>
                  <w:sz w:val="22"/>
                  <w:szCs w:val="22"/>
                  <w:shd w:val="clear" w:color="auto" w:fill="FFFFFF"/>
                </w:rPr>
              </w:rPrChange>
            </w:rPr>
            <w:delText>ая</w:delText>
          </w:r>
        </w:del>
      </w:ins>
      <w:ins w:id="20" w:author="Kenzhekova, Aliya [Tengizchevroil]" w:date="2022-10-18T12:12:00Z">
        <w:r w:rsidR="00916E8D" w:rsidRPr="00D57352">
          <w:rPr>
            <w:sz w:val="22"/>
            <w:szCs w:val="22"/>
            <w:lang w:val="ru-RU"/>
          </w:rPr>
          <w:t>ые</w:t>
        </w:r>
      </w:ins>
      <w:ins w:id="21" w:author="Tuleshov, Kurmanbek [Bolashak Atyrau Limited]" w:date="2022-10-06T00:43:00Z">
        <w:r w:rsidRPr="00D57352">
          <w:rPr>
            <w:sz w:val="22"/>
            <w:szCs w:val="22"/>
            <w:lang w:val="ru-RU"/>
            <w:rPrChange w:id="22" w:author="Tuleshov, Kurmanbek [Bolashak Atyrau Limited]" w:date="2022-10-11T11:25:00Z">
              <w:rPr>
                <w:rFonts w:ascii="Segoe UI" w:hAnsi="Segoe UI" w:cs="Segoe UI"/>
                <w:color w:val="242424"/>
                <w:sz w:val="22"/>
                <w:szCs w:val="22"/>
                <w:shd w:val="clear" w:color="auto" w:fill="FFFFFF"/>
              </w:rPr>
            </w:rPrChange>
          </w:rPr>
          <w:t xml:space="preserve"> аналогичн</w:t>
        </w:r>
        <w:del w:id="23" w:author="Kenzhekova, Aliya [Tengizchevroil]" w:date="2022-10-18T12:12:00Z">
          <w:r w:rsidRPr="00D57352" w:rsidDel="00916E8D">
            <w:rPr>
              <w:sz w:val="22"/>
              <w:szCs w:val="22"/>
              <w:lang w:val="ru-RU"/>
              <w:rPrChange w:id="24" w:author="Tuleshov, Kurmanbek [Bolashak Atyrau Limited]" w:date="2022-10-11T11:25:00Z">
                <w:rPr>
                  <w:rFonts w:ascii="Segoe UI" w:hAnsi="Segoe UI" w:cs="Segoe UI"/>
                  <w:color w:val="242424"/>
                  <w:sz w:val="22"/>
                  <w:szCs w:val="22"/>
                  <w:shd w:val="clear" w:color="auto" w:fill="FFFFFF"/>
                </w:rPr>
              </w:rPrChange>
            </w:rPr>
            <w:delText>ая</w:delText>
          </w:r>
        </w:del>
      </w:ins>
      <w:ins w:id="25" w:author="Kenzhekova, Aliya [Tengizchevroil]" w:date="2022-10-18T12:12:00Z">
        <w:r w:rsidR="00916E8D" w:rsidRPr="00D57352">
          <w:rPr>
            <w:sz w:val="22"/>
            <w:szCs w:val="22"/>
            <w:lang w:val="ru-RU"/>
          </w:rPr>
          <w:t>ые</w:t>
        </w:r>
      </w:ins>
      <w:ins w:id="26" w:author="Tuleshov, Kurmanbek [Bolashak Atyrau Limited]" w:date="2022-10-06T00:43:00Z">
        <w:r w:rsidRPr="00D57352">
          <w:rPr>
            <w:sz w:val="22"/>
            <w:szCs w:val="22"/>
            <w:lang w:val="ru-RU"/>
            <w:rPrChange w:id="27" w:author="Tuleshov, Kurmanbek [Bolashak Atyrau Limited]" w:date="2022-10-11T11:25:00Z">
              <w:rPr>
                <w:rFonts w:ascii="Segoe UI" w:hAnsi="Segoe UI" w:cs="Segoe UI"/>
                <w:color w:val="242424"/>
                <w:sz w:val="22"/>
                <w:szCs w:val="22"/>
                <w:shd w:val="clear" w:color="auto" w:fill="FFFFFF"/>
              </w:rPr>
            </w:rPrChange>
          </w:rPr>
          <w:t xml:space="preserve"> </w:t>
        </w:r>
      </w:ins>
      <w:r w:rsidR="00916E8D" w:rsidRPr="00D57352">
        <w:rPr>
          <w:sz w:val="22"/>
          <w:szCs w:val="22"/>
          <w:lang w:val="ru-RU"/>
        </w:rPr>
        <w:t>ТУ компании</w:t>
      </w:r>
      <w:ins w:id="28" w:author="Tuleshov, Kurmanbek [Bolashak Atyrau Limited]" w:date="2022-10-06T00:43:00Z">
        <w:r w:rsidRPr="00D57352">
          <w:rPr>
            <w:sz w:val="22"/>
            <w:szCs w:val="22"/>
            <w:lang w:val="ru-RU"/>
            <w:rPrChange w:id="29" w:author="Tuleshov, Kurmanbek [Bolashak Atyrau Limited]" w:date="2022-10-11T11:25:00Z">
              <w:rPr>
                <w:rFonts w:ascii="Segoe UI" w:hAnsi="Segoe UI" w:cs="Segoe UI"/>
                <w:color w:val="242424"/>
                <w:sz w:val="22"/>
                <w:szCs w:val="22"/>
                <w:shd w:val="clear" w:color="auto" w:fill="FFFFFF"/>
              </w:rPr>
            </w:rPrChange>
          </w:rPr>
          <w:t xml:space="preserve"> Шеврон</w:t>
        </w:r>
        <w:del w:id="30" w:author="Kenzhekova, Aliya [Tengizchevroil]" w:date="2022-10-18T12:12:00Z">
          <w:r w:rsidRPr="00D57352" w:rsidDel="00916E8D">
            <w:rPr>
              <w:sz w:val="22"/>
              <w:szCs w:val="22"/>
              <w:lang w:val="ru-RU"/>
              <w:rPrChange w:id="31" w:author="Tuleshov, Kurmanbek [Bolashak Atyrau Limited]" w:date="2022-10-11T11:25:00Z">
                <w:rPr>
                  <w:rFonts w:ascii="Segoe UI" w:hAnsi="Segoe UI" w:cs="Segoe UI"/>
                  <w:color w:val="242424"/>
                  <w:sz w:val="22"/>
                  <w:szCs w:val="22"/>
                  <w:shd w:val="clear" w:color="auto" w:fill="FFFFFF"/>
                </w:rPr>
              </w:rPrChange>
            </w:rPr>
            <w:delText>а</w:delText>
          </w:r>
        </w:del>
        <w:r w:rsidRPr="00D57352">
          <w:rPr>
            <w:sz w:val="22"/>
            <w:szCs w:val="22"/>
            <w:rPrChange w:id="32" w:author="Tuleshov, Kurmanbek [Bolashak Atyrau Limited]" w:date="2022-10-11T11:25:00Z">
              <w:rPr>
                <w:rFonts w:ascii="Segoe UI" w:hAnsi="Segoe UI" w:cs="Segoe UI"/>
                <w:color w:val="242424"/>
                <w:sz w:val="22"/>
                <w:szCs w:val="22"/>
                <w:shd w:val="clear" w:color="auto" w:fill="FFFFFF"/>
              </w:rPr>
            </w:rPrChange>
          </w:rPr>
          <w:t> </w:t>
        </w:r>
      </w:ins>
      <w:ins w:id="33" w:author="Tuleshov, Kurmanbek [Bolashak Atyrau Limited]" w:date="2022-10-06T00:44:00Z">
        <w:r w:rsidRPr="00D57352">
          <w:rPr>
            <w:sz w:val="22"/>
            <w:szCs w:val="22"/>
          </w:rPr>
          <w:t>IRM</w:t>
        </w:r>
        <w:r w:rsidRPr="00D57352">
          <w:rPr>
            <w:sz w:val="22"/>
            <w:szCs w:val="22"/>
            <w:lang w:val="ru-RU"/>
            <w:rPrChange w:id="34" w:author="Tuleshov, Kurmanbek [Bolashak Atyrau Limited]" w:date="2022-10-11T11:25:00Z">
              <w:rPr>
                <w:sz w:val="22"/>
                <w:szCs w:val="22"/>
              </w:rPr>
            </w:rPrChange>
          </w:rPr>
          <w:t>-</w:t>
        </w:r>
        <w:r w:rsidRPr="00D57352">
          <w:rPr>
            <w:sz w:val="22"/>
            <w:szCs w:val="22"/>
          </w:rPr>
          <w:t>SU</w:t>
        </w:r>
        <w:r w:rsidRPr="00D57352">
          <w:rPr>
            <w:sz w:val="22"/>
            <w:szCs w:val="22"/>
            <w:lang w:val="ru-RU"/>
            <w:rPrChange w:id="35" w:author="Tuleshov, Kurmanbek [Bolashak Atyrau Limited]" w:date="2022-10-11T11:25:00Z">
              <w:rPr>
                <w:sz w:val="22"/>
                <w:szCs w:val="22"/>
              </w:rPr>
            </w:rPrChange>
          </w:rPr>
          <w:t>-1381-16.1</w:t>
        </w:r>
      </w:ins>
      <w:ins w:id="36" w:author="Tuleshov, Kurmanbek [Bolashak Atyrau Limited]" w:date="2022-10-06T00:43:00Z">
        <w:r w:rsidRPr="00D57352">
          <w:rPr>
            <w:sz w:val="22"/>
            <w:szCs w:val="22"/>
            <w:lang w:val="ru-RU"/>
            <w:rPrChange w:id="37" w:author="Tuleshov, Kurmanbek [Bolashak Atyrau Limited]" w:date="2022-10-11T11:25:00Z">
              <w:rPr>
                <w:rFonts w:ascii="Segoe UI" w:hAnsi="Segoe UI" w:cs="Segoe UI"/>
                <w:color w:val="242424"/>
                <w:sz w:val="22"/>
                <w:szCs w:val="22"/>
                <w:shd w:val="clear" w:color="auto" w:fill="FFFFFF"/>
              </w:rPr>
            </w:rPrChange>
          </w:rPr>
          <w:t>, котор</w:t>
        </w:r>
        <w:del w:id="38" w:author="Kenzhekova, Aliya [Tengizchevroil]" w:date="2022-10-18T12:12:00Z">
          <w:r w:rsidRPr="00D57352" w:rsidDel="00916E8D">
            <w:rPr>
              <w:sz w:val="22"/>
              <w:szCs w:val="22"/>
              <w:lang w:val="ru-RU"/>
              <w:rPrChange w:id="39" w:author="Tuleshov, Kurmanbek [Bolashak Atyrau Limited]" w:date="2022-10-11T11:25:00Z">
                <w:rPr>
                  <w:rFonts w:ascii="Segoe UI" w:hAnsi="Segoe UI" w:cs="Segoe UI"/>
                  <w:color w:val="242424"/>
                  <w:sz w:val="22"/>
                  <w:szCs w:val="22"/>
                  <w:shd w:val="clear" w:color="auto" w:fill="FFFFFF"/>
                </w:rPr>
              </w:rPrChange>
            </w:rPr>
            <w:delText>ая</w:delText>
          </w:r>
        </w:del>
      </w:ins>
      <w:ins w:id="40" w:author="Kenzhekova, Aliya [Tengizchevroil]" w:date="2022-10-18T12:12:00Z">
        <w:r w:rsidR="00916E8D" w:rsidRPr="00D57352">
          <w:rPr>
            <w:sz w:val="22"/>
            <w:szCs w:val="22"/>
            <w:lang w:val="ru-RU"/>
          </w:rPr>
          <w:t>ые</w:t>
        </w:r>
      </w:ins>
      <w:ins w:id="41" w:author="Tuleshov, Kurmanbek [Bolashak Atyrau Limited]" w:date="2022-10-06T00:43:00Z">
        <w:r w:rsidRPr="00D57352">
          <w:rPr>
            <w:sz w:val="22"/>
            <w:szCs w:val="22"/>
            <w:rPrChange w:id="42" w:author="Tuleshov, Kurmanbek [Bolashak Atyrau Limited]" w:date="2022-10-11T11:25:00Z">
              <w:rPr>
                <w:rFonts w:ascii="Segoe UI" w:hAnsi="Segoe UI" w:cs="Segoe UI"/>
                <w:color w:val="242424"/>
                <w:sz w:val="22"/>
                <w:szCs w:val="22"/>
                <w:shd w:val="clear" w:color="auto" w:fill="FFFFFF"/>
              </w:rPr>
            </w:rPrChange>
          </w:rPr>
          <w:t> </w:t>
        </w:r>
        <w:r w:rsidRPr="00D57352">
          <w:rPr>
            <w:sz w:val="22"/>
            <w:szCs w:val="22"/>
            <w:lang w:val="ru-RU"/>
            <w:rPrChange w:id="43" w:author="Tuleshov, Kurmanbek [Bolashak Atyrau Limited]" w:date="2022-10-11T11:25:00Z">
              <w:rPr>
                <w:rFonts w:ascii="Segoe UI" w:hAnsi="Segoe UI" w:cs="Segoe UI"/>
                <w:color w:val="242424"/>
                <w:sz w:val="22"/>
                <w:szCs w:val="22"/>
                <w:shd w:val="clear" w:color="auto" w:fill="FFFFFF"/>
              </w:rPr>
            </w:rPrChange>
          </w:rPr>
          <w:t xml:space="preserve"> отража</w:t>
        </w:r>
        <w:del w:id="44" w:author="Kenzhekova, Aliya [Tengizchevroil]" w:date="2022-10-18T12:12:00Z">
          <w:r w:rsidRPr="00D57352" w:rsidDel="00916E8D">
            <w:rPr>
              <w:sz w:val="22"/>
              <w:szCs w:val="22"/>
              <w:lang w:val="ru-RU"/>
              <w:rPrChange w:id="45" w:author="Tuleshov, Kurmanbek [Bolashak Atyrau Limited]" w:date="2022-10-11T11:25:00Z">
                <w:rPr>
                  <w:rFonts w:ascii="Segoe UI" w:hAnsi="Segoe UI" w:cs="Segoe UI"/>
                  <w:color w:val="242424"/>
                  <w:sz w:val="22"/>
                  <w:szCs w:val="22"/>
                  <w:shd w:val="clear" w:color="auto" w:fill="FFFFFF"/>
                </w:rPr>
              </w:rPrChange>
            </w:rPr>
            <w:delText>е</w:delText>
          </w:r>
        </w:del>
      </w:ins>
      <w:ins w:id="46" w:author="Kenzhekova, Aliya [Tengizchevroil]" w:date="2022-10-18T12:12:00Z">
        <w:r w:rsidR="00916E8D" w:rsidRPr="00D57352">
          <w:rPr>
            <w:sz w:val="22"/>
            <w:szCs w:val="22"/>
            <w:lang w:val="ru-RU"/>
          </w:rPr>
          <w:t>ю</w:t>
        </w:r>
      </w:ins>
      <w:ins w:id="47" w:author="Tuleshov, Kurmanbek [Bolashak Atyrau Limited]" w:date="2022-10-06T00:43:00Z">
        <w:r w:rsidRPr="00D57352">
          <w:rPr>
            <w:sz w:val="22"/>
            <w:szCs w:val="22"/>
            <w:lang w:val="ru-RU"/>
            <w:rPrChange w:id="48" w:author="Tuleshov, Kurmanbek [Bolashak Atyrau Limited]" w:date="2022-10-11T11:25:00Z">
              <w:rPr>
                <w:rFonts w:ascii="Segoe UI" w:hAnsi="Segoe UI" w:cs="Segoe UI"/>
                <w:color w:val="242424"/>
                <w:sz w:val="22"/>
                <w:szCs w:val="22"/>
                <w:shd w:val="clear" w:color="auto" w:fill="FFFFFF"/>
              </w:rPr>
            </w:rPrChange>
          </w:rPr>
          <w:t>т обновленные технологии, методы и извлеченные уроки</w:t>
        </w:r>
      </w:ins>
      <w:ins w:id="49" w:author="Tuleshov, Kurmanbek [Bolashak Atyrau Limited]" w:date="2022-10-07T11:17:00Z">
        <w:r w:rsidR="00045EB2" w:rsidRPr="00D57352">
          <w:rPr>
            <w:sz w:val="22"/>
            <w:szCs w:val="22"/>
            <w:lang w:val="ru-RU"/>
          </w:rPr>
          <w:t>, а также последние рекомендации и метод</w:t>
        </w:r>
      </w:ins>
      <w:ins w:id="50" w:author="Tuleshov, Kurmanbek [Bolashak Atyrau Limited]" w:date="2022-10-10T17:28:00Z">
        <w:r w:rsidR="00077ACE" w:rsidRPr="00D57352">
          <w:rPr>
            <w:sz w:val="22"/>
            <w:szCs w:val="22"/>
            <w:lang w:val="ru-RU"/>
          </w:rPr>
          <w:t>ы</w:t>
        </w:r>
      </w:ins>
      <w:ins w:id="51" w:author="Tuleshov, Kurmanbek [Bolashak Atyrau Limited]" w:date="2022-10-07T11:17:00Z">
        <w:r w:rsidR="00045EB2" w:rsidRPr="00D57352">
          <w:rPr>
            <w:sz w:val="22"/>
            <w:szCs w:val="22"/>
            <w:lang w:val="ru-RU"/>
          </w:rPr>
          <w:t xml:space="preserve"> по использованию из</w:t>
        </w:r>
      </w:ins>
      <w:ins w:id="52" w:author="Tuleshov, Kurmanbek [Bolashak Atyrau Limited]" w:date="2022-10-07T11:18:00Z">
        <w:r w:rsidR="00045EB2" w:rsidRPr="00D57352">
          <w:rPr>
            <w:sz w:val="22"/>
            <w:szCs w:val="22"/>
            <w:lang w:val="ru-RU"/>
          </w:rPr>
          <w:t>оляционных материалов.</w:t>
        </w:r>
      </w:ins>
      <w:ins w:id="53" w:author="Tuleshov, Kurmanbek [Bolashak Atyrau Limited]" w:date="2022-10-07T11:17:00Z">
        <w:r w:rsidR="00045EB2" w:rsidRPr="00D57352">
          <w:rPr>
            <w:sz w:val="22"/>
            <w:szCs w:val="22"/>
            <w:lang w:val="ru-RU"/>
          </w:rPr>
          <w:t xml:space="preserve"> </w:t>
        </w:r>
      </w:ins>
    </w:p>
    <w:p w14:paraId="40B73312" w14:textId="77777777" w:rsidR="00A82547" w:rsidRPr="00D57352" w:rsidRDefault="00A82547">
      <w:pPr>
        <w:pStyle w:val="Default"/>
        <w:ind w:left="720"/>
        <w:rPr>
          <w:ins w:id="54" w:author="Tuleshov, Kurmanbek [Bolashak Atyrau Limited]" w:date="2022-10-06T00:43:00Z"/>
          <w:sz w:val="22"/>
          <w:szCs w:val="22"/>
          <w:lang w:val="ru-RU"/>
          <w:rPrChange w:id="55" w:author="Tuleshov, Kurmanbek [Bolashak Atyrau Limited]" w:date="2022-10-11T11:25:00Z">
            <w:rPr>
              <w:ins w:id="56" w:author="Tuleshov, Kurmanbek [Bolashak Atyrau Limited]" w:date="2022-10-06T00:43:00Z"/>
              <w:b/>
              <w:bCs/>
              <w:sz w:val="22"/>
              <w:szCs w:val="22"/>
            </w:rPr>
          </w:rPrChange>
        </w:rPr>
        <w:pPrChange w:id="57" w:author="Tuleshov, Kurmanbek [Bolashak Atyrau Limited]" w:date="2022-10-06T00:43:00Z">
          <w:pPr>
            <w:pStyle w:val="Default"/>
            <w:ind w:firstLine="720"/>
          </w:pPr>
        </w:pPrChange>
      </w:pPr>
    </w:p>
    <w:p w14:paraId="22BED556" w14:textId="29910026" w:rsidR="00A82547" w:rsidRPr="00D57352" w:rsidRDefault="00A82547">
      <w:pPr>
        <w:pStyle w:val="Default"/>
        <w:ind w:firstLine="720"/>
        <w:rPr>
          <w:ins w:id="58" w:author="Tuleshov, Kurmanbek [Bolashak Atyrau Limited]" w:date="2022-10-06T00:42:00Z"/>
          <w:sz w:val="22"/>
          <w:szCs w:val="22"/>
        </w:rPr>
        <w:pPrChange w:id="59" w:author="Tuleshov, Kurmanbek [Bolashak Atyrau Limited]" w:date="2022-10-06T00:42:00Z">
          <w:pPr>
            <w:pStyle w:val="Default"/>
          </w:pPr>
        </w:pPrChange>
      </w:pPr>
      <w:ins w:id="60" w:author="Tuleshov, Kurmanbek [Bolashak Atyrau Limited]" w:date="2022-10-06T00:42:00Z">
        <w:r w:rsidRPr="00D57352">
          <w:rPr>
            <w:b/>
            <w:bCs/>
            <w:sz w:val="22"/>
            <w:szCs w:val="22"/>
          </w:rPr>
          <w:t xml:space="preserve">Summary of Changes </w:t>
        </w:r>
      </w:ins>
    </w:p>
    <w:p w14:paraId="641A0946" w14:textId="6F99E045" w:rsidR="00A82547" w:rsidRPr="00CF5297" w:rsidDel="00CA33A9" w:rsidRDefault="002E55CC" w:rsidP="00E03E3B">
      <w:pPr>
        <w:pStyle w:val="TableTitleFull"/>
        <w:tabs>
          <w:tab w:val="clear" w:pos="1080"/>
          <w:tab w:val="left" w:pos="851"/>
        </w:tabs>
        <w:ind w:left="709" w:firstLine="0"/>
        <w:rPr>
          <w:del w:id="61" w:author="Tuleshov, Kurmanbek [Bolashak Atyrau Limited]" w:date="2022-10-06T00:45:00Z"/>
          <w:rFonts w:ascii="Times New Roman" w:hAnsi="Times New Roman" w:cs="Times New Roman"/>
          <w:b w:val="0"/>
          <w:bCs w:val="0"/>
          <w:w w:val="100"/>
          <w:sz w:val="22"/>
          <w:szCs w:val="22"/>
          <w:lang w:eastAsia="en-US"/>
          <w:rPrChange w:id="62" w:author="Tuleshov, Kurmanbek [Bolashak Atyrau Limited]" w:date="2022-10-28T15:08:00Z">
            <w:rPr>
              <w:del w:id="63" w:author="Tuleshov, Kurmanbek [Bolashak Atyrau Limited]" w:date="2022-10-06T00:45:00Z"/>
              <w:rFonts w:ascii="Times New Roman" w:hAnsi="Times New Roman" w:cs="Times New Roman"/>
              <w:b w:val="0"/>
              <w:bCs w:val="0"/>
              <w:w w:val="100"/>
              <w:sz w:val="22"/>
              <w:szCs w:val="22"/>
              <w:lang w:val="ru-RU" w:eastAsia="en-US"/>
            </w:rPr>
          </w:rPrChange>
        </w:rPr>
      </w:pPr>
      <w:ins w:id="64" w:author="Tuleshov, Kurmanbek [Bolashak Atyrau Limited]" w:date="2022-10-06T00:46:00Z">
        <w:r w:rsidRPr="00B958C7">
          <w:rPr>
            <w:rFonts w:ascii="Times New Roman" w:hAnsi="Times New Roman" w:cs="Times New Roman"/>
            <w:w w:val="100"/>
            <w:sz w:val="22"/>
            <w:szCs w:val="22"/>
            <w:lang w:eastAsia="en-US"/>
            <w:rPrChange w:id="65" w:author="Tuleshov, Kurmanbek [Bolashak Atyrau Limited]" w:date="2022-11-03T14:22:00Z">
              <w:rPr>
                <w:rFonts w:ascii="Roboto" w:hAnsi="Roboto"/>
                <w:sz w:val="27"/>
                <w:szCs w:val="27"/>
                <w:shd w:val="clear" w:color="auto" w:fill="F5F5F5"/>
              </w:rPr>
            </w:rPrChange>
          </w:rPr>
          <w:t>The revision of this specification was based on an updated similar Chevron specification IRM-SU-1381-16.1, which reflects updated technologies, methods and lessons learned</w:t>
        </w:r>
      </w:ins>
      <w:ins w:id="66" w:author="Tuleshov, Kurmanbek [Bolashak Atyrau Limited]" w:date="2022-10-07T11:18:00Z">
        <w:r w:rsidR="00045EB2" w:rsidRPr="00B958C7">
          <w:rPr>
            <w:rPrChange w:id="67" w:author="Tuleshov, Kurmanbek [Bolashak Atyrau Limited]" w:date="2022-11-03T14:22:00Z">
              <w:rPr>
                <w:lang w:val="ru-RU"/>
              </w:rPr>
            </w:rPrChange>
          </w:rPr>
          <w:t xml:space="preserve">, </w:t>
        </w:r>
        <w:r w:rsidR="00045EB2" w:rsidRPr="00B958C7">
          <w:rPr>
            <w:rFonts w:ascii="Times New Roman" w:hAnsi="Times New Roman" w:cs="Times New Roman"/>
            <w:w w:val="100"/>
            <w:sz w:val="22"/>
            <w:szCs w:val="22"/>
            <w:lang w:eastAsia="en-US"/>
            <w:rPrChange w:id="68" w:author="Tuleshov, Kurmanbek [Bolashak Atyrau Limited]" w:date="2022-11-03T14:22:00Z">
              <w:rPr>
                <w:rFonts w:ascii="Roboto" w:hAnsi="Roboto"/>
                <w:sz w:val="36"/>
                <w:szCs w:val="36"/>
                <w:shd w:val="clear" w:color="auto" w:fill="D2E3FC"/>
              </w:rPr>
            </w:rPrChange>
          </w:rPr>
          <w:t>as well as the latest recommendations and methods for the use of insulating materials</w:t>
        </w:r>
        <w:r w:rsidR="00045EB2" w:rsidRPr="00CF5297">
          <w:rPr>
            <w:rFonts w:ascii="Times New Roman" w:hAnsi="Times New Roman" w:cs="Times New Roman"/>
            <w:w w:val="100"/>
            <w:sz w:val="22"/>
            <w:szCs w:val="22"/>
            <w:lang w:eastAsia="en-US"/>
            <w:rPrChange w:id="69" w:author="Tuleshov, Kurmanbek [Bolashak Atyrau Limited]" w:date="2022-10-28T15:08:00Z">
              <w:rPr>
                <w:rFonts w:ascii="Roboto" w:hAnsi="Roboto"/>
                <w:sz w:val="36"/>
                <w:szCs w:val="36"/>
                <w:shd w:val="clear" w:color="auto" w:fill="D2E3FC"/>
              </w:rPr>
            </w:rPrChange>
          </w:rPr>
          <w:t>.</w:t>
        </w:r>
      </w:ins>
    </w:p>
    <w:p w14:paraId="7D3D9AF1" w14:textId="77777777" w:rsidR="00CA33A9" w:rsidRPr="003E1DA0" w:rsidRDefault="00CA33A9" w:rsidP="00C73955">
      <w:pPr>
        <w:tabs>
          <w:tab w:val="left" w:pos="851"/>
        </w:tabs>
        <w:ind w:left="709"/>
      </w:pPr>
    </w:p>
    <w:p w14:paraId="4BB639A3" w14:textId="77777777" w:rsidR="00CD112F" w:rsidRPr="0010106F" w:rsidRDefault="00CD112F" w:rsidP="00986AFD">
      <w:pPr>
        <w:pStyle w:val="TableTitleFull"/>
        <w:tabs>
          <w:tab w:val="clear" w:pos="1080"/>
          <w:tab w:val="left" w:pos="851"/>
        </w:tabs>
        <w:ind w:left="709" w:firstLine="0"/>
        <w:rPr>
          <w:rStyle w:val="Bold"/>
          <w:rFonts w:ascii="Times New Roman" w:hAnsi="Times New Roman" w:cs="Times New Roman"/>
          <w:b/>
          <w:bCs w:val="0"/>
          <w:sz w:val="22"/>
          <w:szCs w:val="22"/>
          <w:lang w:eastAsia="en-US"/>
        </w:rPr>
      </w:pPr>
    </w:p>
    <w:p w14:paraId="4BB639A4" w14:textId="1251D0A9" w:rsidR="00CD112F" w:rsidRPr="0010106F" w:rsidRDefault="00D4089D" w:rsidP="003C4D09">
      <w:pPr>
        <w:pStyle w:val="TableTitleFull"/>
        <w:rPr>
          <w:rStyle w:val="Bold"/>
          <w:b/>
          <w:w w:val="0"/>
          <w:lang w:eastAsia="ru-RU"/>
        </w:rPr>
      </w:pPr>
      <w:r>
        <w:rPr>
          <w:rStyle w:val="Bold"/>
          <w:b/>
          <w:w w:val="0"/>
          <w:lang w:eastAsia="ru-RU"/>
        </w:rPr>
        <w:t xml:space="preserve"> </w:t>
      </w:r>
      <w:r w:rsidR="00CD112F" w:rsidRPr="0010106F">
        <w:rPr>
          <w:rStyle w:val="Bold"/>
          <w:b/>
          <w:w w:val="0"/>
          <w:lang w:eastAsia="ru-RU"/>
        </w:rPr>
        <w:t>ПЕРЕЧЕНЬ РЕДАКЦИЙ</w:t>
      </w:r>
    </w:p>
    <w:p w14:paraId="4BB639A5" w14:textId="108EBCA8" w:rsidR="00CD112F" w:rsidRPr="0010106F" w:rsidRDefault="00D4089D" w:rsidP="00F05154">
      <w:pPr>
        <w:pStyle w:val="TableTitleFull"/>
        <w:rPr>
          <w:rStyle w:val="Bold"/>
          <w:b/>
          <w:w w:val="0"/>
        </w:rPr>
      </w:pPr>
      <w:r>
        <w:rPr>
          <w:rStyle w:val="Bold"/>
          <w:b/>
          <w:w w:val="0"/>
        </w:rPr>
        <w:t xml:space="preserve"> </w:t>
      </w:r>
      <w:r w:rsidR="00CD112F" w:rsidRPr="0010106F">
        <w:rPr>
          <w:rStyle w:val="Bold"/>
          <w:b/>
          <w:w w:val="0"/>
        </w:rPr>
        <w:t>REVISION SHEET</w:t>
      </w:r>
    </w:p>
    <w:p w14:paraId="4BB639A6" w14:textId="77777777" w:rsidR="00CD112F" w:rsidRPr="0010106F" w:rsidRDefault="00CD112F" w:rsidP="00F05154">
      <w:pPr>
        <w:pStyle w:val="TableTitleFull"/>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1"/>
        <w:gridCol w:w="1539"/>
        <w:gridCol w:w="6390"/>
      </w:tblGrid>
      <w:tr w:rsidR="00CD112F" w:rsidRPr="0010106F" w14:paraId="4BB639AA" w14:textId="77777777" w:rsidTr="00E81BE6">
        <w:tc>
          <w:tcPr>
            <w:tcW w:w="1431" w:type="dxa"/>
            <w:tcBorders>
              <w:bottom w:val="nil"/>
            </w:tcBorders>
            <w:vAlign w:val="center"/>
          </w:tcPr>
          <w:p w14:paraId="4BB639A7" w14:textId="77777777" w:rsidR="00CD112F" w:rsidRPr="0010106F" w:rsidRDefault="00CD112F" w:rsidP="00E81A88">
            <w:pPr>
              <w:pStyle w:val="CellHeadingCentered"/>
            </w:pPr>
            <w:r w:rsidRPr="0010106F">
              <w:t>РЕДАКЦИЯ</w:t>
            </w:r>
          </w:p>
        </w:tc>
        <w:tc>
          <w:tcPr>
            <w:tcW w:w="1539" w:type="dxa"/>
            <w:tcBorders>
              <w:bottom w:val="nil"/>
            </w:tcBorders>
            <w:vAlign w:val="center"/>
          </w:tcPr>
          <w:p w14:paraId="4BB639A8" w14:textId="77777777" w:rsidR="00CD112F" w:rsidRPr="0010106F" w:rsidRDefault="00CD112F" w:rsidP="00E81A88">
            <w:pPr>
              <w:pStyle w:val="CellHeadingCentered"/>
            </w:pPr>
            <w:r w:rsidRPr="0010106F">
              <w:t>ПУНКТ</w:t>
            </w:r>
          </w:p>
        </w:tc>
        <w:tc>
          <w:tcPr>
            <w:tcW w:w="6390" w:type="dxa"/>
            <w:tcBorders>
              <w:bottom w:val="nil"/>
            </w:tcBorders>
            <w:vAlign w:val="center"/>
          </w:tcPr>
          <w:p w14:paraId="4BB639A9" w14:textId="77777777" w:rsidR="00CD112F" w:rsidRPr="0010106F" w:rsidRDefault="00CD112F" w:rsidP="00E81A88">
            <w:pPr>
              <w:pStyle w:val="CellHeadingCentered"/>
            </w:pPr>
            <w:r w:rsidRPr="0010106F">
              <w:t>ОПИСАНИЕ РЕДАКЦИИ</w:t>
            </w:r>
          </w:p>
        </w:tc>
      </w:tr>
      <w:tr w:rsidR="00CD112F" w:rsidRPr="0010106F" w14:paraId="4BB639AE" w14:textId="77777777" w:rsidTr="00E81BE6">
        <w:trPr>
          <w:trHeight w:val="57"/>
        </w:trPr>
        <w:tc>
          <w:tcPr>
            <w:tcW w:w="1431" w:type="dxa"/>
            <w:tcBorders>
              <w:top w:val="nil"/>
            </w:tcBorders>
            <w:vAlign w:val="center"/>
          </w:tcPr>
          <w:p w14:paraId="4BB639AB" w14:textId="77777777" w:rsidR="00CD112F" w:rsidRPr="0010106F" w:rsidRDefault="00CD112F" w:rsidP="00E81A88">
            <w:pPr>
              <w:pStyle w:val="CellHeadingCentered"/>
            </w:pPr>
            <w:r w:rsidRPr="0010106F">
              <w:t>REVISION</w:t>
            </w:r>
          </w:p>
        </w:tc>
        <w:tc>
          <w:tcPr>
            <w:tcW w:w="1539" w:type="dxa"/>
            <w:tcBorders>
              <w:top w:val="nil"/>
            </w:tcBorders>
            <w:vAlign w:val="center"/>
          </w:tcPr>
          <w:p w14:paraId="4BB639AC" w14:textId="77777777" w:rsidR="00CD112F" w:rsidRPr="0010106F" w:rsidRDefault="00CD112F" w:rsidP="00E81A88">
            <w:pPr>
              <w:pStyle w:val="CellHeadingCentered"/>
            </w:pPr>
            <w:r w:rsidRPr="0010106F">
              <w:t>CLAUSE</w:t>
            </w:r>
          </w:p>
        </w:tc>
        <w:tc>
          <w:tcPr>
            <w:tcW w:w="6390" w:type="dxa"/>
            <w:tcBorders>
              <w:top w:val="nil"/>
            </w:tcBorders>
            <w:vAlign w:val="center"/>
          </w:tcPr>
          <w:p w14:paraId="4BB639AD" w14:textId="77777777" w:rsidR="00CD112F" w:rsidRPr="0010106F" w:rsidRDefault="00CD112F" w:rsidP="00E81A88">
            <w:pPr>
              <w:pStyle w:val="CellHeadingCentered"/>
            </w:pPr>
            <w:r w:rsidRPr="0010106F">
              <w:t>REVISION DESCRIPTION</w:t>
            </w:r>
          </w:p>
        </w:tc>
      </w:tr>
      <w:tr w:rsidR="00CD112F" w:rsidRPr="0010106F" w14:paraId="4BB639B4" w14:textId="77777777" w:rsidTr="00E81BE6">
        <w:trPr>
          <w:trHeight w:val="57"/>
        </w:trPr>
        <w:tc>
          <w:tcPr>
            <w:tcW w:w="1431" w:type="dxa"/>
          </w:tcPr>
          <w:p w14:paraId="4BB639AF" w14:textId="77777777" w:rsidR="00CD112F" w:rsidRPr="0010106F" w:rsidRDefault="00CD112F" w:rsidP="00E81A88">
            <w:pPr>
              <w:pStyle w:val="CellBodyCentered"/>
            </w:pPr>
            <w:r w:rsidRPr="0010106F">
              <w:t>0</w:t>
            </w:r>
          </w:p>
        </w:tc>
        <w:tc>
          <w:tcPr>
            <w:tcW w:w="1539" w:type="dxa"/>
          </w:tcPr>
          <w:p w14:paraId="4BB639B0" w14:textId="77777777" w:rsidR="00CD112F" w:rsidRPr="0010106F" w:rsidRDefault="00CD112F" w:rsidP="00E81A88">
            <w:pPr>
              <w:pStyle w:val="CellBodyCentered"/>
            </w:pPr>
            <w:r w:rsidRPr="0010106F">
              <w:t>ALL</w:t>
            </w:r>
          </w:p>
          <w:p w14:paraId="4BB639B1" w14:textId="77777777" w:rsidR="00CD112F" w:rsidRPr="0010106F" w:rsidRDefault="00CD112F" w:rsidP="00E81A88">
            <w:pPr>
              <w:pStyle w:val="CellBodyCentered"/>
            </w:pPr>
            <w:r w:rsidRPr="0010106F">
              <w:t>ВСЕ</w:t>
            </w:r>
          </w:p>
        </w:tc>
        <w:tc>
          <w:tcPr>
            <w:tcW w:w="6390" w:type="dxa"/>
          </w:tcPr>
          <w:p w14:paraId="4BB639B2" w14:textId="4651E790" w:rsidR="00CD112F" w:rsidRPr="00455556" w:rsidRDefault="00455556" w:rsidP="00E81A88">
            <w:pPr>
              <w:pStyle w:val="CellBody"/>
              <w:rPr>
                <w:lang w:val="ru-RU"/>
              </w:rPr>
            </w:pPr>
            <w:r>
              <w:rPr>
                <w:lang w:val="ru-RU"/>
              </w:rPr>
              <w:t xml:space="preserve">Документ </w:t>
            </w:r>
            <w:r w:rsidR="00A4538B">
              <w:rPr>
                <w:lang w:val="ru-RU"/>
              </w:rPr>
              <w:t>изменен в соответствии с комментариями ТШО</w:t>
            </w:r>
          </w:p>
          <w:p w14:paraId="4BB639B3" w14:textId="217CBC80" w:rsidR="00CD112F" w:rsidRPr="0010106F" w:rsidRDefault="00A4538B" w:rsidP="00E81A88">
            <w:pPr>
              <w:pStyle w:val="CellBody"/>
            </w:pPr>
            <w:r>
              <w:t xml:space="preserve">Text </w:t>
            </w:r>
            <w:r w:rsidR="00FE5B14">
              <w:t>modified as per TCO comments</w:t>
            </w:r>
          </w:p>
        </w:tc>
      </w:tr>
      <w:tr w:rsidR="00CF4819" w:rsidRPr="008E50FF" w14:paraId="4BB63D0E" w14:textId="77777777" w:rsidTr="00E81BE6">
        <w:trPr>
          <w:trHeight w:val="57"/>
        </w:trPr>
        <w:tc>
          <w:tcPr>
            <w:tcW w:w="1431" w:type="dxa"/>
            <w:tcBorders>
              <w:top w:val="single" w:sz="4" w:space="0" w:color="auto"/>
              <w:left w:val="single" w:sz="4" w:space="0" w:color="auto"/>
              <w:bottom w:val="single" w:sz="4" w:space="0" w:color="auto"/>
              <w:right w:val="single" w:sz="4" w:space="0" w:color="auto"/>
            </w:tcBorders>
          </w:tcPr>
          <w:p w14:paraId="4BB63D0B" w14:textId="77777777" w:rsidR="00CF4819" w:rsidRPr="0010106F" w:rsidRDefault="00CF4819" w:rsidP="00CF4819">
            <w:pPr>
              <w:pStyle w:val="CellBodyCentered"/>
            </w:pPr>
            <w:r w:rsidRPr="0010106F">
              <w:t>1</w:t>
            </w:r>
          </w:p>
        </w:tc>
        <w:tc>
          <w:tcPr>
            <w:tcW w:w="1539" w:type="dxa"/>
            <w:tcBorders>
              <w:top w:val="single" w:sz="4" w:space="0" w:color="auto"/>
              <w:left w:val="single" w:sz="4" w:space="0" w:color="auto"/>
              <w:bottom w:val="single" w:sz="4" w:space="0" w:color="auto"/>
              <w:right w:val="single" w:sz="4" w:space="0" w:color="auto"/>
            </w:tcBorders>
          </w:tcPr>
          <w:p w14:paraId="4BB63D0C" w14:textId="268B2249" w:rsidR="000971C6" w:rsidRPr="0010106F" w:rsidRDefault="00CF4819" w:rsidP="00D4089D">
            <w:pPr>
              <w:pStyle w:val="CellBodyCentered"/>
            </w:pPr>
            <w:r w:rsidRPr="0010106F">
              <w:t>2.1</w:t>
            </w:r>
            <w:r w:rsidR="000971C6">
              <w:t>; 5.0.3; 7.0.13; 8.3.3; 8.5; 8.6.5; 9.02; 9.0.11-9.0.14</w:t>
            </w:r>
          </w:p>
        </w:tc>
        <w:tc>
          <w:tcPr>
            <w:tcW w:w="6390" w:type="dxa"/>
            <w:tcBorders>
              <w:top w:val="single" w:sz="4" w:space="0" w:color="auto"/>
              <w:left w:val="single" w:sz="4" w:space="0" w:color="auto"/>
              <w:bottom w:val="single" w:sz="4" w:space="0" w:color="auto"/>
              <w:right w:val="single" w:sz="4" w:space="0" w:color="auto"/>
            </w:tcBorders>
          </w:tcPr>
          <w:p w14:paraId="4BB63D0D" w14:textId="77777777" w:rsidR="00BC3FCF" w:rsidRPr="0010106F" w:rsidRDefault="00CF4819" w:rsidP="00B510DE">
            <w:pPr>
              <w:pStyle w:val="CellBody"/>
              <w:rPr>
                <w:w w:val="0"/>
                <w:lang w:val="ru-RU"/>
              </w:rPr>
            </w:pPr>
            <w:r w:rsidRPr="0010106F">
              <w:rPr>
                <w:lang w:val="ru-RU"/>
              </w:rPr>
              <w:t>[ДОБАВЛЕНО] Текст</w:t>
            </w:r>
            <w:r w:rsidR="006918F7" w:rsidRPr="0010106F">
              <w:rPr>
                <w:lang w:val="ru-RU"/>
              </w:rPr>
              <w:t xml:space="preserve"> </w:t>
            </w:r>
            <w:r w:rsidRPr="0010106F">
              <w:rPr>
                <w:lang w:val="ru-RU"/>
              </w:rPr>
              <w:t>добавлен в соответствии с комментариями ТШО</w:t>
            </w:r>
            <w:r w:rsidRPr="0010106F">
              <w:rPr>
                <w:lang w:val="ru-RU"/>
              </w:rPr>
              <w:br/>
              <w:t xml:space="preserve">[ADD] </w:t>
            </w:r>
            <w:r w:rsidR="005472F1" w:rsidRPr="0010106F">
              <w:t>Text</w:t>
            </w:r>
            <w:r w:rsidR="005472F1" w:rsidRPr="0010106F">
              <w:rPr>
                <w:lang w:val="ru-RU"/>
              </w:rPr>
              <w:t xml:space="preserve"> </w:t>
            </w:r>
            <w:r w:rsidR="005472F1" w:rsidRPr="0010106F">
              <w:t>added</w:t>
            </w:r>
            <w:r w:rsidR="005472F1" w:rsidRPr="0010106F">
              <w:rPr>
                <w:lang w:val="ru-RU"/>
              </w:rPr>
              <w:t xml:space="preserve"> </w:t>
            </w:r>
            <w:r w:rsidR="005472F1" w:rsidRPr="0010106F">
              <w:t>as</w:t>
            </w:r>
            <w:r w:rsidR="005472F1" w:rsidRPr="0010106F">
              <w:rPr>
                <w:lang w:val="ru-RU"/>
              </w:rPr>
              <w:t xml:space="preserve"> </w:t>
            </w:r>
            <w:r w:rsidR="005472F1" w:rsidRPr="0010106F">
              <w:t>per</w:t>
            </w:r>
            <w:r w:rsidR="005472F1" w:rsidRPr="0010106F">
              <w:rPr>
                <w:lang w:val="ru-RU"/>
              </w:rPr>
              <w:t xml:space="preserve"> </w:t>
            </w:r>
            <w:r w:rsidR="005472F1" w:rsidRPr="0010106F">
              <w:t>TCO</w:t>
            </w:r>
            <w:r w:rsidR="005472F1" w:rsidRPr="0010106F">
              <w:rPr>
                <w:lang w:val="ru-RU"/>
              </w:rPr>
              <w:t xml:space="preserve"> </w:t>
            </w:r>
            <w:r w:rsidR="005472F1" w:rsidRPr="0010106F">
              <w:t>comments</w:t>
            </w:r>
          </w:p>
        </w:tc>
      </w:tr>
      <w:tr w:rsidR="00F52CA3" w:rsidRPr="008E50FF" w14:paraId="4BB63D22" w14:textId="77777777" w:rsidTr="00986AFD">
        <w:trPr>
          <w:trHeight w:val="666"/>
        </w:trPr>
        <w:tc>
          <w:tcPr>
            <w:tcW w:w="1431" w:type="dxa"/>
            <w:tcBorders>
              <w:top w:val="single" w:sz="4" w:space="0" w:color="auto"/>
              <w:left w:val="single" w:sz="4" w:space="0" w:color="auto"/>
              <w:bottom w:val="single" w:sz="4" w:space="0" w:color="auto"/>
              <w:right w:val="single" w:sz="4" w:space="0" w:color="auto"/>
            </w:tcBorders>
          </w:tcPr>
          <w:p w14:paraId="4BB63D1B" w14:textId="77777777" w:rsidR="00BC3FCF" w:rsidRPr="0010106F" w:rsidRDefault="00BC3FCF" w:rsidP="00B510DE">
            <w:pPr>
              <w:pStyle w:val="CellBodyCentered"/>
              <w:rPr>
                <w:lang w:val="ru-RU"/>
              </w:rPr>
            </w:pPr>
          </w:p>
          <w:p w14:paraId="4BB63D1C" w14:textId="28357029" w:rsidR="00BC3FCF" w:rsidRPr="0010106F" w:rsidRDefault="00DD50FB" w:rsidP="00B510DE">
            <w:pPr>
              <w:pStyle w:val="CellBodyCentered"/>
            </w:pPr>
            <w:r w:rsidRPr="0010106F">
              <w:t>1</w:t>
            </w:r>
            <w:r w:rsidR="00F52CA3" w:rsidRPr="0010106F">
              <w:t>E1</w:t>
            </w:r>
          </w:p>
          <w:p w14:paraId="4BB63D1D" w14:textId="77777777" w:rsidR="00BC3FCF" w:rsidRPr="0010106F" w:rsidRDefault="00BC3FCF" w:rsidP="00B510DE">
            <w:pPr>
              <w:pStyle w:val="CellBodyCentered"/>
            </w:pPr>
          </w:p>
        </w:tc>
        <w:tc>
          <w:tcPr>
            <w:tcW w:w="1539" w:type="dxa"/>
            <w:tcBorders>
              <w:top w:val="single" w:sz="4" w:space="0" w:color="auto"/>
              <w:left w:val="single" w:sz="4" w:space="0" w:color="auto"/>
              <w:bottom w:val="single" w:sz="4" w:space="0" w:color="auto"/>
              <w:right w:val="single" w:sz="4" w:space="0" w:color="auto"/>
            </w:tcBorders>
          </w:tcPr>
          <w:p w14:paraId="4BB63D1E" w14:textId="77777777" w:rsidR="00F52CA3" w:rsidRPr="0010106F" w:rsidRDefault="00F52CA3" w:rsidP="00D4089D">
            <w:pPr>
              <w:pStyle w:val="CellBodyCentered"/>
            </w:pPr>
          </w:p>
          <w:p w14:paraId="4BB63D1F" w14:textId="64068F83" w:rsidR="00F52CA3" w:rsidRPr="00001647" w:rsidRDefault="00F52CA3" w:rsidP="00D4089D">
            <w:pPr>
              <w:pStyle w:val="CellBodyCentered"/>
            </w:pPr>
            <w:r w:rsidRPr="0010106F">
              <w:t>13.1</w:t>
            </w:r>
            <w:r w:rsidR="00001647">
              <w:t>; 2.1; 13.7</w:t>
            </w:r>
          </w:p>
        </w:tc>
        <w:tc>
          <w:tcPr>
            <w:tcW w:w="6390" w:type="dxa"/>
            <w:tcBorders>
              <w:top w:val="single" w:sz="4" w:space="0" w:color="auto"/>
              <w:left w:val="single" w:sz="4" w:space="0" w:color="auto"/>
              <w:bottom w:val="single" w:sz="4" w:space="0" w:color="auto"/>
              <w:right w:val="single" w:sz="4" w:space="0" w:color="auto"/>
            </w:tcBorders>
          </w:tcPr>
          <w:p w14:paraId="4BB63D21" w14:textId="77777777" w:rsidR="00F52CA3" w:rsidRPr="0010106F" w:rsidRDefault="00F52CA3" w:rsidP="00082701">
            <w:pPr>
              <w:pStyle w:val="CellBody"/>
              <w:rPr>
                <w:lang w:val="ru-RU"/>
              </w:rPr>
            </w:pPr>
            <w:r w:rsidRPr="0010106F">
              <w:rPr>
                <w:lang w:val="ru-RU"/>
              </w:rPr>
              <w:t>[ЗАМЕНЕНО] Текст заменен в соответствии с комментариями ТШО</w:t>
            </w:r>
            <w:r w:rsidRPr="0010106F">
              <w:rPr>
                <w:lang w:val="ru-RU"/>
              </w:rPr>
              <w:br/>
              <w:t>[</w:t>
            </w:r>
            <w:r w:rsidRPr="0010106F">
              <w:t>REPLACE</w:t>
            </w:r>
            <w:r w:rsidRPr="0010106F">
              <w:rPr>
                <w:lang w:val="ru-RU"/>
              </w:rPr>
              <w:t xml:space="preserve"> </w:t>
            </w:r>
            <w:r w:rsidRPr="0010106F">
              <w:t>WITH</w:t>
            </w:r>
            <w:r w:rsidRPr="0010106F">
              <w:rPr>
                <w:lang w:val="ru-RU"/>
              </w:rPr>
              <w:t xml:space="preserve">] </w:t>
            </w:r>
            <w:r w:rsidRPr="0010106F">
              <w:t>Text</w:t>
            </w:r>
            <w:r w:rsidRPr="0010106F">
              <w:rPr>
                <w:lang w:val="ru-RU"/>
              </w:rPr>
              <w:t xml:space="preserve"> </w:t>
            </w:r>
            <w:r w:rsidRPr="0010106F">
              <w:t>modified</w:t>
            </w:r>
            <w:r w:rsidRPr="0010106F">
              <w:rPr>
                <w:lang w:val="ru-RU"/>
              </w:rPr>
              <w:t xml:space="preserve"> </w:t>
            </w:r>
            <w:r w:rsidRPr="0010106F">
              <w:t>as</w:t>
            </w:r>
            <w:r w:rsidRPr="0010106F">
              <w:rPr>
                <w:lang w:val="ru-RU"/>
              </w:rPr>
              <w:t xml:space="preserve"> </w:t>
            </w:r>
            <w:r w:rsidRPr="0010106F">
              <w:t>per</w:t>
            </w:r>
            <w:r w:rsidRPr="0010106F">
              <w:rPr>
                <w:lang w:val="ru-RU"/>
              </w:rPr>
              <w:t xml:space="preserve"> </w:t>
            </w:r>
            <w:r w:rsidRPr="0010106F">
              <w:t>TCO</w:t>
            </w:r>
            <w:r w:rsidRPr="0010106F">
              <w:rPr>
                <w:lang w:val="ru-RU"/>
              </w:rPr>
              <w:t xml:space="preserve"> </w:t>
            </w:r>
            <w:r w:rsidRPr="0010106F">
              <w:t>comments</w:t>
            </w:r>
          </w:p>
        </w:tc>
      </w:tr>
      <w:tr w:rsidR="00E81BE6" w:rsidRPr="008E50FF" w14:paraId="3682006F" w14:textId="77777777" w:rsidTr="00377ED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2B4BDB3" w14:textId="66C72F28" w:rsidR="00E81BE6" w:rsidRPr="0010106F" w:rsidRDefault="00E81BE6">
            <w:pPr>
              <w:pStyle w:val="CellBodyCentered"/>
              <w:rPr>
                <w:lang w:val="ru-RU"/>
              </w:rPr>
            </w:pPr>
            <w:r w:rsidRPr="0010106F">
              <w:rPr>
                <w:lang w:val="ru-RU"/>
              </w:rPr>
              <w:t>2</w:t>
            </w:r>
          </w:p>
        </w:tc>
        <w:tc>
          <w:tcPr>
            <w:tcW w:w="1539" w:type="dxa"/>
            <w:tcBorders>
              <w:top w:val="single" w:sz="4" w:space="0" w:color="auto"/>
              <w:left w:val="single" w:sz="4" w:space="0" w:color="auto"/>
              <w:bottom w:val="single" w:sz="4" w:space="0" w:color="auto"/>
              <w:right w:val="single" w:sz="4" w:space="0" w:color="auto"/>
            </w:tcBorders>
          </w:tcPr>
          <w:p w14:paraId="5ADE4156" w14:textId="6863323C" w:rsidR="00E81BE6" w:rsidRPr="00377EDE" w:rsidRDefault="00E81BE6" w:rsidP="00D4089D">
            <w:pPr>
              <w:pStyle w:val="CellBodyCentered"/>
              <w:spacing w:before="120" w:line="260" w:lineRule="atLeast"/>
            </w:pPr>
            <w:r w:rsidRPr="0010106F">
              <w:rPr>
                <w:lang w:val="ru-RU"/>
              </w:rPr>
              <w:t>8</w:t>
            </w:r>
            <w:r w:rsidRPr="0010106F">
              <w:t>.5</w:t>
            </w:r>
          </w:p>
        </w:tc>
        <w:tc>
          <w:tcPr>
            <w:tcW w:w="6390" w:type="dxa"/>
            <w:tcBorders>
              <w:top w:val="single" w:sz="4" w:space="0" w:color="auto"/>
              <w:left w:val="single" w:sz="4" w:space="0" w:color="auto"/>
              <w:bottom w:val="single" w:sz="4" w:space="0" w:color="auto"/>
              <w:right w:val="single" w:sz="4" w:space="0" w:color="auto"/>
            </w:tcBorders>
          </w:tcPr>
          <w:p w14:paraId="1B7D71C3" w14:textId="61131D87" w:rsidR="00E81BE6" w:rsidRPr="0010106F" w:rsidRDefault="00E81BE6">
            <w:pPr>
              <w:pStyle w:val="CellBody"/>
              <w:rPr>
                <w:lang w:val="ru-RU"/>
              </w:rPr>
            </w:pPr>
            <w:r w:rsidRPr="0010106F">
              <w:rPr>
                <w:lang w:val="ru-RU"/>
              </w:rPr>
              <w:t>[ДОБАВЛЕНО] Текст добавлен в соответствии с комментариями ТШО</w:t>
            </w:r>
            <w:r w:rsidRPr="0010106F">
              <w:rPr>
                <w:lang w:val="ru-RU"/>
              </w:rPr>
              <w:br/>
              <w:t xml:space="preserve">[ADD] </w:t>
            </w:r>
            <w:r w:rsidRPr="0010106F">
              <w:t>Text</w:t>
            </w:r>
            <w:r w:rsidRPr="0010106F">
              <w:rPr>
                <w:lang w:val="ru-RU"/>
              </w:rPr>
              <w:t xml:space="preserve"> </w:t>
            </w:r>
            <w:r w:rsidRPr="0010106F">
              <w:t>added</w:t>
            </w:r>
            <w:r w:rsidRPr="0010106F">
              <w:rPr>
                <w:lang w:val="ru-RU"/>
              </w:rPr>
              <w:t xml:space="preserve"> </w:t>
            </w:r>
            <w:r w:rsidRPr="0010106F">
              <w:t>as</w:t>
            </w:r>
            <w:r w:rsidRPr="0010106F">
              <w:rPr>
                <w:lang w:val="ru-RU"/>
              </w:rPr>
              <w:t xml:space="preserve"> </w:t>
            </w:r>
            <w:r w:rsidRPr="0010106F">
              <w:t>per</w:t>
            </w:r>
            <w:r w:rsidRPr="0010106F">
              <w:rPr>
                <w:lang w:val="ru-RU"/>
              </w:rPr>
              <w:t xml:space="preserve"> </w:t>
            </w:r>
            <w:r w:rsidRPr="0010106F">
              <w:t>TCO</w:t>
            </w:r>
            <w:r w:rsidRPr="0010106F">
              <w:rPr>
                <w:lang w:val="ru-RU"/>
              </w:rPr>
              <w:t xml:space="preserve"> </w:t>
            </w:r>
            <w:r w:rsidRPr="0010106F">
              <w:t>comments</w:t>
            </w:r>
          </w:p>
        </w:tc>
      </w:tr>
      <w:tr w:rsidR="008C5F43" w:rsidRPr="007625B4" w14:paraId="784C5DFA"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7E62A25" w14:textId="0F1E59E4" w:rsidR="008C5F43" w:rsidRPr="00DA6ED8" w:rsidRDefault="008C5F43" w:rsidP="007625B4">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73EB8290" w14:textId="21568258" w:rsidR="008C5F43" w:rsidRPr="00DA6ED8" w:rsidRDefault="007625B4" w:rsidP="002015CC">
            <w:pPr>
              <w:pStyle w:val="CellBodyCentered"/>
              <w:spacing w:before="120" w:line="260" w:lineRule="atLeast"/>
            </w:pPr>
            <w:r>
              <w:t>1.0</w:t>
            </w:r>
            <w:r w:rsidR="004C5FFB">
              <w:t>,</w:t>
            </w:r>
            <w:r w:rsidR="00FD172F">
              <w:rPr>
                <w:lang w:val="ru-RU"/>
              </w:rPr>
              <w:t xml:space="preserve"> </w:t>
            </w:r>
            <w:r w:rsidR="00FD172F">
              <w:t xml:space="preserve">item </w:t>
            </w:r>
            <w:r>
              <w:t>2</w:t>
            </w:r>
            <w:r w:rsidR="004C5FFB">
              <w:t xml:space="preserve">     1.0,</w:t>
            </w:r>
            <w:r w:rsidR="004C5FFB">
              <w:rPr>
                <w:lang w:val="ru-RU"/>
              </w:rPr>
              <w:t xml:space="preserve"> пункт</w:t>
            </w:r>
            <w:r w:rsidR="004C5FFB">
              <w:t xml:space="preserve"> 2</w:t>
            </w:r>
          </w:p>
        </w:tc>
        <w:tc>
          <w:tcPr>
            <w:tcW w:w="6390" w:type="dxa"/>
            <w:tcBorders>
              <w:top w:val="single" w:sz="4" w:space="0" w:color="auto"/>
              <w:left w:val="single" w:sz="4" w:space="0" w:color="auto"/>
              <w:bottom w:val="single" w:sz="4" w:space="0" w:color="auto"/>
              <w:right w:val="single" w:sz="4" w:space="0" w:color="auto"/>
            </w:tcBorders>
          </w:tcPr>
          <w:p w14:paraId="1272A4CC" w14:textId="351D6073" w:rsidR="007625B4" w:rsidRPr="005665CB" w:rsidRDefault="008C5F43" w:rsidP="002015CC">
            <w:pPr>
              <w:pStyle w:val="CellBody"/>
              <w:rPr>
                <w:lang w:val="ru-RU"/>
              </w:rPr>
            </w:pPr>
            <w:r w:rsidRPr="005665CB">
              <w:rPr>
                <w:lang w:val="ru-RU"/>
              </w:rPr>
              <w:t xml:space="preserve">[ДОБАВЛЕНО] </w:t>
            </w:r>
            <w:r w:rsidR="003D152C" w:rsidRPr="005665CB">
              <w:rPr>
                <w:lang w:val="ru-RU"/>
              </w:rPr>
              <w:t>С</w:t>
            </w:r>
            <w:r w:rsidR="007625B4" w:rsidRPr="005665CB">
              <w:rPr>
                <w:lang w:val="ru-RU"/>
              </w:rPr>
              <w:t xml:space="preserve">сылка на </w:t>
            </w:r>
            <w:r w:rsidR="007625B4" w:rsidRPr="005665CB">
              <w:t>IOGP</w:t>
            </w:r>
            <w:r w:rsidR="007625B4" w:rsidRPr="00DA6ED8">
              <w:rPr>
                <w:lang w:val="ru-RU"/>
              </w:rPr>
              <w:t xml:space="preserve"> </w:t>
            </w:r>
            <w:r w:rsidR="007625B4" w:rsidRPr="005665CB">
              <w:t>JIP</w:t>
            </w:r>
            <w:r w:rsidR="007625B4" w:rsidRPr="00DA6ED8">
              <w:rPr>
                <w:lang w:val="ru-RU"/>
              </w:rPr>
              <w:t xml:space="preserve">33 </w:t>
            </w:r>
            <w:r w:rsidR="007625B4" w:rsidRPr="005665CB">
              <w:t>S</w:t>
            </w:r>
            <w:r w:rsidR="007625B4" w:rsidRPr="00DA6ED8">
              <w:rPr>
                <w:lang w:val="ru-RU"/>
              </w:rPr>
              <w:t>-738</w:t>
            </w:r>
            <w:r w:rsidR="007625B4" w:rsidRPr="005665CB">
              <w:rPr>
                <w:lang w:val="ru-RU"/>
              </w:rPr>
              <w:t xml:space="preserve"> согласно ТУШ </w:t>
            </w:r>
            <w:r w:rsidR="007625B4" w:rsidRPr="005665CB">
              <w:t>IRM</w:t>
            </w:r>
            <w:r w:rsidR="007625B4" w:rsidRPr="00DA6ED8">
              <w:rPr>
                <w:lang w:val="ru-RU"/>
              </w:rPr>
              <w:t>-</w:t>
            </w:r>
            <w:r w:rsidR="007625B4" w:rsidRPr="005665CB">
              <w:t>SU</w:t>
            </w:r>
            <w:r w:rsidR="007625B4" w:rsidRPr="00DA6ED8">
              <w:rPr>
                <w:lang w:val="ru-RU"/>
              </w:rPr>
              <w:t>-1381-16.1</w:t>
            </w:r>
          </w:p>
          <w:p w14:paraId="2CFCC633" w14:textId="77FE4E60" w:rsidR="008C5F43" w:rsidRPr="00DA6ED8" w:rsidRDefault="008C5F43" w:rsidP="002015CC">
            <w:pPr>
              <w:pStyle w:val="CellBody"/>
            </w:pPr>
            <w:r w:rsidRPr="005665CB">
              <w:t xml:space="preserve">[ADD] </w:t>
            </w:r>
            <w:r w:rsidR="003D152C" w:rsidRPr="005665CB">
              <w:t>R</w:t>
            </w:r>
            <w:r w:rsidR="007625B4" w:rsidRPr="005665CB">
              <w:t xml:space="preserve">eference to IOGP JIP33 S-738 </w:t>
            </w:r>
            <w:r w:rsidRPr="005665CB">
              <w:t xml:space="preserve">as per </w:t>
            </w:r>
            <w:r w:rsidR="007625B4" w:rsidRPr="005665CB">
              <w:t>CES IRM-SU-1381-16.1</w:t>
            </w:r>
          </w:p>
        </w:tc>
      </w:tr>
      <w:tr w:rsidR="00E50720" w:rsidRPr="007625B4" w14:paraId="0E616E73"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F80C68C" w14:textId="568F4F66" w:rsidR="00E50720" w:rsidRDefault="00E50720" w:rsidP="00E50720">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A4DA327" w14:textId="13F7991F" w:rsidR="00E50720" w:rsidRDefault="00E50720" w:rsidP="00E50720">
            <w:pPr>
              <w:pStyle w:val="CellBodyCentered"/>
              <w:spacing w:before="120" w:line="260" w:lineRule="atLeast"/>
            </w:pPr>
            <w:r>
              <w:t>1.0</w:t>
            </w:r>
          </w:p>
        </w:tc>
        <w:tc>
          <w:tcPr>
            <w:tcW w:w="6390" w:type="dxa"/>
            <w:tcBorders>
              <w:top w:val="single" w:sz="4" w:space="0" w:color="auto"/>
              <w:left w:val="single" w:sz="4" w:space="0" w:color="auto"/>
              <w:bottom w:val="single" w:sz="4" w:space="0" w:color="auto"/>
              <w:right w:val="single" w:sz="4" w:space="0" w:color="auto"/>
            </w:tcBorders>
          </w:tcPr>
          <w:p w14:paraId="5A00192F" w14:textId="1708F048" w:rsidR="00E50720" w:rsidRPr="005665CB" w:rsidRDefault="00E50720" w:rsidP="00E50720">
            <w:pPr>
              <w:pStyle w:val="CellBody"/>
              <w:rPr>
                <w:lang w:val="ru-RU"/>
              </w:rPr>
            </w:pPr>
            <w:r w:rsidRPr="005665CB">
              <w:rPr>
                <w:lang w:val="ru-RU"/>
              </w:rPr>
              <w:t xml:space="preserve">[УДАЛЕНО] Старый пункт </w:t>
            </w:r>
            <w:r w:rsidRPr="00DA6ED8">
              <w:rPr>
                <w:lang w:val="ru-RU"/>
              </w:rPr>
              <w:t xml:space="preserve">2 </w:t>
            </w:r>
            <w:r w:rsidRPr="005665CB">
              <w:rPr>
                <w:lang w:val="ru-RU"/>
              </w:rPr>
              <w:t xml:space="preserve">удален в связи с  неиспользованием согласно </w:t>
            </w:r>
            <w:r w:rsidR="00FB5AC8" w:rsidRPr="00DA6ED8">
              <w:rPr>
                <w:lang w:val="ru-RU"/>
              </w:rPr>
              <w:t xml:space="preserve">последним рекомендациям ТШО </w:t>
            </w:r>
          </w:p>
          <w:p w14:paraId="6F78F525" w14:textId="449B630E" w:rsidR="00E50720" w:rsidRPr="00DA6ED8" w:rsidRDefault="00E50720" w:rsidP="00E50720">
            <w:pPr>
              <w:pStyle w:val="CellBody"/>
            </w:pPr>
            <w:r w:rsidRPr="005665CB">
              <w:t xml:space="preserve">[REMOVED] Old item 2 removed due to non-use </w:t>
            </w:r>
            <w:r w:rsidR="00777760" w:rsidRPr="005665CB">
              <w:t xml:space="preserve">according to the latest recommendations TCO </w:t>
            </w:r>
          </w:p>
        </w:tc>
      </w:tr>
      <w:tr w:rsidR="007625B4" w:rsidRPr="003D152C" w14:paraId="721F8A2C"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AEB45DF" w14:textId="378E7884" w:rsidR="007625B4" w:rsidRPr="005665CB" w:rsidRDefault="007625B4" w:rsidP="007625B4">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EE43DDF" w14:textId="4CF15820" w:rsidR="007625B4" w:rsidRPr="007625B4" w:rsidRDefault="007625B4" w:rsidP="007625B4">
            <w:pPr>
              <w:pStyle w:val="CellBodyCentered"/>
              <w:spacing w:before="120" w:line="260" w:lineRule="atLeast"/>
              <w:rPr>
                <w:lang w:val="ru-RU"/>
              </w:rPr>
            </w:pPr>
            <w:r>
              <w:rPr>
                <w:lang w:val="ru-RU"/>
              </w:rPr>
              <w:t>2.2</w:t>
            </w:r>
          </w:p>
        </w:tc>
        <w:tc>
          <w:tcPr>
            <w:tcW w:w="6390" w:type="dxa"/>
            <w:tcBorders>
              <w:top w:val="single" w:sz="4" w:space="0" w:color="auto"/>
              <w:left w:val="single" w:sz="4" w:space="0" w:color="auto"/>
              <w:bottom w:val="single" w:sz="4" w:space="0" w:color="auto"/>
              <w:right w:val="single" w:sz="4" w:space="0" w:color="auto"/>
            </w:tcBorders>
          </w:tcPr>
          <w:p w14:paraId="22E1781C" w14:textId="76080ED0" w:rsidR="007625B4" w:rsidRPr="005665CB" w:rsidRDefault="007625B4" w:rsidP="007625B4">
            <w:pPr>
              <w:pStyle w:val="CellBody"/>
              <w:rPr>
                <w:lang w:val="ru-RU"/>
              </w:rPr>
            </w:pPr>
            <w:r w:rsidRPr="005665CB">
              <w:rPr>
                <w:lang w:val="ru-RU"/>
              </w:rPr>
              <w:t xml:space="preserve">[ДОБАВЛЕНО] </w:t>
            </w:r>
            <w:r w:rsidR="000B4DF1" w:rsidRPr="005665CB">
              <w:rPr>
                <w:lang w:val="ru-RU"/>
              </w:rPr>
              <w:t>Дополнительные о</w:t>
            </w:r>
            <w:r w:rsidRPr="005665CB">
              <w:rPr>
                <w:lang w:val="ru-RU"/>
              </w:rPr>
              <w:t xml:space="preserve">траслевые нормы и стандарты </w:t>
            </w:r>
          </w:p>
          <w:p w14:paraId="45268740" w14:textId="2F1D5A0D" w:rsidR="007625B4" w:rsidRPr="005665CB" w:rsidRDefault="007625B4" w:rsidP="007625B4">
            <w:pPr>
              <w:pStyle w:val="CellBody"/>
            </w:pPr>
            <w:r w:rsidRPr="005665CB">
              <w:t xml:space="preserve">[ADD] </w:t>
            </w:r>
            <w:r w:rsidR="000B4DF1" w:rsidRPr="005665CB">
              <w:t>Additional i</w:t>
            </w:r>
            <w:r w:rsidRPr="005665CB">
              <w:t>ndustr</w:t>
            </w:r>
            <w:r w:rsidR="00054CF8" w:rsidRPr="005665CB">
              <w:t>y</w:t>
            </w:r>
            <w:r w:rsidRPr="005665CB">
              <w:t xml:space="preserve"> codes and standards</w:t>
            </w:r>
          </w:p>
        </w:tc>
      </w:tr>
      <w:tr w:rsidR="003D152C" w:rsidRPr="007625B4" w14:paraId="54BE7F72"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4A7DD1F" w14:textId="41F66234" w:rsidR="003D152C" w:rsidRPr="001771FF" w:rsidRDefault="003D152C" w:rsidP="003D152C">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6DAADF4" w14:textId="49ADFC69" w:rsidR="003D152C" w:rsidRPr="00C81A06" w:rsidRDefault="003D152C" w:rsidP="00064E39">
            <w:pPr>
              <w:pStyle w:val="CellBodyCentered"/>
              <w:spacing w:before="120" w:line="260" w:lineRule="atLeast"/>
              <w:rPr>
                <w:lang w:val="ru-RU"/>
              </w:rPr>
            </w:pPr>
            <w:r>
              <w:t>5.0</w:t>
            </w:r>
          </w:p>
        </w:tc>
        <w:tc>
          <w:tcPr>
            <w:tcW w:w="6390" w:type="dxa"/>
            <w:tcBorders>
              <w:top w:val="single" w:sz="4" w:space="0" w:color="auto"/>
              <w:left w:val="single" w:sz="4" w:space="0" w:color="auto"/>
              <w:bottom w:val="single" w:sz="4" w:space="0" w:color="auto"/>
              <w:right w:val="single" w:sz="4" w:space="0" w:color="auto"/>
            </w:tcBorders>
          </w:tcPr>
          <w:p w14:paraId="4EDC13FA" w14:textId="6810FB29" w:rsidR="003D152C" w:rsidRPr="005665CB" w:rsidRDefault="003D152C" w:rsidP="00064E39">
            <w:pPr>
              <w:pStyle w:val="CellBody"/>
              <w:rPr>
                <w:lang w:val="ru-RU"/>
              </w:rPr>
            </w:pPr>
            <w:r w:rsidRPr="005665CB">
              <w:rPr>
                <w:lang w:val="ru-RU"/>
              </w:rPr>
              <w:t>[ДОБАВЛЕНО]</w:t>
            </w:r>
            <w:r w:rsidR="00AC08BA" w:rsidRPr="005665CB">
              <w:rPr>
                <w:lang w:val="ru-RU"/>
              </w:rPr>
              <w:t xml:space="preserve">Новые пункты </w:t>
            </w:r>
            <w:r w:rsidR="005D267B" w:rsidRPr="001771FF">
              <w:rPr>
                <w:lang w:val="ru-RU"/>
              </w:rPr>
              <w:t>2</w:t>
            </w:r>
            <w:r w:rsidR="005D267B" w:rsidRPr="005665CB">
              <w:t>d</w:t>
            </w:r>
            <w:r w:rsidR="005D267B" w:rsidRPr="001771FF">
              <w:rPr>
                <w:lang w:val="ru-RU"/>
              </w:rPr>
              <w:t xml:space="preserve">, </w:t>
            </w:r>
            <w:r w:rsidR="00AC08BA" w:rsidRPr="005665CB">
              <w:rPr>
                <w:lang w:val="ru-RU"/>
              </w:rPr>
              <w:t>12, 13, 14, 15</w:t>
            </w:r>
            <w:r w:rsidR="004D4A05" w:rsidRPr="001771FF">
              <w:rPr>
                <w:lang w:val="ru-RU"/>
              </w:rPr>
              <w:t>, 16</w:t>
            </w:r>
            <w:r w:rsidR="00AC08BA" w:rsidRPr="005665CB">
              <w:rPr>
                <w:lang w:val="ru-RU"/>
              </w:rPr>
              <w:t xml:space="preserve"> согласно ТУШ </w:t>
            </w:r>
            <w:r w:rsidR="00AC08BA" w:rsidRPr="005665CB">
              <w:t>IRM</w:t>
            </w:r>
            <w:r w:rsidR="00AC08BA" w:rsidRPr="001771FF">
              <w:rPr>
                <w:lang w:val="ru-RU"/>
              </w:rPr>
              <w:t>-</w:t>
            </w:r>
            <w:r w:rsidR="00AC08BA" w:rsidRPr="005665CB">
              <w:t>SU</w:t>
            </w:r>
            <w:r w:rsidR="00AC08BA" w:rsidRPr="001771FF">
              <w:rPr>
                <w:lang w:val="ru-RU"/>
              </w:rPr>
              <w:t>-1381-16.1</w:t>
            </w:r>
            <w:r w:rsidR="0030035F" w:rsidRPr="005665CB">
              <w:rPr>
                <w:lang w:val="ru-RU"/>
              </w:rPr>
              <w:t xml:space="preserve"> по использованию материалов изоляции</w:t>
            </w:r>
          </w:p>
          <w:p w14:paraId="2E502C41" w14:textId="09092CC0" w:rsidR="003D152C" w:rsidRPr="001771FF" w:rsidRDefault="003D152C" w:rsidP="00064E39">
            <w:pPr>
              <w:pStyle w:val="CellBody"/>
            </w:pPr>
            <w:r w:rsidRPr="005665CB">
              <w:lastRenderedPageBreak/>
              <w:t xml:space="preserve">[ADD] </w:t>
            </w:r>
            <w:r w:rsidR="00AC08BA" w:rsidRPr="005665CB">
              <w:t xml:space="preserve">New items </w:t>
            </w:r>
            <w:r w:rsidR="005D267B" w:rsidRPr="005665CB">
              <w:t>2d,</w:t>
            </w:r>
            <w:r w:rsidR="006B4CFD" w:rsidRPr="005665CB">
              <w:t xml:space="preserve"> </w:t>
            </w:r>
            <w:r w:rsidR="00AC08BA" w:rsidRPr="001771FF">
              <w:t>12, 13, 14, 15</w:t>
            </w:r>
            <w:r w:rsidR="004D4A05" w:rsidRPr="005665CB">
              <w:t>, 16</w:t>
            </w:r>
            <w:r w:rsidR="00AC08BA" w:rsidRPr="001771FF">
              <w:t xml:space="preserve"> </w:t>
            </w:r>
            <w:r w:rsidR="00AC08BA" w:rsidRPr="005665CB">
              <w:t>as per</w:t>
            </w:r>
            <w:r w:rsidR="00AC08BA" w:rsidRPr="001771FF">
              <w:t xml:space="preserve"> </w:t>
            </w:r>
            <w:r w:rsidR="00AC08BA" w:rsidRPr="005665CB">
              <w:t>CES</w:t>
            </w:r>
            <w:r w:rsidR="00AC08BA" w:rsidRPr="001771FF">
              <w:t xml:space="preserve"> </w:t>
            </w:r>
            <w:r w:rsidR="00AC08BA" w:rsidRPr="005665CB">
              <w:t>IRM</w:t>
            </w:r>
            <w:r w:rsidR="00AC08BA" w:rsidRPr="001771FF">
              <w:t>-</w:t>
            </w:r>
            <w:r w:rsidR="00AC08BA" w:rsidRPr="005665CB">
              <w:t>SU</w:t>
            </w:r>
            <w:r w:rsidR="00AC08BA" w:rsidRPr="001771FF">
              <w:t>-1381-16.</w:t>
            </w:r>
            <w:r w:rsidR="00AC08BA" w:rsidRPr="005665CB">
              <w:t>1</w:t>
            </w:r>
            <w:r w:rsidR="00064E39" w:rsidRPr="001771FF">
              <w:t xml:space="preserve"> </w:t>
            </w:r>
            <w:r w:rsidR="002D00B0" w:rsidRPr="005665CB">
              <w:t>regarding use of isolation material</w:t>
            </w:r>
          </w:p>
        </w:tc>
      </w:tr>
      <w:tr w:rsidR="00C64EB9" w:rsidRPr="007625B4" w14:paraId="34CAAF3C"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F7DF0A5" w14:textId="73A22F18" w:rsidR="00C64EB9" w:rsidRPr="001771FF" w:rsidRDefault="00C64EB9" w:rsidP="00C64EB9">
            <w:pPr>
              <w:pStyle w:val="CellBodyCentered"/>
            </w:pPr>
            <w:r>
              <w:lastRenderedPageBreak/>
              <w:t>U03</w:t>
            </w:r>
          </w:p>
        </w:tc>
        <w:tc>
          <w:tcPr>
            <w:tcW w:w="1539" w:type="dxa"/>
            <w:tcBorders>
              <w:top w:val="single" w:sz="4" w:space="0" w:color="auto"/>
              <w:left w:val="single" w:sz="4" w:space="0" w:color="auto"/>
              <w:bottom w:val="single" w:sz="4" w:space="0" w:color="auto"/>
              <w:right w:val="single" w:sz="4" w:space="0" w:color="auto"/>
            </w:tcBorders>
          </w:tcPr>
          <w:p w14:paraId="5D85C38E" w14:textId="3C0DDD48" w:rsidR="00C64EB9" w:rsidRPr="001771FF" w:rsidRDefault="00C64EB9" w:rsidP="00064E39">
            <w:pPr>
              <w:pStyle w:val="CellBodyCentered"/>
              <w:spacing w:before="120" w:line="260" w:lineRule="atLeast"/>
            </w:pPr>
            <w:r>
              <w:t>6.2</w:t>
            </w:r>
          </w:p>
        </w:tc>
        <w:tc>
          <w:tcPr>
            <w:tcW w:w="6390" w:type="dxa"/>
            <w:tcBorders>
              <w:top w:val="single" w:sz="4" w:space="0" w:color="auto"/>
              <w:left w:val="single" w:sz="4" w:space="0" w:color="auto"/>
              <w:bottom w:val="single" w:sz="4" w:space="0" w:color="auto"/>
              <w:right w:val="single" w:sz="4" w:space="0" w:color="auto"/>
            </w:tcBorders>
          </w:tcPr>
          <w:p w14:paraId="7D5E7F3C" w14:textId="31D1785C" w:rsidR="00C64EB9" w:rsidRPr="005665CB" w:rsidRDefault="00C64EB9" w:rsidP="00064E39">
            <w:pPr>
              <w:pStyle w:val="CellBody"/>
              <w:rPr>
                <w:lang w:val="ru-RU"/>
              </w:rPr>
            </w:pPr>
            <w:r w:rsidRPr="005665CB">
              <w:rPr>
                <w:lang w:val="ru-RU"/>
              </w:rPr>
              <w:t xml:space="preserve">[ДОБАВЛЕНО]Новый пункт 2 согласно ТУШ </w:t>
            </w:r>
            <w:r w:rsidRPr="005665CB">
              <w:t>IRM</w:t>
            </w:r>
            <w:r w:rsidRPr="005665CB">
              <w:rPr>
                <w:lang w:val="ru-RU"/>
              </w:rPr>
              <w:t>-</w:t>
            </w:r>
            <w:r w:rsidRPr="005665CB">
              <w:t>SU</w:t>
            </w:r>
            <w:r w:rsidRPr="005665CB">
              <w:rPr>
                <w:lang w:val="ru-RU"/>
              </w:rPr>
              <w:t>-1381-16.1</w:t>
            </w:r>
            <w:r w:rsidR="002D00B0" w:rsidRPr="005665CB">
              <w:rPr>
                <w:lang w:val="ru-RU"/>
              </w:rPr>
              <w:t xml:space="preserve"> по </w:t>
            </w:r>
            <w:r w:rsidR="00F56C4D" w:rsidRPr="005665CB">
              <w:rPr>
                <w:lang w:val="ru-RU"/>
              </w:rPr>
              <w:t xml:space="preserve">изоляции для </w:t>
            </w:r>
            <w:r w:rsidR="001C6B26" w:rsidRPr="005665CB">
              <w:rPr>
                <w:lang w:val="ru-RU"/>
              </w:rPr>
              <w:t>защиты персонала</w:t>
            </w:r>
          </w:p>
          <w:p w14:paraId="6FAC01B7" w14:textId="2D29A981" w:rsidR="00C64EB9" w:rsidRPr="001771FF" w:rsidRDefault="00C64EB9" w:rsidP="00064E39">
            <w:pPr>
              <w:pStyle w:val="CellBody"/>
            </w:pPr>
            <w:r w:rsidRPr="005665CB">
              <w:t>[ADD] New item 2</w:t>
            </w:r>
            <w:r w:rsidRPr="001771FF">
              <w:t xml:space="preserve"> </w:t>
            </w:r>
            <w:r w:rsidRPr="005665CB">
              <w:t>as per CES IRM-SU-1381-16.1</w:t>
            </w:r>
            <w:r w:rsidR="002D00B0" w:rsidRPr="001771FF">
              <w:t xml:space="preserve"> </w:t>
            </w:r>
            <w:r w:rsidR="002D00B0" w:rsidRPr="005665CB">
              <w:t>regarding person</w:t>
            </w:r>
            <w:r w:rsidR="001C7B82" w:rsidRPr="001771FF">
              <w:t>ne</w:t>
            </w:r>
            <w:r w:rsidR="002D00B0" w:rsidRPr="005665CB">
              <w:t>l protection insulation</w:t>
            </w:r>
          </w:p>
        </w:tc>
      </w:tr>
      <w:tr w:rsidR="00064E39" w:rsidRPr="00993C71" w14:paraId="5F64F4B8" w14:textId="77777777" w:rsidTr="00993C71">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A0D8B66" w14:textId="77777777" w:rsidR="00064E39" w:rsidRPr="00993C71" w:rsidRDefault="00064E39"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4A992FC" w14:textId="77777777" w:rsidR="00064E39" w:rsidRPr="00993C71" w:rsidRDefault="00064E39" w:rsidP="00993C71">
            <w:pPr>
              <w:pStyle w:val="CellBodyCentered"/>
              <w:spacing w:before="120" w:line="260" w:lineRule="atLeast"/>
            </w:pPr>
            <w:r>
              <w:t>6.2</w:t>
            </w:r>
          </w:p>
        </w:tc>
        <w:tc>
          <w:tcPr>
            <w:tcW w:w="6390" w:type="dxa"/>
            <w:tcBorders>
              <w:top w:val="single" w:sz="4" w:space="0" w:color="auto"/>
              <w:left w:val="single" w:sz="4" w:space="0" w:color="auto"/>
              <w:bottom w:val="single" w:sz="4" w:space="0" w:color="auto"/>
              <w:right w:val="single" w:sz="4" w:space="0" w:color="auto"/>
            </w:tcBorders>
          </w:tcPr>
          <w:p w14:paraId="6B8F7483" w14:textId="58C1812E" w:rsidR="00064E39" w:rsidRPr="005665CB" w:rsidRDefault="00064E39" w:rsidP="00064E39">
            <w:pPr>
              <w:pStyle w:val="CellBody"/>
              <w:rPr>
                <w:lang w:val="ru-RU"/>
              </w:rPr>
            </w:pPr>
            <w:r w:rsidRPr="005665CB">
              <w:rPr>
                <w:lang w:val="ru-RU"/>
              </w:rPr>
              <w:t>[УДАЛЕНО] Старый пункт 6, 7 и 10 в связи с  неиспользованием согласно ТУШ IRM-SU-1381-16.1</w:t>
            </w:r>
          </w:p>
          <w:p w14:paraId="55A96A6F" w14:textId="7EA97CD2" w:rsidR="00064E39" w:rsidRPr="005665CB" w:rsidRDefault="00064E39" w:rsidP="00064E39">
            <w:pPr>
              <w:pStyle w:val="CellBody"/>
            </w:pPr>
            <w:r w:rsidRPr="005665CB">
              <w:t xml:space="preserve">[REMOVED] Old item </w:t>
            </w:r>
            <w:r w:rsidR="004A00FE" w:rsidRPr="005665CB">
              <w:t>6</w:t>
            </w:r>
            <w:r w:rsidRPr="005665CB">
              <w:t xml:space="preserve">, </w:t>
            </w:r>
            <w:r w:rsidR="004A00FE" w:rsidRPr="005665CB">
              <w:t>7</w:t>
            </w:r>
            <w:r w:rsidRPr="005665CB">
              <w:t xml:space="preserve"> and 10 removed due to non-use as per CES IRM-SU-1381-16.1</w:t>
            </w:r>
          </w:p>
        </w:tc>
      </w:tr>
      <w:tr w:rsidR="007D1600" w:rsidRPr="007625B4" w14:paraId="4F49704F" w14:textId="77777777" w:rsidTr="008C5F4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30C77B9" w14:textId="1CE96724" w:rsidR="007D1600" w:rsidRPr="00012640" w:rsidRDefault="007D1600" w:rsidP="007D1600">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059C9ED" w14:textId="3EDAA2F5" w:rsidR="007D1600" w:rsidRPr="00012640" w:rsidRDefault="00045E02" w:rsidP="00064E39">
            <w:pPr>
              <w:pStyle w:val="CellBodyCentered"/>
              <w:spacing w:before="120" w:line="260" w:lineRule="atLeast"/>
            </w:pPr>
            <w:r>
              <w:t>7.0</w:t>
            </w:r>
          </w:p>
        </w:tc>
        <w:tc>
          <w:tcPr>
            <w:tcW w:w="6390" w:type="dxa"/>
            <w:tcBorders>
              <w:top w:val="single" w:sz="4" w:space="0" w:color="auto"/>
              <w:left w:val="single" w:sz="4" w:space="0" w:color="auto"/>
              <w:bottom w:val="single" w:sz="4" w:space="0" w:color="auto"/>
              <w:right w:val="single" w:sz="4" w:space="0" w:color="auto"/>
            </w:tcBorders>
          </w:tcPr>
          <w:p w14:paraId="7E272988" w14:textId="196EE4F6" w:rsidR="007D1600" w:rsidRPr="005665CB" w:rsidRDefault="007D1600" w:rsidP="00064E39">
            <w:pPr>
              <w:pStyle w:val="CellBody"/>
              <w:rPr>
                <w:lang w:val="ru-RU"/>
              </w:rPr>
            </w:pPr>
            <w:r w:rsidRPr="005665CB">
              <w:rPr>
                <w:lang w:val="ru-RU"/>
              </w:rPr>
              <w:t>[</w:t>
            </w:r>
            <w:r w:rsidR="00137783" w:rsidRPr="005665CB">
              <w:rPr>
                <w:lang w:val="ru-RU"/>
              </w:rPr>
              <w:t>ЗАМЕНЕНО</w:t>
            </w:r>
            <w:r w:rsidRPr="005665CB">
              <w:rPr>
                <w:lang w:val="ru-RU"/>
              </w:rPr>
              <w:t xml:space="preserve">]Новый пункт </w:t>
            </w:r>
            <w:r w:rsidR="00045E02" w:rsidRPr="00012640">
              <w:rPr>
                <w:lang w:val="ru-RU"/>
              </w:rPr>
              <w:t>10</w:t>
            </w:r>
            <w:r w:rsidRPr="005665CB">
              <w:rPr>
                <w:lang w:val="ru-RU"/>
              </w:rPr>
              <w:t xml:space="preserve"> согласно ТУШ </w:t>
            </w:r>
            <w:r w:rsidRPr="005665CB">
              <w:t>IRM</w:t>
            </w:r>
            <w:r w:rsidRPr="005665CB">
              <w:rPr>
                <w:lang w:val="ru-RU"/>
              </w:rPr>
              <w:t>-</w:t>
            </w:r>
            <w:r w:rsidRPr="005665CB">
              <w:t>SU</w:t>
            </w:r>
            <w:r w:rsidRPr="005665CB">
              <w:rPr>
                <w:lang w:val="ru-RU"/>
              </w:rPr>
              <w:t>-1381-16.1</w:t>
            </w:r>
            <w:r w:rsidR="00E5588C" w:rsidRPr="005665CB">
              <w:rPr>
                <w:lang w:val="ru-RU"/>
              </w:rPr>
              <w:t xml:space="preserve"> по изоляции фланцевых соединени</w:t>
            </w:r>
            <w:r w:rsidR="00A92ADC" w:rsidRPr="005665CB">
              <w:rPr>
                <w:lang w:val="ru-RU"/>
              </w:rPr>
              <w:t>й</w:t>
            </w:r>
          </w:p>
          <w:p w14:paraId="2FA45B25" w14:textId="1FECE8B2" w:rsidR="007D1600" w:rsidRPr="00012640" w:rsidRDefault="007D1600" w:rsidP="00064E39">
            <w:pPr>
              <w:pStyle w:val="CellBody"/>
            </w:pPr>
            <w:r w:rsidRPr="005665CB">
              <w:t>[</w:t>
            </w:r>
            <w:r w:rsidR="00137783" w:rsidRPr="005665CB">
              <w:t>REPLACE WITH</w:t>
            </w:r>
            <w:r w:rsidRPr="005665CB">
              <w:t xml:space="preserve">] New item </w:t>
            </w:r>
            <w:r w:rsidR="00045E02" w:rsidRPr="005665CB">
              <w:t>10</w:t>
            </w:r>
            <w:r w:rsidRPr="005665CB">
              <w:t xml:space="preserve"> as per CES IRM-SU-1381-16.</w:t>
            </w:r>
            <w:r w:rsidR="00E5588C" w:rsidRPr="005665CB">
              <w:t>1 regarding flanged joint insulation</w:t>
            </w:r>
          </w:p>
        </w:tc>
      </w:tr>
      <w:tr w:rsidR="00BC1C1A" w:rsidRPr="00E906F6" w14:paraId="342F2D6E" w14:textId="77777777" w:rsidTr="00E906F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B2E28BB" w14:textId="77777777" w:rsidR="00BC1C1A" w:rsidRPr="00E906F6" w:rsidRDefault="00BC1C1A" w:rsidP="00E906F6">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4DD79E8" w14:textId="77777777" w:rsidR="00BC1C1A" w:rsidRPr="00E906F6" w:rsidRDefault="00BC1C1A" w:rsidP="00E906F6">
            <w:pPr>
              <w:pStyle w:val="CellBodyCentered"/>
              <w:spacing w:before="120" w:line="260" w:lineRule="atLeast"/>
            </w:pPr>
            <w:r>
              <w:t>7.0</w:t>
            </w:r>
          </w:p>
        </w:tc>
        <w:tc>
          <w:tcPr>
            <w:tcW w:w="6390" w:type="dxa"/>
            <w:tcBorders>
              <w:top w:val="single" w:sz="4" w:space="0" w:color="auto"/>
              <w:left w:val="single" w:sz="4" w:space="0" w:color="auto"/>
              <w:bottom w:val="single" w:sz="4" w:space="0" w:color="auto"/>
              <w:right w:val="single" w:sz="4" w:space="0" w:color="auto"/>
            </w:tcBorders>
          </w:tcPr>
          <w:p w14:paraId="36845FCD" w14:textId="2819CAC1" w:rsidR="00BC1C1A" w:rsidRPr="005665CB" w:rsidRDefault="00BC1C1A" w:rsidP="00BC1C1A">
            <w:pPr>
              <w:pStyle w:val="CellBody"/>
              <w:rPr>
                <w:lang w:val="ru-RU"/>
              </w:rPr>
            </w:pPr>
            <w:r w:rsidRPr="005665CB">
              <w:rPr>
                <w:lang w:val="ru-RU"/>
              </w:rPr>
              <w:t>[УДАЛЕНО] Старый пункт 10 в связи с  неиспользованием согласно ТУШ IRM-SU-1381-16.1</w:t>
            </w:r>
          </w:p>
          <w:p w14:paraId="56952EBF" w14:textId="7102FFBF" w:rsidR="00BC1C1A" w:rsidRPr="005665CB" w:rsidRDefault="00BC1C1A" w:rsidP="00BC1C1A">
            <w:pPr>
              <w:pStyle w:val="CellBody"/>
            </w:pPr>
            <w:r w:rsidRPr="005665CB">
              <w:t>[REMOVED] Old item 10 removed due to non-use as per CES IRM-SU-1381-16.1</w:t>
            </w:r>
          </w:p>
        </w:tc>
      </w:tr>
      <w:tr w:rsidR="00045E02" w:rsidRPr="000D148D" w14:paraId="1BB12F9D" w14:textId="77777777" w:rsidTr="00045E02">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2E8B040" w14:textId="77777777" w:rsidR="00045E02" w:rsidRPr="000D148D" w:rsidRDefault="00045E02"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3BE3A20" w14:textId="693F1979" w:rsidR="00045E02" w:rsidRPr="000D148D" w:rsidRDefault="00045E02" w:rsidP="00064E39">
            <w:pPr>
              <w:pStyle w:val="CellBodyCentered"/>
              <w:spacing w:before="120" w:line="260" w:lineRule="atLeast"/>
            </w:pPr>
            <w:r>
              <w:t>8.1</w:t>
            </w:r>
          </w:p>
        </w:tc>
        <w:tc>
          <w:tcPr>
            <w:tcW w:w="6390" w:type="dxa"/>
            <w:tcBorders>
              <w:top w:val="single" w:sz="4" w:space="0" w:color="auto"/>
              <w:left w:val="single" w:sz="4" w:space="0" w:color="auto"/>
              <w:bottom w:val="single" w:sz="4" w:space="0" w:color="auto"/>
              <w:right w:val="single" w:sz="4" w:space="0" w:color="auto"/>
            </w:tcBorders>
          </w:tcPr>
          <w:p w14:paraId="43C8C447" w14:textId="6EF1DF58" w:rsidR="00045E02" w:rsidRPr="005665CB" w:rsidRDefault="00045E02" w:rsidP="00064E39">
            <w:pPr>
              <w:pStyle w:val="CellBody"/>
              <w:rPr>
                <w:lang w:val="ru-RU"/>
              </w:rPr>
            </w:pPr>
            <w:r w:rsidRPr="005665CB">
              <w:rPr>
                <w:lang w:val="ru-RU"/>
              </w:rPr>
              <w:t xml:space="preserve">[ДОБАВЛЕНО]Новый пункт </w:t>
            </w:r>
            <w:r w:rsidRPr="00012640">
              <w:rPr>
                <w:lang w:val="ru-RU"/>
              </w:rPr>
              <w:t>5</w:t>
            </w:r>
            <w:r w:rsidRPr="005665CB">
              <w:rPr>
                <w:lang w:val="ru-RU"/>
              </w:rPr>
              <w:t xml:space="preserve"> согласно ТУШ IRM-SU-1381-16.1</w:t>
            </w:r>
            <w:r w:rsidR="008478D0" w:rsidRPr="005665CB">
              <w:rPr>
                <w:lang w:val="ru-RU"/>
              </w:rPr>
              <w:t xml:space="preserve"> по материалам силиката кальция</w:t>
            </w:r>
          </w:p>
          <w:p w14:paraId="081EABCB" w14:textId="4FE92A53" w:rsidR="00045E02" w:rsidRPr="00012640" w:rsidRDefault="00045E02" w:rsidP="00064E39">
            <w:pPr>
              <w:pStyle w:val="CellBody"/>
            </w:pPr>
            <w:r w:rsidRPr="00012640">
              <w:t xml:space="preserve">[ADD] New item </w:t>
            </w:r>
            <w:r w:rsidR="001F142D" w:rsidRPr="005665CB">
              <w:t>5</w:t>
            </w:r>
            <w:r w:rsidRPr="00012640">
              <w:t xml:space="preserve"> as per CES IRM-SU-1381-16.1</w:t>
            </w:r>
            <w:r w:rsidR="008478D0" w:rsidRPr="00012640">
              <w:t xml:space="preserve"> </w:t>
            </w:r>
            <w:r w:rsidR="008478D0" w:rsidRPr="005665CB">
              <w:t>regarding calcium silicate material</w:t>
            </w:r>
          </w:p>
        </w:tc>
      </w:tr>
      <w:tr w:rsidR="00045E02" w:rsidRPr="000D148D" w14:paraId="22B8E7AF" w14:textId="77777777" w:rsidTr="00045E02">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C7B7325" w14:textId="77777777" w:rsidR="00045E02" w:rsidRPr="000D148D" w:rsidRDefault="00045E02"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6FD495B" w14:textId="789628BF" w:rsidR="00045E02" w:rsidRPr="000D148D" w:rsidRDefault="0066759E" w:rsidP="000D148D">
            <w:pPr>
              <w:pStyle w:val="CellBodyCentered"/>
              <w:spacing w:before="120" w:line="260" w:lineRule="atLeast"/>
            </w:pPr>
            <w:r>
              <w:t>8</w:t>
            </w:r>
            <w:r w:rsidR="00045E02">
              <w:t>.</w:t>
            </w:r>
            <w:r>
              <w:t>4</w:t>
            </w:r>
            <w:r w:rsidR="00D60CB5">
              <w:t xml:space="preserve">, item </w:t>
            </w:r>
            <w:r>
              <w:t>1</w:t>
            </w:r>
            <w:r w:rsidR="00D60CB5">
              <w:t xml:space="preserve">     8.4, </w:t>
            </w:r>
            <w:r w:rsidR="00D60CB5">
              <w:rPr>
                <w:lang w:val="ru-RU"/>
              </w:rPr>
              <w:t>пункт</w:t>
            </w:r>
            <w:r w:rsidR="00D60CB5">
              <w:t xml:space="preserve"> 1</w:t>
            </w:r>
          </w:p>
        </w:tc>
        <w:tc>
          <w:tcPr>
            <w:tcW w:w="6390" w:type="dxa"/>
            <w:tcBorders>
              <w:top w:val="single" w:sz="4" w:space="0" w:color="auto"/>
              <w:left w:val="single" w:sz="4" w:space="0" w:color="auto"/>
              <w:bottom w:val="single" w:sz="4" w:space="0" w:color="auto"/>
              <w:right w:val="single" w:sz="4" w:space="0" w:color="auto"/>
            </w:tcBorders>
          </w:tcPr>
          <w:p w14:paraId="3DF3E5A6" w14:textId="7ABA6340" w:rsidR="00045E02" w:rsidRPr="005665CB" w:rsidRDefault="00045E02" w:rsidP="000D148D">
            <w:pPr>
              <w:pStyle w:val="CellBody"/>
              <w:rPr>
                <w:lang w:val="ru-RU"/>
              </w:rPr>
            </w:pPr>
            <w:r w:rsidRPr="005665CB">
              <w:rPr>
                <w:lang w:val="ru-RU"/>
              </w:rPr>
              <w:t>[</w:t>
            </w:r>
            <w:r w:rsidR="0066759E" w:rsidRPr="005665CB">
              <w:rPr>
                <w:lang w:val="ru-RU"/>
              </w:rPr>
              <w:t>ЗАМЕНЕНО</w:t>
            </w:r>
            <w:r w:rsidRPr="005665CB">
              <w:rPr>
                <w:lang w:val="ru-RU"/>
              </w:rPr>
              <w:t xml:space="preserve">] </w:t>
            </w:r>
            <w:r w:rsidR="0066759E" w:rsidRPr="005665CB">
              <w:rPr>
                <w:lang w:val="ru-RU"/>
              </w:rPr>
              <w:t xml:space="preserve">Тип </w:t>
            </w:r>
            <w:r w:rsidR="0066759E" w:rsidRPr="00012640">
              <w:rPr>
                <w:lang w:val="ru-RU"/>
              </w:rPr>
              <w:t>Ⅳ</w:t>
            </w:r>
            <w:r w:rsidR="0066759E" w:rsidRPr="005665CB">
              <w:rPr>
                <w:lang w:val="ru-RU"/>
              </w:rPr>
              <w:t xml:space="preserve"> вместо Класса 3</w:t>
            </w:r>
            <w:r w:rsidRPr="005665CB">
              <w:rPr>
                <w:lang w:val="ru-RU"/>
              </w:rPr>
              <w:t xml:space="preserve"> согласно ТУШ IRM-SU-1381-16.1</w:t>
            </w:r>
            <w:r w:rsidR="00460363" w:rsidRPr="00012640">
              <w:rPr>
                <w:lang w:val="ru-RU"/>
              </w:rPr>
              <w:t xml:space="preserve"> </w:t>
            </w:r>
            <w:r w:rsidR="00460363" w:rsidRPr="005665CB">
              <w:rPr>
                <w:lang w:val="ru-RU"/>
              </w:rPr>
              <w:t xml:space="preserve">и </w:t>
            </w:r>
            <w:r w:rsidR="00460363" w:rsidRPr="005665CB">
              <w:t>ASTM</w:t>
            </w:r>
            <w:r w:rsidR="00460363" w:rsidRPr="005665CB">
              <w:rPr>
                <w:lang w:val="ru-RU"/>
              </w:rPr>
              <w:t xml:space="preserve"> </w:t>
            </w:r>
            <w:r w:rsidR="00460363" w:rsidRPr="005665CB">
              <w:t>C</w:t>
            </w:r>
            <w:r w:rsidR="00460363" w:rsidRPr="005665CB">
              <w:rPr>
                <w:lang w:val="ru-RU"/>
              </w:rPr>
              <w:t xml:space="preserve"> 547</w:t>
            </w:r>
          </w:p>
          <w:p w14:paraId="50BDF6FB" w14:textId="4099B1AE" w:rsidR="00045E02" w:rsidRPr="00012640" w:rsidRDefault="00045E02" w:rsidP="000D148D">
            <w:pPr>
              <w:pStyle w:val="CellBody"/>
            </w:pPr>
            <w:r w:rsidRPr="00012640">
              <w:t>[</w:t>
            </w:r>
            <w:r w:rsidR="0066759E" w:rsidRPr="005665CB">
              <w:t>REPLACE</w:t>
            </w:r>
            <w:r w:rsidR="0066759E" w:rsidRPr="00012640">
              <w:t xml:space="preserve"> </w:t>
            </w:r>
            <w:r w:rsidR="0066759E" w:rsidRPr="005665CB">
              <w:t>WITH</w:t>
            </w:r>
            <w:r w:rsidRPr="00012640">
              <w:t xml:space="preserve">] </w:t>
            </w:r>
            <w:r w:rsidR="0066759E" w:rsidRPr="005665CB">
              <w:t>Type</w:t>
            </w:r>
            <w:r w:rsidR="0066759E" w:rsidRPr="00012640">
              <w:t xml:space="preserve"> Ⅳ</w:t>
            </w:r>
            <w:r w:rsidR="0066759E" w:rsidRPr="005665CB">
              <w:t xml:space="preserve"> instead of Class 3 </w:t>
            </w:r>
            <w:r w:rsidRPr="00012640">
              <w:t>as per CES IRM-SU-1381-16.1</w:t>
            </w:r>
            <w:r w:rsidR="00460363" w:rsidRPr="00012640">
              <w:t xml:space="preserve"> </w:t>
            </w:r>
            <w:r w:rsidR="00460363" w:rsidRPr="005665CB">
              <w:t xml:space="preserve">and </w:t>
            </w:r>
            <w:r w:rsidR="00460363" w:rsidRPr="005665CB">
              <w:rPr>
                <w:lang w:val="ru-RU"/>
              </w:rPr>
              <w:t>и</w:t>
            </w:r>
            <w:r w:rsidR="00460363" w:rsidRPr="00012640">
              <w:t xml:space="preserve"> </w:t>
            </w:r>
            <w:r w:rsidR="00460363" w:rsidRPr="005665CB">
              <w:t>ASTM</w:t>
            </w:r>
            <w:r w:rsidR="00460363" w:rsidRPr="00012640">
              <w:t xml:space="preserve"> </w:t>
            </w:r>
            <w:r w:rsidR="00460363" w:rsidRPr="005665CB">
              <w:t>C</w:t>
            </w:r>
            <w:r w:rsidR="00460363" w:rsidRPr="00012640">
              <w:t xml:space="preserve"> 547</w:t>
            </w:r>
          </w:p>
        </w:tc>
      </w:tr>
      <w:tr w:rsidR="008E0BFF" w:rsidRPr="00E906F6" w14:paraId="7EA9BC56" w14:textId="77777777" w:rsidTr="00E906F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4F237258" w14:textId="77777777" w:rsidR="008E0BFF" w:rsidRPr="00E906F6" w:rsidRDefault="008E0BFF" w:rsidP="00E906F6">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DE67BD4" w14:textId="07DC5F13" w:rsidR="008E0BFF" w:rsidRPr="00E906F6" w:rsidRDefault="008E0BFF" w:rsidP="00E906F6">
            <w:pPr>
              <w:pStyle w:val="CellBodyCentered"/>
              <w:spacing w:before="120" w:line="260" w:lineRule="atLeast"/>
            </w:pPr>
            <w:r>
              <w:t>8.4</w:t>
            </w:r>
          </w:p>
        </w:tc>
        <w:tc>
          <w:tcPr>
            <w:tcW w:w="6390" w:type="dxa"/>
            <w:tcBorders>
              <w:top w:val="single" w:sz="4" w:space="0" w:color="auto"/>
              <w:left w:val="single" w:sz="4" w:space="0" w:color="auto"/>
              <w:bottom w:val="single" w:sz="4" w:space="0" w:color="auto"/>
              <w:right w:val="single" w:sz="4" w:space="0" w:color="auto"/>
            </w:tcBorders>
          </w:tcPr>
          <w:p w14:paraId="2E293009" w14:textId="455F1AB4" w:rsidR="008E0BFF" w:rsidRPr="005665CB" w:rsidRDefault="008E0BFF" w:rsidP="00E906F6">
            <w:pPr>
              <w:pStyle w:val="CellBody"/>
              <w:rPr>
                <w:lang w:val="ru-RU"/>
              </w:rPr>
            </w:pPr>
            <w:r w:rsidRPr="005665CB">
              <w:rPr>
                <w:lang w:val="ru-RU"/>
              </w:rPr>
              <w:t xml:space="preserve">[УДАЛЕНО] Старый пункт </w:t>
            </w:r>
            <w:r w:rsidRPr="00012640">
              <w:rPr>
                <w:lang w:val="ru-RU"/>
              </w:rPr>
              <w:t>2</w:t>
            </w:r>
            <w:r w:rsidRPr="005665CB">
              <w:rPr>
                <w:lang w:val="ru-RU"/>
              </w:rPr>
              <w:t xml:space="preserve"> в связи с  неиспользованием согласно ТУШ IRM-SU-1381-16.1</w:t>
            </w:r>
          </w:p>
          <w:p w14:paraId="7D248FB3" w14:textId="142DA622" w:rsidR="008E0BFF" w:rsidRPr="005665CB" w:rsidRDefault="008E0BFF" w:rsidP="00E906F6">
            <w:pPr>
              <w:pStyle w:val="CellBody"/>
            </w:pPr>
            <w:r w:rsidRPr="005665CB">
              <w:t xml:space="preserve">[REMOVED] Old item </w:t>
            </w:r>
            <w:r w:rsidR="00715EA8" w:rsidRPr="005665CB">
              <w:t>2</w:t>
            </w:r>
            <w:r w:rsidRPr="005665CB">
              <w:t xml:space="preserve"> removed due to non-use as per CES IRM-SU-1381-16.1</w:t>
            </w:r>
          </w:p>
        </w:tc>
      </w:tr>
      <w:tr w:rsidR="00252B4D" w:rsidRPr="000D148D" w14:paraId="4729A2B2" w14:textId="77777777" w:rsidTr="00252B4D">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011FE6C" w14:textId="77777777" w:rsidR="00252B4D" w:rsidRPr="000D148D" w:rsidRDefault="00252B4D"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D5A38E4" w14:textId="33A62647" w:rsidR="00252B4D" w:rsidRPr="000D148D" w:rsidRDefault="005A46B4" w:rsidP="000D148D">
            <w:pPr>
              <w:pStyle w:val="CellBodyCentered"/>
              <w:spacing w:before="120" w:line="260" w:lineRule="atLeast"/>
            </w:pPr>
            <w:r>
              <w:t xml:space="preserve">8.4, item </w:t>
            </w:r>
            <w:r>
              <w:rPr>
                <w:lang w:val="ru-RU"/>
              </w:rPr>
              <w:t>2</w:t>
            </w:r>
            <w:r>
              <w:t xml:space="preserve">     8.4, </w:t>
            </w:r>
            <w:r>
              <w:rPr>
                <w:lang w:val="ru-RU"/>
              </w:rPr>
              <w:t>пункт</w:t>
            </w:r>
            <w:r>
              <w:t xml:space="preserve"> </w:t>
            </w:r>
            <w:r>
              <w:rPr>
                <w:lang w:val="ru-RU"/>
              </w:rPr>
              <w:t>2</w:t>
            </w:r>
          </w:p>
        </w:tc>
        <w:tc>
          <w:tcPr>
            <w:tcW w:w="6390" w:type="dxa"/>
            <w:tcBorders>
              <w:top w:val="single" w:sz="4" w:space="0" w:color="auto"/>
              <w:left w:val="single" w:sz="4" w:space="0" w:color="auto"/>
              <w:bottom w:val="single" w:sz="4" w:space="0" w:color="auto"/>
              <w:right w:val="single" w:sz="4" w:space="0" w:color="auto"/>
            </w:tcBorders>
          </w:tcPr>
          <w:p w14:paraId="394583DB" w14:textId="7E18036E" w:rsidR="00252B4D" w:rsidRPr="005665CB" w:rsidRDefault="00252B4D" w:rsidP="000D148D">
            <w:pPr>
              <w:pStyle w:val="CellBody"/>
              <w:rPr>
                <w:lang w:val="ru-RU"/>
              </w:rPr>
            </w:pPr>
            <w:r w:rsidRPr="005665CB">
              <w:rPr>
                <w:lang w:val="ru-RU"/>
              </w:rPr>
              <w:t xml:space="preserve">[ЗАМЕНЕНО] </w:t>
            </w:r>
            <w:r w:rsidR="002473E5" w:rsidRPr="005665CB">
              <w:rPr>
                <w:lang w:val="ru-RU"/>
              </w:rPr>
              <w:t xml:space="preserve">Текст заменен. </w:t>
            </w:r>
            <w:r w:rsidR="001645F9" w:rsidRPr="005665CB">
              <w:rPr>
                <w:lang w:val="ru-RU"/>
              </w:rPr>
              <w:t>Стержневая</w:t>
            </w:r>
            <w:r w:rsidR="001645F9" w:rsidRPr="00536684">
              <w:rPr>
                <w:lang w:val="ru-RU"/>
              </w:rPr>
              <w:t xml:space="preserve"> </w:t>
            </w:r>
            <w:r w:rsidR="001645F9" w:rsidRPr="005665CB">
              <w:rPr>
                <w:lang w:val="ru-RU"/>
              </w:rPr>
              <w:t>намотка вместо</w:t>
            </w:r>
            <w:r w:rsidR="002473E5" w:rsidRPr="00536684">
              <w:rPr>
                <w:lang w:val="ru-RU"/>
              </w:rPr>
              <w:t xml:space="preserve"> </w:t>
            </w:r>
            <w:r w:rsidR="002473E5" w:rsidRPr="005665CB">
              <w:rPr>
                <w:lang w:val="ru-RU"/>
              </w:rPr>
              <w:t xml:space="preserve">цилиндровых согласно ТУШ </w:t>
            </w:r>
            <w:r w:rsidRPr="005665CB">
              <w:rPr>
                <w:lang w:val="ru-RU"/>
              </w:rPr>
              <w:t>IRM-SU-1381-16.1</w:t>
            </w:r>
          </w:p>
          <w:p w14:paraId="3AE03A4E" w14:textId="53DAAA1B" w:rsidR="00252B4D" w:rsidRPr="00536684" w:rsidRDefault="00252B4D" w:rsidP="000D148D">
            <w:pPr>
              <w:pStyle w:val="CellBody"/>
            </w:pPr>
            <w:r w:rsidRPr="00536684">
              <w:t xml:space="preserve">[REPLACE WITH] </w:t>
            </w:r>
            <w:r w:rsidR="002473E5" w:rsidRPr="005665CB">
              <w:t>Text replaced</w:t>
            </w:r>
            <w:r w:rsidR="00EE261A" w:rsidRPr="005665CB">
              <w:t xml:space="preserve">. </w:t>
            </w:r>
            <w:r w:rsidRPr="005665CB">
              <w:t>Mandrel wound</w:t>
            </w:r>
            <w:r w:rsidRPr="00536684">
              <w:t xml:space="preserve"> instead of</w:t>
            </w:r>
            <w:r w:rsidRPr="005665CB">
              <w:t xml:space="preserve"> </w:t>
            </w:r>
            <w:r w:rsidR="001645F9" w:rsidRPr="005665CB">
              <w:t>s</w:t>
            </w:r>
            <w:r w:rsidRPr="005665CB">
              <w:t>ectional</w:t>
            </w:r>
            <w:r w:rsidRPr="00536684">
              <w:t xml:space="preserve"> as per CES IRM-SU-1381-16.1</w:t>
            </w:r>
          </w:p>
        </w:tc>
      </w:tr>
      <w:tr w:rsidR="00252B4D" w:rsidRPr="000D148D" w14:paraId="68933525" w14:textId="77777777" w:rsidTr="00252B4D">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63A08F04" w14:textId="77777777" w:rsidR="00252B4D" w:rsidRPr="000D148D" w:rsidRDefault="00252B4D"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19B78CD" w14:textId="08174FD5" w:rsidR="00252B4D" w:rsidRPr="000D148D" w:rsidRDefault="009A0C97" w:rsidP="000D148D">
            <w:pPr>
              <w:pStyle w:val="CellBodyCentered"/>
              <w:spacing w:before="120" w:line="260" w:lineRule="atLeast"/>
            </w:pPr>
            <w:r>
              <w:t xml:space="preserve">8.4, item </w:t>
            </w:r>
            <w:r>
              <w:rPr>
                <w:lang w:val="ru-RU"/>
              </w:rPr>
              <w:t>4</w:t>
            </w:r>
            <w:r>
              <w:t xml:space="preserve">     8.4, </w:t>
            </w:r>
            <w:r>
              <w:rPr>
                <w:lang w:val="ru-RU"/>
              </w:rPr>
              <w:t>пункт</w:t>
            </w:r>
            <w:r>
              <w:t xml:space="preserve"> </w:t>
            </w:r>
            <w:r>
              <w:rPr>
                <w:lang w:val="ru-RU"/>
              </w:rPr>
              <w:t>4</w:t>
            </w:r>
          </w:p>
        </w:tc>
        <w:tc>
          <w:tcPr>
            <w:tcW w:w="6390" w:type="dxa"/>
            <w:tcBorders>
              <w:top w:val="single" w:sz="4" w:space="0" w:color="auto"/>
              <w:left w:val="single" w:sz="4" w:space="0" w:color="auto"/>
              <w:bottom w:val="single" w:sz="4" w:space="0" w:color="auto"/>
              <w:right w:val="single" w:sz="4" w:space="0" w:color="auto"/>
            </w:tcBorders>
          </w:tcPr>
          <w:p w14:paraId="37150B30" w14:textId="23785990" w:rsidR="00D94309" w:rsidRPr="005665CB" w:rsidRDefault="00252B4D" w:rsidP="000D148D">
            <w:pPr>
              <w:pStyle w:val="CellBody"/>
              <w:rPr>
                <w:lang w:val="ru-RU"/>
              </w:rPr>
            </w:pPr>
            <w:r w:rsidRPr="005665CB">
              <w:rPr>
                <w:lang w:val="ru-RU"/>
              </w:rPr>
              <w:t xml:space="preserve">[ЗАМЕНЕНО] Тип </w:t>
            </w:r>
            <w:r w:rsidR="00D94309" w:rsidRPr="00536684">
              <w:rPr>
                <w:lang w:val="ru-RU"/>
              </w:rPr>
              <w:t>Ⅲ</w:t>
            </w:r>
            <w:r w:rsidRPr="005665CB">
              <w:rPr>
                <w:lang w:val="ru-RU"/>
              </w:rPr>
              <w:t xml:space="preserve"> вместо 4</w:t>
            </w:r>
            <w:r w:rsidRPr="005665CB">
              <w:t>B</w:t>
            </w:r>
            <w:r w:rsidRPr="005665CB">
              <w:rPr>
                <w:lang w:val="ru-RU"/>
              </w:rPr>
              <w:t xml:space="preserve"> согласно </w:t>
            </w:r>
            <w:r w:rsidRPr="005665CB">
              <w:t>ASTM</w:t>
            </w:r>
            <w:r w:rsidRPr="00536684">
              <w:rPr>
                <w:lang w:val="ru-RU"/>
              </w:rPr>
              <w:t xml:space="preserve"> </w:t>
            </w:r>
            <w:r w:rsidRPr="005665CB">
              <w:t>C</w:t>
            </w:r>
            <w:r w:rsidRPr="00536684">
              <w:rPr>
                <w:lang w:val="ru-RU"/>
              </w:rPr>
              <w:t xml:space="preserve"> 612</w:t>
            </w:r>
          </w:p>
          <w:p w14:paraId="224267C2" w14:textId="46192CF3" w:rsidR="00252B4D" w:rsidRPr="00536684" w:rsidRDefault="00252B4D" w:rsidP="000D148D">
            <w:pPr>
              <w:pStyle w:val="CellBody"/>
            </w:pPr>
            <w:r w:rsidRPr="00536684">
              <w:t xml:space="preserve">[REPLACE WITH] Type </w:t>
            </w:r>
            <w:r w:rsidR="00D94309" w:rsidRPr="00536684">
              <w:t>Ⅲ</w:t>
            </w:r>
            <w:r w:rsidRPr="00536684">
              <w:t xml:space="preserve"> instead </w:t>
            </w:r>
            <w:r w:rsidR="00E859B3" w:rsidRPr="005665CB">
              <w:t xml:space="preserve">of </w:t>
            </w:r>
            <w:r w:rsidRPr="005665CB">
              <w:t>4</w:t>
            </w:r>
            <w:r w:rsidR="00E859B3" w:rsidRPr="005665CB">
              <w:t>B</w:t>
            </w:r>
            <w:r w:rsidRPr="00536684">
              <w:t xml:space="preserve"> as per </w:t>
            </w:r>
            <w:r w:rsidRPr="005665CB">
              <w:t>ASTM</w:t>
            </w:r>
            <w:r w:rsidRPr="00536684">
              <w:t xml:space="preserve"> </w:t>
            </w:r>
            <w:r w:rsidRPr="005665CB">
              <w:t>C</w:t>
            </w:r>
            <w:r w:rsidRPr="00536684">
              <w:t xml:space="preserve"> 612</w:t>
            </w:r>
          </w:p>
        </w:tc>
      </w:tr>
      <w:tr w:rsidR="00E859B3" w:rsidRPr="000D148D" w14:paraId="5A4C7198" w14:textId="77777777" w:rsidTr="00E859B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4EF124E" w14:textId="77777777" w:rsidR="00E859B3" w:rsidRPr="000D148D" w:rsidRDefault="00E859B3"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29E1FB8" w14:textId="1A3AB2F3" w:rsidR="00E859B3" w:rsidRPr="000D148D" w:rsidRDefault="00EB0ABA" w:rsidP="000D148D">
            <w:pPr>
              <w:pStyle w:val="CellBodyCentered"/>
              <w:spacing w:before="120" w:line="260" w:lineRule="atLeast"/>
            </w:pPr>
            <w:r>
              <w:t xml:space="preserve">8.4, item </w:t>
            </w:r>
            <w:r>
              <w:rPr>
                <w:lang w:val="ru-RU"/>
              </w:rPr>
              <w:t>5</w:t>
            </w:r>
            <w:r>
              <w:t xml:space="preserve">a     8.4, </w:t>
            </w:r>
            <w:r>
              <w:rPr>
                <w:lang w:val="ru-RU"/>
              </w:rPr>
              <w:t>пункт</w:t>
            </w:r>
            <w:r>
              <w:t xml:space="preserve"> </w:t>
            </w:r>
            <w:r>
              <w:rPr>
                <w:lang w:val="ru-RU"/>
              </w:rPr>
              <w:t>5</w:t>
            </w:r>
            <w:r>
              <w:t>a</w:t>
            </w:r>
          </w:p>
        </w:tc>
        <w:tc>
          <w:tcPr>
            <w:tcW w:w="6390" w:type="dxa"/>
            <w:tcBorders>
              <w:top w:val="single" w:sz="4" w:space="0" w:color="auto"/>
              <w:left w:val="single" w:sz="4" w:space="0" w:color="auto"/>
              <w:bottom w:val="single" w:sz="4" w:space="0" w:color="auto"/>
              <w:right w:val="single" w:sz="4" w:space="0" w:color="auto"/>
            </w:tcBorders>
          </w:tcPr>
          <w:p w14:paraId="5733802D" w14:textId="7546B380" w:rsidR="00E859B3" w:rsidRPr="005665CB" w:rsidRDefault="00E859B3" w:rsidP="00536684">
            <w:pPr>
              <w:pStyle w:val="Default"/>
              <w:rPr>
                <w:lang w:val="ru-RU"/>
              </w:rPr>
            </w:pPr>
            <w:r w:rsidRPr="005665CB">
              <w:rPr>
                <w:lang w:val="ru-RU"/>
              </w:rPr>
              <w:t>[</w:t>
            </w:r>
            <w:r w:rsidRPr="00536684">
              <w:rPr>
                <w:sz w:val="20"/>
                <w:szCs w:val="20"/>
                <w:lang w:val="ru-RU"/>
              </w:rPr>
              <w:t xml:space="preserve">ЗАМЕНЕНО] </w:t>
            </w:r>
            <w:r w:rsidR="008F2962" w:rsidRPr="00536684">
              <w:rPr>
                <w:sz w:val="20"/>
                <w:szCs w:val="20"/>
                <w:lang w:val="ru-RU"/>
              </w:rPr>
              <w:t xml:space="preserve">Содержание неволокнистых включений </w:t>
            </w:r>
            <w:r w:rsidR="00B5652A" w:rsidRPr="00536684">
              <w:rPr>
                <w:sz w:val="20"/>
                <w:szCs w:val="20"/>
                <w:lang w:val="ru-RU"/>
              </w:rPr>
              <w:t>заменено на 25% вместо 30% согласно ТУШ IRM-SU-1381-16.1</w:t>
            </w:r>
          </w:p>
          <w:p w14:paraId="6DC9303C" w14:textId="4AD944E3" w:rsidR="00E859B3" w:rsidRPr="00536684" w:rsidRDefault="00E859B3" w:rsidP="000D148D">
            <w:pPr>
              <w:pStyle w:val="CellBody"/>
            </w:pPr>
            <w:r w:rsidRPr="00536684">
              <w:t xml:space="preserve">[REPLACE WITH] </w:t>
            </w:r>
            <w:r w:rsidRPr="005665CB">
              <w:t xml:space="preserve">Shot content </w:t>
            </w:r>
            <w:r w:rsidR="00B5652A" w:rsidRPr="005665CB">
              <w:t>is changed from 25</w:t>
            </w:r>
            <w:r w:rsidRPr="005665CB">
              <w:t xml:space="preserve">% </w:t>
            </w:r>
            <w:r w:rsidRPr="00536684">
              <w:t xml:space="preserve"> instead </w:t>
            </w:r>
            <w:r w:rsidRPr="005665CB">
              <w:t>of 30%</w:t>
            </w:r>
            <w:r w:rsidRPr="00536684">
              <w:t xml:space="preserve"> as per </w:t>
            </w:r>
            <w:r w:rsidRPr="005665CB">
              <w:t>CES IRM-SU-1381-16.1</w:t>
            </w:r>
          </w:p>
        </w:tc>
      </w:tr>
      <w:tr w:rsidR="00D57F8E" w:rsidRPr="000D148D" w14:paraId="5B967C84" w14:textId="77777777" w:rsidTr="00D57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92D545C" w14:textId="77777777" w:rsidR="00D57F8E" w:rsidRPr="000D148D" w:rsidRDefault="00D57F8E"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0790C47" w14:textId="07063AF7" w:rsidR="00D57F8E" w:rsidRDefault="00D57F8E" w:rsidP="000D148D">
            <w:pPr>
              <w:pStyle w:val="CellBodyCentered"/>
              <w:spacing w:before="120" w:line="260" w:lineRule="atLeast"/>
            </w:pPr>
            <w:r>
              <w:t>8.4</w:t>
            </w:r>
          </w:p>
          <w:p w14:paraId="7B09FF9F" w14:textId="34E3CFBA" w:rsidR="00813DC3" w:rsidRPr="000D148D" w:rsidRDefault="00813DC3" w:rsidP="000D148D">
            <w:pPr>
              <w:pStyle w:val="CellBodyCentered"/>
              <w:spacing w:before="120" w:line="260" w:lineRule="atLeast"/>
            </w:pPr>
          </w:p>
        </w:tc>
        <w:tc>
          <w:tcPr>
            <w:tcW w:w="6390" w:type="dxa"/>
            <w:tcBorders>
              <w:top w:val="single" w:sz="4" w:space="0" w:color="auto"/>
              <w:left w:val="single" w:sz="4" w:space="0" w:color="auto"/>
              <w:bottom w:val="single" w:sz="4" w:space="0" w:color="auto"/>
              <w:right w:val="single" w:sz="4" w:space="0" w:color="auto"/>
            </w:tcBorders>
          </w:tcPr>
          <w:p w14:paraId="018D9734" w14:textId="6A583E83" w:rsidR="00D57F8E" w:rsidRPr="005665CB" w:rsidRDefault="00D57F8E" w:rsidP="00D57F8E">
            <w:pPr>
              <w:pStyle w:val="CellBody"/>
              <w:rPr>
                <w:lang w:val="ru-RU"/>
              </w:rPr>
            </w:pPr>
            <w:r w:rsidRPr="005665CB">
              <w:rPr>
                <w:lang w:val="ru-RU"/>
              </w:rPr>
              <w:t>[ДОБАВЛЕНО]Нов</w:t>
            </w:r>
            <w:r w:rsidR="000678DE" w:rsidRPr="005665CB">
              <w:rPr>
                <w:lang w:val="ru-RU"/>
              </w:rPr>
              <w:t>ы</w:t>
            </w:r>
            <w:r w:rsidRPr="005665CB">
              <w:rPr>
                <w:lang w:val="ru-RU"/>
              </w:rPr>
              <w:t xml:space="preserve">е пункты 8, 9, 10 согласно ТУШ IRM-SU-1381-16.1 </w:t>
            </w:r>
            <w:r w:rsidR="00E705ED" w:rsidRPr="005665CB">
              <w:rPr>
                <w:lang w:val="ru-RU"/>
              </w:rPr>
              <w:t>касательно</w:t>
            </w:r>
            <w:r w:rsidRPr="005665CB">
              <w:rPr>
                <w:lang w:val="ru-RU"/>
              </w:rPr>
              <w:t>о требовани</w:t>
            </w:r>
            <w:r w:rsidR="00E705ED" w:rsidRPr="005665CB">
              <w:rPr>
                <w:lang w:val="ru-RU"/>
              </w:rPr>
              <w:t>й</w:t>
            </w:r>
            <w:r w:rsidRPr="005665CB">
              <w:rPr>
                <w:lang w:val="ru-RU"/>
              </w:rPr>
              <w:t xml:space="preserve"> </w:t>
            </w:r>
            <w:r w:rsidR="00E705ED" w:rsidRPr="005665CB">
              <w:rPr>
                <w:lang w:val="ru-RU"/>
              </w:rPr>
              <w:t xml:space="preserve">к </w:t>
            </w:r>
            <w:r w:rsidR="00813DC3" w:rsidRPr="005665CB">
              <w:rPr>
                <w:lang w:val="ru-RU"/>
              </w:rPr>
              <w:t>минеральной ват</w:t>
            </w:r>
            <w:r w:rsidR="00E705ED" w:rsidRPr="005665CB">
              <w:rPr>
                <w:lang w:val="ru-RU"/>
              </w:rPr>
              <w:t>е</w:t>
            </w:r>
          </w:p>
          <w:p w14:paraId="2A460765" w14:textId="562ADFD7" w:rsidR="00D57F8E" w:rsidRPr="00536684" w:rsidRDefault="00D57F8E" w:rsidP="00D57F8E">
            <w:pPr>
              <w:pStyle w:val="CellBody"/>
            </w:pPr>
            <w:r w:rsidRPr="005665CB">
              <w:t>[ADD] New item</w:t>
            </w:r>
            <w:r w:rsidR="00813DC3" w:rsidRPr="005665CB">
              <w:t>s</w:t>
            </w:r>
            <w:r w:rsidRPr="005665CB">
              <w:t xml:space="preserve"> </w:t>
            </w:r>
            <w:r w:rsidR="00813DC3" w:rsidRPr="005665CB">
              <w:t>8, 9, 10</w:t>
            </w:r>
            <w:r w:rsidRPr="005665CB">
              <w:t xml:space="preserve"> as per CES IRM-SU-1381-16.1 regarding </w:t>
            </w:r>
            <w:r w:rsidR="00813DC3" w:rsidRPr="005665CB">
              <w:t>mineral wool material requirements</w:t>
            </w:r>
          </w:p>
        </w:tc>
      </w:tr>
      <w:tr w:rsidR="00C81A06" w:rsidRPr="000D148D" w14:paraId="549E9D60" w14:textId="77777777" w:rsidTr="00C81A0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435486E" w14:textId="77777777" w:rsidR="00C81A06" w:rsidRPr="000D148D" w:rsidRDefault="00C81A06"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B286201" w14:textId="66513441" w:rsidR="00C81A06" w:rsidRPr="000D148D" w:rsidRDefault="00C81A06" w:rsidP="000D148D">
            <w:pPr>
              <w:pStyle w:val="CellBodyCentered"/>
              <w:spacing w:before="120" w:line="260" w:lineRule="atLeast"/>
            </w:pPr>
            <w:r>
              <w:t>8.</w:t>
            </w:r>
            <w:r w:rsidR="00DD2131">
              <w:t>5</w:t>
            </w:r>
          </w:p>
        </w:tc>
        <w:tc>
          <w:tcPr>
            <w:tcW w:w="6390" w:type="dxa"/>
            <w:tcBorders>
              <w:top w:val="single" w:sz="4" w:space="0" w:color="auto"/>
              <w:left w:val="single" w:sz="4" w:space="0" w:color="auto"/>
              <w:bottom w:val="single" w:sz="4" w:space="0" w:color="auto"/>
              <w:right w:val="single" w:sz="4" w:space="0" w:color="auto"/>
            </w:tcBorders>
          </w:tcPr>
          <w:p w14:paraId="1584312B" w14:textId="7B674D4A" w:rsidR="00C81A06" w:rsidRPr="005665CB" w:rsidRDefault="00C81A06" w:rsidP="00C81A06">
            <w:pPr>
              <w:pStyle w:val="CellBody"/>
              <w:rPr>
                <w:lang w:val="ru-RU"/>
              </w:rPr>
            </w:pPr>
            <w:r w:rsidRPr="005665CB">
              <w:rPr>
                <w:lang w:val="ru-RU"/>
              </w:rPr>
              <w:t>[ДОБАВЛЕНО]Название пункта был изменен согласно ТУШ IRM-SU-1381-16.1</w:t>
            </w:r>
          </w:p>
          <w:p w14:paraId="2A673665" w14:textId="58572357" w:rsidR="00C81A06" w:rsidRPr="00536684" w:rsidRDefault="00C81A06" w:rsidP="00C81A06">
            <w:pPr>
              <w:pStyle w:val="CellBody"/>
            </w:pPr>
            <w:r w:rsidRPr="005665CB">
              <w:t xml:space="preserve">[ADD] Items name is changed as per CES IRM-SU-1381-16.1 </w:t>
            </w:r>
          </w:p>
        </w:tc>
      </w:tr>
      <w:tr w:rsidR="00DD2131" w:rsidRPr="000D148D" w14:paraId="3072A1F8" w14:textId="77777777" w:rsidTr="00DD2131">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3B728FF" w14:textId="77777777" w:rsidR="00DD2131" w:rsidRPr="000D148D" w:rsidRDefault="00DD2131" w:rsidP="00DD213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4ACB912" w14:textId="77777777" w:rsidR="00DD2131" w:rsidRPr="000D148D" w:rsidRDefault="00DD2131" w:rsidP="00DD2131">
            <w:pPr>
              <w:pStyle w:val="CellBodyCentered"/>
              <w:spacing w:before="120" w:line="260" w:lineRule="atLeast"/>
            </w:pPr>
            <w:r>
              <w:t>8.5</w:t>
            </w:r>
          </w:p>
        </w:tc>
        <w:tc>
          <w:tcPr>
            <w:tcW w:w="6390" w:type="dxa"/>
            <w:tcBorders>
              <w:top w:val="single" w:sz="4" w:space="0" w:color="auto"/>
              <w:left w:val="single" w:sz="4" w:space="0" w:color="auto"/>
              <w:bottom w:val="single" w:sz="4" w:space="0" w:color="auto"/>
              <w:right w:val="single" w:sz="4" w:space="0" w:color="auto"/>
            </w:tcBorders>
          </w:tcPr>
          <w:p w14:paraId="1260C264" w14:textId="3EBD6EEE" w:rsidR="00DD2131" w:rsidRPr="005665CB" w:rsidRDefault="00DD2131" w:rsidP="00DD2131">
            <w:pPr>
              <w:pStyle w:val="CellBody"/>
              <w:rPr>
                <w:lang w:val="ru-RU"/>
              </w:rPr>
            </w:pPr>
            <w:r w:rsidRPr="005665CB">
              <w:rPr>
                <w:lang w:val="ru-RU"/>
              </w:rPr>
              <w:t>[ДОБАВЛЕНО]</w:t>
            </w:r>
            <w:r w:rsidR="00E83001" w:rsidRPr="005665CB">
              <w:rPr>
                <w:lang w:val="ru-RU"/>
              </w:rPr>
              <w:t xml:space="preserve"> </w:t>
            </w:r>
            <w:r w:rsidRPr="005665CB">
              <w:rPr>
                <w:lang w:val="ru-RU"/>
              </w:rPr>
              <w:t xml:space="preserve">Новые пункты </w:t>
            </w:r>
            <w:r w:rsidR="006D7CCB" w:rsidRPr="00536684">
              <w:rPr>
                <w:lang w:val="ru-RU"/>
              </w:rPr>
              <w:t>1, 3</w:t>
            </w:r>
            <w:r w:rsidR="008F6987" w:rsidRPr="00536684">
              <w:rPr>
                <w:lang w:val="ru-RU"/>
              </w:rPr>
              <w:t xml:space="preserve">, </w:t>
            </w:r>
            <w:r w:rsidRPr="00536684">
              <w:rPr>
                <w:lang w:val="ru-RU"/>
              </w:rPr>
              <w:t>4</w:t>
            </w:r>
            <w:r w:rsidRPr="005665CB">
              <w:rPr>
                <w:lang w:val="ru-RU"/>
              </w:rPr>
              <w:t xml:space="preserve">, </w:t>
            </w:r>
            <w:r w:rsidRPr="00536684">
              <w:rPr>
                <w:lang w:val="ru-RU"/>
              </w:rPr>
              <w:t>5</w:t>
            </w:r>
            <w:r w:rsidRPr="005665CB">
              <w:rPr>
                <w:lang w:val="ru-RU"/>
              </w:rPr>
              <w:t xml:space="preserve">, </w:t>
            </w:r>
            <w:r w:rsidRPr="00536684">
              <w:rPr>
                <w:lang w:val="ru-RU"/>
              </w:rPr>
              <w:t>6</w:t>
            </w:r>
            <w:r w:rsidR="00BD7C84" w:rsidRPr="00536684">
              <w:rPr>
                <w:lang w:val="ru-RU"/>
              </w:rPr>
              <w:t>, 7</w:t>
            </w:r>
            <w:r w:rsidRPr="005665CB">
              <w:rPr>
                <w:lang w:val="ru-RU"/>
              </w:rPr>
              <w:t xml:space="preserve"> согласно ТУШ IRM-SU-1381-16.1 по требованиям </w:t>
            </w:r>
            <w:r w:rsidR="00E705ED" w:rsidRPr="005665CB">
              <w:rPr>
                <w:lang w:val="ru-RU"/>
              </w:rPr>
              <w:t xml:space="preserve">к </w:t>
            </w:r>
            <w:r w:rsidRPr="005665CB">
              <w:rPr>
                <w:lang w:val="ru-RU"/>
              </w:rPr>
              <w:t>гибко</w:t>
            </w:r>
            <w:r w:rsidR="00E705ED" w:rsidRPr="005665CB">
              <w:rPr>
                <w:lang w:val="ru-RU"/>
              </w:rPr>
              <w:t>му</w:t>
            </w:r>
            <w:r w:rsidRPr="005665CB">
              <w:rPr>
                <w:lang w:val="ru-RU"/>
              </w:rPr>
              <w:t xml:space="preserve"> аэрогел</w:t>
            </w:r>
            <w:r w:rsidR="00E705ED" w:rsidRPr="005665CB">
              <w:rPr>
                <w:lang w:val="ru-RU"/>
              </w:rPr>
              <w:t>ю</w:t>
            </w:r>
          </w:p>
          <w:p w14:paraId="449C04D8" w14:textId="30B08560" w:rsidR="00DD2131" w:rsidRPr="00536684" w:rsidRDefault="00DD2131" w:rsidP="00DD2131">
            <w:pPr>
              <w:pStyle w:val="CellBody"/>
            </w:pPr>
            <w:r w:rsidRPr="005665CB">
              <w:t>[ADD] New items</w:t>
            </w:r>
            <w:r w:rsidR="008F6987" w:rsidRPr="005665CB">
              <w:t xml:space="preserve"> 2,</w:t>
            </w:r>
            <w:r w:rsidRPr="005665CB">
              <w:t xml:space="preserve"> </w:t>
            </w:r>
            <w:r w:rsidRPr="00536684">
              <w:t>4, 5, 6</w:t>
            </w:r>
            <w:r w:rsidR="00BD7C84" w:rsidRPr="005665CB">
              <w:t>, 7</w:t>
            </w:r>
            <w:r w:rsidRPr="00536684">
              <w:t xml:space="preserve"> </w:t>
            </w:r>
            <w:r w:rsidRPr="005665CB">
              <w:t>as per CES IRM-SU-1381-16.1 regarding flexible aerogel material requirements</w:t>
            </w:r>
          </w:p>
        </w:tc>
      </w:tr>
      <w:tr w:rsidR="00E026D9" w:rsidRPr="000D148D" w14:paraId="7B95BEAF" w14:textId="77777777" w:rsidTr="00E026D9">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78F6EDE" w14:textId="77777777" w:rsidR="00E026D9" w:rsidRPr="000D148D" w:rsidRDefault="00E026D9"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003DF3C" w14:textId="77777777" w:rsidR="00F16BD7" w:rsidRDefault="00F16BD7" w:rsidP="000D148D">
            <w:pPr>
              <w:pStyle w:val="CellBodyCentered"/>
              <w:spacing w:before="120" w:line="260" w:lineRule="atLeast"/>
            </w:pPr>
          </w:p>
          <w:p w14:paraId="71713146" w14:textId="580AC3BC" w:rsidR="00E026D9" w:rsidRDefault="00E026D9" w:rsidP="000D148D">
            <w:pPr>
              <w:pStyle w:val="CellBodyCentered"/>
              <w:spacing w:before="120" w:line="260" w:lineRule="atLeast"/>
            </w:pPr>
            <w:r>
              <w:t>8.5</w:t>
            </w:r>
          </w:p>
          <w:p w14:paraId="149D104B" w14:textId="65D9191A" w:rsidR="00480C6D" w:rsidRPr="000D148D" w:rsidRDefault="00480C6D" w:rsidP="000D148D">
            <w:pPr>
              <w:pStyle w:val="CellBodyCentered"/>
              <w:spacing w:before="120" w:line="260" w:lineRule="atLeast"/>
            </w:pPr>
          </w:p>
        </w:tc>
        <w:tc>
          <w:tcPr>
            <w:tcW w:w="6390" w:type="dxa"/>
            <w:tcBorders>
              <w:top w:val="single" w:sz="4" w:space="0" w:color="auto"/>
              <w:left w:val="single" w:sz="4" w:space="0" w:color="auto"/>
              <w:bottom w:val="single" w:sz="4" w:space="0" w:color="auto"/>
              <w:right w:val="single" w:sz="4" w:space="0" w:color="auto"/>
            </w:tcBorders>
          </w:tcPr>
          <w:p w14:paraId="6886D852" w14:textId="54881ACC" w:rsidR="00E026D9" w:rsidRPr="00536684" w:rsidRDefault="00E026D9" w:rsidP="000D148D">
            <w:pPr>
              <w:pStyle w:val="CellBody"/>
            </w:pPr>
            <w:r w:rsidRPr="005665CB">
              <w:rPr>
                <w:lang w:val="ru-RU"/>
              </w:rPr>
              <w:t xml:space="preserve">[ДОБАВЛЕНО] Пункт </w:t>
            </w:r>
            <w:r w:rsidR="00BD7C84" w:rsidRPr="00536684">
              <w:rPr>
                <w:lang w:val="ru-RU"/>
              </w:rPr>
              <w:t>2</w:t>
            </w:r>
            <w:r w:rsidR="00480C6D" w:rsidRPr="005665CB">
              <w:rPr>
                <w:lang w:val="ru-RU"/>
              </w:rPr>
              <w:t xml:space="preserve"> </w:t>
            </w:r>
            <w:r w:rsidRPr="005665CB">
              <w:rPr>
                <w:lang w:val="ru-RU"/>
              </w:rPr>
              <w:t>дополнен согласно ТУШ IRM-SU-1381-16.1 по требованиям температуры аэрогеля</w:t>
            </w:r>
            <w:r w:rsidR="00480C6D" w:rsidRPr="00536684">
              <w:rPr>
                <w:lang w:val="ru-RU"/>
              </w:rPr>
              <w:t>.</w:t>
            </w:r>
            <w:r w:rsidR="00DD37A6" w:rsidRPr="005665CB">
              <w:rPr>
                <w:lang w:val="ru-RU"/>
              </w:rPr>
              <w:t xml:space="preserve"> </w:t>
            </w:r>
            <w:r w:rsidR="008714FC" w:rsidRPr="005665CB">
              <w:rPr>
                <w:lang w:val="ru-RU"/>
              </w:rPr>
              <w:t>Старый</w:t>
            </w:r>
            <w:r w:rsidR="008714FC" w:rsidRPr="00536684">
              <w:t xml:space="preserve"> </w:t>
            </w:r>
            <w:r w:rsidR="008714FC" w:rsidRPr="005665CB">
              <w:rPr>
                <w:lang w:val="ru-RU"/>
              </w:rPr>
              <w:t>пункт</w:t>
            </w:r>
            <w:r w:rsidR="008714FC" w:rsidRPr="00536684">
              <w:t xml:space="preserve"> 2 </w:t>
            </w:r>
            <w:r w:rsidR="008714FC" w:rsidRPr="005665CB">
              <w:rPr>
                <w:lang w:val="ru-RU"/>
              </w:rPr>
              <w:t>и</w:t>
            </w:r>
            <w:r w:rsidR="008714FC" w:rsidRPr="00536684">
              <w:t xml:space="preserve"> </w:t>
            </w:r>
            <w:r w:rsidR="008714FC" w:rsidRPr="005665CB">
              <w:rPr>
                <w:lang w:val="ru-RU"/>
              </w:rPr>
              <w:t>Таблица</w:t>
            </w:r>
            <w:r w:rsidR="008714FC" w:rsidRPr="00536684">
              <w:t xml:space="preserve"> 1 </w:t>
            </w:r>
            <w:r w:rsidR="008714FC" w:rsidRPr="005665CB">
              <w:rPr>
                <w:lang w:val="ru-RU"/>
              </w:rPr>
              <w:t>удалены</w:t>
            </w:r>
          </w:p>
          <w:p w14:paraId="1825C225" w14:textId="156CBF01" w:rsidR="00E026D9" w:rsidRPr="00536684" w:rsidRDefault="00E026D9" w:rsidP="000D148D">
            <w:pPr>
              <w:pStyle w:val="CellBody"/>
            </w:pPr>
            <w:r w:rsidRPr="00536684">
              <w:t xml:space="preserve">[ADD] </w:t>
            </w:r>
            <w:r w:rsidRPr="005665CB">
              <w:t>I</w:t>
            </w:r>
            <w:r w:rsidRPr="00536684">
              <w:t>tem</w:t>
            </w:r>
            <w:r w:rsidR="00480C6D" w:rsidRPr="005665CB">
              <w:t>s</w:t>
            </w:r>
            <w:r w:rsidRPr="00536684">
              <w:t xml:space="preserve"> </w:t>
            </w:r>
            <w:r w:rsidR="00BD7C84" w:rsidRPr="005665CB">
              <w:t>2</w:t>
            </w:r>
            <w:r w:rsidR="00480C6D" w:rsidRPr="005665CB">
              <w:t xml:space="preserve"> </w:t>
            </w:r>
            <w:r w:rsidR="008F6987" w:rsidRPr="005665CB">
              <w:t>is</w:t>
            </w:r>
            <w:r w:rsidRPr="005665CB">
              <w:t xml:space="preserve"> suplemented</w:t>
            </w:r>
            <w:r w:rsidRPr="00536684">
              <w:t xml:space="preserve"> as per CES IRM-SU-1381-16.1 regarding aerogel </w:t>
            </w:r>
            <w:r w:rsidRPr="005665CB">
              <w:t>temperature</w:t>
            </w:r>
            <w:r w:rsidRPr="00536684">
              <w:t xml:space="preserve"> requirements</w:t>
            </w:r>
            <w:r w:rsidR="008714FC" w:rsidRPr="005665CB">
              <w:t>. Old item 2 and Table 1 are deleted</w:t>
            </w:r>
          </w:p>
        </w:tc>
      </w:tr>
      <w:tr w:rsidR="007B6EB7" w:rsidRPr="000D148D" w14:paraId="6C77D2FD" w14:textId="77777777" w:rsidTr="007B6EB7">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0A2C52E" w14:textId="77777777" w:rsidR="007B6EB7" w:rsidRPr="000D148D" w:rsidRDefault="007B6EB7" w:rsidP="000D148D">
            <w:pPr>
              <w:pStyle w:val="CellBodyCentered"/>
            </w:pPr>
            <w:r>
              <w:lastRenderedPageBreak/>
              <w:t>U03</w:t>
            </w:r>
          </w:p>
        </w:tc>
        <w:tc>
          <w:tcPr>
            <w:tcW w:w="1539" w:type="dxa"/>
            <w:tcBorders>
              <w:top w:val="single" w:sz="4" w:space="0" w:color="auto"/>
              <w:left w:val="single" w:sz="4" w:space="0" w:color="auto"/>
              <w:bottom w:val="single" w:sz="4" w:space="0" w:color="auto"/>
              <w:right w:val="single" w:sz="4" w:space="0" w:color="auto"/>
            </w:tcBorders>
          </w:tcPr>
          <w:p w14:paraId="6F733FF6" w14:textId="2255547B" w:rsidR="007B6EB7" w:rsidRDefault="007B6EB7" w:rsidP="000D148D">
            <w:pPr>
              <w:pStyle w:val="CellBodyCentered"/>
              <w:spacing w:before="120" w:line="260" w:lineRule="atLeast"/>
            </w:pPr>
            <w:r>
              <w:t>8.</w:t>
            </w:r>
            <w:r>
              <w:rPr>
                <w:lang w:val="ru-RU"/>
              </w:rPr>
              <w:t>6</w:t>
            </w:r>
          </w:p>
          <w:p w14:paraId="3369C0CC" w14:textId="77777777" w:rsidR="007B6EB7" w:rsidRPr="000D148D" w:rsidRDefault="007B6EB7" w:rsidP="000D148D">
            <w:pPr>
              <w:pStyle w:val="CellBodyCentered"/>
              <w:spacing w:before="120" w:line="260" w:lineRule="atLeast"/>
            </w:pPr>
          </w:p>
        </w:tc>
        <w:tc>
          <w:tcPr>
            <w:tcW w:w="6390" w:type="dxa"/>
            <w:tcBorders>
              <w:top w:val="single" w:sz="4" w:space="0" w:color="auto"/>
              <w:left w:val="single" w:sz="4" w:space="0" w:color="auto"/>
              <w:bottom w:val="single" w:sz="4" w:space="0" w:color="auto"/>
              <w:right w:val="single" w:sz="4" w:space="0" w:color="auto"/>
            </w:tcBorders>
          </w:tcPr>
          <w:p w14:paraId="4118D2F8" w14:textId="1EFFCC32" w:rsidR="007B6EB7" w:rsidRPr="005665CB" w:rsidRDefault="007B6EB7" w:rsidP="007B6EB7">
            <w:pPr>
              <w:pStyle w:val="CellBody"/>
              <w:rPr>
                <w:lang w:val="ru-RU"/>
              </w:rPr>
            </w:pPr>
            <w:r w:rsidRPr="005665CB">
              <w:rPr>
                <w:lang w:val="ru-RU"/>
              </w:rPr>
              <w:t>[ДОБАВЛЕНО]Название пункта изменен</w:t>
            </w:r>
            <w:r w:rsidR="00E705ED" w:rsidRPr="005665CB">
              <w:rPr>
                <w:lang w:val="ru-RU"/>
              </w:rPr>
              <w:t>о</w:t>
            </w:r>
            <w:r w:rsidRPr="005665CB">
              <w:rPr>
                <w:lang w:val="ru-RU"/>
              </w:rPr>
              <w:t xml:space="preserve"> согласно ТУШ IRM-SU-1381-16.1</w:t>
            </w:r>
          </w:p>
          <w:p w14:paraId="18CF86EC" w14:textId="70623B33" w:rsidR="007B6EB7" w:rsidRPr="005737AD" w:rsidRDefault="007B6EB7" w:rsidP="007B6EB7">
            <w:pPr>
              <w:pStyle w:val="CellBody"/>
            </w:pPr>
            <w:r w:rsidRPr="005665CB">
              <w:t>[ADD] Items name is changed as per CES IRM-SU-1381-16.1</w:t>
            </w:r>
          </w:p>
        </w:tc>
      </w:tr>
      <w:tr w:rsidR="007B6EB7" w:rsidRPr="000D148D" w14:paraId="7ADAAC71" w14:textId="77777777" w:rsidTr="007B6EB7">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64DB5C0" w14:textId="77777777" w:rsidR="007B6EB7" w:rsidRPr="000D148D" w:rsidRDefault="007B6EB7"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E4281A3" w14:textId="0B1791C0" w:rsidR="007B6EB7" w:rsidRDefault="007B6EB7" w:rsidP="000D148D">
            <w:pPr>
              <w:pStyle w:val="CellBodyCentered"/>
              <w:spacing w:before="120" w:line="260" w:lineRule="atLeast"/>
            </w:pPr>
            <w:r>
              <w:t>8.</w:t>
            </w:r>
            <w:r w:rsidR="00D664E0">
              <w:rPr>
                <w:lang w:val="ru-RU"/>
              </w:rPr>
              <w:t>6</w:t>
            </w:r>
          </w:p>
          <w:p w14:paraId="7873F97E" w14:textId="77777777" w:rsidR="007B6EB7" w:rsidRPr="000D148D" w:rsidRDefault="007B6EB7" w:rsidP="000D148D">
            <w:pPr>
              <w:pStyle w:val="CellBodyCentered"/>
              <w:spacing w:before="120" w:line="260" w:lineRule="atLeast"/>
            </w:pPr>
          </w:p>
        </w:tc>
        <w:tc>
          <w:tcPr>
            <w:tcW w:w="6390" w:type="dxa"/>
            <w:tcBorders>
              <w:top w:val="single" w:sz="4" w:space="0" w:color="auto"/>
              <w:left w:val="single" w:sz="4" w:space="0" w:color="auto"/>
              <w:bottom w:val="single" w:sz="4" w:space="0" w:color="auto"/>
              <w:right w:val="single" w:sz="4" w:space="0" w:color="auto"/>
            </w:tcBorders>
          </w:tcPr>
          <w:p w14:paraId="6DF63A55" w14:textId="46913503" w:rsidR="00D664E0" w:rsidRPr="005665CB" w:rsidRDefault="007B6EB7" w:rsidP="00D664E0">
            <w:pPr>
              <w:pStyle w:val="CellBody"/>
              <w:rPr>
                <w:lang w:val="ru-RU"/>
              </w:rPr>
            </w:pPr>
            <w:r w:rsidRPr="005665CB">
              <w:rPr>
                <w:lang w:val="ru-RU"/>
              </w:rPr>
              <w:t>[</w:t>
            </w:r>
            <w:r w:rsidR="00937EF2" w:rsidRPr="005665CB">
              <w:rPr>
                <w:lang w:val="ru-RU"/>
              </w:rPr>
              <w:t>УДАЛЕНО</w:t>
            </w:r>
            <w:r w:rsidRPr="005665CB">
              <w:rPr>
                <w:lang w:val="ru-RU"/>
              </w:rPr>
              <w:t xml:space="preserve">] </w:t>
            </w:r>
            <w:r w:rsidR="00D664E0" w:rsidRPr="005665CB">
              <w:rPr>
                <w:lang w:val="ru-RU"/>
              </w:rPr>
              <w:t>Старый текст и п</w:t>
            </w:r>
            <w:r w:rsidRPr="005665CB">
              <w:rPr>
                <w:lang w:val="ru-RU"/>
              </w:rPr>
              <w:t>ункт</w:t>
            </w:r>
            <w:r w:rsidR="00D664E0" w:rsidRPr="005665CB">
              <w:rPr>
                <w:lang w:val="ru-RU"/>
              </w:rPr>
              <w:t>ы</w:t>
            </w:r>
            <w:r w:rsidRPr="005665CB">
              <w:rPr>
                <w:lang w:val="ru-RU"/>
              </w:rPr>
              <w:t xml:space="preserve"> </w:t>
            </w:r>
            <w:r w:rsidR="00D664E0" w:rsidRPr="005665CB">
              <w:rPr>
                <w:lang w:val="ru-RU"/>
              </w:rPr>
              <w:t xml:space="preserve">с </w:t>
            </w:r>
            <w:r w:rsidRPr="005665CB">
              <w:rPr>
                <w:lang w:val="ru-RU"/>
              </w:rPr>
              <w:t>1</w:t>
            </w:r>
            <w:r w:rsidR="00D664E0" w:rsidRPr="005665CB">
              <w:rPr>
                <w:lang w:val="ru-RU"/>
              </w:rPr>
              <w:t xml:space="preserve"> по</w:t>
            </w:r>
            <w:r w:rsidRPr="005665CB">
              <w:rPr>
                <w:lang w:val="ru-RU"/>
              </w:rPr>
              <w:t xml:space="preserve"> </w:t>
            </w:r>
            <w:r w:rsidR="00D664E0" w:rsidRPr="005665CB">
              <w:rPr>
                <w:lang w:val="ru-RU"/>
              </w:rPr>
              <w:t xml:space="preserve">6 удалены в связи присутствием содержания в других пунктах 8.6 </w:t>
            </w:r>
            <w:r w:rsidRPr="005665CB">
              <w:rPr>
                <w:lang w:val="ru-RU"/>
              </w:rPr>
              <w:t xml:space="preserve"> </w:t>
            </w:r>
          </w:p>
          <w:p w14:paraId="27DA401F" w14:textId="764A2874" w:rsidR="007B6EB7" w:rsidRPr="005737AD" w:rsidRDefault="007B6EB7" w:rsidP="00D664E0">
            <w:pPr>
              <w:pStyle w:val="CellBody"/>
            </w:pPr>
            <w:r w:rsidRPr="005737AD">
              <w:t>[</w:t>
            </w:r>
            <w:r w:rsidR="00F12C9B" w:rsidRPr="005665CB">
              <w:t>REMOVED</w:t>
            </w:r>
            <w:r w:rsidRPr="005737AD">
              <w:t xml:space="preserve">] </w:t>
            </w:r>
            <w:r w:rsidR="00D664E0" w:rsidRPr="005737AD">
              <w:t xml:space="preserve">Old text and </w:t>
            </w:r>
            <w:r w:rsidR="00D664E0" w:rsidRPr="005665CB">
              <w:t>items</w:t>
            </w:r>
            <w:r w:rsidR="00D664E0" w:rsidRPr="005737AD">
              <w:t xml:space="preserve"> 1 to 6 removed due to content in other paragraphs 8.6</w:t>
            </w:r>
          </w:p>
        </w:tc>
      </w:tr>
      <w:tr w:rsidR="00E83001" w:rsidRPr="000D148D" w14:paraId="3AE527A6" w14:textId="77777777" w:rsidTr="005737AD">
        <w:trPr>
          <w:trHeight w:val="737"/>
        </w:trPr>
        <w:tc>
          <w:tcPr>
            <w:tcW w:w="1431" w:type="dxa"/>
            <w:tcBorders>
              <w:top w:val="single" w:sz="4" w:space="0" w:color="auto"/>
              <w:left w:val="single" w:sz="4" w:space="0" w:color="auto"/>
              <w:bottom w:val="single" w:sz="4" w:space="0" w:color="auto"/>
              <w:right w:val="single" w:sz="4" w:space="0" w:color="auto"/>
            </w:tcBorders>
            <w:vAlign w:val="center"/>
          </w:tcPr>
          <w:p w14:paraId="29152F9C" w14:textId="77777777" w:rsidR="00E83001" w:rsidRPr="000D148D" w:rsidRDefault="00E83001"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B6BE399" w14:textId="12AD9899" w:rsidR="00E83001" w:rsidRPr="000D148D" w:rsidRDefault="00E83001" w:rsidP="00082701">
            <w:pPr>
              <w:pStyle w:val="CellBodyCentered"/>
              <w:spacing w:before="120" w:line="260" w:lineRule="atLeast"/>
            </w:pPr>
            <w:r>
              <w:t>8.</w:t>
            </w:r>
            <w:r w:rsidRPr="00E83001">
              <w:t>6</w:t>
            </w:r>
          </w:p>
        </w:tc>
        <w:tc>
          <w:tcPr>
            <w:tcW w:w="6390" w:type="dxa"/>
            <w:tcBorders>
              <w:top w:val="single" w:sz="4" w:space="0" w:color="auto"/>
              <w:left w:val="single" w:sz="4" w:space="0" w:color="auto"/>
              <w:bottom w:val="single" w:sz="4" w:space="0" w:color="auto"/>
              <w:right w:val="single" w:sz="4" w:space="0" w:color="auto"/>
            </w:tcBorders>
          </w:tcPr>
          <w:p w14:paraId="5C1B78EE" w14:textId="77777777" w:rsidR="00F12C9B" w:rsidRPr="005665CB" w:rsidRDefault="00E83001" w:rsidP="00F12C9B">
            <w:pPr>
              <w:pStyle w:val="CellBody"/>
              <w:rPr>
                <w:lang w:val="ru-RU"/>
              </w:rPr>
            </w:pPr>
            <w:r w:rsidRPr="005665CB">
              <w:rPr>
                <w:lang w:val="ru-RU"/>
              </w:rPr>
              <w:t xml:space="preserve">[ДОБАВЛЕНО] Новые пункты 1, 2, 3, 4 согласно ТУШ IRM-SU-1381-16.1 по общим требованиям обшивки изоляции. </w:t>
            </w:r>
          </w:p>
          <w:p w14:paraId="7FB0C0E6" w14:textId="7DFA2EB3" w:rsidR="00E83001" w:rsidRPr="005737AD" w:rsidRDefault="00E83001" w:rsidP="00F12C9B">
            <w:pPr>
              <w:pStyle w:val="CellBody"/>
            </w:pPr>
            <w:r w:rsidRPr="005665CB">
              <w:t xml:space="preserve">[ADD] New items </w:t>
            </w:r>
            <w:r w:rsidR="00B304EC" w:rsidRPr="005737AD">
              <w:t xml:space="preserve">1, 2, 3, 4 </w:t>
            </w:r>
            <w:r w:rsidRPr="005665CB">
              <w:t xml:space="preserve">as per CES IRM-SU-1381-16.1 regarding </w:t>
            </w:r>
            <w:r w:rsidR="00B304EC" w:rsidRPr="005665CB">
              <w:t>Insulation jacketing common</w:t>
            </w:r>
            <w:r w:rsidRPr="005665CB">
              <w:t xml:space="preserve"> requirements</w:t>
            </w:r>
          </w:p>
        </w:tc>
      </w:tr>
      <w:tr w:rsidR="00D158A8" w:rsidRPr="000D148D" w14:paraId="69372BFD" w14:textId="77777777" w:rsidTr="00D158A8">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18F77C5" w14:textId="77777777" w:rsidR="00D158A8" w:rsidRPr="000D148D" w:rsidRDefault="00D158A8"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7F2A725" w14:textId="6BE97FFD" w:rsidR="00D158A8" w:rsidRPr="000D148D" w:rsidRDefault="00D158A8" w:rsidP="000D148D">
            <w:pPr>
              <w:pStyle w:val="CellBodyCentered"/>
              <w:spacing w:before="120" w:line="260" w:lineRule="atLeast"/>
            </w:pPr>
            <w:r>
              <w:t>8.6.1</w:t>
            </w:r>
            <w:r w:rsidR="002922DD">
              <w:t xml:space="preserve">, item </w:t>
            </w:r>
            <w:r w:rsidR="00A50743">
              <w:t>1</w:t>
            </w:r>
            <w:r w:rsidR="002922DD">
              <w:t xml:space="preserve"> 8.6.1, </w:t>
            </w:r>
            <w:r w:rsidR="002922DD">
              <w:rPr>
                <w:lang w:val="ru-RU"/>
              </w:rPr>
              <w:t>пункт</w:t>
            </w:r>
            <w:r w:rsidR="002922DD">
              <w:t xml:space="preserve"> 1</w:t>
            </w:r>
          </w:p>
        </w:tc>
        <w:tc>
          <w:tcPr>
            <w:tcW w:w="6390" w:type="dxa"/>
            <w:tcBorders>
              <w:top w:val="single" w:sz="4" w:space="0" w:color="auto"/>
              <w:left w:val="single" w:sz="4" w:space="0" w:color="auto"/>
              <w:bottom w:val="single" w:sz="4" w:space="0" w:color="auto"/>
              <w:right w:val="single" w:sz="4" w:space="0" w:color="auto"/>
            </w:tcBorders>
          </w:tcPr>
          <w:p w14:paraId="2303038B" w14:textId="3D95ED05" w:rsidR="00D158A8" w:rsidRPr="005665CB" w:rsidRDefault="00D158A8" w:rsidP="000D148D">
            <w:pPr>
              <w:pStyle w:val="CellBody"/>
              <w:rPr>
                <w:lang w:val="ru-RU"/>
              </w:rPr>
            </w:pPr>
            <w:r w:rsidRPr="005665CB">
              <w:rPr>
                <w:lang w:val="ru-RU"/>
              </w:rPr>
              <w:t xml:space="preserve">[ЗАМЕНЕНО] Предыдущий сорт материала изменен согласно </w:t>
            </w:r>
            <w:r w:rsidRPr="005737AD">
              <w:rPr>
                <w:lang w:val="ru-RU"/>
              </w:rPr>
              <w:t>ASTM C1729</w:t>
            </w:r>
          </w:p>
          <w:p w14:paraId="45ABC1D0" w14:textId="0176BBBB" w:rsidR="00D158A8" w:rsidRPr="005737AD" w:rsidRDefault="00D158A8" w:rsidP="000D148D">
            <w:pPr>
              <w:pStyle w:val="CellBody"/>
            </w:pPr>
            <w:r w:rsidRPr="005737AD">
              <w:t>[REPLACE WITH] Previous material grade changed per ASTM C1729</w:t>
            </w:r>
          </w:p>
        </w:tc>
      </w:tr>
      <w:tr w:rsidR="008C6BDD" w:rsidRPr="000D148D" w14:paraId="3A80A36E" w14:textId="77777777" w:rsidTr="008C6BDD">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7CD488B" w14:textId="77777777" w:rsidR="008C6BDD" w:rsidRPr="000D148D" w:rsidRDefault="008C6BDD" w:rsidP="000D148D">
            <w:pPr>
              <w:pStyle w:val="CellBodyCentered"/>
            </w:pPr>
            <w:bookmarkStart w:id="70" w:name="_Hlk116039783"/>
            <w:r>
              <w:t>U03</w:t>
            </w:r>
          </w:p>
        </w:tc>
        <w:tc>
          <w:tcPr>
            <w:tcW w:w="1539" w:type="dxa"/>
            <w:tcBorders>
              <w:top w:val="single" w:sz="4" w:space="0" w:color="auto"/>
              <w:left w:val="single" w:sz="4" w:space="0" w:color="auto"/>
              <w:bottom w:val="single" w:sz="4" w:space="0" w:color="auto"/>
              <w:right w:val="single" w:sz="4" w:space="0" w:color="auto"/>
            </w:tcBorders>
          </w:tcPr>
          <w:p w14:paraId="7964E52B" w14:textId="694FC41C" w:rsidR="008C6BDD" w:rsidRPr="00B10A72" w:rsidRDefault="002510C7" w:rsidP="000D148D">
            <w:pPr>
              <w:pStyle w:val="CellBodyCentered"/>
              <w:spacing w:before="120" w:line="260" w:lineRule="atLeast"/>
              <w:rPr>
                <w:lang w:val="ru-RU"/>
              </w:rPr>
            </w:pPr>
            <w:r>
              <w:t xml:space="preserve">8.6.1, item </w:t>
            </w:r>
            <w:r>
              <w:rPr>
                <w:lang w:val="ru-RU"/>
              </w:rPr>
              <w:t>2</w:t>
            </w:r>
            <w:r>
              <w:t xml:space="preserve"> 8.6.1, </w:t>
            </w:r>
            <w:r>
              <w:rPr>
                <w:lang w:val="ru-RU"/>
              </w:rPr>
              <w:t>пункт</w:t>
            </w:r>
            <w:r>
              <w:t xml:space="preserve"> </w:t>
            </w:r>
            <w:r>
              <w:rPr>
                <w:lang w:val="ru-RU"/>
              </w:rPr>
              <w:t>2</w:t>
            </w:r>
          </w:p>
        </w:tc>
        <w:tc>
          <w:tcPr>
            <w:tcW w:w="6390" w:type="dxa"/>
            <w:tcBorders>
              <w:top w:val="single" w:sz="4" w:space="0" w:color="auto"/>
              <w:left w:val="single" w:sz="4" w:space="0" w:color="auto"/>
              <w:bottom w:val="single" w:sz="4" w:space="0" w:color="auto"/>
              <w:right w:val="single" w:sz="4" w:space="0" w:color="auto"/>
            </w:tcBorders>
          </w:tcPr>
          <w:p w14:paraId="2EB8994F" w14:textId="20C122C4" w:rsidR="008C6BDD" w:rsidRPr="005665CB" w:rsidRDefault="008C6BDD" w:rsidP="000D148D">
            <w:pPr>
              <w:pStyle w:val="CellBody"/>
              <w:rPr>
                <w:lang w:val="ru-RU"/>
              </w:rPr>
            </w:pPr>
            <w:r w:rsidRPr="005665CB">
              <w:rPr>
                <w:lang w:val="ru-RU"/>
              </w:rPr>
              <w:t xml:space="preserve">[УДАЛЕНО] Пункт Б </w:t>
            </w:r>
            <w:r w:rsidR="00C87969" w:rsidRPr="005665CB">
              <w:rPr>
                <w:lang w:val="ru-RU"/>
              </w:rPr>
              <w:t xml:space="preserve">удален </w:t>
            </w:r>
            <w:r w:rsidRPr="005665CB">
              <w:rPr>
                <w:lang w:val="ru-RU"/>
              </w:rPr>
              <w:t>в связи с неиспользованием согласно ТУШ IRM-SU-1381-16.1</w:t>
            </w:r>
          </w:p>
          <w:p w14:paraId="7ADE3ABF" w14:textId="08CCA29E" w:rsidR="008C6BDD" w:rsidRPr="005737AD" w:rsidRDefault="008C6BDD" w:rsidP="000D148D">
            <w:pPr>
              <w:pStyle w:val="CellBody"/>
            </w:pPr>
            <w:r w:rsidRPr="005737AD">
              <w:t>[</w:t>
            </w:r>
            <w:r w:rsidRPr="005665CB">
              <w:t>REMOVED</w:t>
            </w:r>
            <w:r w:rsidRPr="005737AD">
              <w:t xml:space="preserve">] </w:t>
            </w:r>
            <w:r w:rsidRPr="005665CB">
              <w:t>Item B removed due to non-use as per CES IRM-SU-1381-16.1</w:t>
            </w:r>
          </w:p>
        </w:tc>
      </w:tr>
      <w:bookmarkEnd w:id="70"/>
      <w:tr w:rsidR="0017745C" w:rsidRPr="000D148D" w14:paraId="2E1E328B" w14:textId="77777777" w:rsidTr="0017745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28B8E08" w14:textId="77777777" w:rsidR="0017745C" w:rsidRPr="000D148D" w:rsidRDefault="0017745C"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ED4BD1E" w14:textId="0477726E" w:rsidR="0017745C" w:rsidRPr="000D148D" w:rsidRDefault="002510C7" w:rsidP="000D148D">
            <w:pPr>
              <w:pStyle w:val="CellBodyCentered"/>
              <w:spacing w:before="120" w:line="260" w:lineRule="atLeast"/>
            </w:pPr>
            <w:r>
              <w:t xml:space="preserve">8.6.1, item </w:t>
            </w:r>
            <w:r>
              <w:rPr>
                <w:lang w:val="ru-RU"/>
              </w:rPr>
              <w:t>3</w:t>
            </w:r>
            <w:r w:rsidR="00273688">
              <w:t>,</w:t>
            </w:r>
            <w:r w:rsidR="00F812DA">
              <w:t>4</w:t>
            </w:r>
            <w:r>
              <w:t xml:space="preserve"> 8.6.1, </w:t>
            </w:r>
            <w:r>
              <w:rPr>
                <w:lang w:val="ru-RU"/>
              </w:rPr>
              <w:t>пункт</w:t>
            </w:r>
            <w:r>
              <w:t xml:space="preserve"> </w:t>
            </w:r>
            <w:r w:rsidR="00F812DA">
              <w:t>3</w:t>
            </w:r>
            <w:r w:rsidR="00273688">
              <w:t>,4</w:t>
            </w:r>
            <w:r w:rsidR="00F812DA">
              <w:t xml:space="preserve">  </w:t>
            </w:r>
          </w:p>
        </w:tc>
        <w:tc>
          <w:tcPr>
            <w:tcW w:w="6390" w:type="dxa"/>
            <w:tcBorders>
              <w:top w:val="single" w:sz="4" w:space="0" w:color="auto"/>
              <w:left w:val="single" w:sz="4" w:space="0" w:color="auto"/>
              <w:bottom w:val="single" w:sz="4" w:space="0" w:color="auto"/>
              <w:right w:val="single" w:sz="4" w:space="0" w:color="auto"/>
            </w:tcBorders>
          </w:tcPr>
          <w:p w14:paraId="72681D9C" w14:textId="2C17FDBB" w:rsidR="0017745C" w:rsidRPr="005665CB" w:rsidRDefault="0017745C" w:rsidP="000D148D">
            <w:pPr>
              <w:pStyle w:val="CellBody"/>
              <w:rPr>
                <w:lang w:val="ru-RU"/>
              </w:rPr>
            </w:pPr>
            <w:r w:rsidRPr="005665CB">
              <w:rPr>
                <w:lang w:val="ru-RU"/>
              </w:rPr>
              <w:t>[ЗАМЕНЕНО] Изменены толщины обшивки согласно последним рекомендациям</w:t>
            </w:r>
            <w:r w:rsidR="007343A3" w:rsidRPr="005665CB">
              <w:rPr>
                <w:lang w:val="ru-RU"/>
              </w:rPr>
              <w:t xml:space="preserve"> ТШО</w:t>
            </w:r>
          </w:p>
          <w:p w14:paraId="1F44D14D" w14:textId="2F6F5B6A" w:rsidR="0017745C" w:rsidRPr="005737AD" w:rsidRDefault="0017745C" w:rsidP="000D148D">
            <w:pPr>
              <w:pStyle w:val="CellBody"/>
            </w:pPr>
            <w:r w:rsidRPr="005737AD">
              <w:t xml:space="preserve">[REPLACE WITH] </w:t>
            </w:r>
            <w:r w:rsidR="009B4E53" w:rsidRPr="005665CB">
              <w:t>Jacketing</w:t>
            </w:r>
            <w:r w:rsidR="009B4E53" w:rsidRPr="005737AD">
              <w:t xml:space="preserve"> thicknesses have been changed according to the latest recommendations</w:t>
            </w:r>
            <w:r w:rsidR="007343A3" w:rsidRPr="005737AD">
              <w:t xml:space="preserve"> </w:t>
            </w:r>
            <w:r w:rsidR="007343A3" w:rsidRPr="005665CB">
              <w:t>TCO</w:t>
            </w:r>
          </w:p>
        </w:tc>
      </w:tr>
      <w:tr w:rsidR="00A722FB" w:rsidRPr="009F0ECE" w14:paraId="68CF2C39" w14:textId="77777777" w:rsidTr="009F0ECE">
        <w:trPr>
          <w:trHeight w:val="737"/>
        </w:trPr>
        <w:tc>
          <w:tcPr>
            <w:tcW w:w="1431" w:type="dxa"/>
            <w:tcBorders>
              <w:top w:val="single" w:sz="4" w:space="0" w:color="auto"/>
              <w:left w:val="single" w:sz="4" w:space="0" w:color="auto"/>
              <w:bottom w:val="single" w:sz="4" w:space="0" w:color="auto"/>
              <w:right w:val="single" w:sz="4" w:space="0" w:color="auto"/>
            </w:tcBorders>
            <w:vAlign w:val="center"/>
          </w:tcPr>
          <w:p w14:paraId="43EA5942" w14:textId="77777777" w:rsidR="00A722FB" w:rsidRPr="000D148D" w:rsidRDefault="00A722FB" w:rsidP="009F0EC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06F16B7" w14:textId="7CA9E215" w:rsidR="00A722FB" w:rsidRPr="000D148D" w:rsidRDefault="00D457F4" w:rsidP="009F0ECE">
            <w:pPr>
              <w:pStyle w:val="CellBodyCentered"/>
              <w:spacing w:before="120" w:line="260" w:lineRule="atLeast"/>
            </w:pPr>
            <w:r>
              <w:t xml:space="preserve">8.6.1, item 5 8.6.1, </w:t>
            </w:r>
            <w:r>
              <w:rPr>
                <w:lang w:val="ru-RU"/>
              </w:rPr>
              <w:t>пункт</w:t>
            </w:r>
            <w:r>
              <w:t xml:space="preserve"> 5</w:t>
            </w:r>
          </w:p>
        </w:tc>
        <w:tc>
          <w:tcPr>
            <w:tcW w:w="6390" w:type="dxa"/>
            <w:tcBorders>
              <w:top w:val="single" w:sz="4" w:space="0" w:color="auto"/>
              <w:left w:val="single" w:sz="4" w:space="0" w:color="auto"/>
              <w:bottom w:val="single" w:sz="4" w:space="0" w:color="auto"/>
              <w:right w:val="single" w:sz="4" w:space="0" w:color="auto"/>
            </w:tcBorders>
          </w:tcPr>
          <w:p w14:paraId="10C726E0" w14:textId="1C9B605B" w:rsidR="00A722FB" w:rsidRPr="005665CB" w:rsidRDefault="00A722FB" w:rsidP="009F0ECE">
            <w:pPr>
              <w:pStyle w:val="CellBody"/>
              <w:rPr>
                <w:lang w:val="ru-RU"/>
              </w:rPr>
            </w:pPr>
            <w:r w:rsidRPr="005665CB">
              <w:rPr>
                <w:lang w:val="ru-RU"/>
              </w:rPr>
              <w:t>[ДОБАВЛЕНО] Нов</w:t>
            </w:r>
            <w:r w:rsidR="002D1BF9" w:rsidRPr="005665CB">
              <w:rPr>
                <w:lang w:val="ru-RU"/>
              </w:rPr>
              <w:t>ый</w:t>
            </w:r>
            <w:r w:rsidRPr="005665CB">
              <w:rPr>
                <w:lang w:val="ru-RU"/>
              </w:rPr>
              <w:t xml:space="preserve"> пункт </w:t>
            </w:r>
            <w:r w:rsidR="002D1BF9" w:rsidRPr="005665CB">
              <w:rPr>
                <w:lang w:val="ru-RU"/>
              </w:rPr>
              <w:t>5</w:t>
            </w:r>
            <w:r w:rsidRPr="005665CB">
              <w:rPr>
                <w:lang w:val="ru-RU"/>
              </w:rPr>
              <w:t xml:space="preserve"> согласно </w:t>
            </w:r>
            <w:r w:rsidR="002D1BF9" w:rsidRPr="005665CB">
              <w:rPr>
                <w:lang w:val="ru-RU"/>
              </w:rPr>
              <w:t xml:space="preserve">последним рекомендациям ТШО </w:t>
            </w:r>
            <w:r w:rsidRPr="005665CB">
              <w:rPr>
                <w:lang w:val="ru-RU"/>
              </w:rPr>
              <w:t xml:space="preserve">по требованиям </w:t>
            </w:r>
            <w:r w:rsidR="00F475D4" w:rsidRPr="005665CB">
              <w:rPr>
                <w:lang w:val="ru-RU"/>
              </w:rPr>
              <w:t xml:space="preserve">использования </w:t>
            </w:r>
            <w:r w:rsidRPr="005665CB">
              <w:rPr>
                <w:lang w:val="ru-RU"/>
              </w:rPr>
              <w:t xml:space="preserve">обшивки </w:t>
            </w:r>
            <w:r w:rsidR="00F475D4" w:rsidRPr="005665CB">
              <w:rPr>
                <w:lang w:val="ru-RU"/>
              </w:rPr>
              <w:t xml:space="preserve">типа </w:t>
            </w:r>
            <w:r w:rsidR="000440AF" w:rsidRPr="005665CB">
              <w:t>Perochem</w:t>
            </w:r>
            <w:r w:rsidR="000440AF" w:rsidRPr="005737AD">
              <w:rPr>
                <w:lang w:val="ru-RU"/>
              </w:rPr>
              <w:t xml:space="preserve"> </w:t>
            </w:r>
            <w:r w:rsidR="000440AF" w:rsidRPr="005665CB">
              <w:t>Aluzinc</w:t>
            </w:r>
            <w:r w:rsidR="000440AF" w:rsidRPr="005737AD">
              <w:rPr>
                <w:lang w:val="ru-RU"/>
              </w:rPr>
              <w:t xml:space="preserve"> </w:t>
            </w:r>
            <w:r w:rsidR="000440AF" w:rsidRPr="005665CB">
              <w:t>ZX</w:t>
            </w:r>
            <w:r w:rsidRPr="005665CB">
              <w:rPr>
                <w:lang w:val="ru-RU"/>
              </w:rPr>
              <w:t xml:space="preserve">. </w:t>
            </w:r>
          </w:p>
          <w:p w14:paraId="432B2249" w14:textId="26B60950" w:rsidR="00A722FB" w:rsidRPr="005665CB" w:rsidRDefault="00A722FB" w:rsidP="009F0ECE">
            <w:pPr>
              <w:pStyle w:val="CellBody"/>
            </w:pPr>
            <w:r w:rsidRPr="005665CB">
              <w:t>[ADD] Ne</w:t>
            </w:r>
            <w:r w:rsidR="007534A9" w:rsidRPr="005665CB">
              <w:t>w item 5 according to the latest recommendations TCO</w:t>
            </w:r>
            <w:r w:rsidRPr="005665CB">
              <w:t xml:space="preserve"> regarding </w:t>
            </w:r>
            <w:r w:rsidR="00850438" w:rsidRPr="005665CB">
              <w:t>using Pe</w:t>
            </w:r>
            <w:r w:rsidR="00532262" w:rsidRPr="005665CB">
              <w:t>t</w:t>
            </w:r>
            <w:r w:rsidR="00850438" w:rsidRPr="005665CB">
              <w:t>rochem Aluzinc ZX type</w:t>
            </w:r>
            <w:r w:rsidRPr="005665CB">
              <w:t xml:space="preserve"> jacketing </w:t>
            </w:r>
          </w:p>
        </w:tc>
      </w:tr>
      <w:tr w:rsidR="0066290D" w:rsidRPr="000D148D" w14:paraId="11123DDB" w14:textId="77777777" w:rsidTr="0017745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2478C46" w14:textId="0F89E9F0" w:rsidR="0066290D" w:rsidRDefault="0066290D" w:rsidP="0066290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DDD3DB0" w14:textId="6547FF12" w:rsidR="0066290D" w:rsidRDefault="00D457F4" w:rsidP="0066290D">
            <w:pPr>
              <w:pStyle w:val="CellBodyCentered"/>
              <w:spacing w:before="120" w:line="260" w:lineRule="atLeast"/>
            </w:pPr>
            <w:r>
              <w:t xml:space="preserve">8.6.1, item 6 8.6.1, </w:t>
            </w:r>
            <w:r>
              <w:rPr>
                <w:lang w:val="ru-RU"/>
              </w:rPr>
              <w:t>пункт</w:t>
            </w:r>
            <w:r>
              <w:t xml:space="preserve"> 6</w:t>
            </w:r>
          </w:p>
        </w:tc>
        <w:tc>
          <w:tcPr>
            <w:tcW w:w="6390" w:type="dxa"/>
            <w:tcBorders>
              <w:top w:val="single" w:sz="4" w:space="0" w:color="auto"/>
              <w:left w:val="single" w:sz="4" w:space="0" w:color="auto"/>
              <w:bottom w:val="single" w:sz="4" w:space="0" w:color="auto"/>
              <w:right w:val="single" w:sz="4" w:space="0" w:color="auto"/>
            </w:tcBorders>
          </w:tcPr>
          <w:p w14:paraId="13C11760" w14:textId="4DA5F43E" w:rsidR="0066290D" w:rsidRPr="005665CB" w:rsidRDefault="0066290D" w:rsidP="0066290D">
            <w:pPr>
              <w:pStyle w:val="CellBody"/>
              <w:rPr>
                <w:lang w:val="ru-RU"/>
              </w:rPr>
            </w:pPr>
            <w:r w:rsidRPr="005665CB">
              <w:rPr>
                <w:lang w:val="ru-RU"/>
              </w:rPr>
              <w:t xml:space="preserve">[ДОБАВЛЕНО] </w:t>
            </w:r>
            <w:r w:rsidR="00D71A7A" w:rsidRPr="005665CB">
              <w:rPr>
                <w:lang w:val="ru-RU"/>
              </w:rPr>
              <w:t>Т</w:t>
            </w:r>
            <w:r w:rsidR="00F45B78" w:rsidRPr="005665CB">
              <w:rPr>
                <w:lang w:val="ru-RU"/>
              </w:rPr>
              <w:t>екст изменен</w:t>
            </w:r>
            <w:r w:rsidRPr="005665CB">
              <w:rPr>
                <w:lang w:val="ru-RU"/>
              </w:rPr>
              <w:t xml:space="preserve"> согласно ТУШ IRM-SU-1381-16.1 по общим требованиям обшивки изоляции. </w:t>
            </w:r>
          </w:p>
          <w:p w14:paraId="4B943DC3" w14:textId="48569147" w:rsidR="0066290D" w:rsidRPr="005737AD" w:rsidRDefault="0066290D" w:rsidP="0066290D">
            <w:pPr>
              <w:pStyle w:val="CellBody"/>
            </w:pPr>
            <w:r w:rsidRPr="005665CB">
              <w:t xml:space="preserve">[ADD] </w:t>
            </w:r>
            <w:r w:rsidR="00BF3EB5" w:rsidRPr="005665CB">
              <w:t>Text modified</w:t>
            </w:r>
            <w:r w:rsidRPr="005665CB">
              <w:t xml:space="preserve"> as per CES IRM-SU-1381-16.1 regarding Insulation jacketing common requirements</w:t>
            </w:r>
          </w:p>
        </w:tc>
      </w:tr>
      <w:tr w:rsidR="00E47C2B" w:rsidRPr="000D148D" w14:paraId="73834A28" w14:textId="77777777" w:rsidTr="0017745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C6DA1C5" w14:textId="2EC865FF" w:rsidR="00E47C2B" w:rsidRDefault="00E47C2B" w:rsidP="00E47C2B">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4E3C819" w14:textId="137DD434" w:rsidR="00E47C2B" w:rsidRDefault="00D457F4" w:rsidP="00E47C2B">
            <w:pPr>
              <w:pStyle w:val="CellBodyCentered"/>
              <w:spacing w:before="120" w:line="260" w:lineRule="atLeast"/>
            </w:pPr>
            <w:r>
              <w:t xml:space="preserve">8.6.1, item 7 8.6.1, </w:t>
            </w:r>
            <w:r>
              <w:rPr>
                <w:lang w:val="ru-RU"/>
              </w:rPr>
              <w:t>пункт</w:t>
            </w:r>
            <w:r>
              <w:t xml:space="preserve"> 7</w:t>
            </w:r>
          </w:p>
        </w:tc>
        <w:tc>
          <w:tcPr>
            <w:tcW w:w="6390" w:type="dxa"/>
            <w:tcBorders>
              <w:top w:val="single" w:sz="4" w:space="0" w:color="auto"/>
              <w:left w:val="single" w:sz="4" w:space="0" w:color="auto"/>
              <w:bottom w:val="single" w:sz="4" w:space="0" w:color="auto"/>
              <w:right w:val="single" w:sz="4" w:space="0" w:color="auto"/>
            </w:tcBorders>
          </w:tcPr>
          <w:p w14:paraId="19339FA9" w14:textId="5D94175F" w:rsidR="00E47C2B" w:rsidRPr="005665CB" w:rsidRDefault="00E47C2B" w:rsidP="00E47C2B">
            <w:pPr>
              <w:pStyle w:val="CellBody"/>
              <w:rPr>
                <w:lang w:val="ru-RU"/>
              </w:rPr>
            </w:pPr>
            <w:r w:rsidRPr="005665CB">
              <w:rPr>
                <w:lang w:val="ru-RU"/>
              </w:rPr>
              <w:t>[ДОБАВЛЕНО]</w:t>
            </w:r>
            <w:r w:rsidR="00B955A9" w:rsidRPr="005665CB">
              <w:rPr>
                <w:lang w:val="ru-RU"/>
              </w:rPr>
              <w:t xml:space="preserve"> </w:t>
            </w:r>
            <w:r w:rsidR="00AF3725" w:rsidRPr="005665CB">
              <w:rPr>
                <w:lang w:val="ru-RU"/>
              </w:rPr>
              <w:t>Изменена т</w:t>
            </w:r>
            <w:r w:rsidR="00B955A9" w:rsidRPr="005665CB">
              <w:rPr>
                <w:lang w:val="ru-RU"/>
              </w:rPr>
              <w:t xml:space="preserve">олщина </w:t>
            </w:r>
            <w:r w:rsidR="00AF3725" w:rsidRPr="005665CB">
              <w:rPr>
                <w:lang w:val="ru-RU"/>
              </w:rPr>
              <w:t xml:space="preserve">обшивки </w:t>
            </w:r>
            <w:r w:rsidRPr="005665CB">
              <w:rPr>
                <w:lang w:val="ru-RU"/>
              </w:rPr>
              <w:t xml:space="preserve">согласно ТУШ IRM-SU-1381-16.1 по общим требованиям обшивки изоляции. </w:t>
            </w:r>
          </w:p>
          <w:p w14:paraId="41805680" w14:textId="3FB2FD18" w:rsidR="00E47C2B" w:rsidRPr="005737AD" w:rsidRDefault="00E47C2B" w:rsidP="00E47C2B">
            <w:pPr>
              <w:pStyle w:val="CellBody"/>
            </w:pPr>
            <w:r w:rsidRPr="005665CB">
              <w:t xml:space="preserve">[ADD] </w:t>
            </w:r>
            <w:r w:rsidR="00DF10BF" w:rsidRPr="005665CB">
              <w:t>Jacketing thickness is changed</w:t>
            </w:r>
            <w:r w:rsidRPr="005665CB">
              <w:t xml:space="preserve"> as per CES IRM-SU-1381-16.1 regarding Insulation jacketing common requirements</w:t>
            </w:r>
          </w:p>
        </w:tc>
      </w:tr>
      <w:tr w:rsidR="00DE75C8" w:rsidRPr="000D148D" w14:paraId="1C69C88B" w14:textId="77777777" w:rsidTr="0017745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C669005" w14:textId="6D54AA7B" w:rsidR="00DE75C8" w:rsidRDefault="00DE75C8" w:rsidP="00DE75C8">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5B0006F" w14:textId="78618EF4" w:rsidR="00DE75C8" w:rsidRDefault="00E148F3" w:rsidP="00DE75C8">
            <w:pPr>
              <w:pStyle w:val="CellBodyCentered"/>
              <w:spacing w:before="120" w:line="260" w:lineRule="atLeast"/>
            </w:pPr>
            <w:r>
              <w:t xml:space="preserve">8.6.1, item 10 8.6.1, </w:t>
            </w:r>
            <w:r>
              <w:rPr>
                <w:lang w:val="ru-RU"/>
              </w:rPr>
              <w:t>пункт</w:t>
            </w:r>
            <w:r>
              <w:t xml:space="preserve"> 10</w:t>
            </w:r>
          </w:p>
        </w:tc>
        <w:tc>
          <w:tcPr>
            <w:tcW w:w="6390" w:type="dxa"/>
            <w:tcBorders>
              <w:top w:val="single" w:sz="4" w:space="0" w:color="auto"/>
              <w:left w:val="single" w:sz="4" w:space="0" w:color="auto"/>
              <w:bottom w:val="single" w:sz="4" w:space="0" w:color="auto"/>
              <w:right w:val="single" w:sz="4" w:space="0" w:color="auto"/>
            </w:tcBorders>
          </w:tcPr>
          <w:p w14:paraId="4CBE7F3F" w14:textId="77777777" w:rsidR="00DE75C8" w:rsidRPr="005665CB" w:rsidRDefault="00DE75C8" w:rsidP="00DE75C8">
            <w:pPr>
              <w:pStyle w:val="CellBody"/>
              <w:rPr>
                <w:lang w:val="ru-RU"/>
              </w:rPr>
            </w:pPr>
            <w:r w:rsidRPr="005665CB">
              <w:rPr>
                <w:lang w:val="ru-RU"/>
              </w:rPr>
              <w:t xml:space="preserve">[ДОБАВЛЕНО] Текст изменен согласно ТУШ IRM-SU-1381-16.1 по общим требованиям обшивки изоляции. </w:t>
            </w:r>
          </w:p>
          <w:p w14:paraId="2C0D7C64" w14:textId="432470F3" w:rsidR="00DE75C8" w:rsidRPr="005737AD" w:rsidRDefault="00DE75C8" w:rsidP="00DE75C8">
            <w:pPr>
              <w:pStyle w:val="CellBody"/>
            </w:pPr>
            <w:r w:rsidRPr="005665CB">
              <w:t>[ADD] Text modified as per CES IRM-SU-1381-16.1 regarding Insulation jacketing common requirements</w:t>
            </w:r>
          </w:p>
        </w:tc>
      </w:tr>
      <w:tr w:rsidR="00CE7B62" w:rsidRPr="00CE7B62" w14:paraId="3616AB11" w14:textId="77777777" w:rsidTr="00CE7B62">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3679C3A" w14:textId="77777777" w:rsidR="00CE7B62" w:rsidRPr="000D148D" w:rsidRDefault="00CE7B62"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8E152A1" w14:textId="53E5FF40" w:rsidR="00CE7B62" w:rsidRPr="000D148D" w:rsidRDefault="00E148F3" w:rsidP="000D148D">
            <w:pPr>
              <w:pStyle w:val="CellBodyCentered"/>
              <w:spacing w:before="120" w:line="260" w:lineRule="atLeast"/>
            </w:pPr>
            <w:r>
              <w:t xml:space="preserve">8.6.2, item 3 8.6.2, </w:t>
            </w:r>
            <w:r>
              <w:rPr>
                <w:lang w:val="ru-RU"/>
              </w:rPr>
              <w:t>пункт</w:t>
            </w:r>
            <w:r>
              <w:t xml:space="preserve"> 3</w:t>
            </w:r>
          </w:p>
        </w:tc>
        <w:tc>
          <w:tcPr>
            <w:tcW w:w="6390" w:type="dxa"/>
            <w:tcBorders>
              <w:top w:val="single" w:sz="4" w:space="0" w:color="auto"/>
              <w:left w:val="single" w:sz="4" w:space="0" w:color="auto"/>
              <w:bottom w:val="single" w:sz="4" w:space="0" w:color="auto"/>
              <w:right w:val="single" w:sz="4" w:space="0" w:color="auto"/>
            </w:tcBorders>
          </w:tcPr>
          <w:p w14:paraId="01CB9102" w14:textId="3C997C4F" w:rsidR="00CE7B62" w:rsidRPr="005665CB" w:rsidRDefault="00CE7B62" w:rsidP="00CE7B62">
            <w:pPr>
              <w:pStyle w:val="CellBody"/>
              <w:rPr>
                <w:lang w:val="ru-RU"/>
              </w:rPr>
            </w:pPr>
            <w:r w:rsidRPr="005665CB">
              <w:rPr>
                <w:lang w:val="ru-RU"/>
              </w:rPr>
              <w:t xml:space="preserve">[ДОБАВЛЕНО] Требования по гидроизолирующему слою согласно ТУШ IRM-SU-1381-16.1 </w:t>
            </w:r>
          </w:p>
          <w:p w14:paraId="5AD19A3B" w14:textId="6AE07C7D" w:rsidR="00CE7B62" w:rsidRPr="005737AD" w:rsidRDefault="00CE7B62" w:rsidP="00CE7B62">
            <w:pPr>
              <w:pStyle w:val="CellBody"/>
            </w:pPr>
            <w:r w:rsidRPr="005665CB">
              <w:t>[ADD] Moisture barrier coating requirements as per CES IRM-SU-1381-16.1</w:t>
            </w:r>
          </w:p>
        </w:tc>
      </w:tr>
      <w:tr w:rsidR="00657A9B" w:rsidRPr="00CE7B62" w14:paraId="612B44CA" w14:textId="77777777" w:rsidTr="00CE7B62">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4CB90337" w14:textId="3F01B0B7" w:rsidR="00657A9B" w:rsidRDefault="00657A9B" w:rsidP="00657A9B">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70BD34F6" w14:textId="74F0824A" w:rsidR="00657A9B" w:rsidRDefault="005A5C8C" w:rsidP="00657A9B">
            <w:pPr>
              <w:pStyle w:val="CellBodyCentered"/>
              <w:spacing w:before="120" w:line="260" w:lineRule="atLeast"/>
            </w:pPr>
            <w:r>
              <w:t xml:space="preserve">8.6.2, item 7 8.6.2, </w:t>
            </w:r>
            <w:r>
              <w:rPr>
                <w:lang w:val="ru-RU"/>
              </w:rPr>
              <w:t>пункт</w:t>
            </w:r>
            <w:r>
              <w:t xml:space="preserve"> 7</w:t>
            </w:r>
          </w:p>
        </w:tc>
        <w:tc>
          <w:tcPr>
            <w:tcW w:w="6390" w:type="dxa"/>
            <w:tcBorders>
              <w:top w:val="single" w:sz="4" w:space="0" w:color="auto"/>
              <w:left w:val="single" w:sz="4" w:space="0" w:color="auto"/>
              <w:bottom w:val="single" w:sz="4" w:space="0" w:color="auto"/>
              <w:right w:val="single" w:sz="4" w:space="0" w:color="auto"/>
            </w:tcBorders>
          </w:tcPr>
          <w:p w14:paraId="7A4ABA7E" w14:textId="77777777" w:rsidR="00657A9B" w:rsidRPr="005665CB" w:rsidRDefault="00657A9B" w:rsidP="00657A9B">
            <w:pPr>
              <w:pStyle w:val="CellBody"/>
              <w:rPr>
                <w:lang w:val="ru-RU"/>
              </w:rPr>
            </w:pPr>
            <w:r w:rsidRPr="005665CB">
              <w:rPr>
                <w:lang w:val="ru-RU"/>
              </w:rPr>
              <w:t xml:space="preserve">[ДОБАВЛЕНО] Изменена толщина обшивки согласно ТУШ IRM-SU-1381-16.1 по общим требованиям обшивки изоляции. </w:t>
            </w:r>
          </w:p>
          <w:p w14:paraId="25A5B55C" w14:textId="1FE16E22" w:rsidR="00657A9B" w:rsidRPr="005737AD" w:rsidRDefault="00657A9B" w:rsidP="00657A9B">
            <w:pPr>
              <w:pStyle w:val="CellBody"/>
            </w:pPr>
            <w:r w:rsidRPr="005665CB">
              <w:t>[ADD] Jacketing thickness is changed as per CES IRM-SU-1381-16.1 regarding Insulation jacketing common requirements</w:t>
            </w:r>
          </w:p>
        </w:tc>
      </w:tr>
      <w:tr w:rsidR="006B10AC" w:rsidRPr="000D148D" w14:paraId="5A52F075" w14:textId="77777777" w:rsidTr="006B10A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7912A54" w14:textId="77777777" w:rsidR="006B10AC" w:rsidRPr="000D148D" w:rsidRDefault="006B10AC"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711D294" w14:textId="64249515" w:rsidR="006B10AC" w:rsidRPr="000D148D" w:rsidRDefault="005A5C8C" w:rsidP="000D148D">
            <w:pPr>
              <w:pStyle w:val="CellBodyCentered"/>
              <w:spacing w:before="120" w:line="260" w:lineRule="atLeast"/>
            </w:pPr>
            <w:r>
              <w:t xml:space="preserve">8.6.3, item 1 8.6.3, </w:t>
            </w:r>
            <w:r>
              <w:rPr>
                <w:lang w:val="ru-RU"/>
              </w:rPr>
              <w:t>пункт</w:t>
            </w:r>
            <w:r>
              <w:t xml:space="preserve"> 1</w:t>
            </w:r>
          </w:p>
        </w:tc>
        <w:tc>
          <w:tcPr>
            <w:tcW w:w="6390" w:type="dxa"/>
            <w:tcBorders>
              <w:top w:val="single" w:sz="4" w:space="0" w:color="auto"/>
              <w:left w:val="single" w:sz="4" w:space="0" w:color="auto"/>
              <w:bottom w:val="single" w:sz="4" w:space="0" w:color="auto"/>
              <w:right w:val="single" w:sz="4" w:space="0" w:color="auto"/>
            </w:tcBorders>
          </w:tcPr>
          <w:p w14:paraId="21C82733" w14:textId="4B3F9992" w:rsidR="006B10AC" w:rsidRPr="005665CB" w:rsidRDefault="006B10AC" w:rsidP="000D148D">
            <w:pPr>
              <w:pStyle w:val="CellBody"/>
              <w:rPr>
                <w:lang w:val="ru-RU"/>
              </w:rPr>
            </w:pPr>
            <w:r w:rsidRPr="005665CB">
              <w:rPr>
                <w:lang w:val="ru-RU"/>
              </w:rPr>
              <w:t xml:space="preserve">[ЗАМЕНЕНО] Сорт материала обшивки </w:t>
            </w:r>
            <w:r w:rsidR="0097557C" w:rsidRPr="005665CB">
              <w:rPr>
                <w:lang w:val="ru-RU"/>
              </w:rPr>
              <w:t xml:space="preserve">по </w:t>
            </w:r>
            <w:r w:rsidR="0097557C" w:rsidRPr="005737AD">
              <w:rPr>
                <w:lang w:val="ru-RU"/>
              </w:rPr>
              <w:t>ASTM C1767</w:t>
            </w:r>
            <w:r w:rsidR="0097557C" w:rsidRPr="005665CB">
              <w:rPr>
                <w:lang w:val="ru-RU"/>
              </w:rPr>
              <w:t xml:space="preserve"> согласно ТУШ IRM-SU-1381-16.1</w:t>
            </w:r>
          </w:p>
          <w:p w14:paraId="1694822F" w14:textId="11C8447F" w:rsidR="006B10AC" w:rsidRPr="005737AD" w:rsidRDefault="006B10AC" w:rsidP="000D148D">
            <w:pPr>
              <w:pStyle w:val="CellBody"/>
            </w:pPr>
            <w:r w:rsidRPr="005737AD">
              <w:t xml:space="preserve">[REPLACE WITH] </w:t>
            </w:r>
            <w:r w:rsidR="0097557C" w:rsidRPr="005665CB">
              <w:t>ASTM jacketing material grade as per CES</w:t>
            </w:r>
            <w:r w:rsidR="0097557C" w:rsidRPr="005737AD">
              <w:t xml:space="preserve"> IRM-SU-1381-16.1</w:t>
            </w:r>
          </w:p>
        </w:tc>
      </w:tr>
      <w:tr w:rsidR="00D71286" w:rsidRPr="000D148D" w14:paraId="70CAEE9E" w14:textId="77777777" w:rsidTr="00752CDF">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34B01EF" w14:textId="77777777" w:rsidR="00D71286" w:rsidRPr="000D148D" w:rsidRDefault="00D71286" w:rsidP="00D71286">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F95F4B4" w14:textId="1D325E58" w:rsidR="00D71286" w:rsidRPr="000D148D" w:rsidRDefault="005A5C8C" w:rsidP="00D71286">
            <w:pPr>
              <w:pStyle w:val="CellBodyCentered"/>
              <w:spacing w:before="120" w:line="260" w:lineRule="atLeast"/>
            </w:pPr>
            <w:r>
              <w:t xml:space="preserve">8.6.3, item 6 8.6.3, </w:t>
            </w:r>
            <w:r>
              <w:rPr>
                <w:lang w:val="ru-RU"/>
              </w:rPr>
              <w:t>пункт</w:t>
            </w:r>
            <w:r>
              <w:t xml:space="preserve"> 6</w:t>
            </w:r>
          </w:p>
        </w:tc>
        <w:tc>
          <w:tcPr>
            <w:tcW w:w="6390" w:type="dxa"/>
            <w:tcBorders>
              <w:top w:val="single" w:sz="4" w:space="0" w:color="auto"/>
              <w:left w:val="single" w:sz="4" w:space="0" w:color="auto"/>
              <w:bottom w:val="single" w:sz="4" w:space="0" w:color="auto"/>
              <w:right w:val="single" w:sz="4" w:space="0" w:color="auto"/>
            </w:tcBorders>
          </w:tcPr>
          <w:p w14:paraId="48B9B9A6" w14:textId="64BB022B" w:rsidR="00D71286" w:rsidRPr="005665CB" w:rsidRDefault="00D71286" w:rsidP="00D71286">
            <w:pPr>
              <w:pStyle w:val="CellBody"/>
              <w:rPr>
                <w:lang w:val="ru-RU"/>
              </w:rPr>
            </w:pPr>
            <w:r w:rsidRPr="005665CB">
              <w:rPr>
                <w:lang w:val="ru-RU"/>
              </w:rPr>
              <w:t xml:space="preserve">[ДОБАВЛЕНО] </w:t>
            </w:r>
            <w:r w:rsidR="009537B5" w:rsidRPr="005665CB">
              <w:rPr>
                <w:lang w:val="ru-RU"/>
              </w:rPr>
              <w:t>Новый пункт 6 по т</w:t>
            </w:r>
            <w:r w:rsidRPr="005665CB">
              <w:rPr>
                <w:lang w:val="ru-RU"/>
              </w:rPr>
              <w:t>ребован</w:t>
            </w:r>
            <w:r w:rsidR="009537B5" w:rsidRPr="005665CB">
              <w:rPr>
                <w:lang w:val="ru-RU"/>
              </w:rPr>
              <w:t>ия</w:t>
            </w:r>
            <w:r w:rsidR="00E705ED" w:rsidRPr="005665CB">
              <w:rPr>
                <w:lang w:val="ru-RU"/>
              </w:rPr>
              <w:t>м</w:t>
            </w:r>
            <w:r w:rsidRPr="005665CB">
              <w:rPr>
                <w:lang w:val="ru-RU"/>
              </w:rPr>
              <w:t xml:space="preserve"> установк</w:t>
            </w:r>
            <w:r w:rsidR="009537B5" w:rsidRPr="005665CB">
              <w:rPr>
                <w:lang w:val="ru-RU"/>
              </w:rPr>
              <w:t>и</w:t>
            </w:r>
            <w:r w:rsidRPr="005665CB">
              <w:rPr>
                <w:lang w:val="ru-RU"/>
              </w:rPr>
              <w:t xml:space="preserve"> обшивки согласно ТУШ IRM-SU-1381-16.1 </w:t>
            </w:r>
          </w:p>
          <w:p w14:paraId="34886D03" w14:textId="7BD93E16" w:rsidR="00D71286" w:rsidRPr="005737AD" w:rsidRDefault="00D71286" w:rsidP="00D71286">
            <w:pPr>
              <w:pStyle w:val="CellBody"/>
            </w:pPr>
            <w:r w:rsidRPr="005665CB">
              <w:t xml:space="preserve">[ADD] </w:t>
            </w:r>
            <w:r w:rsidR="009537B5" w:rsidRPr="005665CB">
              <w:t>New item 6 about</w:t>
            </w:r>
            <w:r w:rsidRPr="005665CB">
              <w:t xml:space="preserve"> </w:t>
            </w:r>
            <w:r w:rsidR="009537B5" w:rsidRPr="005665CB">
              <w:t xml:space="preserve">jacketing </w:t>
            </w:r>
            <w:r w:rsidRPr="005665CB">
              <w:t>installation requirements as per CES IRM-SU-1381-16.1</w:t>
            </w:r>
          </w:p>
        </w:tc>
      </w:tr>
      <w:tr w:rsidR="00D8082F" w:rsidRPr="000D148D" w14:paraId="3CCC4D1C" w14:textId="77777777" w:rsidTr="00D8082F">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6A3D305" w14:textId="77777777" w:rsidR="00D8082F" w:rsidRPr="000D148D" w:rsidRDefault="00D8082F"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6040EF2" w14:textId="20EBA765" w:rsidR="00D8082F" w:rsidRPr="000D148D" w:rsidRDefault="005A5C8C" w:rsidP="000D148D">
            <w:pPr>
              <w:pStyle w:val="CellBodyCentered"/>
              <w:spacing w:before="120" w:line="260" w:lineRule="atLeast"/>
            </w:pPr>
            <w:r>
              <w:t xml:space="preserve">8.6.5, item 1 8.6.5, </w:t>
            </w:r>
            <w:r>
              <w:rPr>
                <w:lang w:val="ru-RU"/>
              </w:rPr>
              <w:t>пункт</w:t>
            </w:r>
            <w:r>
              <w:t xml:space="preserve"> 1</w:t>
            </w:r>
          </w:p>
        </w:tc>
        <w:tc>
          <w:tcPr>
            <w:tcW w:w="6390" w:type="dxa"/>
            <w:tcBorders>
              <w:top w:val="single" w:sz="4" w:space="0" w:color="auto"/>
              <w:left w:val="single" w:sz="4" w:space="0" w:color="auto"/>
              <w:bottom w:val="single" w:sz="4" w:space="0" w:color="auto"/>
              <w:right w:val="single" w:sz="4" w:space="0" w:color="auto"/>
            </w:tcBorders>
          </w:tcPr>
          <w:p w14:paraId="46DD847D" w14:textId="21343C96" w:rsidR="00051884" w:rsidRPr="005665CB" w:rsidRDefault="00D8082F" w:rsidP="00051884">
            <w:pPr>
              <w:pStyle w:val="CellBody"/>
              <w:rPr>
                <w:lang w:val="ru-RU"/>
              </w:rPr>
            </w:pPr>
            <w:r w:rsidRPr="005665CB">
              <w:rPr>
                <w:lang w:val="ru-RU"/>
              </w:rPr>
              <w:t>[ДОБАВЛЕНО] Новы</w:t>
            </w:r>
            <w:r w:rsidR="00484B5D" w:rsidRPr="005665CB">
              <w:rPr>
                <w:lang w:val="ru-RU"/>
              </w:rPr>
              <w:t>й</w:t>
            </w:r>
            <w:r w:rsidRPr="005665CB">
              <w:rPr>
                <w:lang w:val="ru-RU"/>
              </w:rPr>
              <w:t xml:space="preserve"> пункт 1</w:t>
            </w:r>
            <w:r w:rsidR="00484B5D" w:rsidRPr="005665CB">
              <w:rPr>
                <w:lang w:val="ru-RU"/>
              </w:rPr>
              <w:t xml:space="preserve"> </w:t>
            </w:r>
            <w:r w:rsidR="00051884" w:rsidRPr="005665CB">
              <w:rPr>
                <w:lang w:val="ru-RU"/>
              </w:rPr>
              <w:t xml:space="preserve">со </w:t>
            </w:r>
            <w:r w:rsidR="005A618D" w:rsidRPr="005665CB">
              <w:t>c</w:t>
            </w:r>
            <w:r w:rsidR="00051884" w:rsidRPr="005665CB">
              <w:rPr>
                <w:lang w:val="ru-RU"/>
              </w:rPr>
              <w:t xml:space="preserve">сылкой на </w:t>
            </w:r>
            <w:r w:rsidR="00051884" w:rsidRPr="005665CB">
              <w:t>IOGP</w:t>
            </w:r>
            <w:r w:rsidR="00051884" w:rsidRPr="005737AD">
              <w:rPr>
                <w:lang w:val="ru-RU"/>
              </w:rPr>
              <w:t xml:space="preserve"> </w:t>
            </w:r>
            <w:r w:rsidR="00051884" w:rsidRPr="005665CB">
              <w:t>S</w:t>
            </w:r>
            <w:r w:rsidR="00051884" w:rsidRPr="005737AD">
              <w:rPr>
                <w:lang w:val="ru-RU"/>
              </w:rPr>
              <w:t>-738</w:t>
            </w:r>
            <w:r w:rsidR="00051884" w:rsidRPr="005665CB">
              <w:rPr>
                <w:lang w:val="ru-RU"/>
              </w:rPr>
              <w:t xml:space="preserve"> </w:t>
            </w:r>
            <w:r w:rsidRPr="005665CB">
              <w:rPr>
                <w:lang w:val="ru-RU"/>
              </w:rPr>
              <w:t>согласно ТУШ IRM-SU-1381-16.1</w:t>
            </w:r>
          </w:p>
          <w:p w14:paraId="0A6AC320" w14:textId="5704F462" w:rsidR="00D8082F" w:rsidRPr="005737AD" w:rsidRDefault="00D8082F" w:rsidP="00051884">
            <w:pPr>
              <w:pStyle w:val="CellBody"/>
            </w:pPr>
            <w:r w:rsidRPr="005737AD">
              <w:lastRenderedPageBreak/>
              <w:t>[ADD] New item</w:t>
            </w:r>
            <w:r w:rsidR="00051884" w:rsidRPr="005737AD">
              <w:t xml:space="preserve"> </w:t>
            </w:r>
            <w:r w:rsidRPr="005737AD">
              <w:t>1</w:t>
            </w:r>
            <w:r w:rsidR="00051884" w:rsidRPr="005737AD">
              <w:t xml:space="preserve"> </w:t>
            </w:r>
            <w:r w:rsidR="00051884" w:rsidRPr="005665CB">
              <w:t>with reference to IOGP S</w:t>
            </w:r>
            <w:r w:rsidR="00051884" w:rsidRPr="005737AD">
              <w:t xml:space="preserve">-738 </w:t>
            </w:r>
            <w:r w:rsidR="00051884" w:rsidRPr="005665CB">
              <w:t>as per</w:t>
            </w:r>
            <w:r w:rsidRPr="005737AD">
              <w:t xml:space="preserve"> CES IRM-SU-1381-16.1</w:t>
            </w:r>
          </w:p>
        </w:tc>
      </w:tr>
      <w:tr w:rsidR="00452DC6" w:rsidRPr="005737AD" w14:paraId="3F07FF10" w14:textId="77777777" w:rsidTr="004A4AD2">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B774719" w14:textId="77777777" w:rsidR="00452DC6" w:rsidRPr="000D148D" w:rsidRDefault="00452DC6" w:rsidP="004A4AD2">
            <w:pPr>
              <w:pStyle w:val="CellBodyCentered"/>
            </w:pPr>
            <w:r>
              <w:lastRenderedPageBreak/>
              <w:t>U03</w:t>
            </w:r>
          </w:p>
        </w:tc>
        <w:tc>
          <w:tcPr>
            <w:tcW w:w="1539" w:type="dxa"/>
            <w:tcBorders>
              <w:top w:val="single" w:sz="4" w:space="0" w:color="auto"/>
              <w:left w:val="single" w:sz="4" w:space="0" w:color="auto"/>
              <w:bottom w:val="single" w:sz="4" w:space="0" w:color="auto"/>
              <w:right w:val="single" w:sz="4" w:space="0" w:color="auto"/>
            </w:tcBorders>
          </w:tcPr>
          <w:p w14:paraId="7DD69D8D" w14:textId="77C8FF74" w:rsidR="00452DC6" w:rsidRPr="000D148D" w:rsidRDefault="00452DC6" w:rsidP="0086623A">
            <w:pPr>
              <w:pStyle w:val="CellBodyCentered"/>
              <w:spacing w:before="120" w:line="260" w:lineRule="atLeast"/>
            </w:pPr>
            <w:r>
              <w:t>8.</w:t>
            </w:r>
            <w:r w:rsidRPr="00E83001">
              <w:t>6</w:t>
            </w:r>
            <w:r>
              <w:t>.5</w:t>
            </w:r>
          </w:p>
        </w:tc>
        <w:tc>
          <w:tcPr>
            <w:tcW w:w="6390" w:type="dxa"/>
            <w:tcBorders>
              <w:top w:val="single" w:sz="4" w:space="0" w:color="auto"/>
              <w:left w:val="single" w:sz="4" w:space="0" w:color="auto"/>
              <w:bottom w:val="single" w:sz="4" w:space="0" w:color="auto"/>
              <w:right w:val="single" w:sz="4" w:space="0" w:color="auto"/>
            </w:tcBorders>
          </w:tcPr>
          <w:p w14:paraId="2D6732BE" w14:textId="60B0BF1E" w:rsidR="00452DC6" w:rsidRPr="005665CB" w:rsidRDefault="00452DC6" w:rsidP="004A4AD2">
            <w:pPr>
              <w:pStyle w:val="CellBody"/>
              <w:rPr>
                <w:lang w:val="ru-RU"/>
              </w:rPr>
            </w:pPr>
            <w:r w:rsidRPr="005665CB">
              <w:rPr>
                <w:lang w:val="ru-RU"/>
              </w:rPr>
              <w:t>[ДОБАВЛЕНО] Нов</w:t>
            </w:r>
            <w:r>
              <w:rPr>
                <w:lang w:val="ru-RU"/>
              </w:rPr>
              <w:t xml:space="preserve">ая таблица 2 </w:t>
            </w:r>
            <w:r w:rsidR="0086623A">
              <w:rPr>
                <w:lang w:val="ru-RU"/>
              </w:rPr>
              <w:t>и 3</w:t>
            </w:r>
            <w:r w:rsidRPr="005665CB">
              <w:rPr>
                <w:lang w:val="ru-RU"/>
              </w:rPr>
              <w:t xml:space="preserve"> согласно </w:t>
            </w:r>
            <w:r w:rsidR="0086623A" w:rsidRPr="005665CB">
              <w:t>IOGP</w:t>
            </w:r>
            <w:r w:rsidR="0086623A" w:rsidRPr="005737AD">
              <w:rPr>
                <w:lang w:val="ru-RU"/>
              </w:rPr>
              <w:t xml:space="preserve"> </w:t>
            </w:r>
            <w:r w:rsidR="0086623A" w:rsidRPr="005665CB">
              <w:t>S</w:t>
            </w:r>
            <w:r w:rsidR="0086623A" w:rsidRPr="005737AD">
              <w:rPr>
                <w:lang w:val="ru-RU"/>
              </w:rPr>
              <w:t>-738</w:t>
            </w:r>
          </w:p>
          <w:p w14:paraId="6B127B10" w14:textId="780D895A" w:rsidR="00452DC6" w:rsidRPr="005737AD" w:rsidRDefault="00452DC6" w:rsidP="004A4AD2">
            <w:pPr>
              <w:pStyle w:val="CellBody"/>
            </w:pPr>
            <w:r w:rsidRPr="005737AD">
              <w:t xml:space="preserve">[ADD] New </w:t>
            </w:r>
            <w:r w:rsidR="0086623A">
              <w:t>table</w:t>
            </w:r>
            <w:r w:rsidRPr="005737AD">
              <w:t xml:space="preserve"> </w:t>
            </w:r>
            <w:r w:rsidR="0086623A">
              <w:t>2 and 3</w:t>
            </w:r>
            <w:r w:rsidRPr="005737AD">
              <w:t xml:space="preserve"> </w:t>
            </w:r>
            <w:r w:rsidRPr="005665CB">
              <w:t>as per</w:t>
            </w:r>
            <w:r w:rsidRPr="005737AD">
              <w:t xml:space="preserve"> </w:t>
            </w:r>
            <w:r w:rsidR="0086623A" w:rsidRPr="005665CB">
              <w:t>IOGP S</w:t>
            </w:r>
            <w:r w:rsidR="0086623A" w:rsidRPr="005737AD">
              <w:t>-738</w:t>
            </w:r>
          </w:p>
        </w:tc>
      </w:tr>
      <w:tr w:rsidR="00682FFF" w:rsidRPr="000D148D" w14:paraId="31300F83" w14:textId="77777777" w:rsidTr="00682FFF">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4EBF5E8A" w14:textId="77777777" w:rsidR="00682FFF" w:rsidRPr="000D148D" w:rsidRDefault="00682FFF"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E9AA462" w14:textId="6875A120" w:rsidR="00682FFF" w:rsidRPr="000D148D" w:rsidRDefault="00682FFF" w:rsidP="000D148D">
            <w:pPr>
              <w:pStyle w:val="CellBodyCentered"/>
              <w:spacing w:before="120" w:line="260" w:lineRule="atLeast"/>
            </w:pPr>
            <w:r>
              <w:t>8.6.</w:t>
            </w:r>
            <w:r w:rsidR="00613780">
              <w:t>5</w:t>
            </w:r>
          </w:p>
        </w:tc>
        <w:tc>
          <w:tcPr>
            <w:tcW w:w="6390" w:type="dxa"/>
            <w:tcBorders>
              <w:top w:val="single" w:sz="4" w:space="0" w:color="auto"/>
              <w:left w:val="single" w:sz="4" w:space="0" w:color="auto"/>
              <w:bottom w:val="single" w:sz="4" w:space="0" w:color="auto"/>
              <w:right w:val="single" w:sz="4" w:space="0" w:color="auto"/>
            </w:tcBorders>
          </w:tcPr>
          <w:p w14:paraId="2DA10BAF" w14:textId="17BD90C3" w:rsidR="00682FFF" w:rsidRPr="005665CB" w:rsidRDefault="00682FFF" w:rsidP="000D148D">
            <w:pPr>
              <w:pStyle w:val="CellBody"/>
              <w:rPr>
                <w:lang w:val="ru-RU"/>
              </w:rPr>
            </w:pPr>
            <w:r w:rsidRPr="005665CB">
              <w:rPr>
                <w:lang w:val="ru-RU"/>
              </w:rPr>
              <w:t xml:space="preserve">[УДАЛЕНО] </w:t>
            </w:r>
            <w:r w:rsidR="00613780" w:rsidRPr="005665CB">
              <w:rPr>
                <w:lang w:val="ru-RU"/>
              </w:rPr>
              <w:t>Старый п</w:t>
            </w:r>
            <w:r w:rsidRPr="005665CB">
              <w:rPr>
                <w:lang w:val="ru-RU"/>
              </w:rPr>
              <w:t xml:space="preserve">ункт </w:t>
            </w:r>
            <w:r w:rsidR="00613780" w:rsidRPr="00134651">
              <w:rPr>
                <w:lang w:val="ru-RU"/>
              </w:rPr>
              <w:t>1, 2</w:t>
            </w:r>
            <w:r w:rsidR="009441BF" w:rsidRPr="009441BF">
              <w:rPr>
                <w:lang w:val="ru-RU"/>
              </w:rPr>
              <w:t>, 4</w:t>
            </w:r>
            <w:r w:rsidR="00613780" w:rsidRPr="00134651">
              <w:rPr>
                <w:lang w:val="ru-RU"/>
              </w:rPr>
              <w:t xml:space="preserve"> </w:t>
            </w:r>
            <w:r w:rsidR="00613780" w:rsidRPr="005665CB">
              <w:rPr>
                <w:lang w:val="ru-RU"/>
              </w:rPr>
              <w:t xml:space="preserve">и Таблица 2, 3 </w:t>
            </w:r>
            <w:r w:rsidRPr="005665CB">
              <w:rPr>
                <w:lang w:val="ru-RU"/>
              </w:rPr>
              <w:t xml:space="preserve"> в связи с</w:t>
            </w:r>
            <w:r w:rsidR="00D84774" w:rsidRPr="00F17BBB">
              <w:rPr>
                <w:lang w:val="ru-RU"/>
              </w:rPr>
              <w:t xml:space="preserve"> </w:t>
            </w:r>
            <w:r w:rsidRPr="005665CB">
              <w:rPr>
                <w:lang w:val="ru-RU"/>
              </w:rPr>
              <w:t>неиспользованием согласно ТУШ IRM-SU-1381-16.1</w:t>
            </w:r>
          </w:p>
          <w:p w14:paraId="164A0860" w14:textId="7A23204E" w:rsidR="00682FFF" w:rsidRPr="00F17BBB" w:rsidRDefault="00682FFF" w:rsidP="000D148D">
            <w:pPr>
              <w:pStyle w:val="CellBody"/>
            </w:pPr>
            <w:r w:rsidRPr="00F17BBB">
              <w:t xml:space="preserve">[REMOVED] </w:t>
            </w:r>
            <w:r w:rsidR="00613780" w:rsidRPr="005665CB">
              <w:t>Old i</w:t>
            </w:r>
            <w:r w:rsidRPr="00F17BBB">
              <w:t xml:space="preserve">tem </w:t>
            </w:r>
            <w:r w:rsidR="00613780" w:rsidRPr="00F17BBB">
              <w:t>1, 2</w:t>
            </w:r>
            <w:r w:rsidR="009441BF">
              <w:t>, 4</w:t>
            </w:r>
            <w:r w:rsidR="00613780" w:rsidRPr="00F17BBB">
              <w:t xml:space="preserve"> </w:t>
            </w:r>
            <w:r w:rsidR="009441BF">
              <w:t>and</w:t>
            </w:r>
            <w:r w:rsidR="00613780" w:rsidRPr="00F17BBB">
              <w:t xml:space="preserve"> </w:t>
            </w:r>
            <w:r w:rsidR="00613780" w:rsidRPr="005665CB">
              <w:t>Table</w:t>
            </w:r>
            <w:r w:rsidR="00613780" w:rsidRPr="00F17BBB">
              <w:t xml:space="preserve"> 2, 3</w:t>
            </w:r>
            <w:r w:rsidR="00613780" w:rsidRPr="005665CB">
              <w:t xml:space="preserve"> </w:t>
            </w:r>
            <w:r w:rsidRPr="00F17BBB">
              <w:t>removed due to non-use as per CES IRM-SU-1381-16.1</w:t>
            </w:r>
          </w:p>
        </w:tc>
      </w:tr>
      <w:tr w:rsidR="0085158F" w:rsidRPr="000D148D" w14:paraId="2F1B2D96" w14:textId="77777777" w:rsidTr="0085158F">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CD0332F" w14:textId="77777777" w:rsidR="0085158F" w:rsidRPr="000D148D" w:rsidRDefault="0085158F" w:rsidP="0085158F">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A4856A3" w14:textId="74FD04E4" w:rsidR="0085158F" w:rsidRPr="000D148D" w:rsidRDefault="0085158F" w:rsidP="0085158F">
            <w:pPr>
              <w:pStyle w:val="CellBodyCentered"/>
              <w:spacing w:before="120" w:line="260" w:lineRule="atLeast"/>
            </w:pPr>
            <w:r>
              <w:t>8.7</w:t>
            </w:r>
            <w:r w:rsidR="002B5951">
              <w:t xml:space="preserve">, item 1     8.7, </w:t>
            </w:r>
            <w:r w:rsidR="002B5951">
              <w:rPr>
                <w:lang w:val="ru-RU"/>
              </w:rPr>
              <w:t>пункт</w:t>
            </w:r>
            <w:r w:rsidR="002B5951">
              <w:t xml:space="preserve"> 1</w:t>
            </w:r>
          </w:p>
        </w:tc>
        <w:tc>
          <w:tcPr>
            <w:tcW w:w="6390" w:type="dxa"/>
            <w:tcBorders>
              <w:top w:val="single" w:sz="4" w:space="0" w:color="auto"/>
              <w:left w:val="single" w:sz="4" w:space="0" w:color="auto"/>
              <w:bottom w:val="single" w:sz="4" w:space="0" w:color="auto"/>
              <w:right w:val="single" w:sz="4" w:space="0" w:color="auto"/>
            </w:tcBorders>
          </w:tcPr>
          <w:p w14:paraId="225287C5" w14:textId="6AD40E29" w:rsidR="0085158F" w:rsidRPr="005665CB" w:rsidRDefault="0085158F" w:rsidP="0085158F">
            <w:pPr>
              <w:pStyle w:val="CellBody"/>
              <w:rPr>
                <w:lang w:val="ru-RU"/>
              </w:rPr>
            </w:pPr>
            <w:r w:rsidRPr="005665CB">
              <w:rPr>
                <w:lang w:val="ru-RU"/>
              </w:rPr>
              <w:t>[ДОБАВЛЕНО] Дополнительный тип материала по крепежным элементам  согласно ТУШ IRM-SU-1381-16.1</w:t>
            </w:r>
          </w:p>
          <w:p w14:paraId="2FD590A7" w14:textId="0B4E6A51" w:rsidR="00B44DDB" w:rsidRPr="00F17BBB" w:rsidRDefault="0085158F" w:rsidP="0085158F">
            <w:pPr>
              <w:pStyle w:val="CellBody"/>
            </w:pPr>
            <w:r w:rsidRPr="005665CB">
              <w:t>[ADD]</w:t>
            </w:r>
            <w:r w:rsidRPr="00F17BBB">
              <w:t xml:space="preserve"> </w:t>
            </w:r>
            <w:r w:rsidRPr="005665CB">
              <w:t xml:space="preserve"> Additional fastener material type as per CES IRM-SU-1381-16.1</w:t>
            </w:r>
          </w:p>
        </w:tc>
      </w:tr>
      <w:tr w:rsidR="00B44DDB" w:rsidRPr="000D148D" w14:paraId="67C6425B" w14:textId="77777777" w:rsidTr="00B44DDB">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18D0264" w14:textId="77777777" w:rsidR="00B44DDB" w:rsidRPr="000D148D" w:rsidRDefault="00B44DDB"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3137342" w14:textId="77777777" w:rsidR="001A74F3" w:rsidRDefault="001A74F3" w:rsidP="000D148D">
            <w:pPr>
              <w:pStyle w:val="CellBodyCentered"/>
              <w:spacing w:before="120" w:line="260" w:lineRule="atLeast"/>
            </w:pPr>
          </w:p>
          <w:p w14:paraId="09A17DAA" w14:textId="5AE6497F" w:rsidR="00B44DDB" w:rsidRPr="000D148D" w:rsidRDefault="00B44DDB" w:rsidP="000D148D">
            <w:pPr>
              <w:pStyle w:val="CellBodyCentered"/>
              <w:spacing w:before="120" w:line="260" w:lineRule="atLeast"/>
            </w:pPr>
            <w:r>
              <w:t>8.</w:t>
            </w:r>
            <w:r w:rsidR="001A74F3">
              <w:t>7</w:t>
            </w:r>
          </w:p>
        </w:tc>
        <w:tc>
          <w:tcPr>
            <w:tcW w:w="6390" w:type="dxa"/>
            <w:tcBorders>
              <w:top w:val="single" w:sz="4" w:space="0" w:color="auto"/>
              <w:left w:val="single" w:sz="4" w:space="0" w:color="auto"/>
              <w:bottom w:val="single" w:sz="4" w:space="0" w:color="auto"/>
              <w:right w:val="single" w:sz="4" w:space="0" w:color="auto"/>
            </w:tcBorders>
          </w:tcPr>
          <w:p w14:paraId="135E933D" w14:textId="3D62CB2E" w:rsidR="00B44DDB" w:rsidRPr="005665CB" w:rsidRDefault="00B44DDB" w:rsidP="000D148D">
            <w:pPr>
              <w:pStyle w:val="CellBody"/>
              <w:rPr>
                <w:lang w:val="ru-RU"/>
              </w:rPr>
            </w:pPr>
            <w:r w:rsidRPr="005665CB">
              <w:rPr>
                <w:lang w:val="ru-RU"/>
              </w:rPr>
              <w:t xml:space="preserve">[УДАЛЕНО] </w:t>
            </w:r>
            <w:r w:rsidR="001E37C4" w:rsidRPr="005665CB">
              <w:rPr>
                <w:lang w:val="ru-RU"/>
              </w:rPr>
              <w:t>Старая т</w:t>
            </w:r>
            <w:r w:rsidRPr="005665CB">
              <w:rPr>
                <w:lang w:val="ru-RU"/>
              </w:rPr>
              <w:t>аблица</w:t>
            </w:r>
            <w:r w:rsidR="001E37C4" w:rsidRPr="005665CB">
              <w:rPr>
                <w:lang w:val="ru-RU"/>
              </w:rPr>
              <w:t xml:space="preserve"> 4</w:t>
            </w:r>
            <w:r w:rsidR="00F51160" w:rsidRPr="005665CB">
              <w:rPr>
                <w:lang w:val="ru-RU"/>
              </w:rPr>
              <w:t xml:space="preserve"> удалена</w:t>
            </w:r>
            <w:r w:rsidR="005C60D9" w:rsidRPr="00F17BBB">
              <w:rPr>
                <w:lang w:val="ru-RU"/>
              </w:rPr>
              <w:t>,</w:t>
            </w:r>
            <w:r w:rsidR="001E37C4" w:rsidRPr="005665CB">
              <w:rPr>
                <w:lang w:val="ru-RU"/>
              </w:rPr>
              <w:t xml:space="preserve"> </w:t>
            </w:r>
            <w:r w:rsidR="005C60D9" w:rsidRPr="005665CB">
              <w:rPr>
                <w:lang w:val="ru-RU"/>
              </w:rPr>
              <w:t xml:space="preserve">информация перемещана </w:t>
            </w:r>
            <w:r w:rsidR="00B27FA0" w:rsidRPr="005665CB">
              <w:rPr>
                <w:lang w:val="ru-RU"/>
              </w:rPr>
              <w:t xml:space="preserve">в Таблицу </w:t>
            </w:r>
            <w:r w:rsidR="000628AE" w:rsidRPr="000628AE">
              <w:rPr>
                <w:lang w:val="ru-RU"/>
              </w:rPr>
              <w:t>4</w:t>
            </w:r>
            <w:r w:rsidR="000628AE" w:rsidRPr="005665CB">
              <w:rPr>
                <w:lang w:val="ru-RU"/>
              </w:rPr>
              <w:t xml:space="preserve"> </w:t>
            </w:r>
            <w:r w:rsidR="00B27FA0" w:rsidRPr="005665CB">
              <w:rPr>
                <w:lang w:val="ru-RU"/>
              </w:rPr>
              <w:t>параграфа 10.3</w:t>
            </w:r>
            <w:r w:rsidR="005C60D9" w:rsidRPr="005665CB">
              <w:rPr>
                <w:lang w:val="ru-RU"/>
              </w:rPr>
              <w:t xml:space="preserve"> </w:t>
            </w:r>
            <w:r w:rsidRPr="005665CB">
              <w:rPr>
                <w:lang w:val="ru-RU"/>
              </w:rPr>
              <w:t>в связи с</w:t>
            </w:r>
            <w:r w:rsidR="00F51160" w:rsidRPr="00F17BBB">
              <w:rPr>
                <w:lang w:val="ru-RU"/>
              </w:rPr>
              <w:t xml:space="preserve"> </w:t>
            </w:r>
            <w:r w:rsidR="00F51160" w:rsidRPr="005665CB">
              <w:rPr>
                <w:lang w:val="ru-RU"/>
              </w:rPr>
              <w:t>дублированием информации по крепежным элементам</w:t>
            </w:r>
          </w:p>
          <w:p w14:paraId="2E4352A5" w14:textId="1554B250" w:rsidR="00B44DDB" w:rsidRPr="00F17BBB" w:rsidRDefault="00B44DDB" w:rsidP="000D148D">
            <w:pPr>
              <w:pStyle w:val="CellBody"/>
            </w:pPr>
            <w:r w:rsidRPr="00F17BBB">
              <w:t xml:space="preserve">[REMOVED] Old </w:t>
            </w:r>
            <w:r w:rsidR="00F51160" w:rsidRPr="005665CB">
              <w:t>Table</w:t>
            </w:r>
            <w:r w:rsidRPr="00F17BBB">
              <w:t xml:space="preserve"> </w:t>
            </w:r>
            <w:r w:rsidR="00F51160" w:rsidRPr="00F17BBB">
              <w:t xml:space="preserve">4, information moved to Table </w:t>
            </w:r>
            <w:r w:rsidR="00E10EE2">
              <w:t>4</w:t>
            </w:r>
            <w:r w:rsidR="00F51160" w:rsidRPr="00F17BBB">
              <w:t xml:space="preserve"> of paragraph 10.3 due to duplication of information on fasteners</w:t>
            </w:r>
          </w:p>
        </w:tc>
      </w:tr>
      <w:tr w:rsidR="001F4666" w:rsidRPr="000D148D" w14:paraId="3F7C3A8F" w14:textId="77777777" w:rsidTr="001F466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4EA0F550" w14:textId="77777777" w:rsidR="001F4666" w:rsidRPr="000D148D" w:rsidRDefault="001F4666"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FEFD1C3" w14:textId="2F37D7FE" w:rsidR="001F4666" w:rsidRPr="000D148D" w:rsidRDefault="001F4666" w:rsidP="000D148D">
            <w:pPr>
              <w:pStyle w:val="CellBodyCentered"/>
              <w:spacing w:before="120" w:line="260" w:lineRule="atLeast"/>
            </w:pPr>
            <w:r>
              <w:t>8.</w:t>
            </w:r>
            <w:r w:rsidR="00011834">
              <w:t>7</w:t>
            </w:r>
          </w:p>
        </w:tc>
        <w:tc>
          <w:tcPr>
            <w:tcW w:w="6390" w:type="dxa"/>
            <w:tcBorders>
              <w:top w:val="single" w:sz="4" w:space="0" w:color="auto"/>
              <w:left w:val="single" w:sz="4" w:space="0" w:color="auto"/>
              <w:bottom w:val="single" w:sz="4" w:space="0" w:color="auto"/>
              <w:right w:val="single" w:sz="4" w:space="0" w:color="auto"/>
            </w:tcBorders>
          </w:tcPr>
          <w:p w14:paraId="4F7DF869" w14:textId="11C7EB4D" w:rsidR="001F4666" w:rsidRPr="005665CB" w:rsidRDefault="001F4666" w:rsidP="001F4666">
            <w:pPr>
              <w:pStyle w:val="CellBody"/>
              <w:rPr>
                <w:lang w:val="ru-RU"/>
              </w:rPr>
            </w:pPr>
            <w:r w:rsidRPr="005665CB">
              <w:rPr>
                <w:lang w:val="ru-RU"/>
              </w:rPr>
              <w:t xml:space="preserve">[ДОБАВЛЕНО] Новые пункты </w:t>
            </w:r>
            <w:r w:rsidR="00CC759B" w:rsidRPr="00CC759B">
              <w:rPr>
                <w:lang w:val="ru-RU"/>
              </w:rPr>
              <w:t xml:space="preserve">5, </w:t>
            </w:r>
            <w:r w:rsidRPr="00F17BBB">
              <w:rPr>
                <w:lang w:val="ru-RU"/>
              </w:rPr>
              <w:t>6</w:t>
            </w:r>
            <w:r w:rsidRPr="005665CB">
              <w:rPr>
                <w:lang w:val="ru-RU"/>
              </w:rPr>
              <w:t xml:space="preserve">, </w:t>
            </w:r>
            <w:r w:rsidRPr="00F17BBB">
              <w:rPr>
                <w:lang w:val="ru-RU"/>
              </w:rPr>
              <w:t>7</w:t>
            </w:r>
            <w:r w:rsidRPr="005665CB">
              <w:rPr>
                <w:lang w:val="ru-RU"/>
              </w:rPr>
              <w:t xml:space="preserve">, </w:t>
            </w:r>
            <w:r w:rsidRPr="00F17BBB">
              <w:rPr>
                <w:lang w:val="ru-RU"/>
              </w:rPr>
              <w:t>8</w:t>
            </w:r>
            <w:r w:rsidRPr="005665CB">
              <w:rPr>
                <w:lang w:val="ru-RU"/>
              </w:rPr>
              <w:t xml:space="preserve"> согласно ТУШ IRM-SU-1381-16.1 по требованиям</w:t>
            </w:r>
            <w:r w:rsidR="000D74FA" w:rsidRPr="005665CB">
              <w:rPr>
                <w:lang w:val="ru-RU"/>
              </w:rPr>
              <w:t xml:space="preserve"> пружин сжатия</w:t>
            </w:r>
          </w:p>
          <w:p w14:paraId="3155B136" w14:textId="6015C0D3" w:rsidR="001F4666" w:rsidRPr="00F17BBB" w:rsidRDefault="001F4666" w:rsidP="001F4666">
            <w:pPr>
              <w:pStyle w:val="CellBody"/>
            </w:pPr>
            <w:r w:rsidRPr="005665CB">
              <w:t xml:space="preserve">[ADD] New items </w:t>
            </w:r>
            <w:r w:rsidR="00CC759B">
              <w:t xml:space="preserve">5, </w:t>
            </w:r>
            <w:r w:rsidR="000D74FA" w:rsidRPr="00F17BBB">
              <w:t xml:space="preserve">6, 7, 8 </w:t>
            </w:r>
            <w:r w:rsidRPr="005665CB">
              <w:t xml:space="preserve">as per CES IRM-SU-1381-16.1 regarding </w:t>
            </w:r>
            <w:r w:rsidR="000D74FA" w:rsidRPr="005665CB">
              <w:t>breather spring requirements</w:t>
            </w:r>
          </w:p>
        </w:tc>
      </w:tr>
      <w:tr w:rsidR="004D13AC" w:rsidRPr="000D148D" w14:paraId="22FA47DE" w14:textId="77777777" w:rsidTr="004D13A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B775328" w14:textId="77777777" w:rsidR="004D13AC" w:rsidRPr="000D148D" w:rsidRDefault="004D13AC"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BBDE48C" w14:textId="689B141C" w:rsidR="004D13AC" w:rsidRPr="000D148D" w:rsidRDefault="004D13AC" w:rsidP="000D148D">
            <w:pPr>
              <w:pStyle w:val="CellBodyCentered"/>
              <w:spacing w:before="120" w:line="260" w:lineRule="atLeast"/>
            </w:pPr>
            <w:r>
              <w:t>8.10</w:t>
            </w:r>
          </w:p>
        </w:tc>
        <w:tc>
          <w:tcPr>
            <w:tcW w:w="6390" w:type="dxa"/>
            <w:tcBorders>
              <w:top w:val="single" w:sz="4" w:space="0" w:color="auto"/>
              <w:left w:val="single" w:sz="4" w:space="0" w:color="auto"/>
              <w:bottom w:val="single" w:sz="4" w:space="0" w:color="auto"/>
              <w:right w:val="single" w:sz="4" w:space="0" w:color="auto"/>
            </w:tcBorders>
          </w:tcPr>
          <w:p w14:paraId="64050489" w14:textId="51C9776F" w:rsidR="007D186C" w:rsidRPr="005665CB" w:rsidRDefault="007D186C" w:rsidP="007D186C">
            <w:pPr>
              <w:pStyle w:val="CellBody"/>
              <w:rPr>
                <w:lang w:val="ru-RU"/>
              </w:rPr>
            </w:pPr>
            <w:r w:rsidRPr="005665CB">
              <w:rPr>
                <w:lang w:val="ru-RU"/>
              </w:rPr>
              <w:t>[УДАЛЕНО] Старые пункты 1</w:t>
            </w:r>
            <w:r w:rsidR="00A62B36" w:rsidRPr="00F17BBB">
              <w:rPr>
                <w:lang w:val="ru-RU"/>
              </w:rPr>
              <w:t>, 2,</w:t>
            </w:r>
            <w:r w:rsidR="00CE0C80" w:rsidRPr="00F17BBB">
              <w:rPr>
                <w:lang w:val="ru-RU"/>
              </w:rPr>
              <w:t xml:space="preserve"> 3</w:t>
            </w:r>
            <w:r w:rsidR="00A62B36" w:rsidRPr="00F17BBB">
              <w:rPr>
                <w:lang w:val="ru-RU"/>
              </w:rPr>
              <w:t xml:space="preserve"> </w:t>
            </w:r>
            <w:r w:rsidRPr="005665CB">
              <w:rPr>
                <w:lang w:val="ru-RU"/>
              </w:rPr>
              <w:t xml:space="preserve">и </w:t>
            </w:r>
            <w:r w:rsidR="00CE0C80" w:rsidRPr="00F17BBB">
              <w:rPr>
                <w:lang w:val="ru-RU"/>
              </w:rPr>
              <w:t>4</w:t>
            </w:r>
            <w:r w:rsidRPr="005665CB">
              <w:rPr>
                <w:lang w:val="ru-RU"/>
              </w:rPr>
              <w:t xml:space="preserve"> удалены, в связи с дублированием информации в параграфе 5.0 и 8.4</w:t>
            </w:r>
          </w:p>
          <w:p w14:paraId="0FF41C9C" w14:textId="63D1562F" w:rsidR="004D13AC" w:rsidRPr="00F17BBB" w:rsidRDefault="007D186C" w:rsidP="007D186C">
            <w:pPr>
              <w:pStyle w:val="CellBody"/>
            </w:pPr>
            <w:r w:rsidRPr="005665CB">
              <w:t xml:space="preserve">[REMOVED] Old items </w:t>
            </w:r>
            <w:r w:rsidR="00CE0C80" w:rsidRPr="00F17BBB">
              <w:t xml:space="preserve">1, 2, 3 </w:t>
            </w:r>
            <w:r w:rsidR="00CE0C80" w:rsidRPr="005665CB">
              <w:t>and</w:t>
            </w:r>
            <w:r w:rsidR="00CE0C80" w:rsidRPr="00F17BBB">
              <w:t xml:space="preserve"> 4</w:t>
            </w:r>
            <w:r w:rsidRPr="005665CB">
              <w:t>, due to duplication of information on clause 5.0 and 8</w:t>
            </w:r>
            <w:r w:rsidR="00836D35" w:rsidRPr="005665CB">
              <w:t>.</w:t>
            </w:r>
            <w:r w:rsidRPr="005665CB">
              <w:t>4</w:t>
            </w:r>
          </w:p>
        </w:tc>
      </w:tr>
      <w:tr w:rsidR="00DB0A99" w:rsidRPr="000D148D" w14:paraId="1EB0BC8E" w14:textId="77777777" w:rsidTr="00DB0A99">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0B0E551" w14:textId="77777777" w:rsidR="00DB0A99" w:rsidRPr="000D148D" w:rsidRDefault="00DB0A99"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D5A37B5" w14:textId="4C187CBD" w:rsidR="00DB0A99" w:rsidRPr="000D148D" w:rsidRDefault="00DB0A99" w:rsidP="000D148D">
            <w:pPr>
              <w:pStyle w:val="CellBodyCentered"/>
              <w:spacing w:before="120" w:line="260" w:lineRule="atLeast"/>
            </w:pPr>
            <w:r>
              <w:t>8.10</w:t>
            </w:r>
            <w:r w:rsidR="00F917D8">
              <w:t>.</w:t>
            </w:r>
            <w:r>
              <w:t>1</w:t>
            </w:r>
            <w:r w:rsidR="00F85122">
              <w:t xml:space="preserve"> </w:t>
            </w:r>
            <w:r w:rsidR="00F917D8">
              <w:t xml:space="preserve">      </w:t>
            </w:r>
          </w:p>
        </w:tc>
        <w:tc>
          <w:tcPr>
            <w:tcW w:w="6390" w:type="dxa"/>
            <w:tcBorders>
              <w:top w:val="single" w:sz="4" w:space="0" w:color="auto"/>
              <w:left w:val="single" w:sz="4" w:space="0" w:color="auto"/>
              <w:bottom w:val="single" w:sz="4" w:space="0" w:color="auto"/>
              <w:right w:val="single" w:sz="4" w:space="0" w:color="auto"/>
            </w:tcBorders>
          </w:tcPr>
          <w:p w14:paraId="7917E814" w14:textId="2DA77990" w:rsidR="00DB0A99" w:rsidRPr="005665CB" w:rsidRDefault="00DB0A99" w:rsidP="000D148D">
            <w:pPr>
              <w:pStyle w:val="CellBody"/>
              <w:rPr>
                <w:lang w:val="ru-RU"/>
              </w:rPr>
            </w:pPr>
            <w:r w:rsidRPr="005665CB">
              <w:rPr>
                <w:lang w:val="ru-RU"/>
              </w:rPr>
              <w:t>[ДОБАВЛЕНО] Параграф дополнен информацией имеющиеся ранее в параграфе 10.0.1-2-3 по выбору материалов</w:t>
            </w:r>
          </w:p>
          <w:p w14:paraId="252F327D" w14:textId="6B5AABE1" w:rsidR="00DB0A99" w:rsidRPr="00F17BBB" w:rsidRDefault="00DB0A99" w:rsidP="000D148D">
            <w:pPr>
              <w:pStyle w:val="CellBody"/>
            </w:pPr>
            <w:r w:rsidRPr="00F17BBB">
              <w:t xml:space="preserve">[ADD] The paragraph has been supplemented with information previously available in paragraph 10.0.1-2-3 on the </w:t>
            </w:r>
            <w:r w:rsidRPr="005665CB">
              <w:t>selection</w:t>
            </w:r>
            <w:r w:rsidRPr="00F17BBB">
              <w:t xml:space="preserve"> of materials</w:t>
            </w:r>
          </w:p>
        </w:tc>
      </w:tr>
      <w:tr w:rsidR="004F7044" w:rsidRPr="000D148D" w14:paraId="09DBB02E" w14:textId="77777777" w:rsidTr="004F7044">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6091841D" w14:textId="77777777" w:rsidR="004F7044" w:rsidRPr="000D148D" w:rsidRDefault="004F7044"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98633F0" w14:textId="3916ECFD" w:rsidR="004F7044" w:rsidRPr="000D148D" w:rsidRDefault="000F66AE" w:rsidP="000D148D">
            <w:pPr>
              <w:pStyle w:val="CellBodyCentered"/>
              <w:spacing w:before="120" w:line="260" w:lineRule="atLeast"/>
            </w:pPr>
            <w:r>
              <w:t>8.10</w:t>
            </w:r>
            <w:r w:rsidR="00F917D8">
              <w:t>.</w:t>
            </w:r>
            <w:r>
              <w:rPr>
                <w:lang w:val="ru-RU"/>
              </w:rPr>
              <w:t>2</w:t>
            </w:r>
            <w:r>
              <w:t xml:space="preserve"> </w:t>
            </w:r>
          </w:p>
        </w:tc>
        <w:tc>
          <w:tcPr>
            <w:tcW w:w="6390" w:type="dxa"/>
            <w:tcBorders>
              <w:top w:val="single" w:sz="4" w:space="0" w:color="auto"/>
              <w:left w:val="single" w:sz="4" w:space="0" w:color="auto"/>
              <w:bottom w:val="single" w:sz="4" w:space="0" w:color="auto"/>
              <w:right w:val="single" w:sz="4" w:space="0" w:color="auto"/>
            </w:tcBorders>
          </w:tcPr>
          <w:p w14:paraId="3C834B24" w14:textId="5A514E69" w:rsidR="004F7044" w:rsidRPr="005665CB" w:rsidRDefault="004F7044" w:rsidP="000D148D">
            <w:pPr>
              <w:pStyle w:val="CellBody"/>
              <w:rPr>
                <w:lang w:val="ru-RU"/>
              </w:rPr>
            </w:pPr>
            <w:r w:rsidRPr="005665CB">
              <w:rPr>
                <w:lang w:val="ru-RU"/>
              </w:rPr>
              <w:t>[ДОБАВЛЕНО] Параграф дополнен информацией</w:t>
            </w:r>
            <w:r w:rsidR="002C4B39" w:rsidRPr="005665CB">
              <w:rPr>
                <w:lang w:val="ru-RU"/>
              </w:rPr>
              <w:t>,</w:t>
            </w:r>
            <w:r w:rsidRPr="005665CB">
              <w:rPr>
                <w:lang w:val="ru-RU"/>
              </w:rPr>
              <w:t xml:space="preserve"> имеющ</w:t>
            </w:r>
            <w:r w:rsidR="002C4B39" w:rsidRPr="005665CB">
              <w:rPr>
                <w:lang w:val="ru-RU"/>
              </w:rPr>
              <w:t>й</w:t>
            </w:r>
            <w:r w:rsidRPr="005665CB">
              <w:rPr>
                <w:lang w:val="ru-RU"/>
              </w:rPr>
              <w:t>еся ранее в параграфе 10.0.1-2 по выбору материалов</w:t>
            </w:r>
          </w:p>
          <w:p w14:paraId="13E66C76" w14:textId="2C3543AE" w:rsidR="004F7044" w:rsidRPr="00F17BBB" w:rsidRDefault="004F7044" w:rsidP="000D148D">
            <w:pPr>
              <w:pStyle w:val="CellBody"/>
            </w:pPr>
            <w:r w:rsidRPr="00F17BBB">
              <w:t>[ADD] The paragraph has been supplemented with information previously available in paragraph 10.0.1-2 on the selection of materials</w:t>
            </w:r>
          </w:p>
        </w:tc>
      </w:tr>
      <w:tr w:rsidR="00110E07" w:rsidRPr="000D148D" w14:paraId="163E461D" w14:textId="77777777" w:rsidTr="00110E07">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76CEC36" w14:textId="77777777" w:rsidR="00110E07" w:rsidRPr="000D148D" w:rsidRDefault="00110E07"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8AEA151" w14:textId="5A5F2B4A" w:rsidR="00110E07" w:rsidRPr="00F17BBB" w:rsidRDefault="000F66AE" w:rsidP="000D148D">
            <w:pPr>
              <w:pStyle w:val="CellBodyCentered"/>
              <w:spacing w:before="120" w:line="260" w:lineRule="atLeast"/>
              <w:rPr>
                <w:lang w:val="ru-RU"/>
              </w:rPr>
            </w:pPr>
            <w:r>
              <w:t>8.10</w:t>
            </w:r>
            <w:r w:rsidR="001770D6">
              <w:t>.3</w:t>
            </w:r>
          </w:p>
        </w:tc>
        <w:tc>
          <w:tcPr>
            <w:tcW w:w="6390" w:type="dxa"/>
            <w:tcBorders>
              <w:top w:val="single" w:sz="4" w:space="0" w:color="auto"/>
              <w:left w:val="single" w:sz="4" w:space="0" w:color="auto"/>
              <w:bottom w:val="single" w:sz="4" w:space="0" w:color="auto"/>
              <w:right w:val="single" w:sz="4" w:space="0" w:color="auto"/>
            </w:tcBorders>
          </w:tcPr>
          <w:p w14:paraId="6E6F8820" w14:textId="4B3E9A4C" w:rsidR="00110E07" w:rsidRPr="005665CB" w:rsidRDefault="00110E07" w:rsidP="000D148D">
            <w:pPr>
              <w:pStyle w:val="CellBody"/>
              <w:rPr>
                <w:lang w:val="ru-RU"/>
              </w:rPr>
            </w:pPr>
            <w:r w:rsidRPr="005665CB">
              <w:rPr>
                <w:lang w:val="ru-RU"/>
              </w:rPr>
              <w:t>[ЗАМЕНЕНО] Изменен тип материала изоляции по рекомендациям ТШО</w:t>
            </w:r>
          </w:p>
          <w:p w14:paraId="47C61C73" w14:textId="16E34020" w:rsidR="00110E07" w:rsidRPr="00F17BBB" w:rsidRDefault="00110E07" w:rsidP="000D148D">
            <w:pPr>
              <w:pStyle w:val="CellBody"/>
            </w:pPr>
            <w:r w:rsidRPr="00F17BBB">
              <w:t xml:space="preserve">[REPLACE WITH] </w:t>
            </w:r>
            <w:r w:rsidR="00084BCC" w:rsidRPr="00F17BBB">
              <w:t>The type of insulation material has been changed according to TCO recommendations</w:t>
            </w:r>
          </w:p>
        </w:tc>
      </w:tr>
      <w:tr w:rsidR="00D47276" w:rsidRPr="000D148D" w14:paraId="21908681" w14:textId="77777777" w:rsidTr="00D4727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30B0C08" w14:textId="4605FAC3" w:rsidR="00D47276" w:rsidRPr="000D148D" w:rsidRDefault="00D47276" w:rsidP="00D47276">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6EF540D" w14:textId="77777777" w:rsidR="007D4284" w:rsidRDefault="007D4284" w:rsidP="00D47276">
            <w:pPr>
              <w:pStyle w:val="CellBodyCentered"/>
              <w:spacing w:before="120" w:line="260" w:lineRule="atLeast"/>
            </w:pPr>
          </w:p>
          <w:p w14:paraId="29D94202" w14:textId="48DCD4AF" w:rsidR="00D47276" w:rsidRPr="00F17BBB" w:rsidRDefault="000F66AE" w:rsidP="00D47276">
            <w:pPr>
              <w:pStyle w:val="CellBodyCentered"/>
              <w:spacing w:before="120" w:line="260" w:lineRule="atLeast"/>
              <w:rPr>
                <w:lang w:val="ru-RU"/>
              </w:rPr>
            </w:pPr>
            <w:r>
              <w:t>8.10</w:t>
            </w:r>
            <w:r w:rsidR="002938AC">
              <w:t>.4</w:t>
            </w:r>
            <w:r>
              <w:t xml:space="preserve"> </w:t>
            </w:r>
          </w:p>
        </w:tc>
        <w:tc>
          <w:tcPr>
            <w:tcW w:w="6390" w:type="dxa"/>
            <w:tcBorders>
              <w:top w:val="single" w:sz="4" w:space="0" w:color="auto"/>
              <w:left w:val="single" w:sz="4" w:space="0" w:color="auto"/>
              <w:bottom w:val="single" w:sz="4" w:space="0" w:color="auto"/>
              <w:right w:val="single" w:sz="4" w:space="0" w:color="auto"/>
            </w:tcBorders>
          </w:tcPr>
          <w:p w14:paraId="079CB77D" w14:textId="7C39F9B1" w:rsidR="00D47276" w:rsidRPr="005665CB" w:rsidRDefault="00D47276" w:rsidP="00D47276">
            <w:pPr>
              <w:pStyle w:val="CellBody"/>
              <w:rPr>
                <w:lang w:val="ru-RU"/>
              </w:rPr>
            </w:pPr>
            <w:r w:rsidRPr="005665CB">
              <w:rPr>
                <w:lang w:val="ru-RU"/>
              </w:rPr>
              <w:t>[</w:t>
            </w:r>
            <w:r w:rsidR="001413A0" w:rsidRPr="005665CB">
              <w:rPr>
                <w:lang w:val="ru-RU"/>
              </w:rPr>
              <w:t>ЗАМЕНЕНО</w:t>
            </w:r>
            <w:r w:rsidRPr="005665CB">
              <w:rPr>
                <w:lang w:val="ru-RU"/>
              </w:rPr>
              <w:t xml:space="preserve">] </w:t>
            </w:r>
            <w:r w:rsidR="001413A0" w:rsidRPr="005665CB">
              <w:rPr>
                <w:lang w:val="ru-RU"/>
              </w:rPr>
              <w:t>Старый пункт 2 удален</w:t>
            </w:r>
            <w:r w:rsidRPr="005665CB">
              <w:rPr>
                <w:lang w:val="ru-RU"/>
              </w:rPr>
              <w:t xml:space="preserve"> </w:t>
            </w:r>
            <w:r w:rsidR="001413A0" w:rsidRPr="005665CB">
              <w:rPr>
                <w:lang w:val="ru-RU"/>
              </w:rPr>
              <w:t>и заменен на новый.</w:t>
            </w:r>
            <w:r w:rsidR="006E1471" w:rsidRPr="005665CB">
              <w:rPr>
                <w:lang w:val="ru-RU"/>
              </w:rPr>
              <w:t xml:space="preserve"> </w:t>
            </w:r>
            <w:r w:rsidR="001413A0" w:rsidRPr="005665CB">
              <w:rPr>
                <w:lang w:val="ru-RU"/>
              </w:rPr>
              <w:t>Д</w:t>
            </w:r>
            <w:r w:rsidRPr="005665CB">
              <w:rPr>
                <w:lang w:val="ru-RU"/>
              </w:rPr>
              <w:t>ополнен информацией</w:t>
            </w:r>
            <w:r w:rsidR="002C4B39" w:rsidRPr="005665CB">
              <w:rPr>
                <w:lang w:val="ru-RU"/>
              </w:rPr>
              <w:t>,</w:t>
            </w:r>
            <w:r w:rsidRPr="005665CB">
              <w:rPr>
                <w:lang w:val="ru-RU"/>
              </w:rPr>
              <w:t xml:space="preserve"> имеющ</w:t>
            </w:r>
            <w:r w:rsidR="002C4B39" w:rsidRPr="005665CB">
              <w:rPr>
                <w:lang w:val="ru-RU"/>
              </w:rPr>
              <w:t>й</w:t>
            </w:r>
            <w:r w:rsidRPr="005665CB">
              <w:rPr>
                <w:lang w:val="ru-RU"/>
              </w:rPr>
              <w:t>еся ранее в параграфе 10.0.3 по выбору материалов</w:t>
            </w:r>
          </w:p>
          <w:p w14:paraId="6129F45D" w14:textId="1D8BEBC6" w:rsidR="00D47276" w:rsidRPr="00F17BBB" w:rsidRDefault="00D47276" w:rsidP="00D47276">
            <w:pPr>
              <w:pStyle w:val="CellBody"/>
            </w:pPr>
            <w:r w:rsidRPr="005665CB">
              <w:t>[</w:t>
            </w:r>
            <w:r w:rsidR="001413A0" w:rsidRPr="005665CB">
              <w:t>REPLACE WITH</w:t>
            </w:r>
            <w:r w:rsidRPr="005665CB">
              <w:t xml:space="preserve">] </w:t>
            </w:r>
            <w:r w:rsidR="006E1471" w:rsidRPr="005665CB">
              <w:t>O</w:t>
            </w:r>
            <w:r w:rsidR="001413A0" w:rsidRPr="00F17BBB">
              <w:t xml:space="preserve">ld </w:t>
            </w:r>
            <w:r w:rsidR="006E1471" w:rsidRPr="005665CB">
              <w:t>item</w:t>
            </w:r>
            <w:r w:rsidR="001413A0" w:rsidRPr="00F17BBB">
              <w:t xml:space="preserve"> 2 </w:t>
            </w:r>
            <w:r w:rsidR="006E1471" w:rsidRPr="005665CB">
              <w:t>removed</w:t>
            </w:r>
            <w:r w:rsidR="001413A0" w:rsidRPr="00F17BBB">
              <w:t xml:space="preserve"> and replaced with a new one. Supplemented with information previously available in paragraph 10.0.3 on the </w:t>
            </w:r>
            <w:r w:rsidR="006E1471" w:rsidRPr="005665CB">
              <w:t>selection</w:t>
            </w:r>
            <w:r w:rsidR="001413A0" w:rsidRPr="00F17BBB">
              <w:t xml:space="preserve"> of materials</w:t>
            </w:r>
          </w:p>
        </w:tc>
      </w:tr>
      <w:tr w:rsidR="009611DB" w:rsidRPr="000D148D" w14:paraId="15948D2F" w14:textId="77777777" w:rsidTr="009611DB">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69C9600F" w14:textId="77777777" w:rsidR="009611DB" w:rsidRPr="000D148D" w:rsidRDefault="009611DB"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54A74E4" w14:textId="77777777" w:rsidR="007D4284" w:rsidRDefault="007D4284" w:rsidP="000D148D">
            <w:pPr>
              <w:pStyle w:val="CellBodyCentered"/>
              <w:spacing w:before="120" w:line="260" w:lineRule="atLeast"/>
            </w:pPr>
          </w:p>
          <w:p w14:paraId="6D770067" w14:textId="613AE382" w:rsidR="009611DB" w:rsidRPr="000D148D" w:rsidRDefault="001C7028" w:rsidP="000D148D">
            <w:pPr>
              <w:pStyle w:val="CellBodyCentered"/>
              <w:spacing w:before="120" w:line="260" w:lineRule="atLeast"/>
            </w:pPr>
            <w:r>
              <w:t>8.10</w:t>
            </w:r>
            <w:r w:rsidR="00B25018">
              <w:t>.</w:t>
            </w:r>
            <w:r>
              <w:t xml:space="preserve">5 </w:t>
            </w:r>
          </w:p>
        </w:tc>
        <w:tc>
          <w:tcPr>
            <w:tcW w:w="6390" w:type="dxa"/>
            <w:tcBorders>
              <w:top w:val="single" w:sz="4" w:space="0" w:color="auto"/>
              <w:left w:val="single" w:sz="4" w:space="0" w:color="auto"/>
              <w:bottom w:val="single" w:sz="4" w:space="0" w:color="auto"/>
              <w:right w:val="single" w:sz="4" w:space="0" w:color="auto"/>
            </w:tcBorders>
          </w:tcPr>
          <w:p w14:paraId="09577146" w14:textId="22133D1B" w:rsidR="009611DB" w:rsidRPr="005665CB" w:rsidRDefault="009611DB" w:rsidP="000D148D">
            <w:pPr>
              <w:pStyle w:val="CellBody"/>
              <w:rPr>
                <w:lang w:val="ru-RU"/>
              </w:rPr>
            </w:pPr>
            <w:r w:rsidRPr="005665CB">
              <w:rPr>
                <w:lang w:val="ru-RU"/>
              </w:rPr>
              <w:t xml:space="preserve">[УДАЛЕНО] </w:t>
            </w:r>
            <w:r w:rsidR="006447E5">
              <w:rPr>
                <w:lang w:val="ru-RU"/>
              </w:rPr>
              <w:t>Раздел</w:t>
            </w:r>
            <w:r w:rsidR="0085765D">
              <w:rPr>
                <w:lang w:val="ru-RU"/>
              </w:rPr>
              <w:t xml:space="preserve"> </w:t>
            </w:r>
            <w:r w:rsidR="0085765D" w:rsidRPr="0085765D">
              <w:rPr>
                <w:lang w:val="ru-RU"/>
              </w:rPr>
              <w:t>8.10.5</w:t>
            </w:r>
            <w:r w:rsidR="0085765D">
              <w:rPr>
                <w:lang w:val="ru-RU"/>
              </w:rPr>
              <w:t xml:space="preserve"> полностью удален. </w:t>
            </w:r>
            <w:r w:rsidRPr="005665CB">
              <w:rPr>
                <w:lang w:val="ru-RU"/>
              </w:rPr>
              <w:t>Старый пункт 1 удален, в связи с дублированием информации в параграфе 8.</w:t>
            </w:r>
            <w:r w:rsidRPr="00F17BBB">
              <w:rPr>
                <w:lang w:val="ru-RU"/>
              </w:rPr>
              <w:t>6.</w:t>
            </w:r>
            <w:r w:rsidRPr="005665CB">
              <w:rPr>
                <w:lang w:val="ru-RU"/>
              </w:rPr>
              <w:t xml:space="preserve"> Старый пункт 2 удален, в связи с дублированием информации в ТУ ТШО </w:t>
            </w:r>
            <w:r w:rsidRPr="00F17BBB">
              <w:rPr>
                <w:lang w:val="ru-RU"/>
              </w:rPr>
              <w:t>IRM-SU-3865</w:t>
            </w:r>
            <w:r w:rsidRPr="005665CB">
              <w:rPr>
                <w:lang w:val="ru-RU"/>
              </w:rPr>
              <w:t>-</w:t>
            </w:r>
            <w:r w:rsidRPr="005665CB">
              <w:t>TCO</w:t>
            </w:r>
          </w:p>
          <w:p w14:paraId="7AA135A9" w14:textId="7E3D0F3C" w:rsidR="009611DB" w:rsidRPr="00F17BBB" w:rsidRDefault="009611DB" w:rsidP="000D148D">
            <w:pPr>
              <w:pStyle w:val="CellBody"/>
            </w:pPr>
            <w:r w:rsidRPr="00F17BBB">
              <w:t>[REMOVED]</w:t>
            </w:r>
            <w:r w:rsidR="006447E5">
              <w:rPr>
                <w:lang w:val="kk-KZ"/>
              </w:rPr>
              <w:t xml:space="preserve"> </w:t>
            </w:r>
            <w:r w:rsidR="006447E5">
              <w:t xml:space="preserve">Section 8.10.5 fully removed. </w:t>
            </w:r>
            <w:r w:rsidRPr="005665CB">
              <w:t>O</w:t>
            </w:r>
            <w:r w:rsidRPr="00F17BBB">
              <w:t xml:space="preserve">ld </w:t>
            </w:r>
            <w:r w:rsidRPr="005665CB">
              <w:t>item</w:t>
            </w:r>
            <w:r w:rsidRPr="00F17BBB">
              <w:t xml:space="preserve"> 1 </w:t>
            </w:r>
            <w:r w:rsidRPr="005665CB">
              <w:t>removed</w:t>
            </w:r>
            <w:r w:rsidRPr="00F17BBB">
              <w:t xml:space="preserve"> due to duplication of information in paragraph 8.6. Old item 2 </w:t>
            </w:r>
            <w:r w:rsidRPr="005665CB">
              <w:t>removed</w:t>
            </w:r>
            <w:r w:rsidRPr="00F17BBB">
              <w:t xml:space="preserve"> due to duplication of information in </w:t>
            </w:r>
            <w:r w:rsidRPr="005665CB">
              <w:t xml:space="preserve">TES </w:t>
            </w:r>
            <w:r w:rsidRPr="00F17BBB">
              <w:t>IRM-SU-3865-TCO</w:t>
            </w:r>
          </w:p>
        </w:tc>
      </w:tr>
      <w:tr w:rsidR="00A0415F" w:rsidRPr="000D148D" w14:paraId="492AA02F" w14:textId="77777777" w:rsidTr="00A0415F">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FF62AE3" w14:textId="77777777" w:rsidR="00A0415F" w:rsidRPr="000D148D" w:rsidRDefault="00A0415F"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71D7F824" w14:textId="2927EA3F" w:rsidR="00A0415F" w:rsidRPr="000D148D" w:rsidRDefault="00A0415F" w:rsidP="000D148D">
            <w:pPr>
              <w:pStyle w:val="CellBodyCentered"/>
              <w:spacing w:before="120" w:line="260" w:lineRule="atLeast"/>
            </w:pPr>
            <w:r>
              <w:t>8.11</w:t>
            </w:r>
          </w:p>
        </w:tc>
        <w:tc>
          <w:tcPr>
            <w:tcW w:w="6390" w:type="dxa"/>
            <w:tcBorders>
              <w:top w:val="single" w:sz="4" w:space="0" w:color="auto"/>
              <w:left w:val="single" w:sz="4" w:space="0" w:color="auto"/>
              <w:bottom w:val="single" w:sz="4" w:space="0" w:color="auto"/>
              <w:right w:val="single" w:sz="4" w:space="0" w:color="auto"/>
            </w:tcBorders>
          </w:tcPr>
          <w:p w14:paraId="05576755" w14:textId="73E193CC" w:rsidR="00A0415F" w:rsidRPr="005665CB" w:rsidRDefault="00A0415F" w:rsidP="000D148D">
            <w:pPr>
              <w:pStyle w:val="CellBody"/>
              <w:rPr>
                <w:lang w:val="ru-RU"/>
              </w:rPr>
            </w:pPr>
            <w:r w:rsidRPr="005665CB">
              <w:rPr>
                <w:lang w:val="ru-RU"/>
              </w:rPr>
              <w:t xml:space="preserve">[ДОБАВЛЕНО] </w:t>
            </w:r>
            <w:r w:rsidR="002C4B39" w:rsidRPr="005665CB">
              <w:rPr>
                <w:lang w:val="ru-RU"/>
              </w:rPr>
              <w:t>Раздел</w:t>
            </w:r>
            <w:r w:rsidRPr="00F17BBB">
              <w:rPr>
                <w:lang w:val="ru-RU"/>
              </w:rPr>
              <w:t xml:space="preserve"> 8.11.1 </w:t>
            </w:r>
            <w:r w:rsidRPr="005665CB">
              <w:rPr>
                <w:lang w:val="ru-RU"/>
              </w:rPr>
              <w:t xml:space="preserve">и </w:t>
            </w:r>
            <w:r w:rsidRPr="00F17BBB">
              <w:rPr>
                <w:lang w:val="ru-RU"/>
              </w:rPr>
              <w:t>8.11</w:t>
            </w:r>
            <w:r w:rsidRPr="005665CB">
              <w:rPr>
                <w:lang w:val="ru-RU"/>
              </w:rPr>
              <w:t>.</w:t>
            </w:r>
            <w:r w:rsidR="00F25664" w:rsidRPr="005665CB">
              <w:rPr>
                <w:lang w:val="ru-RU"/>
              </w:rPr>
              <w:t xml:space="preserve">2 </w:t>
            </w:r>
            <w:r w:rsidRPr="005665CB">
              <w:rPr>
                <w:lang w:val="ru-RU"/>
              </w:rPr>
              <w:t xml:space="preserve">удалены и </w:t>
            </w:r>
            <w:r w:rsidR="00440F1B" w:rsidRPr="005665CB">
              <w:rPr>
                <w:lang w:val="ru-RU"/>
              </w:rPr>
              <w:t xml:space="preserve">объединены </w:t>
            </w:r>
            <w:r w:rsidRPr="005665CB">
              <w:rPr>
                <w:lang w:val="ru-RU"/>
              </w:rPr>
              <w:t>в один п</w:t>
            </w:r>
            <w:r w:rsidR="002C4B39" w:rsidRPr="005665CB">
              <w:rPr>
                <w:lang w:val="ru-RU"/>
              </w:rPr>
              <w:t>одпункт</w:t>
            </w:r>
            <w:r w:rsidRPr="005665CB">
              <w:rPr>
                <w:lang w:val="ru-RU"/>
              </w:rPr>
              <w:t xml:space="preserve"> 8.11</w:t>
            </w:r>
          </w:p>
          <w:p w14:paraId="0523CAE0" w14:textId="79476485" w:rsidR="00A0415F" w:rsidRPr="00F17BBB" w:rsidRDefault="00A0415F" w:rsidP="000D148D">
            <w:pPr>
              <w:pStyle w:val="CellBody"/>
            </w:pPr>
            <w:r w:rsidRPr="00F17BBB">
              <w:t xml:space="preserve">[ADD] </w:t>
            </w:r>
            <w:r w:rsidR="00440F1B" w:rsidRPr="00F17BBB">
              <w:t>Section 8.11.1 and 8.11</w:t>
            </w:r>
            <w:r w:rsidR="00F25664" w:rsidRPr="00F17BBB">
              <w:t>.2</w:t>
            </w:r>
            <w:r w:rsidR="00440F1B" w:rsidRPr="00F17BBB">
              <w:t xml:space="preserve"> removed and merged into one </w:t>
            </w:r>
            <w:r w:rsidR="002C65D8" w:rsidRPr="005665CB">
              <w:t>clause</w:t>
            </w:r>
            <w:r w:rsidR="00440F1B" w:rsidRPr="00F17BBB">
              <w:t xml:space="preserve"> 8.11</w:t>
            </w:r>
          </w:p>
        </w:tc>
      </w:tr>
      <w:tr w:rsidR="00B35D0E" w:rsidRPr="000D148D" w14:paraId="3C582FBF" w14:textId="77777777" w:rsidTr="00B35D0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031358B" w14:textId="77777777" w:rsidR="00B35D0E" w:rsidRPr="000D148D" w:rsidRDefault="00B35D0E"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ADFE646" w14:textId="6BE98755" w:rsidR="00B35D0E" w:rsidRPr="000D148D" w:rsidRDefault="00B35D0E" w:rsidP="000D148D">
            <w:pPr>
              <w:pStyle w:val="CellBodyCentered"/>
              <w:spacing w:before="120" w:line="260" w:lineRule="atLeast"/>
            </w:pPr>
            <w:r>
              <w:t>9.</w:t>
            </w:r>
            <w:r w:rsidR="00843C8D">
              <w:t>0</w:t>
            </w:r>
            <w:r w:rsidR="008E4D3B">
              <w:t xml:space="preserve">, item </w:t>
            </w:r>
            <w:r w:rsidR="00843C8D">
              <w:t>8</w:t>
            </w:r>
            <w:r w:rsidR="008E4D3B">
              <w:t xml:space="preserve">    9.0, </w:t>
            </w:r>
            <w:r w:rsidR="008E4D3B">
              <w:rPr>
                <w:lang w:val="ru-RU"/>
              </w:rPr>
              <w:t>пункт</w:t>
            </w:r>
            <w:r w:rsidR="008E4D3B">
              <w:t xml:space="preserve"> 8</w:t>
            </w:r>
          </w:p>
        </w:tc>
        <w:tc>
          <w:tcPr>
            <w:tcW w:w="6390" w:type="dxa"/>
            <w:tcBorders>
              <w:top w:val="single" w:sz="4" w:space="0" w:color="auto"/>
              <w:left w:val="single" w:sz="4" w:space="0" w:color="auto"/>
              <w:bottom w:val="single" w:sz="4" w:space="0" w:color="auto"/>
              <w:right w:val="single" w:sz="4" w:space="0" w:color="auto"/>
            </w:tcBorders>
          </w:tcPr>
          <w:p w14:paraId="14EE8668" w14:textId="77777777" w:rsidR="002675B4" w:rsidRPr="005665CB" w:rsidRDefault="00B35D0E" w:rsidP="00B35D0E">
            <w:pPr>
              <w:pStyle w:val="CellBody"/>
              <w:rPr>
                <w:lang w:val="ru-RU"/>
              </w:rPr>
            </w:pPr>
            <w:r w:rsidRPr="005665CB">
              <w:rPr>
                <w:lang w:val="ru-RU"/>
              </w:rPr>
              <w:t xml:space="preserve">[ЗАМЕНЕНО] Старый пункт </w:t>
            </w:r>
            <w:r w:rsidR="006776F5" w:rsidRPr="00F17BBB">
              <w:rPr>
                <w:lang w:val="ru-RU"/>
              </w:rPr>
              <w:t>8</w:t>
            </w:r>
            <w:r w:rsidRPr="005665CB">
              <w:rPr>
                <w:lang w:val="ru-RU"/>
              </w:rPr>
              <w:t xml:space="preserve"> удален и</w:t>
            </w:r>
            <w:r w:rsidR="006776F5" w:rsidRPr="005665CB">
              <w:rPr>
                <w:lang w:val="ru-RU"/>
              </w:rPr>
              <w:t xml:space="preserve"> заменен</w:t>
            </w:r>
            <w:r w:rsidRPr="005665CB">
              <w:rPr>
                <w:lang w:val="ru-RU"/>
              </w:rPr>
              <w:t xml:space="preserve"> на новый</w:t>
            </w:r>
            <w:r w:rsidR="002675B4" w:rsidRPr="005665CB">
              <w:rPr>
                <w:lang w:val="ru-RU"/>
              </w:rPr>
              <w:t xml:space="preserve"> согласно ТУШ IRM-SU-1381-16.1 </w:t>
            </w:r>
          </w:p>
          <w:p w14:paraId="533BE8A0" w14:textId="572D4389" w:rsidR="00B35D0E" w:rsidRPr="00F17BBB" w:rsidRDefault="00B35D0E" w:rsidP="00B35D0E">
            <w:pPr>
              <w:pStyle w:val="CellBody"/>
            </w:pPr>
            <w:r w:rsidRPr="005665CB">
              <w:t xml:space="preserve">[REPLACE WITH] Old item </w:t>
            </w:r>
            <w:r w:rsidR="002675B4" w:rsidRPr="00F17BBB">
              <w:t>8</w:t>
            </w:r>
            <w:r w:rsidRPr="005665CB">
              <w:t xml:space="preserve"> removed and replaced with a new one</w:t>
            </w:r>
            <w:r w:rsidR="002675B4" w:rsidRPr="005665CB">
              <w:t xml:space="preserve"> as per CES IRM-SU-1381-16.1</w:t>
            </w:r>
          </w:p>
        </w:tc>
      </w:tr>
      <w:tr w:rsidR="00AF7FD6" w:rsidRPr="000D148D" w14:paraId="7B2DF2F3" w14:textId="77777777" w:rsidTr="00AF7FD6">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3FB0A13" w14:textId="77777777" w:rsidR="00AF7FD6" w:rsidRPr="000D148D" w:rsidRDefault="00AF7FD6"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0BE7C02" w14:textId="21B9FC96" w:rsidR="00AF7FD6" w:rsidRPr="00F17BBB" w:rsidRDefault="008E4D3B" w:rsidP="000D148D">
            <w:pPr>
              <w:pStyle w:val="CellBodyCentered"/>
              <w:spacing w:before="120" w:line="260" w:lineRule="atLeast"/>
              <w:rPr>
                <w:lang w:val="ru-RU"/>
              </w:rPr>
            </w:pPr>
            <w:r>
              <w:t xml:space="preserve">9.0, item </w:t>
            </w:r>
            <w:r>
              <w:rPr>
                <w:lang w:val="ru-RU"/>
              </w:rPr>
              <w:t>12</w:t>
            </w:r>
            <w:r>
              <w:t xml:space="preserve">    9.0, </w:t>
            </w:r>
            <w:r>
              <w:rPr>
                <w:lang w:val="ru-RU"/>
              </w:rPr>
              <w:t>пункт 12</w:t>
            </w:r>
          </w:p>
        </w:tc>
        <w:tc>
          <w:tcPr>
            <w:tcW w:w="6390" w:type="dxa"/>
            <w:tcBorders>
              <w:top w:val="single" w:sz="4" w:space="0" w:color="auto"/>
              <w:left w:val="single" w:sz="4" w:space="0" w:color="auto"/>
              <w:bottom w:val="single" w:sz="4" w:space="0" w:color="auto"/>
              <w:right w:val="single" w:sz="4" w:space="0" w:color="auto"/>
            </w:tcBorders>
          </w:tcPr>
          <w:p w14:paraId="26A80B01" w14:textId="26523F8B" w:rsidR="00AF7FD6" w:rsidRPr="005665CB" w:rsidRDefault="00AF7FD6" w:rsidP="000D148D">
            <w:pPr>
              <w:pStyle w:val="CellBody"/>
              <w:rPr>
                <w:lang w:val="ru-RU"/>
              </w:rPr>
            </w:pPr>
            <w:r w:rsidRPr="005665CB">
              <w:rPr>
                <w:lang w:val="ru-RU"/>
              </w:rPr>
              <w:t xml:space="preserve">[ЗАМЕНЕНО] </w:t>
            </w:r>
            <w:r w:rsidR="00F4439F" w:rsidRPr="005665CB">
              <w:rPr>
                <w:lang w:val="ru-RU"/>
              </w:rPr>
              <w:t xml:space="preserve">Изменена толщина изоляции согласно ТУШ IRM-SU-1381-16.1 </w:t>
            </w:r>
          </w:p>
          <w:p w14:paraId="17BAFAA3" w14:textId="75E71BD7" w:rsidR="00AF7FD6" w:rsidRPr="00F17BBB" w:rsidRDefault="00AF7FD6" w:rsidP="000D148D">
            <w:pPr>
              <w:pStyle w:val="CellBody"/>
            </w:pPr>
            <w:r w:rsidRPr="00F17BBB">
              <w:lastRenderedPageBreak/>
              <w:t xml:space="preserve">[REPLACE WITH] </w:t>
            </w:r>
            <w:r w:rsidR="00102DCB" w:rsidRPr="005665CB">
              <w:t>Changed insulation thickness as per CES IRM-SU-1381-16.1</w:t>
            </w:r>
          </w:p>
        </w:tc>
      </w:tr>
      <w:tr w:rsidR="00307277" w:rsidRPr="000D148D" w14:paraId="63FFF86A" w14:textId="77777777" w:rsidTr="00307277">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520C948" w14:textId="77777777" w:rsidR="00307277" w:rsidRPr="000D148D" w:rsidRDefault="00307277" w:rsidP="000D148D">
            <w:pPr>
              <w:pStyle w:val="CellBodyCentered"/>
            </w:pPr>
            <w:r>
              <w:lastRenderedPageBreak/>
              <w:t>U03</w:t>
            </w:r>
          </w:p>
        </w:tc>
        <w:tc>
          <w:tcPr>
            <w:tcW w:w="1539" w:type="dxa"/>
            <w:tcBorders>
              <w:top w:val="single" w:sz="4" w:space="0" w:color="auto"/>
              <w:left w:val="single" w:sz="4" w:space="0" w:color="auto"/>
              <w:bottom w:val="single" w:sz="4" w:space="0" w:color="auto"/>
              <w:right w:val="single" w:sz="4" w:space="0" w:color="auto"/>
            </w:tcBorders>
          </w:tcPr>
          <w:p w14:paraId="55D6943D" w14:textId="1F2EBEBD" w:rsidR="00307277" w:rsidRPr="000D148D" w:rsidRDefault="00307277" w:rsidP="000D148D">
            <w:pPr>
              <w:pStyle w:val="CellBodyCentered"/>
              <w:spacing w:before="120" w:line="260" w:lineRule="atLeast"/>
            </w:pPr>
            <w:r>
              <w:t>9.0</w:t>
            </w:r>
          </w:p>
        </w:tc>
        <w:tc>
          <w:tcPr>
            <w:tcW w:w="6390" w:type="dxa"/>
            <w:tcBorders>
              <w:top w:val="single" w:sz="4" w:space="0" w:color="auto"/>
              <w:left w:val="single" w:sz="4" w:space="0" w:color="auto"/>
              <w:bottom w:val="single" w:sz="4" w:space="0" w:color="auto"/>
              <w:right w:val="single" w:sz="4" w:space="0" w:color="auto"/>
            </w:tcBorders>
          </w:tcPr>
          <w:p w14:paraId="2401D422" w14:textId="67F43A43" w:rsidR="00307277" w:rsidRPr="005665CB" w:rsidRDefault="00307277" w:rsidP="000D148D">
            <w:pPr>
              <w:pStyle w:val="CellBody"/>
              <w:rPr>
                <w:lang w:val="ru-RU"/>
              </w:rPr>
            </w:pPr>
            <w:r w:rsidRPr="005665CB">
              <w:rPr>
                <w:lang w:val="ru-RU"/>
              </w:rPr>
              <w:t xml:space="preserve">[ДОБАВЛЕНО] </w:t>
            </w:r>
            <w:r w:rsidR="00296CB4" w:rsidRPr="005665CB">
              <w:rPr>
                <w:lang w:val="ru-RU"/>
              </w:rPr>
              <w:t xml:space="preserve">Новые пункты с 15 по 22 согласно </w:t>
            </w:r>
            <w:r w:rsidR="00C62190" w:rsidRPr="005665CB">
              <w:rPr>
                <w:lang w:val="ru-RU"/>
              </w:rPr>
              <w:t xml:space="preserve">требованиям </w:t>
            </w:r>
            <w:r w:rsidR="00296CB4" w:rsidRPr="005665CB">
              <w:rPr>
                <w:lang w:val="ru-RU"/>
              </w:rPr>
              <w:t xml:space="preserve">ТУШ IRM-SU-1381-16.1 </w:t>
            </w:r>
          </w:p>
          <w:p w14:paraId="7533EC5F" w14:textId="3BF5847D" w:rsidR="00307277" w:rsidRPr="00F17BBB" w:rsidRDefault="00307277" w:rsidP="000D148D">
            <w:pPr>
              <w:pStyle w:val="CellBody"/>
            </w:pPr>
            <w:r w:rsidRPr="00F17BBB">
              <w:t xml:space="preserve">[ADD] </w:t>
            </w:r>
            <w:r w:rsidR="00296CB4" w:rsidRPr="005665CB">
              <w:t xml:space="preserve">New items from 15 to 22 as per </w:t>
            </w:r>
            <w:r w:rsidR="00C62190" w:rsidRPr="005665CB">
              <w:t xml:space="preserve">requirements </w:t>
            </w:r>
            <w:r w:rsidR="00296CB4" w:rsidRPr="005665CB">
              <w:t>CES IRM-SU-1381-16.1</w:t>
            </w:r>
          </w:p>
        </w:tc>
      </w:tr>
      <w:tr w:rsidR="00B24F81" w:rsidRPr="008E50FF" w14:paraId="26E105E9" w14:textId="77777777" w:rsidTr="00B24F81">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5D5201F" w14:textId="77777777" w:rsidR="00B24F81" w:rsidRPr="000D148D" w:rsidRDefault="00B24F81"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C3E2492" w14:textId="2F7062B6" w:rsidR="00B24F81" w:rsidRPr="000D148D" w:rsidRDefault="00B24F81" w:rsidP="000D148D">
            <w:pPr>
              <w:pStyle w:val="CellBodyCentered"/>
              <w:spacing w:before="120" w:line="260" w:lineRule="atLeast"/>
            </w:pPr>
            <w:r>
              <w:t>10.0</w:t>
            </w:r>
          </w:p>
        </w:tc>
        <w:tc>
          <w:tcPr>
            <w:tcW w:w="6390" w:type="dxa"/>
            <w:tcBorders>
              <w:top w:val="single" w:sz="4" w:space="0" w:color="auto"/>
              <w:left w:val="single" w:sz="4" w:space="0" w:color="auto"/>
              <w:bottom w:val="single" w:sz="4" w:space="0" w:color="auto"/>
              <w:right w:val="single" w:sz="4" w:space="0" w:color="auto"/>
            </w:tcBorders>
          </w:tcPr>
          <w:p w14:paraId="17A36360" w14:textId="5F12FAEE" w:rsidR="00934EA2" w:rsidRPr="005665CB" w:rsidRDefault="00934EA2" w:rsidP="00934EA2">
            <w:pPr>
              <w:pStyle w:val="CellBody"/>
              <w:rPr>
                <w:lang w:val="ru-RU"/>
              </w:rPr>
            </w:pPr>
            <w:r w:rsidRPr="005665CB">
              <w:rPr>
                <w:lang w:val="ru-RU"/>
              </w:rPr>
              <w:t xml:space="preserve">[ДОБАВЛЕНО] </w:t>
            </w:r>
            <w:r w:rsidR="00D33DD7" w:rsidRPr="005665CB">
              <w:rPr>
                <w:lang w:val="ru-RU"/>
              </w:rPr>
              <w:t xml:space="preserve">Название </w:t>
            </w:r>
            <w:r w:rsidR="00614FED" w:rsidRPr="005665CB">
              <w:rPr>
                <w:lang w:val="ru-RU"/>
              </w:rPr>
              <w:t>раздела</w:t>
            </w:r>
            <w:r w:rsidR="00D33DD7" w:rsidRPr="005665CB">
              <w:rPr>
                <w:lang w:val="ru-RU"/>
              </w:rPr>
              <w:t xml:space="preserve"> измененен</w:t>
            </w:r>
            <w:r w:rsidR="00614FED" w:rsidRPr="005665CB">
              <w:rPr>
                <w:lang w:val="ru-RU"/>
              </w:rPr>
              <w:t>а</w:t>
            </w:r>
          </w:p>
          <w:p w14:paraId="380B5C4F" w14:textId="2D9856D5" w:rsidR="00B24F81" w:rsidRPr="005665CB" w:rsidRDefault="00934EA2" w:rsidP="00934EA2">
            <w:pPr>
              <w:pStyle w:val="CellBody"/>
              <w:rPr>
                <w:lang w:val="ru-RU"/>
              </w:rPr>
            </w:pPr>
            <w:r w:rsidRPr="00F17BBB">
              <w:rPr>
                <w:lang w:val="ru-RU"/>
              </w:rPr>
              <w:t>[</w:t>
            </w:r>
            <w:r w:rsidRPr="005665CB">
              <w:t>ADD</w:t>
            </w:r>
            <w:r w:rsidRPr="00F17BBB">
              <w:rPr>
                <w:lang w:val="ru-RU"/>
              </w:rPr>
              <w:t xml:space="preserve">] </w:t>
            </w:r>
            <w:r w:rsidR="00DD76F0" w:rsidRPr="005665CB">
              <w:t>Paragraph</w:t>
            </w:r>
            <w:r w:rsidR="00DD76F0" w:rsidRPr="00F17BBB">
              <w:rPr>
                <w:lang w:val="ru-RU"/>
              </w:rPr>
              <w:t xml:space="preserve"> </w:t>
            </w:r>
            <w:r w:rsidR="00DD76F0" w:rsidRPr="005665CB">
              <w:t>title</w:t>
            </w:r>
            <w:r w:rsidR="00DD76F0" w:rsidRPr="00F17BBB">
              <w:rPr>
                <w:lang w:val="ru-RU"/>
              </w:rPr>
              <w:t xml:space="preserve"> </w:t>
            </w:r>
            <w:r w:rsidR="00DD76F0" w:rsidRPr="005665CB">
              <w:t>is</w:t>
            </w:r>
            <w:r w:rsidR="00DD76F0" w:rsidRPr="00F17BBB">
              <w:rPr>
                <w:lang w:val="ru-RU"/>
              </w:rPr>
              <w:t xml:space="preserve"> </w:t>
            </w:r>
            <w:r w:rsidR="00DD76F0" w:rsidRPr="005665CB">
              <w:t>changed</w:t>
            </w:r>
          </w:p>
        </w:tc>
      </w:tr>
      <w:tr w:rsidR="00E07749" w:rsidRPr="00C15F8E" w14:paraId="739FA6D0"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F5F7039" w14:textId="77777777" w:rsidR="00E07749" w:rsidRPr="000D148D" w:rsidRDefault="00E07749" w:rsidP="00C15F8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B611C1D" w14:textId="77777777" w:rsidR="00E07749" w:rsidRPr="000D148D" w:rsidRDefault="00E07749" w:rsidP="00C15F8E">
            <w:pPr>
              <w:pStyle w:val="CellBodyCentered"/>
              <w:spacing w:before="120" w:line="260" w:lineRule="atLeast"/>
            </w:pPr>
            <w:r>
              <w:t>10.0</w:t>
            </w:r>
          </w:p>
        </w:tc>
        <w:tc>
          <w:tcPr>
            <w:tcW w:w="6390" w:type="dxa"/>
            <w:tcBorders>
              <w:top w:val="single" w:sz="4" w:space="0" w:color="auto"/>
              <w:left w:val="single" w:sz="4" w:space="0" w:color="auto"/>
              <w:bottom w:val="single" w:sz="4" w:space="0" w:color="auto"/>
              <w:right w:val="single" w:sz="4" w:space="0" w:color="auto"/>
            </w:tcBorders>
          </w:tcPr>
          <w:p w14:paraId="67806378" w14:textId="77777777" w:rsidR="00E07749" w:rsidRPr="005665CB" w:rsidRDefault="00E07749" w:rsidP="00C15F8E">
            <w:pPr>
              <w:pStyle w:val="CellBody"/>
              <w:rPr>
                <w:lang w:val="ru-RU"/>
              </w:rPr>
            </w:pPr>
            <w:r w:rsidRPr="005665CB">
              <w:rPr>
                <w:lang w:val="ru-RU"/>
              </w:rPr>
              <w:t>[УДАЛЕНО] Старые пункты 1, 2, 3 удалены и перемещены в соответствующий параграф по выбору материалов 8.10</w:t>
            </w:r>
          </w:p>
          <w:p w14:paraId="4374D1C1" w14:textId="77777777" w:rsidR="00E07749" w:rsidRPr="005665CB" w:rsidRDefault="00E07749" w:rsidP="00C15F8E">
            <w:pPr>
              <w:pStyle w:val="CellBody"/>
            </w:pPr>
            <w:r w:rsidRPr="005665CB">
              <w:t>[REMOVED] Old items 1, 2, 3 removed and moved to appropriate paragraph on material selection 8.10</w:t>
            </w:r>
          </w:p>
        </w:tc>
      </w:tr>
      <w:tr w:rsidR="004627A1" w:rsidRPr="000D148D" w14:paraId="32C67D36" w14:textId="77777777" w:rsidTr="004627A1">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6F457C76" w14:textId="77777777" w:rsidR="004627A1" w:rsidRPr="000D148D" w:rsidRDefault="004627A1"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57C4AF61" w14:textId="5FE98D81" w:rsidR="004627A1" w:rsidRPr="00B10A72" w:rsidRDefault="004627A1" w:rsidP="000D148D">
            <w:pPr>
              <w:pStyle w:val="CellBodyCentered"/>
              <w:spacing w:before="120" w:line="260" w:lineRule="atLeast"/>
            </w:pPr>
            <w:r>
              <w:rPr>
                <w:lang w:val="ru-RU"/>
              </w:rPr>
              <w:t>10</w:t>
            </w:r>
            <w:r>
              <w:t>.</w:t>
            </w:r>
            <w:r>
              <w:rPr>
                <w:lang w:val="ru-RU"/>
              </w:rPr>
              <w:t>2</w:t>
            </w:r>
            <w:r w:rsidR="00072A81">
              <w:t xml:space="preserve">, item </w:t>
            </w:r>
            <w:r>
              <w:rPr>
                <w:lang w:val="ru-RU"/>
              </w:rPr>
              <w:t>1</w:t>
            </w:r>
            <w:r w:rsidR="00072A81">
              <w:t xml:space="preserve"> </w:t>
            </w:r>
            <w:r w:rsidR="00072A81">
              <w:rPr>
                <w:lang w:val="ru-RU"/>
              </w:rPr>
              <w:t>10</w:t>
            </w:r>
            <w:r w:rsidR="00072A81">
              <w:t>.</w:t>
            </w:r>
            <w:r w:rsidR="00072A81">
              <w:rPr>
                <w:lang w:val="ru-RU"/>
              </w:rPr>
              <w:t>2</w:t>
            </w:r>
            <w:r w:rsidR="00072A81">
              <w:t xml:space="preserve">, </w:t>
            </w:r>
            <w:r w:rsidR="00072A81">
              <w:rPr>
                <w:lang w:val="kk-KZ"/>
              </w:rPr>
              <w:t>пункт</w:t>
            </w:r>
            <w:r w:rsidR="00072A81">
              <w:t xml:space="preserve"> </w:t>
            </w:r>
            <w:r w:rsidR="00072A81">
              <w:rPr>
                <w:lang w:val="ru-RU"/>
              </w:rPr>
              <w:t>1</w:t>
            </w:r>
          </w:p>
        </w:tc>
        <w:tc>
          <w:tcPr>
            <w:tcW w:w="6390" w:type="dxa"/>
            <w:tcBorders>
              <w:top w:val="single" w:sz="4" w:space="0" w:color="auto"/>
              <w:left w:val="single" w:sz="4" w:space="0" w:color="auto"/>
              <w:bottom w:val="single" w:sz="4" w:space="0" w:color="auto"/>
              <w:right w:val="single" w:sz="4" w:space="0" w:color="auto"/>
            </w:tcBorders>
          </w:tcPr>
          <w:p w14:paraId="2F890776" w14:textId="4AA8E9A7" w:rsidR="004627A1" w:rsidRPr="005665CB" w:rsidRDefault="004627A1" w:rsidP="000D148D">
            <w:pPr>
              <w:pStyle w:val="CellBody"/>
              <w:rPr>
                <w:lang w:val="ru-RU"/>
              </w:rPr>
            </w:pPr>
            <w:r w:rsidRPr="005665CB">
              <w:rPr>
                <w:lang w:val="ru-RU"/>
              </w:rPr>
              <w:t xml:space="preserve">[ДОБАВЛЕНО] Добавлена ссылка на </w:t>
            </w:r>
            <w:r w:rsidRPr="005665CB">
              <w:t>IOGP</w:t>
            </w:r>
            <w:r w:rsidRPr="00F17BBB">
              <w:rPr>
                <w:lang w:val="ru-RU"/>
              </w:rPr>
              <w:t xml:space="preserve"> </w:t>
            </w:r>
            <w:r w:rsidRPr="005665CB">
              <w:t>S</w:t>
            </w:r>
            <w:r w:rsidRPr="00F17BBB">
              <w:rPr>
                <w:lang w:val="ru-RU"/>
              </w:rPr>
              <w:t>-738</w:t>
            </w:r>
          </w:p>
          <w:p w14:paraId="36F010EF" w14:textId="157543A0" w:rsidR="004627A1" w:rsidRPr="00F17BBB" w:rsidRDefault="004627A1" w:rsidP="000D148D">
            <w:pPr>
              <w:pStyle w:val="CellBody"/>
            </w:pPr>
            <w:r w:rsidRPr="00F17BBB">
              <w:t>[ADD]</w:t>
            </w:r>
            <w:r w:rsidRPr="005665CB">
              <w:t xml:space="preserve"> Reference to IOGP S-738 is added</w:t>
            </w:r>
          </w:p>
        </w:tc>
      </w:tr>
      <w:tr w:rsidR="00462428" w:rsidRPr="000D148D" w14:paraId="079960CF" w14:textId="77777777" w:rsidTr="00462428">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561625E" w14:textId="77777777" w:rsidR="00462428" w:rsidRPr="000D148D" w:rsidRDefault="00462428"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4077097" w14:textId="44D8E06C" w:rsidR="00462428" w:rsidRPr="00F17BBB" w:rsidRDefault="005F6DB2" w:rsidP="000D148D">
            <w:pPr>
              <w:pStyle w:val="CellBodyCentered"/>
              <w:spacing w:before="120" w:line="260" w:lineRule="atLeast"/>
            </w:pPr>
            <w:r>
              <w:rPr>
                <w:lang w:val="ru-RU"/>
              </w:rPr>
              <w:t>10</w:t>
            </w:r>
            <w:r>
              <w:t>.</w:t>
            </w:r>
            <w:r>
              <w:rPr>
                <w:lang w:val="ru-RU"/>
              </w:rPr>
              <w:t>2</w:t>
            </w:r>
            <w:r>
              <w:t xml:space="preserve">, item </w:t>
            </w:r>
            <w:r>
              <w:rPr>
                <w:lang w:val="ru-RU"/>
              </w:rPr>
              <w:t>1</w:t>
            </w:r>
            <w:r>
              <w:t xml:space="preserve">3 </w:t>
            </w:r>
            <w:r>
              <w:rPr>
                <w:lang w:val="ru-RU"/>
              </w:rPr>
              <w:t>10</w:t>
            </w:r>
            <w:r>
              <w:t>.</w:t>
            </w:r>
            <w:r>
              <w:rPr>
                <w:lang w:val="ru-RU"/>
              </w:rPr>
              <w:t>2</w:t>
            </w:r>
            <w:r>
              <w:t xml:space="preserve">, </w:t>
            </w:r>
            <w:r>
              <w:rPr>
                <w:lang w:val="kk-KZ"/>
              </w:rPr>
              <w:t>пункт</w:t>
            </w:r>
            <w:r>
              <w:t xml:space="preserve"> </w:t>
            </w:r>
            <w:r>
              <w:rPr>
                <w:lang w:val="ru-RU"/>
              </w:rPr>
              <w:t>1</w:t>
            </w:r>
            <w:r>
              <w:t>3</w:t>
            </w:r>
          </w:p>
        </w:tc>
        <w:tc>
          <w:tcPr>
            <w:tcW w:w="6390" w:type="dxa"/>
            <w:tcBorders>
              <w:top w:val="single" w:sz="4" w:space="0" w:color="auto"/>
              <w:left w:val="single" w:sz="4" w:space="0" w:color="auto"/>
              <w:bottom w:val="single" w:sz="4" w:space="0" w:color="auto"/>
              <w:right w:val="single" w:sz="4" w:space="0" w:color="auto"/>
            </w:tcBorders>
          </w:tcPr>
          <w:p w14:paraId="2C770C6D" w14:textId="77777777" w:rsidR="00462428" w:rsidRPr="005665CB" w:rsidRDefault="00462428" w:rsidP="000D148D">
            <w:pPr>
              <w:pStyle w:val="CellBody"/>
              <w:rPr>
                <w:lang w:val="ru-RU"/>
              </w:rPr>
            </w:pPr>
            <w:r w:rsidRPr="005665CB">
              <w:rPr>
                <w:lang w:val="ru-RU"/>
              </w:rPr>
              <w:t xml:space="preserve">[ЗАМЕНЕНО] Изменена толщина изоляции согласно ТУШ IRM-SU-1381-16.1 </w:t>
            </w:r>
          </w:p>
          <w:p w14:paraId="6E247495" w14:textId="77777777" w:rsidR="00462428" w:rsidRPr="00F17BBB" w:rsidRDefault="00462428" w:rsidP="000D148D">
            <w:pPr>
              <w:pStyle w:val="CellBody"/>
            </w:pPr>
            <w:r w:rsidRPr="00F17BBB">
              <w:t>[REPLACE WITH] Changed insulation thickness as per CES IRM-SU-1381-16.1</w:t>
            </w:r>
          </w:p>
        </w:tc>
      </w:tr>
      <w:tr w:rsidR="00C62190" w:rsidRPr="000D148D" w14:paraId="3409B2D4" w14:textId="77777777" w:rsidTr="00C62190">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3D760D3" w14:textId="77777777" w:rsidR="00C62190" w:rsidRPr="000D148D" w:rsidRDefault="00C62190"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8AA6561" w14:textId="5FD052ED" w:rsidR="00C62190" w:rsidRPr="000D148D" w:rsidRDefault="00C62190" w:rsidP="000D148D">
            <w:pPr>
              <w:pStyle w:val="CellBodyCentered"/>
              <w:spacing w:before="120" w:line="260" w:lineRule="atLeast"/>
            </w:pPr>
            <w:r>
              <w:t>10.2</w:t>
            </w:r>
          </w:p>
        </w:tc>
        <w:tc>
          <w:tcPr>
            <w:tcW w:w="6390" w:type="dxa"/>
            <w:tcBorders>
              <w:top w:val="single" w:sz="4" w:space="0" w:color="auto"/>
              <w:left w:val="single" w:sz="4" w:space="0" w:color="auto"/>
              <w:bottom w:val="single" w:sz="4" w:space="0" w:color="auto"/>
              <w:right w:val="single" w:sz="4" w:space="0" w:color="auto"/>
            </w:tcBorders>
          </w:tcPr>
          <w:p w14:paraId="2C001547" w14:textId="17326C43" w:rsidR="00C62190" w:rsidRPr="005665CB" w:rsidRDefault="00C62190" w:rsidP="000D148D">
            <w:pPr>
              <w:pStyle w:val="CellBody"/>
              <w:rPr>
                <w:lang w:val="ru-RU"/>
              </w:rPr>
            </w:pPr>
            <w:r w:rsidRPr="005665CB">
              <w:rPr>
                <w:lang w:val="ru-RU"/>
              </w:rPr>
              <w:t>[ДОБАВЛЕНО] Новые пункты с 1</w:t>
            </w:r>
            <w:r w:rsidRPr="00F17BBB">
              <w:rPr>
                <w:lang w:val="ru-RU"/>
              </w:rPr>
              <w:t>7</w:t>
            </w:r>
            <w:r w:rsidRPr="005665CB">
              <w:rPr>
                <w:lang w:val="ru-RU"/>
              </w:rPr>
              <w:t xml:space="preserve"> по 2</w:t>
            </w:r>
            <w:r w:rsidRPr="00F17BBB">
              <w:rPr>
                <w:lang w:val="ru-RU"/>
              </w:rPr>
              <w:t>3</w:t>
            </w:r>
            <w:r w:rsidRPr="005665CB">
              <w:rPr>
                <w:lang w:val="ru-RU"/>
              </w:rPr>
              <w:t xml:space="preserve"> согласно требованиям ТУШ IRM-SU-1381-16.1 </w:t>
            </w:r>
          </w:p>
          <w:p w14:paraId="1A3D12DF" w14:textId="1D8A8B52" w:rsidR="00C62190" w:rsidRPr="00F17BBB" w:rsidRDefault="00C62190" w:rsidP="000D148D">
            <w:pPr>
              <w:pStyle w:val="CellBody"/>
            </w:pPr>
            <w:r w:rsidRPr="00F17BBB">
              <w:t>[ADD] New items from 1</w:t>
            </w:r>
            <w:r w:rsidRPr="005665CB">
              <w:t>7</w:t>
            </w:r>
            <w:r w:rsidRPr="00F17BBB">
              <w:t xml:space="preserve"> to 2</w:t>
            </w:r>
            <w:r w:rsidRPr="005665CB">
              <w:t>3</w:t>
            </w:r>
            <w:r w:rsidRPr="00F17BBB">
              <w:t xml:space="preserve"> as per </w:t>
            </w:r>
            <w:r w:rsidRPr="005665CB">
              <w:t>requirements</w:t>
            </w:r>
            <w:r w:rsidRPr="00F17BBB">
              <w:t xml:space="preserve"> CES IRM-SU-1381-16.1</w:t>
            </w:r>
          </w:p>
        </w:tc>
      </w:tr>
      <w:tr w:rsidR="009E0609" w:rsidRPr="000D148D" w14:paraId="1BA00636" w14:textId="77777777" w:rsidTr="009E0609">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A416E38" w14:textId="77777777" w:rsidR="009E0609" w:rsidRPr="000D148D" w:rsidRDefault="009E0609"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B2E64E3" w14:textId="00992641" w:rsidR="009E0609" w:rsidRPr="000D148D" w:rsidRDefault="009E0609" w:rsidP="000D148D">
            <w:pPr>
              <w:pStyle w:val="CellBodyCentered"/>
              <w:spacing w:before="120" w:line="260" w:lineRule="atLeast"/>
            </w:pPr>
            <w:r>
              <w:t>10</w:t>
            </w:r>
            <w:r w:rsidRPr="009E0609">
              <w:t>.</w:t>
            </w:r>
            <w:r w:rsidR="005911B0">
              <w:t>3</w:t>
            </w:r>
          </w:p>
        </w:tc>
        <w:tc>
          <w:tcPr>
            <w:tcW w:w="6390" w:type="dxa"/>
            <w:tcBorders>
              <w:top w:val="single" w:sz="4" w:space="0" w:color="auto"/>
              <w:left w:val="single" w:sz="4" w:space="0" w:color="auto"/>
              <w:bottom w:val="single" w:sz="4" w:space="0" w:color="auto"/>
              <w:right w:val="single" w:sz="4" w:space="0" w:color="auto"/>
            </w:tcBorders>
          </w:tcPr>
          <w:p w14:paraId="7DE12CC1" w14:textId="596C677C" w:rsidR="009E0609" w:rsidRPr="005665CB" w:rsidRDefault="009E0609" w:rsidP="000D148D">
            <w:pPr>
              <w:pStyle w:val="CellBody"/>
              <w:rPr>
                <w:lang w:val="ru-RU"/>
              </w:rPr>
            </w:pPr>
            <w:r w:rsidRPr="005665CB">
              <w:rPr>
                <w:lang w:val="ru-RU"/>
              </w:rPr>
              <w:t xml:space="preserve">[ЗАМЕНЕНО] </w:t>
            </w:r>
            <w:r w:rsidR="00443287" w:rsidRPr="005665CB">
              <w:rPr>
                <w:lang w:val="ru-RU"/>
              </w:rPr>
              <w:t>Старые п</w:t>
            </w:r>
            <w:r w:rsidR="00151552" w:rsidRPr="005665CB">
              <w:rPr>
                <w:lang w:val="ru-RU"/>
              </w:rPr>
              <w:t xml:space="preserve">ункты 1, 2, 3 удалены и приведены в табличной форме в Таблице </w:t>
            </w:r>
            <w:r w:rsidR="008F42DB" w:rsidRPr="008F42DB">
              <w:rPr>
                <w:lang w:val="ru-RU"/>
              </w:rPr>
              <w:t>4</w:t>
            </w:r>
            <w:r w:rsidR="00151552" w:rsidRPr="005665CB">
              <w:rPr>
                <w:lang w:val="ru-RU"/>
              </w:rPr>
              <w:t xml:space="preserve"> </w:t>
            </w:r>
          </w:p>
          <w:p w14:paraId="427EF594" w14:textId="48E690CB" w:rsidR="009E0609" w:rsidRPr="00F17BBB" w:rsidRDefault="009E0609" w:rsidP="000D148D">
            <w:pPr>
              <w:pStyle w:val="CellBody"/>
            </w:pPr>
            <w:r w:rsidRPr="00F17BBB">
              <w:t xml:space="preserve">[REPLACE WITH] </w:t>
            </w:r>
            <w:r w:rsidR="00637AC5" w:rsidRPr="005665CB">
              <w:t>Old i</w:t>
            </w:r>
            <w:r w:rsidR="00151552" w:rsidRPr="00F17BBB">
              <w:t xml:space="preserve">tems 1, 2, 3 deleted and tabulated in Table </w:t>
            </w:r>
            <w:r w:rsidR="008F42DB">
              <w:t>4</w:t>
            </w:r>
          </w:p>
        </w:tc>
      </w:tr>
      <w:tr w:rsidR="00443287" w:rsidRPr="00C15F8E" w14:paraId="708BB280"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811B2DE" w14:textId="77777777" w:rsidR="00443287" w:rsidRPr="000D148D" w:rsidRDefault="00443287" w:rsidP="00C15F8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A07CA23" w14:textId="0F3EC19C" w:rsidR="00443287" w:rsidRPr="00C15F8E" w:rsidRDefault="005E48D5" w:rsidP="00C15F8E">
            <w:pPr>
              <w:pStyle w:val="CellBodyCentered"/>
              <w:spacing w:before="120" w:line="260" w:lineRule="atLeast"/>
              <w:rPr>
                <w:lang w:val="ru-RU"/>
              </w:rPr>
            </w:pPr>
            <w:r>
              <w:rPr>
                <w:lang w:val="ru-RU"/>
              </w:rPr>
              <w:t>10</w:t>
            </w:r>
            <w:r>
              <w:t xml:space="preserve">.3, item 3 </w:t>
            </w:r>
            <w:r>
              <w:rPr>
                <w:lang w:val="ru-RU"/>
              </w:rPr>
              <w:t>10</w:t>
            </w:r>
            <w:r>
              <w:t xml:space="preserve">.3, </w:t>
            </w:r>
            <w:r>
              <w:rPr>
                <w:lang w:val="kk-KZ"/>
              </w:rPr>
              <w:t>пункт</w:t>
            </w:r>
            <w:r>
              <w:t xml:space="preserve"> 3</w:t>
            </w:r>
          </w:p>
        </w:tc>
        <w:tc>
          <w:tcPr>
            <w:tcW w:w="6390" w:type="dxa"/>
            <w:tcBorders>
              <w:top w:val="single" w:sz="4" w:space="0" w:color="auto"/>
              <w:left w:val="single" w:sz="4" w:space="0" w:color="auto"/>
              <w:bottom w:val="single" w:sz="4" w:space="0" w:color="auto"/>
              <w:right w:val="single" w:sz="4" w:space="0" w:color="auto"/>
            </w:tcBorders>
          </w:tcPr>
          <w:p w14:paraId="57E2723C" w14:textId="77777777" w:rsidR="00443287" w:rsidRPr="005665CB" w:rsidRDefault="00443287" w:rsidP="00C15F8E">
            <w:pPr>
              <w:pStyle w:val="CellBody"/>
              <w:rPr>
                <w:lang w:val="ru-RU"/>
              </w:rPr>
            </w:pPr>
            <w:r w:rsidRPr="005665CB">
              <w:rPr>
                <w:lang w:val="ru-RU"/>
              </w:rPr>
              <w:t xml:space="preserve">[ЗАМЕНЕНО] Изменено расстояние установки полос согласно ТУШ IRM-SU-1381-16.1 </w:t>
            </w:r>
          </w:p>
          <w:p w14:paraId="2545599D" w14:textId="77777777" w:rsidR="00443287" w:rsidRPr="005665CB" w:rsidRDefault="00443287" w:rsidP="00C15F8E">
            <w:pPr>
              <w:pStyle w:val="CellBody"/>
            </w:pPr>
            <w:r w:rsidRPr="005665CB">
              <w:t>[REPLACE WITH] Changed the installation distance of bands as per CES IRM-SU-1381-16.1</w:t>
            </w:r>
          </w:p>
        </w:tc>
      </w:tr>
      <w:tr w:rsidR="00513419" w:rsidRPr="000D148D" w14:paraId="11AF984A" w14:textId="77777777" w:rsidTr="00513419">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D9B7263" w14:textId="77777777" w:rsidR="00513419" w:rsidRPr="000D148D" w:rsidRDefault="00513419"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F8049C2" w14:textId="13304F09" w:rsidR="00513419" w:rsidRPr="00F17BBB" w:rsidRDefault="00601B77" w:rsidP="000D148D">
            <w:pPr>
              <w:pStyle w:val="CellBodyCentered"/>
              <w:spacing w:before="120" w:line="260" w:lineRule="atLeast"/>
              <w:rPr>
                <w:lang w:val="ru-RU"/>
              </w:rPr>
            </w:pPr>
            <w:r>
              <w:rPr>
                <w:lang w:val="ru-RU"/>
              </w:rPr>
              <w:t>10</w:t>
            </w:r>
            <w:r>
              <w:t xml:space="preserve">.4, item 2 </w:t>
            </w:r>
            <w:r>
              <w:rPr>
                <w:lang w:val="ru-RU"/>
              </w:rPr>
              <w:t>10</w:t>
            </w:r>
            <w:r>
              <w:t xml:space="preserve">.4, </w:t>
            </w:r>
            <w:r>
              <w:rPr>
                <w:lang w:val="kk-KZ"/>
              </w:rPr>
              <w:t>пункт</w:t>
            </w:r>
            <w:r>
              <w:t xml:space="preserve"> 2</w:t>
            </w:r>
          </w:p>
        </w:tc>
        <w:tc>
          <w:tcPr>
            <w:tcW w:w="6390" w:type="dxa"/>
            <w:tcBorders>
              <w:top w:val="single" w:sz="4" w:space="0" w:color="auto"/>
              <w:left w:val="single" w:sz="4" w:space="0" w:color="auto"/>
              <w:bottom w:val="single" w:sz="4" w:space="0" w:color="auto"/>
              <w:right w:val="single" w:sz="4" w:space="0" w:color="auto"/>
            </w:tcBorders>
          </w:tcPr>
          <w:p w14:paraId="079A72D1" w14:textId="767C22D3" w:rsidR="00513419" w:rsidRPr="005665CB" w:rsidRDefault="00513419" w:rsidP="000D148D">
            <w:pPr>
              <w:pStyle w:val="CellBody"/>
              <w:rPr>
                <w:lang w:val="ru-RU"/>
              </w:rPr>
            </w:pPr>
            <w:r w:rsidRPr="005665CB">
              <w:rPr>
                <w:lang w:val="ru-RU"/>
              </w:rPr>
              <w:t xml:space="preserve">[ЗАМЕНЕНО] Изменено расстояние установки </w:t>
            </w:r>
            <w:r w:rsidR="001D40D3" w:rsidRPr="005665CB">
              <w:rPr>
                <w:lang w:val="ru-RU"/>
              </w:rPr>
              <w:t>пружины</w:t>
            </w:r>
            <w:r w:rsidRPr="005665CB">
              <w:rPr>
                <w:lang w:val="ru-RU"/>
              </w:rPr>
              <w:t xml:space="preserve"> согласно ТУШ IRM-SU-1381-16.1 </w:t>
            </w:r>
          </w:p>
          <w:p w14:paraId="4B337F83" w14:textId="37F976CF" w:rsidR="00513419" w:rsidRPr="00F17BBB" w:rsidRDefault="00513419" w:rsidP="000D148D">
            <w:pPr>
              <w:pStyle w:val="CellBody"/>
            </w:pPr>
            <w:r w:rsidRPr="00F17BBB">
              <w:t xml:space="preserve">[REPLACE WITH] Changed the installation distance of </w:t>
            </w:r>
            <w:r w:rsidR="001D40D3" w:rsidRPr="005665CB">
              <w:t>springs</w:t>
            </w:r>
            <w:r w:rsidRPr="00F17BBB">
              <w:t xml:space="preserve"> </w:t>
            </w:r>
            <w:r w:rsidR="00D642BC" w:rsidRPr="005665CB">
              <w:t>as per</w:t>
            </w:r>
            <w:r w:rsidRPr="00F17BBB">
              <w:t xml:space="preserve"> </w:t>
            </w:r>
            <w:r w:rsidRPr="005665CB">
              <w:t>CES</w:t>
            </w:r>
            <w:r w:rsidRPr="00F17BBB">
              <w:t xml:space="preserve"> IRM-SU-1381-16.1</w:t>
            </w:r>
          </w:p>
        </w:tc>
      </w:tr>
      <w:tr w:rsidR="001D40D3" w:rsidRPr="00C15F8E" w14:paraId="7BE74D95"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EBF9BDF" w14:textId="77777777" w:rsidR="001D40D3" w:rsidRPr="000D148D" w:rsidRDefault="001D40D3" w:rsidP="00C15F8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7CB81A6" w14:textId="3F54C01F" w:rsidR="001D40D3" w:rsidRPr="000D148D" w:rsidRDefault="005F0E2C" w:rsidP="00C15F8E">
            <w:pPr>
              <w:pStyle w:val="CellBodyCentered"/>
              <w:spacing w:before="120" w:line="260" w:lineRule="atLeast"/>
            </w:pPr>
            <w:r>
              <w:rPr>
                <w:lang w:val="ru-RU"/>
              </w:rPr>
              <w:t>10</w:t>
            </w:r>
            <w:r>
              <w:t xml:space="preserve">.4, item 4 </w:t>
            </w:r>
            <w:r>
              <w:rPr>
                <w:lang w:val="ru-RU"/>
              </w:rPr>
              <w:t>10</w:t>
            </w:r>
            <w:r>
              <w:t xml:space="preserve">.4, </w:t>
            </w:r>
            <w:r>
              <w:rPr>
                <w:lang w:val="kk-KZ"/>
              </w:rPr>
              <w:t>пункт</w:t>
            </w:r>
            <w:r>
              <w:t xml:space="preserve"> 4</w:t>
            </w:r>
          </w:p>
        </w:tc>
        <w:tc>
          <w:tcPr>
            <w:tcW w:w="6390" w:type="dxa"/>
            <w:tcBorders>
              <w:top w:val="single" w:sz="4" w:space="0" w:color="auto"/>
              <w:left w:val="single" w:sz="4" w:space="0" w:color="auto"/>
              <w:bottom w:val="single" w:sz="4" w:space="0" w:color="auto"/>
              <w:right w:val="single" w:sz="4" w:space="0" w:color="auto"/>
            </w:tcBorders>
          </w:tcPr>
          <w:p w14:paraId="19627814" w14:textId="55D42C4A" w:rsidR="008E770D" w:rsidRPr="00F17BBB" w:rsidRDefault="001D40D3" w:rsidP="00F17BBB">
            <w:pPr>
              <w:pStyle w:val="CellBody"/>
              <w:rPr>
                <w:lang w:val="ru-RU"/>
              </w:rPr>
            </w:pPr>
            <w:r w:rsidRPr="005665CB">
              <w:rPr>
                <w:lang w:val="ru-RU"/>
              </w:rPr>
              <w:t>[ДОБАВЛЕНО] Новы</w:t>
            </w:r>
            <w:r w:rsidR="00FE0200" w:rsidRPr="005665CB">
              <w:rPr>
                <w:lang w:val="ru-RU"/>
              </w:rPr>
              <w:t>й</w:t>
            </w:r>
            <w:r w:rsidRPr="005665CB">
              <w:rPr>
                <w:lang w:val="ru-RU"/>
              </w:rPr>
              <w:t xml:space="preserve"> пункт </w:t>
            </w:r>
            <w:r w:rsidR="00FE0200" w:rsidRPr="005665CB">
              <w:rPr>
                <w:lang w:val="ru-RU"/>
              </w:rPr>
              <w:t>4</w:t>
            </w:r>
            <w:r w:rsidRPr="005665CB">
              <w:rPr>
                <w:lang w:val="ru-RU"/>
              </w:rPr>
              <w:t xml:space="preserve"> согласно </w:t>
            </w:r>
            <w:r w:rsidR="008E770D" w:rsidRPr="00F17BBB">
              <w:rPr>
                <w:lang w:val="ru-RU"/>
              </w:rPr>
              <w:t>последним</w:t>
            </w:r>
            <w:r w:rsidR="00F64D1E" w:rsidRPr="00F17BBB">
              <w:rPr>
                <w:lang w:val="ru-RU"/>
              </w:rPr>
              <w:t xml:space="preserve"> </w:t>
            </w:r>
            <w:r w:rsidR="008E770D" w:rsidRPr="00F17BBB">
              <w:rPr>
                <w:lang w:val="ru-RU"/>
              </w:rPr>
              <w:t xml:space="preserve">рекомендациям ТШО </w:t>
            </w:r>
          </w:p>
          <w:p w14:paraId="25A3119C" w14:textId="09F80919" w:rsidR="001D40D3" w:rsidRPr="005665CB" w:rsidRDefault="001D40D3" w:rsidP="00C15F8E">
            <w:pPr>
              <w:pStyle w:val="CellBody"/>
            </w:pPr>
            <w:r w:rsidRPr="005665CB">
              <w:t xml:space="preserve">[ADD] New item 3 </w:t>
            </w:r>
            <w:r w:rsidR="00935C57" w:rsidRPr="005665CB">
              <w:t xml:space="preserve">according to the latest recommendations TCO </w:t>
            </w:r>
          </w:p>
        </w:tc>
      </w:tr>
      <w:tr w:rsidR="00D642BC" w:rsidRPr="000D148D" w14:paraId="5AB6466E" w14:textId="77777777" w:rsidTr="00D642BC">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9231A30" w14:textId="77777777" w:rsidR="00D642BC" w:rsidRPr="000D148D" w:rsidRDefault="00D642BC" w:rsidP="000D148D">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2B08944" w14:textId="6B2161D9" w:rsidR="00D642BC" w:rsidRPr="000D148D" w:rsidRDefault="00D642BC" w:rsidP="000D148D">
            <w:pPr>
              <w:pStyle w:val="CellBodyCentered"/>
              <w:spacing w:before="120" w:line="260" w:lineRule="atLeast"/>
            </w:pPr>
            <w:r>
              <w:t>10</w:t>
            </w:r>
            <w:r w:rsidRPr="00513419">
              <w:t>.</w:t>
            </w:r>
            <w:r>
              <w:t>6</w:t>
            </w:r>
            <w:r w:rsidR="00E26A5C">
              <w:t xml:space="preserve">, item 2 </w:t>
            </w:r>
            <w:r w:rsidR="00E26A5C">
              <w:rPr>
                <w:lang w:val="ru-RU"/>
              </w:rPr>
              <w:t>10</w:t>
            </w:r>
            <w:r w:rsidR="00E26A5C">
              <w:t xml:space="preserve">.6, </w:t>
            </w:r>
            <w:r w:rsidR="00E26A5C">
              <w:rPr>
                <w:lang w:val="kk-KZ"/>
              </w:rPr>
              <w:t>пункт</w:t>
            </w:r>
            <w:r w:rsidR="00E26A5C">
              <w:t xml:space="preserve"> 2</w:t>
            </w:r>
          </w:p>
        </w:tc>
        <w:tc>
          <w:tcPr>
            <w:tcW w:w="6390" w:type="dxa"/>
            <w:tcBorders>
              <w:top w:val="single" w:sz="4" w:space="0" w:color="auto"/>
              <w:left w:val="single" w:sz="4" w:space="0" w:color="auto"/>
              <w:bottom w:val="single" w:sz="4" w:space="0" w:color="auto"/>
              <w:right w:val="single" w:sz="4" w:space="0" w:color="auto"/>
            </w:tcBorders>
          </w:tcPr>
          <w:p w14:paraId="398EC9C6" w14:textId="678D97A0" w:rsidR="00D642BC" w:rsidRPr="005665CB" w:rsidRDefault="00D642BC" w:rsidP="000D148D">
            <w:pPr>
              <w:pStyle w:val="CellBody"/>
              <w:rPr>
                <w:lang w:val="ru-RU"/>
              </w:rPr>
            </w:pPr>
            <w:r w:rsidRPr="005665CB">
              <w:rPr>
                <w:lang w:val="ru-RU"/>
              </w:rPr>
              <w:t xml:space="preserve">[ЗАМЕНЕНО] </w:t>
            </w:r>
            <w:r w:rsidRPr="00F17BBB">
              <w:rPr>
                <w:lang w:val="ru-RU"/>
              </w:rPr>
              <w:t xml:space="preserve">Изменено расстояние между опорами изоляции согласно </w:t>
            </w:r>
            <w:r w:rsidRPr="005665CB">
              <w:rPr>
                <w:lang w:val="ru-RU"/>
              </w:rPr>
              <w:t>ТУШ</w:t>
            </w:r>
            <w:r w:rsidRPr="00F17BBB">
              <w:rPr>
                <w:lang w:val="ru-RU"/>
              </w:rPr>
              <w:t xml:space="preserve"> IRM-SU-1381-16.1.</w:t>
            </w:r>
          </w:p>
          <w:p w14:paraId="35DF8321" w14:textId="20A2ED93" w:rsidR="00D642BC" w:rsidRPr="00F17BBB" w:rsidRDefault="00D642BC" w:rsidP="000D148D">
            <w:pPr>
              <w:pStyle w:val="CellBody"/>
            </w:pPr>
            <w:r w:rsidRPr="00F17BBB">
              <w:t xml:space="preserve">[REPLACE WITH] Changed the </w:t>
            </w:r>
            <w:r w:rsidRPr="005665CB">
              <w:t>spacing</w:t>
            </w:r>
            <w:r w:rsidRPr="00F17BBB">
              <w:t xml:space="preserve"> </w:t>
            </w:r>
            <w:r w:rsidRPr="005665CB">
              <w:t>for insulation supports</w:t>
            </w:r>
            <w:r w:rsidRPr="00F17BBB">
              <w:t xml:space="preserve"> </w:t>
            </w:r>
            <w:r w:rsidRPr="005665CB">
              <w:t>as per</w:t>
            </w:r>
            <w:r w:rsidRPr="00F17BBB">
              <w:t xml:space="preserve"> CES IRM-SU-1381-16.1</w:t>
            </w:r>
          </w:p>
        </w:tc>
      </w:tr>
      <w:tr w:rsidR="00347E1A" w:rsidRPr="00993C71" w14:paraId="3F520BEB" w14:textId="77777777" w:rsidTr="00347E1A">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1AC50B2" w14:textId="77777777" w:rsidR="00347E1A" w:rsidRPr="000D148D" w:rsidRDefault="00347E1A"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4AA078C2" w14:textId="63BAC991" w:rsidR="00347E1A" w:rsidRPr="000D148D" w:rsidRDefault="00347E1A" w:rsidP="00993C71">
            <w:pPr>
              <w:pStyle w:val="CellBodyCentered"/>
              <w:spacing w:before="120" w:line="260" w:lineRule="atLeast"/>
            </w:pPr>
            <w:r>
              <w:t>10.</w:t>
            </w:r>
            <w:r w:rsidR="00685168">
              <w:t>7</w:t>
            </w:r>
          </w:p>
        </w:tc>
        <w:tc>
          <w:tcPr>
            <w:tcW w:w="6390" w:type="dxa"/>
            <w:tcBorders>
              <w:top w:val="single" w:sz="4" w:space="0" w:color="auto"/>
              <w:left w:val="single" w:sz="4" w:space="0" w:color="auto"/>
              <w:bottom w:val="single" w:sz="4" w:space="0" w:color="auto"/>
              <w:right w:val="single" w:sz="4" w:space="0" w:color="auto"/>
            </w:tcBorders>
          </w:tcPr>
          <w:p w14:paraId="094577E2" w14:textId="31AAB15B" w:rsidR="00347E1A" w:rsidRPr="005665CB" w:rsidRDefault="00347E1A" w:rsidP="00993C71">
            <w:pPr>
              <w:pStyle w:val="CellBody"/>
              <w:rPr>
                <w:lang w:val="ru-RU"/>
              </w:rPr>
            </w:pPr>
            <w:r w:rsidRPr="005665CB">
              <w:rPr>
                <w:lang w:val="ru-RU"/>
              </w:rPr>
              <w:t>[ДОБАВЛЕНО] Новые пункты с 1</w:t>
            </w:r>
            <w:r w:rsidR="00685168" w:rsidRPr="00F17BBB">
              <w:rPr>
                <w:lang w:val="ru-RU"/>
              </w:rPr>
              <w:t>1</w:t>
            </w:r>
            <w:r w:rsidRPr="005665CB">
              <w:rPr>
                <w:lang w:val="ru-RU"/>
              </w:rPr>
              <w:t xml:space="preserve"> по </w:t>
            </w:r>
            <w:r w:rsidR="00685168" w:rsidRPr="00F17BBB">
              <w:rPr>
                <w:lang w:val="ru-RU"/>
              </w:rPr>
              <w:t>15</w:t>
            </w:r>
            <w:r w:rsidRPr="005665CB">
              <w:rPr>
                <w:lang w:val="ru-RU"/>
              </w:rPr>
              <w:t xml:space="preserve"> согласно требованиям ТУШ IRM-SU-1381-16.1 </w:t>
            </w:r>
          </w:p>
          <w:p w14:paraId="4914D592" w14:textId="37DA501A" w:rsidR="00347E1A" w:rsidRPr="00F17BBB" w:rsidRDefault="00347E1A" w:rsidP="00993C71">
            <w:pPr>
              <w:pStyle w:val="CellBody"/>
            </w:pPr>
            <w:r w:rsidRPr="00F17BBB">
              <w:t>[ADD] New items from</w:t>
            </w:r>
            <w:r w:rsidR="00685168" w:rsidRPr="005665CB">
              <w:t xml:space="preserve"> 11</w:t>
            </w:r>
            <w:r w:rsidRPr="00F17BBB">
              <w:t xml:space="preserve"> to </w:t>
            </w:r>
            <w:r w:rsidR="00685168" w:rsidRPr="005665CB">
              <w:t>15</w:t>
            </w:r>
            <w:r w:rsidRPr="00F17BBB">
              <w:t xml:space="preserve"> as per requirements CES IRM-SU-1381-16.1</w:t>
            </w:r>
          </w:p>
        </w:tc>
      </w:tr>
      <w:tr w:rsidR="00BB57E1" w:rsidRPr="009F0ECE" w14:paraId="7C173E3D" w14:textId="77777777" w:rsidTr="009F0EC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2EE0AA5E" w14:textId="77777777" w:rsidR="00BB57E1" w:rsidRPr="000D148D" w:rsidRDefault="00BB57E1" w:rsidP="009F0EC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7BF4A087" w14:textId="0FA90EF8" w:rsidR="003D791B" w:rsidRPr="00F17BBB" w:rsidRDefault="00BB57E1" w:rsidP="00B27A64">
            <w:pPr>
              <w:pStyle w:val="CellBodyCentered"/>
              <w:spacing w:before="120" w:line="260" w:lineRule="atLeast"/>
              <w:rPr>
                <w:lang w:val="ru-RU"/>
              </w:rPr>
            </w:pPr>
            <w:r>
              <w:t>10.7</w:t>
            </w:r>
            <w:r w:rsidR="00B27A64">
              <w:t xml:space="preserve">, item </w:t>
            </w:r>
            <w:r w:rsidR="00244556">
              <w:t>6</w:t>
            </w:r>
            <w:r w:rsidR="00B27A64">
              <w:t>,8,9</w:t>
            </w:r>
            <w:r w:rsidR="00B81C59">
              <w:rPr>
                <w:lang w:val="ru-RU"/>
              </w:rPr>
              <w:t xml:space="preserve"> </w:t>
            </w:r>
            <w:r w:rsidR="00037BB9">
              <w:t>1</w:t>
            </w:r>
            <w:r w:rsidR="00B81C59">
              <w:t>0.7</w:t>
            </w:r>
            <w:r w:rsidR="00B27A64">
              <w:t xml:space="preserve">, </w:t>
            </w:r>
            <w:r w:rsidR="00B27A64">
              <w:rPr>
                <w:lang w:val="ru-RU"/>
              </w:rPr>
              <w:t>пункт 6,8,9</w:t>
            </w:r>
          </w:p>
        </w:tc>
        <w:tc>
          <w:tcPr>
            <w:tcW w:w="6390" w:type="dxa"/>
            <w:tcBorders>
              <w:top w:val="single" w:sz="4" w:space="0" w:color="auto"/>
              <w:left w:val="single" w:sz="4" w:space="0" w:color="auto"/>
              <w:bottom w:val="single" w:sz="4" w:space="0" w:color="auto"/>
              <w:right w:val="single" w:sz="4" w:space="0" w:color="auto"/>
            </w:tcBorders>
          </w:tcPr>
          <w:p w14:paraId="72D1AA53" w14:textId="586167F0" w:rsidR="00244556" w:rsidRPr="005665CB" w:rsidRDefault="00244556" w:rsidP="00244556">
            <w:pPr>
              <w:pStyle w:val="CellBody"/>
              <w:rPr>
                <w:lang w:val="ru-RU"/>
              </w:rPr>
            </w:pPr>
            <w:r w:rsidRPr="005665CB">
              <w:rPr>
                <w:lang w:val="ru-RU"/>
              </w:rPr>
              <w:t xml:space="preserve">[ДОБАВЛЕНО] Текст изменен </w:t>
            </w:r>
            <w:r w:rsidR="003D791B" w:rsidRPr="005665CB">
              <w:rPr>
                <w:lang w:val="ru-RU"/>
              </w:rPr>
              <w:t>согласно последним рекомендациям ТШО</w:t>
            </w:r>
          </w:p>
          <w:p w14:paraId="2F08B512" w14:textId="70D5B59A" w:rsidR="00BB57E1" w:rsidRPr="005665CB" w:rsidRDefault="00244556" w:rsidP="00244556">
            <w:pPr>
              <w:pStyle w:val="CellBody"/>
            </w:pPr>
            <w:r w:rsidRPr="005665CB">
              <w:t xml:space="preserve">[ADD] Text modified </w:t>
            </w:r>
            <w:r w:rsidR="003D791B" w:rsidRPr="005665CB">
              <w:t>according to the latest recommendations TCO</w:t>
            </w:r>
          </w:p>
        </w:tc>
      </w:tr>
      <w:tr w:rsidR="00FD220B" w:rsidRPr="00993C71" w14:paraId="1D422ED3" w14:textId="77777777" w:rsidTr="00FD220B">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C101A99" w14:textId="77777777" w:rsidR="00FD220B" w:rsidRPr="000D148D" w:rsidRDefault="00FD220B"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AA3598C" w14:textId="7BB10847" w:rsidR="000E05F3" w:rsidRDefault="00037BB9" w:rsidP="00993C71">
            <w:pPr>
              <w:pStyle w:val="CellBodyCentered"/>
              <w:spacing w:before="120" w:line="260" w:lineRule="atLeast"/>
            </w:pPr>
            <w:r>
              <w:t xml:space="preserve"> </w:t>
            </w:r>
          </w:p>
          <w:p w14:paraId="10D95E5D" w14:textId="7B69F32F" w:rsidR="00FD220B" w:rsidRPr="000D148D" w:rsidRDefault="00FD220B" w:rsidP="00993C71">
            <w:pPr>
              <w:pStyle w:val="CellBodyCentered"/>
              <w:spacing w:before="120" w:line="260" w:lineRule="atLeast"/>
            </w:pPr>
            <w:r>
              <w:t>10</w:t>
            </w:r>
            <w:r w:rsidRPr="009E0609">
              <w:t>.</w:t>
            </w:r>
            <w:r>
              <w:t>8</w:t>
            </w:r>
          </w:p>
        </w:tc>
        <w:tc>
          <w:tcPr>
            <w:tcW w:w="6390" w:type="dxa"/>
            <w:tcBorders>
              <w:top w:val="single" w:sz="4" w:space="0" w:color="auto"/>
              <w:left w:val="single" w:sz="4" w:space="0" w:color="auto"/>
              <w:bottom w:val="single" w:sz="4" w:space="0" w:color="auto"/>
              <w:right w:val="single" w:sz="4" w:space="0" w:color="auto"/>
            </w:tcBorders>
          </w:tcPr>
          <w:p w14:paraId="7E05D625" w14:textId="4847F176" w:rsidR="00FD220B" w:rsidRPr="005665CB" w:rsidRDefault="00FD220B" w:rsidP="00993C71">
            <w:pPr>
              <w:pStyle w:val="CellBody"/>
              <w:rPr>
                <w:lang w:val="ru-RU"/>
              </w:rPr>
            </w:pPr>
            <w:r w:rsidRPr="005665CB">
              <w:rPr>
                <w:lang w:val="ru-RU"/>
              </w:rPr>
              <w:t xml:space="preserve">[ЗАМЕНЕНО] Старые пункты 1, 2, 3, 4 удалены и добавлен новый пункт </w:t>
            </w:r>
            <w:r w:rsidR="002077D2" w:rsidRPr="00F17BBB">
              <w:rPr>
                <w:lang w:val="ru-RU"/>
              </w:rPr>
              <w:t xml:space="preserve">1 </w:t>
            </w:r>
            <w:r w:rsidRPr="005665CB">
              <w:rPr>
                <w:lang w:val="ru-RU"/>
              </w:rPr>
              <w:t>касательно отмены использования защиты мастикой согласно требовани</w:t>
            </w:r>
            <w:r w:rsidR="002C4B39" w:rsidRPr="005665CB">
              <w:rPr>
                <w:lang w:val="ru-RU"/>
              </w:rPr>
              <w:t>й</w:t>
            </w:r>
            <w:r w:rsidRPr="005665CB">
              <w:rPr>
                <w:lang w:val="ru-RU"/>
              </w:rPr>
              <w:t xml:space="preserve"> ТУШ IRM-SU-1381-16.1</w:t>
            </w:r>
          </w:p>
          <w:p w14:paraId="40F54AC5" w14:textId="2C6FA49E" w:rsidR="00FD220B" w:rsidRPr="00F17BBB" w:rsidRDefault="00FD220B" w:rsidP="00993C71">
            <w:pPr>
              <w:pStyle w:val="CellBody"/>
            </w:pPr>
            <w:r w:rsidRPr="00F17BBB">
              <w:t xml:space="preserve">[REPLACE WITH] </w:t>
            </w:r>
            <w:r w:rsidR="00340D67" w:rsidRPr="00F17BBB">
              <w:t xml:space="preserve">Old </w:t>
            </w:r>
            <w:r w:rsidR="00340D67" w:rsidRPr="005665CB">
              <w:t>items</w:t>
            </w:r>
            <w:r w:rsidR="00340D67" w:rsidRPr="00F17BBB">
              <w:t xml:space="preserve"> 1, 2, 3, 4 </w:t>
            </w:r>
            <w:r w:rsidR="00340D67" w:rsidRPr="005665CB">
              <w:t>removed</w:t>
            </w:r>
            <w:r w:rsidR="00340D67" w:rsidRPr="00F17BBB">
              <w:t xml:space="preserve"> and a new paragraph added regarding the abolition of the use of </w:t>
            </w:r>
            <w:r w:rsidR="00340D67" w:rsidRPr="005665CB">
              <w:t>mastic weatherproofing</w:t>
            </w:r>
            <w:r w:rsidR="00340D67" w:rsidRPr="00F17BBB">
              <w:t xml:space="preserve"> in accordance with the requirements of </w:t>
            </w:r>
            <w:r w:rsidR="00340D67" w:rsidRPr="005665CB">
              <w:t>CES</w:t>
            </w:r>
            <w:r w:rsidR="00340D67" w:rsidRPr="00F17BBB">
              <w:t xml:space="preserve"> IRM-SU-1381-16.1</w:t>
            </w:r>
          </w:p>
        </w:tc>
      </w:tr>
      <w:tr w:rsidR="00563645" w:rsidRPr="00993C71" w14:paraId="7EF20B4E" w14:textId="77777777" w:rsidTr="00FD220B">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13FE46CE" w14:textId="1D8B73B0" w:rsidR="00563645" w:rsidRDefault="00563645" w:rsidP="00563645">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CEF1A9D" w14:textId="45577966" w:rsidR="00563645" w:rsidRDefault="00563645" w:rsidP="00563645">
            <w:pPr>
              <w:pStyle w:val="CellBodyCentered"/>
              <w:spacing w:before="120" w:line="260" w:lineRule="atLeast"/>
            </w:pPr>
            <w:r>
              <w:t>10.13</w:t>
            </w:r>
          </w:p>
        </w:tc>
        <w:tc>
          <w:tcPr>
            <w:tcW w:w="6390" w:type="dxa"/>
            <w:tcBorders>
              <w:top w:val="single" w:sz="4" w:space="0" w:color="auto"/>
              <w:left w:val="single" w:sz="4" w:space="0" w:color="auto"/>
              <w:bottom w:val="single" w:sz="4" w:space="0" w:color="auto"/>
              <w:right w:val="single" w:sz="4" w:space="0" w:color="auto"/>
            </w:tcBorders>
          </w:tcPr>
          <w:p w14:paraId="74EB375F" w14:textId="7103801E" w:rsidR="00563645" w:rsidRPr="005665CB" w:rsidRDefault="00563645" w:rsidP="00563645">
            <w:pPr>
              <w:pStyle w:val="CellBody"/>
              <w:rPr>
                <w:lang w:val="ru-RU"/>
              </w:rPr>
            </w:pPr>
            <w:r w:rsidRPr="005665CB">
              <w:rPr>
                <w:lang w:val="ru-RU"/>
              </w:rPr>
              <w:t xml:space="preserve">[ДОБАВЛЕНО] Новые пункты </w:t>
            </w:r>
            <w:r w:rsidRPr="00F17BBB">
              <w:rPr>
                <w:lang w:val="ru-RU"/>
              </w:rPr>
              <w:t xml:space="preserve">8 </w:t>
            </w:r>
            <w:r w:rsidRPr="005665CB">
              <w:rPr>
                <w:lang w:val="ru-RU"/>
              </w:rPr>
              <w:t xml:space="preserve">и 12 согласно требованиям ТУШ IRM-SU-1381-16.1 </w:t>
            </w:r>
          </w:p>
          <w:p w14:paraId="1BDCC158" w14:textId="259735E3" w:rsidR="00563645" w:rsidRPr="00F17BBB" w:rsidRDefault="00563645" w:rsidP="00563645">
            <w:pPr>
              <w:pStyle w:val="CellBody"/>
            </w:pPr>
            <w:r w:rsidRPr="00F17BBB">
              <w:t xml:space="preserve">[ADD] New items 8 </w:t>
            </w:r>
            <w:r w:rsidRPr="005665CB">
              <w:t>and</w:t>
            </w:r>
            <w:r w:rsidRPr="00F17BBB">
              <w:t xml:space="preserve"> 12 as per requirements CES IRM-SU-1381-16.1</w:t>
            </w:r>
          </w:p>
        </w:tc>
      </w:tr>
      <w:tr w:rsidR="001B691A" w:rsidRPr="00C15F8E" w14:paraId="3AE742A1"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01F3614" w14:textId="77777777" w:rsidR="001B691A" w:rsidRPr="000D148D" w:rsidRDefault="001B691A" w:rsidP="00C15F8E">
            <w:pPr>
              <w:pStyle w:val="CellBodyCentered"/>
            </w:pPr>
            <w:r>
              <w:lastRenderedPageBreak/>
              <w:t>U03</w:t>
            </w:r>
          </w:p>
        </w:tc>
        <w:tc>
          <w:tcPr>
            <w:tcW w:w="1539" w:type="dxa"/>
            <w:tcBorders>
              <w:top w:val="single" w:sz="4" w:space="0" w:color="auto"/>
              <w:left w:val="single" w:sz="4" w:space="0" w:color="auto"/>
              <w:bottom w:val="single" w:sz="4" w:space="0" w:color="auto"/>
              <w:right w:val="single" w:sz="4" w:space="0" w:color="auto"/>
            </w:tcBorders>
          </w:tcPr>
          <w:p w14:paraId="67CDD413" w14:textId="3BD0B718" w:rsidR="005D005D" w:rsidRDefault="001B691A" w:rsidP="0012065A">
            <w:pPr>
              <w:pStyle w:val="CellBodyCentered"/>
              <w:spacing w:before="120" w:line="260" w:lineRule="atLeast"/>
            </w:pPr>
            <w:r>
              <w:t>10</w:t>
            </w:r>
            <w:r w:rsidRPr="00513419">
              <w:t>.</w:t>
            </w:r>
            <w:r>
              <w:rPr>
                <w:lang w:val="ru-RU"/>
              </w:rPr>
              <w:t>13</w:t>
            </w:r>
            <w:r w:rsidR="00DD4A7E">
              <w:t xml:space="preserve">, item </w:t>
            </w:r>
            <w:r w:rsidR="005D005D">
              <w:rPr>
                <w:lang w:val="ru-RU"/>
              </w:rPr>
              <w:t>2</w:t>
            </w:r>
            <w:r w:rsidR="00DD4A7E">
              <w:t>,5,7</w:t>
            </w:r>
          </w:p>
          <w:p w14:paraId="386A699E" w14:textId="57E12EE0" w:rsidR="00DD4A7E" w:rsidRPr="00C15F8E" w:rsidRDefault="00DD4A7E" w:rsidP="0012065A">
            <w:pPr>
              <w:pStyle w:val="CellBodyCentered"/>
              <w:spacing w:before="120" w:line="260" w:lineRule="atLeast"/>
              <w:rPr>
                <w:lang w:val="ru-RU"/>
              </w:rPr>
            </w:pPr>
            <w:r>
              <w:t>10</w:t>
            </w:r>
            <w:r w:rsidRPr="00513419">
              <w:t>.</w:t>
            </w:r>
            <w:r>
              <w:rPr>
                <w:lang w:val="ru-RU"/>
              </w:rPr>
              <w:t>13</w:t>
            </w:r>
            <w:r>
              <w:t xml:space="preserve">, </w:t>
            </w:r>
            <w:r>
              <w:rPr>
                <w:lang w:val="ru-RU"/>
              </w:rPr>
              <w:t>пункт</w:t>
            </w:r>
            <w:r>
              <w:t xml:space="preserve"> </w:t>
            </w:r>
            <w:r>
              <w:rPr>
                <w:lang w:val="ru-RU"/>
              </w:rPr>
              <w:t>2</w:t>
            </w:r>
            <w:r>
              <w:t>,5,7</w:t>
            </w:r>
          </w:p>
        </w:tc>
        <w:tc>
          <w:tcPr>
            <w:tcW w:w="6390" w:type="dxa"/>
            <w:tcBorders>
              <w:top w:val="single" w:sz="4" w:space="0" w:color="auto"/>
              <w:left w:val="single" w:sz="4" w:space="0" w:color="auto"/>
              <w:bottom w:val="single" w:sz="4" w:space="0" w:color="auto"/>
              <w:right w:val="single" w:sz="4" w:space="0" w:color="auto"/>
            </w:tcBorders>
          </w:tcPr>
          <w:p w14:paraId="6562AFC2" w14:textId="1D365F0E" w:rsidR="001B691A" w:rsidRPr="005665CB" w:rsidRDefault="001B691A" w:rsidP="00C15F8E">
            <w:pPr>
              <w:pStyle w:val="CellBody"/>
              <w:rPr>
                <w:lang w:val="ru-RU"/>
              </w:rPr>
            </w:pPr>
            <w:r w:rsidRPr="005665CB">
              <w:rPr>
                <w:lang w:val="ru-RU"/>
              </w:rPr>
              <w:t xml:space="preserve">[ЗАМЕНЕНО] Изменено </w:t>
            </w:r>
            <w:r w:rsidR="00642C11" w:rsidRPr="005665CB">
              <w:rPr>
                <w:lang w:val="ru-RU"/>
              </w:rPr>
              <w:t>толщина</w:t>
            </w:r>
            <w:r w:rsidRPr="005665CB">
              <w:rPr>
                <w:lang w:val="ru-RU"/>
              </w:rPr>
              <w:t xml:space="preserve"> полос согласно ТУШ IRM-SU-1381-16.1 </w:t>
            </w:r>
          </w:p>
          <w:p w14:paraId="15FD8BC2" w14:textId="76CCF48F" w:rsidR="001B691A" w:rsidRPr="005665CB" w:rsidRDefault="001B691A" w:rsidP="00C15F8E">
            <w:pPr>
              <w:pStyle w:val="CellBody"/>
            </w:pPr>
            <w:r w:rsidRPr="005665CB">
              <w:t xml:space="preserve">[REPLACE WITH] Changed the </w:t>
            </w:r>
            <w:r w:rsidR="00642C11" w:rsidRPr="005665CB">
              <w:t>thickness</w:t>
            </w:r>
            <w:r w:rsidRPr="005665CB">
              <w:t xml:space="preserve"> of bands as per CES IRM-SU-1381-16.1</w:t>
            </w:r>
          </w:p>
        </w:tc>
      </w:tr>
      <w:tr w:rsidR="00AE1755" w:rsidRPr="00F17BBB" w14:paraId="66DAFD3B" w14:textId="77777777" w:rsidTr="004D3874">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6404D2F7" w14:textId="77777777" w:rsidR="00AE1755" w:rsidRPr="000D148D" w:rsidRDefault="00AE1755" w:rsidP="004D3874">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81E31D6" w14:textId="510CEBFC" w:rsidR="00AE1755" w:rsidRPr="000D148D" w:rsidRDefault="00AE1755" w:rsidP="004D3874">
            <w:pPr>
              <w:pStyle w:val="CellBodyCentered"/>
              <w:spacing w:before="120" w:line="260" w:lineRule="atLeast"/>
            </w:pPr>
            <w:r>
              <w:t>10.13</w:t>
            </w:r>
            <w:r w:rsidR="00F1744D">
              <w:t xml:space="preserve">, item </w:t>
            </w:r>
            <w:r>
              <w:t>10</w:t>
            </w:r>
            <w:r w:rsidR="00F1744D">
              <w:t xml:space="preserve"> 10.13, </w:t>
            </w:r>
            <w:r w:rsidR="00F1744D">
              <w:rPr>
                <w:lang w:val="ru-RU"/>
              </w:rPr>
              <w:t>пункт</w:t>
            </w:r>
            <w:r w:rsidR="00F1744D">
              <w:t xml:space="preserve"> 10</w:t>
            </w:r>
          </w:p>
        </w:tc>
        <w:tc>
          <w:tcPr>
            <w:tcW w:w="6390" w:type="dxa"/>
            <w:tcBorders>
              <w:top w:val="single" w:sz="4" w:space="0" w:color="auto"/>
              <w:left w:val="single" w:sz="4" w:space="0" w:color="auto"/>
              <w:bottom w:val="single" w:sz="4" w:space="0" w:color="auto"/>
              <w:right w:val="single" w:sz="4" w:space="0" w:color="auto"/>
            </w:tcBorders>
          </w:tcPr>
          <w:p w14:paraId="296AABFF" w14:textId="77777777" w:rsidR="00AE1755" w:rsidRPr="005665CB" w:rsidRDefault="00AE1755" w:rsidP="004D3874">
            <w:pPr>
              <w:pStyle w:val="CellBody"/>
              <w:rPr>
                <w:lang w:val="ru-RU"/>
              </w:rPr>
            </w:pPr>
            <w:r w:rsidRPr="005665CB">
              <w:rPr>
                <w:lang w:val="ru-RU"/>
              </w:rPr>
              <w:t>[ДОБАВЛЕНО]  Пункт дополнен информацией по рекомендациям ТШО</w:t>
            </w:r>
            <w:r w:rsidRPr="00F17BBB">
              <w:rPr>
                <w:lang w:val="ru-RU"/>
              </w:rPr>
              <w:t xml:space="preserve"> </w:t>
            </w:r>
            <w:r w:rsidRPr="005665CB">
              <w:rPr>
                <w:lang w:val="ru-RU"/>
              </w:rPr>
              <w:t>по использованию типа изоляции на сосудах</w:t>
            </w:r>
          </w:p>
          <w:p w14:paraId="7C551386" w14:textId="77777777" w:rsidR="00AE1755" w:rsidRPr="00F17BBB" w:rsidRDefault="00AE1755" w:rsidP="004D3874">
            <w:pPr>
              <w:pStyle w:val="CellBody"/>
            </w:pPr>
            <w:r w:rsidRPr="00F17BBB">
              <w:t xml:space="preserve">[ADD] </w:t>
            </w:r>
            <w:r w:rsidRPr="005665CB">
              <w:t xml:space="preserve">Item </w:t>
            </w:r>
            <w:r w:rsidRPr="00F17BBB">
              <w:t xml:space="preserve">has been supplemented with information </w:t>
            </w:r>
            <w:r w:rsidRPr="005665CB">
              <w:t>as per recommendation TCO</w:t>
            </w:r>
            <w:r w:rsidRPr="00F17BBB">
              <w:t xml:space="preserve"> </w:t>
            </w:r>
            <w:r w:rsidRPr="005665CB">
              <w:t>for using vessel insulation type</w:t>
            </w:r>
          </w:p>
        </w:tc>
      </w:tr>
      <w:tr w:rsidR="00E76977" w:rsidRPr="00993C71" w14:paraId="56905206" w14:textId="77777777" w:rsidTr="00E76977">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4DE62AF7" w14:textId="77777777" w:rsidR="00E76977" w:rsidRPr="000D148D" w:rsidRDefault="00E76977"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120B347A" w14:textId="77C5FB55" w:rsidR="00E76977" w:rsidRPr="000D148D" w:rsidRDefault="00F1744D" w:rsidP="00993C71">
            <w:pPr>
              <w:pStyle w:val="CellBodyCentered"/>
              <w:spacing w:before="120" w:line="260" w:lineRule="atLeast"/>
            </w:pPr>
            <w:r>
              <w:t>10.1</w:t>
            </w:r>
            <w:r>
              <w:rPr>
                <w:lang w:val="ru-RU"/>
              </w:rPr>
              <w:t>4</w:t>
            </w:r>
            <w:r>
              <w:t xml:space="preserve">, item </w:t>
            </w:r>
            <w:r>
              <w:rPr>
                <w:lang w:val="ru-RU"/>
              </w:rPr>
              <w:t>2</w:t>
            </w:r>
            <w:r>
              <w:t xml:space="preserve"> 10.1</w:t>
            </w:r>
            <w:r>
              <w:rPr>
                <w:lang w:val="ru-RU"/>
              </w:rPr>
              <w:t>4</w:t>
            </w:r>
            <w:r>
              <w:t xml:space="preserve">, </w:t>
            </w:r>
            <w:r>
              <w:rPr>
                <w:lang w:val="ru-RU"/>
              </w:rPr>
              <w:t>пункт</w:t>
            </w:r>
            <w:r>
              <w:t xml:space="preserve"> </w:t>
            </w:r>
            <w:r>
              <w:rPr>
                <w:lang w:val="ru-RU"/>
              </w:rPr>
              <w:t>2</w:t>
            </w:r>
          </w:p>
        </w:tc>
        <w:tc>
          <w:tcPr>
            <w:tcW w:w="6390" w:type="dxa"/>
            <w:tcBorders>
              <w:top w:val="single" w:sz="4" w:space="0" w:color="auto"/>
              <w:left w:val="single" w:sz="4" w:space="0" w:color="auto"/>
              <w:bottom w:val="single" w:sz="4" w:space="0" w:color="auto"/>
              <w:right w:val="single" w:sz="4" w:space="0" w:color="auto"/>
            </w:tcBorders>
          </w:tcPr>
          <w:p w14:paraId="59A30A20" w14:textId="6FB09C93" w:rsidR="00E76977" w:rsidRPr="005665CB" w:rsidRDefault="00E76977" w:rsidP="00E76977">
            <w:pPr>
              <w:pStyle w:val="CellBody"/>
              <w:rPr>
                <w:lang w:val="ru-RU"/>
              </w:rPr>
            </w:pPr>
            <w:r w:rsidRPr="005665CB">
              <w:rPr>
                <w:lang w:val="ru-RU"/>
              </w:rPr>
              <w:t>[ДОБАВЛЕНО]  Пункт дополнен информацией по рекомендациям ТШО</w:t>
            </w:r>
            <w:r w:rsidRPr="00F17BBB">
              <w:rPr>
                <w:lang w:val="ru-RU"/>
              </w:rPr>
              <w:t xml:space="preserve"> </w:t>
            </w:r>
            <w:r w:rsidRPr="005665CB">
              <w:rPr>
                <w:lang w:val="ru-RU"/>
              </w:rPr>
              <w:t>по использованию типа изоляции на сосудах</w:t>
            </w:r>
          </w:p>
          <w:p w14:paraId="4D8A8800" w14:textId="5A911B71" w:rsidR="00E76977" w:rsidRPr="00F17BBB" w:rsidRDefault="00E76977" w:rsidP="00E76977">
            <w:pPr>
              <w:pStyle w:val="CellBody"/>
            </w:pPr>
            <w:r w:rsidRPr="00F17BBB">
              <w:t xml:space="preserve">[ADD] </w:t>
            </w:r>
            <w:r w:rsidRPr="005665CB">
              <w:t xml:space="preserve">Item </w:t>
            </w:r>
            <w:r w:rsidRPr="00F17BBB">
              <w:t xml:space="preserve">has been supplemented with information </w:t>
            </w:r>
            <w:r w:rsidRPr="005665CB">
              <w:t>as per recommendation TCO</w:t>
            </w:r>
            <w:r w:rsidRPr="00F17BBB">
              <w:t xml:space="preserve"> </w:t>
            </w:r>
            <w:r w:rsidRPr="005665CB">
              <w:t>for using vessel insulation type</w:t>
            </w:r>
          </w:p>
        </w:tc>
      </w:tr>
      <w:tr w:rsidR="00313924" w:rsidRPr="00C15F8E" w14:paraId="229CCCE6"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6EFC357" w14:textId="77777777" w:rsidR="00313924" w:rsidRPr="000D148D" w:rsidRDefault="00313924" w:rsidP="00C15F8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37259BCD" w14:textId="55A51EB2" w:rsidR="00313924" w:rsidRPr="00F17BBB" w:rsidRDefault="006D67F1" w:rsidP="00C15F8E">
            <w:pPr>
              <w:pStyle w:val="CellBodyCentered"/>
              <w:spacing w:before="120" w:line="260" w:lineRule="atLeast"/>
            </w:pPr>
            <w:r>
              <w:t>10.1</w:t>
            </w:r>
            <w:r>
              <w:rPr>
                <w:lang w:val="ru-RU"/>
              </w:rPr>
              <w:t>4</w:t>
            </w:r>
            <w:r>
              <w:t xml:space="preserve">, item </w:t>
            </w:r>
            <w:r>
              <w:rPr>
                <w:lang w:val="ru-RU"/>
              </w:rPr>
              <w:t>4</w:t>
            </w:r>
            <w:r>
              <w:t xml:space="preserve"> 10.1</w:t>
            </w:r>
            <w:r>
              <w:rPr>
                <w:lang w:val="ru-RU"/>
              </w:rPr>
              <w:t>4</w:t>
            </w:r>
            <w:r>
              <w:t xml:space="preserve">, </w:t>
            </w:r>
            <w:r>
              <w:rPr>
                <w:lang w:val="ru-RU"/>
              </w:rPr>
              <w:t>пункт</w:t>
            </w:r>
            <w:r>
              <w:t xml:space="preserve"> </w:t>
            </w:r>
            <w:r>
              <w:rPr>
                <w:lang w:val="ru-RU"/>
              </w:rPr>
              <w:t>4</w:t>
            </w:r>
          </w:p>
        </w:tc>
        <w:tc>
          <w:tcPr>
            <w:tcW w:w="6390" w:type="dxa"/>
            <w:tcBorders>
              <w:top w:val="single" w:sz="4" w:space="0" w:color="auto"/>
              <w:left w:val="single" w:sz="4" w:space="0" w:color="auto"/>
              <w:bottom w:val="single" w:sz="4" w:space="0" w:color="auto"/>
              <w:right w:val="single" w:sz="4" w:space="0" w:color="auto"/>
            </w:tcBorders>
          </w:tcPr>
          <w:p w14:paraId="38D6CDFB" w14:textId="0802421B" w:rsidR="00313924" w:rsidRPr="005665CB" w:rsidRDefault="00313924" w:rsidP="00C15F8E">
            <w:pPr>
              <w:pStyle w:val="CellBody"/>
              <w:rPr>
                <w:lang w:val="ru-RU"/>
              </w:rPr>
            </w:pPr>
            <w:r w:rsidRPr="005665CB">
              <w:rPr>
                <w:lang w:val="ru-RU"/>
              </w:rPr>
              <w:t>[ЗАМЕНЕНО] Изменен</w:t>
            </w:r>
            <w:r w:rsidR="00470E4B" w:rsidRPr="005665CB">
              <w:rPr>
                <w:lang w:val="ru-RU"/>
              </w:rPr>
              <w:t>а</w:t>
            </w:r>
            <w:r w:rsidRPr="005665CB">
              <w:rPr>
                <w:lang w:val="ru-RU"/>
              </w:rPr>
              <w:t xml:space="preserve"> толщина полос согласно ТУШ IRM-SU-1381-16.1 </w:t>
            </w:r>
          </w:p>
          <w:p w14:paraId="23A8ED1A" w14:textId="77777777" w:rsidR="00313924" w:rsidRPr="005665CB" w:rsidRDefault="00313924" w:rsidP="00C15F8E">
            <w:pPr>
              <w:pStyle w:val="CellBody"/>
            </w:pPr>
            <w:r w:rsidRPr="005665CB">
              <w:t>[REPLACE WITH] Changed the thickness of bands as per CES IRM-SU-1381-16.1</w:t>
            </w:r>
          </w:p>
        </w:tc>
      </w:tr>
      <w:tr w:rsidR="0093025D" w:rsidRPr="00993C71" w14:paraId="216CF395" w14:textId="77777777" w:rsidTr="0093025D">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3C82FD5B" w14:textId="77777777" w:rsidR="0093025D" w:rsidRPr="000D148D" w:rsidRDefault="0093025D"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083E580A" w14:textId="3A9774D2" w:rsidR="0093025D" w:rsidRPr="000D148D" w:rsidRDefault="008A503C" w:rsidP="00993C71">
            <w:pPr>
              <w:pStyle w:val="CellBodyCentered"/>
              <w:spacing w:before="120" w:line="260" w:lineRule="atLeast"/>
            </w:pPr>
            <w:r>
              <w:t>10.1</w:t>
            </w:r>
            <w:r>
              <w:rPr>
                <w:lang w:val="ru-RU"/>
              </w:rPr>
              <w:t>4</w:t>
            </w:r>
            <w:r>
              <w:t xml:space="preserve">, item </w:t>
            </w:r>
            <w:r>
              <w:rPr>
                <w:lang w:val="ru-RU"/>
              </w:rPr>
              <w:t>5</w:t>
            </w:r>
            <w:r>
              <w:t xml:space="preserve"> 10.1</w:t>
            </w:r>
            <w:r>
              <w:rPr>
                <w:lang w:val="ru-RU"/>
              </w:rPr>
              <w:t>4</w:t>
            </w:r>
            <w:r>
              <w:t xml:space="preserve">, </w:t>
            </w:r>
            <w:r>
              <w:rPr>
                <w:lang w:val="ru-RU"/>
              </w:rPr>
              <w:t>пункт</w:t>
            </w:r>
            <w:r>
              <w:t xml:space="preserve"> </w:t>
            </w:r>
            <w:r>
              <w:rPr>
                <w:lang w:val="ru-RU"/>
              </w:rPr>
              <w:t>5</w:t>
            </w:r>
          </w:p>
        </w:tc>
        <w:tc>
          <w:tcPr>
            <w:tcW w:w="6390" w:type="dxa"/>
            <w:tcBorders>
              <w:top w:val="single" w:sz="4" w:space="0" w:color="auto"/>
              <w:left w:val="single" w:sz="4" w:space="0" w:color="auto"/>
              <w:bottom w:val="single" w:sz="4" w:space="0" w:color="auto"/>
              <w:right w:val="single" w:sz="4" w:space="0" w:color="auto"/>
            </w:tcBorders>
          </w:tcPr>
          <w:p w14:paraId="5AC43227" w14:textId="77777777" w:rsidR="0093025D" w:rsidRPr="005665CB" w:rsidRDefault="0093025D" w:rsidP="00993C71">
            <w:pPr>
              <w:pStyle w:val="CellBody"/>
              <w:rPr>
                <w:lang w:val="ru-RU"/>
              </w:rPr>
            </w:pPr>
            <w:r w:rsidRPr="005665CB">
              <w:rPr>
                <w:lang w:val="ru-RU"/>
              </w:rPr>
              <w:t>[ДОБАВЛЕНО]  Пункт дополнен информацией по рекомендациям ТШО по использованию типа изоляции на сосудах</w:t>
            </w:r>
          </w:p>
          <w:p w14:paraId="33C4D6B0" w14:textId="77777777" w:rsidR="0093025D" w:rsidRPr="00F17BBB" w:rsidRDefault="0093025D" w:rsidP="00993C71">
            <w:pPr>
              <w:pStyle w:val="CellBody"/>
            </w:pPr>
            <w:r w:rsidRPr="00F17BBB">
              <w:t>[ADD] Item has been supplemented with information as per recommendation TCO for using vessel insulation type</w:t>
            </w:r>
          </w:p>
        </w:tc>
      </w:tr>
      <w:tr w:rsidR="00772417" w:rsidRPr="00C15F8E" w14:paraId="32A4B17A" w14:textId="77777777" w:rsidTr="00C15F8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15751EC" w14:textId="77777777" w:rsidR="00772417" w:rsidRPr="000D148D" w:rsidRDefault="00772417" w:rsidP="00C15F8E">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EC4262F" w14:textId="77777777" w:rsidR="00532155" w:rsidRDefault="00532155" w:rsidP="00C15F8E">
            <w:pPr>
              <w:pStyle w:val="CellBodyCentered"/>
              <w:spacing w:before="120" w:line="260" w:lineRule="atLeast"/>
            </w:pPr>
            <w:r>
              <w:t>10.1</w:t>
            </w:r>
            <w:r w:rsidRPr="00B10A72">
              <w:t>4</w:t>
            </w:r>
            <w:r>
              <w:t xml:space="preserve">, item </w:t>
            </w:r>
            <w:r w:rsidRPr="00B10A72">
              <w:t xml:space="preserve">12 </w:t>
            </w:r>
            <w:r>
              <w:t xml:space="preserve">a/b </w:t>
            </w:r>
          </w:p>
          <w:p w14:paraId="0DEE8B07" w14:textId="3050E8A1" w:rsidR="00772417" w:rsidRPr="00907690" w:rsidRDefault="00532155" w:rsidP="00C15F8E">
            <w:pPr>
              <w:pStyle w:val="CellBodyCentered"/>
              <w:spacing w:before="120" w:line="260" w:lineRule="atLeast"/>
            </w:pPr>
            <w:r>
              <w:t>10.1</w:t>
            </w:r>
            <w:r w:rsidRPr="00B10A72">
              <w:t>4</w:t>
            </w:r>
            <w:r>
              <w:t xml:space="preserve">, </w:t>
            </w:r>
            <w:r>
              <w:rPr>
                <w:lang w:val="ru-RU"/>
              </w:rPr>
              <w:t>пункт</w:t>
            </w:r>
            <w:r>
              <w:t xml:space="preserve"> 12 a/b</w:t>
            </w:r>
          </w:p>
        </w:tc>
        <w:tc>
          <w:tcPr>
            <w:tcW w:w="6390" w:type="dxa"/>
            <w:tcBorders>
              <w:top w:val="single" w:sz="4" w:space="0" w:color="auto"/>
              <w:left w:val="single" w:sz="4" w:space="0" w:color="auto"/>
              <w:bottom w:val="single" w:sz="4" w:space="0" w:color="auto"/>
              <w:right w:val="single" w:sz="4" w:space="0" w:color="auto"/>
            </w:tcBorders>
          </w:tcPr>
          <w:p w14:paraId="1358392E" w14:textId="61462A04" w:rsidR="00772417" w:rsidRPr="005665CB" w:rsidRDefault="00772417" w:rsidP="00C15F8E">
            <w:pPr>
              <w:pStyle w:val="CellBody"/>
              <w:rPr>
                <w:lang w:val="ru-RU"/>
              </w:rPr>
            </w:pPr>
            <w:r w:rsidRPr="005665CB">
              <w:rPr>
                <w:lang w:val="ru-RU"/>
              </w:rPr>
              <w:t>[ДОБАВЛЕНО]  Пункт</w:t>
            </w:r>
            <w:r w:rsidR="00907690" w:rsidRPr="005665CB">
              <w:rPr>
                <w:lang w:val="ru-RU"/>
              </w:rPr>
              <w:t>ы</w:t>
            </w:r>
            <w:r w:rsidRPr="005665CB">
              <w:rPr>
                <w:lang w:val="ru-RU"/>
              </w:rPr>
              <w:t xml:space="preserve"> дополнен</w:t>
            </w:r>
            <w:r w:rsidR="00907690" w:rsidRPr="005665CB">
              <w:rPr>
                <w:lang w:val="ru-RU"/>
              </w:rPr>
              <w:t>ы</w:t>
            </w:r>
            <w:r w:rsidRPr="005665CB">
              <w:rPr>
                <w:lang w:val="ru-RU"/>
              </w:rPr>
              <w:t xml:space="preserve"> информацией по рекомендациям ТШО по использованию типа </w:t>
            </w:r>
            <w:r w:rsidR="00907690" w:rsidRPr="005665CB">
              <w:rPr>
                <w:lang w:val="ru-RU"/>
              </w:rPr>
              <w:t>ма</w:t>
            </w:r>
            <w:r w:rsidR="001925F1" w:rsidRPr="005665CB">
              <w:rPr>
                <w:lang w:val="ru-RU"/>
              </w:rPr>
              <w:t>териала по обшивке</w:t>
            </w:r>
          </w:p>
          <w:p w14:paraId="3A964A14" w14:textId="051AE372" w:rsidR="00772417" w:rsidRPr="005665CB" w:rsidRDefault="00772417" w:rsidP="00C15F8E">
            <w:pPr>
              <w:pStyle w:val="CellBody"/>
            </w:pPr>
            <w:r w:rsidRPr="005665CB">
              <w:t>[ADD] Item</w:t>
            </w:r>
            <w:r w:rsidR="001925F1" w:rsidRPr="005665CB">
              <w:t>s</w:t>
            </w:r>
            <w:r w:rsidRPr="005665CB">
              <w:t xml:space="preserve"> ha</w:t>
            </w:r>
            <w:r w:rsidR="001925F1" w:rsidRPr="005665CB">
              <w:t>ve</w:t>
            </w:r>
            <w:r w:rsidRPr="005665CB">
              <w:t xml:space="preserve"> been supplemented with information as per recommendation TCO for using </w:t>
            </w:r>
            <w:r w:rsidR="001925F1" w:rsidRPr="005665CB">
              <w:t>jack</w:t>
            </w:r>
            <w:r w:rsidR="0082434F" w:rsidRPr="005665CB">
              <w:t>eting material</w:t>
            </w:r>
          </w:p>
        </w:tc>
      </w:tr>
      <w:tr w:rsidR="00135DBE" w:rsidRPr="00993C71" w14:paraId="0102F0FF" w14:textId="77777777" w:rsidTr="00135DBE">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5673661A" w14:textId="77777777" w:rsidR="00135DBE" w:rsidRPr="000D148D" w:rsidRDefault="00135DBE"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420D740" w14:textId="7CF9A122" w:rsidR="00135DBE" w:rsidRPr="000D148D" w:rsidRDefault="00135DBE" w:rsidP="00993C71">
            <w:pPr>
              <w:pStyle w:val="CellBodyCentered"/>
              <w:spacing w:before="120" w:line="260" w:lineRule="atLeast"/>
            </w:pPr>
            <w:r>
              <w:t>13.2</w:t>
            </w:r>
          </w:p>
        </w:tc>
        <w:tc>
          <w:tcPr>
            <w:tcW w:w="6390" w:type="dxa"/>
            <w:tcBorders>
              <w:top w:val="single" w:sz="4" w:space="0" w:color="auto"/>
              <w:left w:val="single" w:sz="4" w:space="0" w:color="auto"/>
              <w:bottom w:val="single" w:sz="4" w:space="0" w:color="auto"/>
              <w:right w:val="single" w:sz="4" w:space="0" w:color="auto"/>
            </w:tcBorders>
          </w:tcPr>
          <w:p w14:paraId="1AEE89FE" w14:textId="134493A0" w:rsidR="00135DBE" w:rsidRPr="005665CB" w:rsidRDefault="00135DBE" w:rsidP="00993C71">
            <w:pPr>
              <w:pStyle w:val="CellBody"/>
              <w:rPr>
                <w:lang w:val="ru-RU"/>
              </w:rPr>
            </w:pPr>
            <w:r w:rsidRPr="005665CB">
              <w:rPr>
                <w:lang w:val="ru-RU"/>
              </w:rPr>
              <w:t>[УДАЛЕНО] Старая таблица 8 удалена в связи с неиспользованием</w:t>
            </w:r>
            <w:r w:rsidR="0062760A" w:rsidRPr="005665CB">
              <w:rPr>
                <w:lang w:val="ru-RU"/>
              </w:rPr>
              <w:t xml:space="preserve"> согласно ТУШ </w:t>
            </w:r>
            <w:r w:rsidR="0062760A" w:rsidRPr="005665CB">
              <w:t>IRM</w:t>
            </w:r>
            <w:r w:rsidR="0062760A" w:rsidRPr="00F17BBB">
              <w:rPr>
                <w:lang w:val="ru-RU"/>
              </w:rPr>
              <w:t>-</w:t>
            </w:r>
            <w:r w:rsidR="0062760A" w:rsidRPr="005665CB">
              <w:t>SU</w:t>
            </w:r>
            <w:r w:rsidR="0062760A" w:rsidRPr="00F17BBB">
              <w:rPr>
                <w:lang w:val="ru-RU"/>
              </w:rPr>
              <w:t>-1381-16.1</w:t>
            </w:r>
          </w:p>
          <w:p w14:paraId="4C30A3A6" w14:textId="75DBE9BC" w:rsidR="00135DBE" w:rsidRPr="00F17BBB" w:rsidRDefault="00135DBE" w:rsidP="00993C71">
            <w:pPr>
              <w:pStyle w:val="CellBody"/>
            </w:pPr>
            <w:r w:rsidRPr="00F17BBB">
              <w:t>[REMOVED] Old table 8 removed due to non-use</w:t>
            </w:r>
            <w:r w:rsidR="0062760A" w:rsidRPr="00F17BBB">
              <w:t xml:space="preserve"> </w:t>
            </w:r>
            <w:r w:rsidR="0062760A" w:rsidRPr="005665CB">
              <w:t>as per CES IRM</w:t>
            </w:r>
            <w:r w:rsidR="0062760A" w:rsidRPr="00F17BBB">
              <w:t>-</w:t>
            </w:r>
            <w:r w:rsidR="0062760A" w:rsidRPr="005665CB">
              <w:t>SU</w:t>
            </w:r>
            <w:r w:rsidR="0062760A" w:rsidRPr="00F17BBB">
              <w:t>-1381-16.1</w:t>
            </w:r>
          </w:p>
        </w:tc>
      </w:tr>
      <w:tr w:rsidR="00D94373" w:rsidRPr="00993C71" w14:paraId="1DFB91D4" w14:textId="77777777" w:rsidTr="00D94373">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0767834A" w14:textId="77777777" w:rsidR="00D94373" w:rsidRPr="000D148D" w:rsidRDefault="00D94373"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29246CF9" w14:textId="07F88D4E" w:rsidR="00D94373" w:rsidRPr="00F17BBB" w:rsidRDefault="00D94373" w:rsidP="00993C71">
            <w:pPr>
              <w:pStyle w:val="CellBodyCentered"/>
              <w:spacing w:before="120" w:line="260" w:lineRule="atLeast"/>
              <w:rPr>
                <w:lang w:val="ru-RU"/>
              </w:rPr>
            </w:pPr>
            <w:r>
              <w:t>13.</w:t>
            </w:r>
            <w:r>
              <w:rPr>
                <w:lang w:val="ru-RU"/>
              </w:rPr>
              <w:t>4</w:t>
            </w:r>
          </w:p>
        </w:tc>
        <w:tc>
          <w:tcPr>
            <w:tcW w:w="6390" w:type="dxa"/>
            <w:tcBorders>
              <w:top w:val="single" w:sz="4" w:space="0" w:color="auto"/>
              <w:left w:val="single" w:sz="4" w:space="0" w:color="auto"/>
              <w:bottom w:val="single" w:sz="4" w:space="0" w:color="auto"/>
              <w:right w:val="single" w:sz="4" w:space="0" w:color="auto"/>
            </w:tcBorders>
          </w:tcPr>
          <w:p w14:paraId="4F1B18AC" w14:textId="7D657DA9" w:rsidR="00D94373" w:rsidRPr="005665CB" w:rsidRDefault="00D94373" w:rsidP="00D94373">
            <w:pPr>
              <w:pStyle w:val="CellBody"/>
              <w:rPr>
                <w:lang w:val="ru-RU"/>
              </w:rPr>
            </w:pPr>
            <w:r w:rsidRPr="005665CB">
              <w:rPr>
                <w:lang w:val="ru-RU"/>
              </w:rPr>
              <w:t xml:space="preserve">[ДОБАВЛЕНО]  </w:t>
            </w:r>
            <w:r w:rsidR="002C4B39" w:rsidRPr="005665CB">
              <w:rPr>
                <w:lang w:val="ru-RU"/>
              </w:rPr>
              <w:t>Подпункт</w:t>
            </w:r>
            <w:r w:rsidRPr="005665CB">
              <w:rPr>
                <w:lang w:val="ru-RU"/>
              </w:rPr>
              <w:t xml:space="preserve"> дополнен информацией </w:t>
            </w:r>
            <w:r w:rsidR="004433EC" w:rsidRPr="005665CB">
              <w:rPr>
                <w:lang w:val="ru-RU"/>
              </w:rPr>
              <w:t>согласно</w:t>
            </w:r>
            <w:r w:rsidR="004433EC" w:rsidRPr="00F17BBB">
              <w:rPr>
                <w:lang w:val="ru-RU"/>
              </w:rPr>
              <w:t xml:space="preserve"> </w:t>
            </w:r>
            <w:r w:rsidR="004433EC" w:rsidRPr="005665CB">
              <w:rPr>
                <w:lang w:val="ru-RU"/>
              </w:rPr>
              <w:t xml:space="preserve">требованиям ТУШ </w:t>
            </w:r>
            <w:r w:rsidR="004433EC" w:rsidRPr="005665CB">
              <w:t>IRM</w:t>
            </w:r>
            <w:r w:rsidR="004433EC" w:rsidRPr="00F17BBB">
              <w:rPr>
                <w:lang w:val="ru-RU"/>
              </w:rPr>
              <w:t>-</w:t>
            </w:r>
            <w:r w:rsidR="004433EC" w:rsidRPr="005665CB">
              <w:t>SU</w:t>
            </w:r>
            <w:r w:rsidR="004433EC" w:rsidRPr="00F17BBB">
              <w:rPr>
                <w:lang w:val="ru-RU"/>
              </w:rPr>
              <w:t>-1381-16.</w:t>
            </w:r>
          </w:p>
          <w:p w14:paraId="338C0729" w14:textId="76057D59" w:rsidR="00D94373" w:rsidRPr="00F17BBB" w:rsidRDefault="00D94373" w:rsidP="00D94373">
            <w:pPr>
              <w:pStyle w:val="CellBody"/>
            </w:pPr>
            <w:r w:rsidRPr="005665CB">
              <w:t xml:space="preserve">[ADD] </w:t>
            </w:r>
            <w:r w:rsidR="004433EC" w:rsidRPr="005665CB">
              <w:t>Clause</w:t>
            </w:r>
            <w:r w:rsidRPr="005665CB">
              <w:t xml:space="preserve"> has been supplemented with information as per </w:t>
            </w:r>
            <w:r w:rsidR="004433EC" w:rsidRPr="005665CB">
              <w:t>requirements CES IRM-SU-1381-16.1</w:t>
            </w:r>
          </w:p>
        </w:tc>
      </w:tr>
      <w:tr w:rsidR="0062760A" w:rsidRPr="00993C71" w14:paraId="26B2887E" w14:textId="77777777" w:rsidTr="0062760A">
        <w:trPr>
          <w:trHeight w:val="57"/>
        </w:trPr>
        <w:tc>
          <w:tcPr>
            <w:tcW w:w="1431" w:type="dxa"/>
            <w:tcBorders>
              <w:top w:val="single" w:sz="4" w:space="0" w:color="auto"/>
              <w:left w:val="single" w:sz="4" w:space="0" w:color="auto"/>
              <w:bottom w:val="single" w:sz="4" w:space="0" w:color="auto"/>
              <w:right w:val="single" w:sz="4" w:space="0" w:color="auto"/>
            </w:tcBorders>
            <w:vAlign w:val="center"/>
          </w:tcPr>
          <w:p w14:paraId="7781A850" w14:textId="77777777" w:rsidR="0062760A" w:rsidRPr="000D148D" w:rsidRDefault="0062760A" w:rsidP="00993C71">
            <w:pPr>
              <w:pStyle w:val="CellBodyCentered"/>
            </w:pPr>
            <w:r>
              <w:t>U03</w:t>
            </w:r>
          </w:p>
        </w:tc>
        <w:tc>
          <w:tcPr>
            <w:tcW w:w="1539" w:type="dxa"/>
            <w:tcBorders>
              <w:top w:val="single" w:sz="4" w:space="0" w:color="auto"/>
              <w:left w:val="single" w:sz="4" w:space="0" w:color="auto"/>
              <w:bottom w:val="single" w:sz="4" w:space="0" w:color="auto"/>
              <w:right w:val="single" w:sz="4" w:space="0" w:color="auto"/>
            </w:tcBorders>
          </w:tcPr>
          <w:p w14:paraId="61C7A630" w14:textId="77777777" w:rsidR="0062760A" w:rsidRDefault="00F05F8B" w:rsidP="00993C71">
            <w:pPr>
              <w:pStyle w:val="CellBodyCentered"/>
              <w:spacing w:before="120" w:line="260" w:lineRule="atLeast"/>
            </w:pPr>
            <w:r>
              <w:t xml:space="preserve">Appendix </w:t>
            </w:r>
            <w:r w:rsidRPr="00F17BBB">
              <w:t>I</w:t>
            </w:r>
          </w:p>
          <w:p w14:paraId="4422EE90" w14:textId="36E8970C" w:rsidR="003A2D36" w:rsidRPr="00B10A72" w:rsidRDefault="003A2D36" w:rsidP="00993C71">
            <w:pPr>
              <w:pStyle w:val="CellBodyCentered"/>
              <w:spacing w:before="120" w:line="260" w:lineRule="atLeast"/>
              <w:rPr>
                <w:lang w:val="ru-RU"/>
              </w:rPr>
            </w:pPr>
            <w:r>
              <w:rPr>
                <w:lang w:val="ru-RU"/>
              </w:rPr>
              <w:t xml:space="preserve">Приложение </w:t>
            </w:r>
            <w:r w:rsidRPr="00F17BBB">
              <w:t>I</w:t>
            </w:r>
          </w:p>
        </w:tc>
        <w:tc>
          <w:tcPr>
            <w:tcW w:w="6390" w:type="dxa"/>
            <w:tcBorders>
              <w:top w:val="single" w:sz="4" w:space="0" w:color="auto"/>
              <w:left w:val="single" w:sz="4" w:space="0" w:color="auto"/>
              <w:bottom w:val="single" w:sz="4" w:space="0" w:color="auto"/>
              <w:right w:val="single" w:sz="4" w:space="0" w:color="auto"/>
            </w:tcBorders>
          </w:tcPr>
          <w:p w14:paraId="3CCF8416" w14:textId="2FD04B98" w:rsidR="0062760A" w:rsidRPr="005665CB" w:rsidRDefault="0062760A" w:rsidP="0062760A">
            <w:pPr>
              <w:pStyle w:val="CellBody"/>
              <w:rPr>
                <w:lang w:val="ru-RU"/>
              </w:rPr>
            </w:pPr>
            <w:r w:rsidRPr="005665CB">
              <w:rPr>
                <w:lang w:val="ru-RU"/>
              </w:rPr>
              <w:t xml:space="preserve">[УДАЛЕНО] Старая таблица </w:t>
            </w:r>
            <w:r w:rsidR="00F05F8B" w:rsidRPr="00F17BBB">
              <w:rPr>
                <w:lang w:val="ru-RU"/>
              </w:rPr>
              <w:t>15</w:t>
            </w:r>
            <w:r w:rsidRPr="005665CB">
              <w:rPr>
                <w:lang w:val="ru-RU"/>
              </w:rPr>
              <w:t xml:space="preserve"> удалена в связи с неиспользованием согласно ТУШ </w:t>
            </w:r>
            <w:r w:rsidRPr="005665CB">
              <w:t>IRM</w:t>
            </w:r>
            <w:r w:rsidRPr="005665CB">
              <w:rPr>
                <w:lang w:val="ru-RU"/>
              </w:rPr>
              <w:t>-</w:t>
            </w:r>
            <w:r w:rsidRPr="005665CB">
              <w:t>SU</w:t>
            </w:r>
            <w:r w:rsidRPr="005665CB">
              <w:rPr>
                <w:lang w:val="ru-RU"/>
              </w:rPr>
              <w:t>-1381-16.1</w:t>
            </w:r>
          </w:p>
          <w:p w14:paraId="6C9B8E64" w14:textId="20089FA8" w:rsidR="0062760A" w:rsidRPr="00F17BBB" w:rsidRDefault="0062760A" w:rsidP="0062760A">
            <w:pPr>
              <w:pStyle w:val="CellBody"/>
            </w:pPr>
            <w:r w:rsidRPr="005665CB">
              <w:t xml:space="preserve">[REMOVED] Old table </w:t>
            </w:r>
            <w:r w:rsidR="00F05F8B" w:rsidRPr="005665CB">
              <w:t>15</w:t>
            </w:r>
            <w:r w:rsidRPr="005665CB">
              <w:t xml:space="preserve"> removed due to non-use as per CES IRM-SU-1381-16.1</w:t>
            </w:r>
          </w:p>
        </w:tc>
      </w:tr>
    </w:tbl>
    <w:p w14:paraId="4BB63D2D" w14:textId="77777777" w:rsidR="00CD112F" w:rsidRPr="00F17BBB" w:rsidRDefault="00CD112F">
      <w:pPr>
        <w:autoSpaceDE/>
        <w:autoSpaceDN/>
        <w:adjustRightInd/>
        <w:spacing w:before="0" w:line="240" w:lineRule="auto"/>
        <w:ind w:left="0"/>
        <w:rPr>
          <w:rFonts w:ascii="Arial Bold" w:hAnsi="Arial Bold"/>
          <w:b/>
          <w:caps/>
          <w:sz w:val="24"/>
        </w:rPr>
      </w:pPr>
      <w:r w:rsidRPr="00F17BBB">
        <w:br w:type="page"/>
      </w:r>
    </w:p>
    <w:p w14:paraId="4BB63D2E" w14:textId="619AF945" w:rsidR="0041412D" w:rsidRPr="00C40309" w:rsidRDefault="00CD112F" w:rsidP="00C40309">
      <w:pPr>
        <w:pStyle w:val="TOC1"/>
        <w:rPr>
          <w:color w:val="auto"/>
        </w:rPr>
      </w:pPr>
      <w:r w:rsidRPr="00C40309">
        <w:rPr>
          <w:color w:val="auto"/>
        </w:rPr>
        <w:lastRenderedPageBreak/>
        <w:t>Содержание</w:t>
      </w:r>
      <w:r w:rsidR="00C40309" w:rsidRPr="00C40309">
        <w:rPr>
          <w:color w:val="auto"/>
        </w:rPr>
        <w:t xml:space="preserve"> </w:t>
      </w:r>
      <w:r w:rsidRPr="00C40309">
        <w:rPr>
          <w:color w:val="auto"/>
        </w:rPr>
        <w:t>/</w:t>
      </w:r>
      <w:r w:rsidR="00C40309" w:rsidRPr="00C40309">
        <w:rPr>
          <w:color w:val="auto"/>
        </w:rPr>
        <w:t xml:space="preserve"> </w:t>
      </w:r>
      <w:r w:rsidRPr="00C40309">
        <w:rPr>
          <w:color w:val="auto"/>
        </w:rPr>
        <w:t>CONTENTS</w:t>
      </w:r>
    </w:p>
    <w:p w14:paraId="4482F761" w14:textId="4DCF1E27" w:rsidR="001C0F30" w:rsidRDefault="006918F7" w:rsidP="00C40309">
      <w:pPr>
        <w:pStyle w:val="TOC1"/>
        <w:rPr>
          <w:rFonts w:asciiTheme="minorHAnsi" w:eastAsiaTheme="minorEastAsia" w:hAnsiTheme="minorHAnsi" w:cstheme="minorBidi"/>
          <w:noProof/>
          <w:color w:val="auto"/>
        </w:rPr>
      </w:pPr>
      <w:r w:rsidRPr="0010106F">
        <w:rPr>
          <w:rFonts w:ascii="Arial" w:hAnsi="Arial" w:cs="Arial"/>
        </w:rPr>
        <w:fldChar w:fldCharType="begin"/>
      </w:r>
      <w:r w:rsidR="00CD112F" w:rsidRPr="0010106F">
        <w:rPr>
          <w:rFonts w:ascii="Arial" w:hAnsi="Arial" w:cs="Arial"/>
        </w:rPr>
        <w:instrText xml:space="preserve"> TOC \o "1-2" \h \z \u </w:instrText>
      </w:r>
      <w:r w:rsidRPr="0010106F">
        <w:rPr>
          <w:rFonts w:ascii="Arial" w:hAnsi="Arial" w:cs="Arial"/>
        </w:rPr>
        <w:fldChar w:fldCharType="separate"/>
      </w:r>
      <w:r w:rsidR="00000000">
        <w:rPr>
          <w:noProof/>
        </w:rPr>
        <w:fldChar w:fldCharType="begin"/>
      </w:r>
      <w:r w:rsidR="00000000">
        <w:rPr>
          <w:noProof/>
        </w:rPr>
        <w:instrText>HYPERLINK \l "_Toc117352140"</w:instrText>
      </w:r>
      <w:ins w:id="71" w:author="Morozov, Mikhail V. [Tengizchevroil]" w:date="2022-11-04T16:16:00Z">
        <w:r w:rsidR="00C40309">
          <w:rPr>
            <w:noProof/>
          </w:rPr>
        </w:r>
      </w:ins>
      <w:r w:rsidR="00000000">
        <w:rPr>
          <w:noProof/>
        </w:rPr>
        <w:fldChar w:fldCharType="separate"/>
      </w:r>
      <w:r w:rsidR="001C0F30" w:rsidRPr="00106FD6">
        <w:rPr>
          <w:rStyle w:val="Hyperlink"/>
          <w:rFonts w:ascii="Arial" w:hAnsi="Arial"/>
          <w:noProof/>
        </w:rPr>
        <w:t>1.0</w:t>
      </w:r>
      <w:r w:rsidR="001C0F30">
        <w:rPr>
          <w:rFonts w:asciiTheme="minorHAnsi" w:eastAsiaTheme="minorEastAsia" w:hAnsiTheme="minorHAnsi" w:cstheme="minorBidi"/>
          <w:noProof/>
          <w:color w:val="auto"/>
        </w:rPr>
        <w:tab/>
      </w:r>
      <w:r w:rsidR="001C0F30" w:rsidRPr="00106FD6">
        <w:rPr>
          <w:rStyle w:val="Hyperlink"/>
          <w:rFonts w:ascii="Arial" w:hAnsi="Arial"/>
          <w:noProof/>
        </w:rPr>
        <w:t>ОБЛАСТЬ ПРИМЕНЕНИЯ</w:t>
      </w:r>
      <w:r w:rsidR="001C0F30">
        <w:rPr>
          <w:noProof/>
          <w:webHidden/>
        </w:rPr>
        <w:tab/>
      </w:r>
      <w:r w:rsidR="001C0F30">
        <w:rPr>
          <w:noProof/>
          <w:webHidden/>
        </w:rPr>
        <w:fldChar w:fldCharType="begin"/>
      </w:r>
      <w:r w:rsidR="001C0F30">
        <w:rPr>
          <w:noProof/>
          <w:webHidden/>
        </w:rPr>
        <w:instrText xml:space="preserve"> PAGEREF _Toc117352140 \h </w:instrText>
      </w:r>
      <w:r w:rsidR="001C0F30">
        <w:rPr>
          <w:noProof/>
          <w:webHidden/>
        </w:rPr>
      </w:r>
      <w:r w:rsidR="001C0F30">
        <w:rPr>
          <w:noProof/>
          <w:webHidden/>
        </w:rPr>
        <w:fldChar w:fldCharType="separate"/>
      </w:r>
      <w:r w:rsidR="007B4B66">
        <w:rPr>
          <w:noProof/>
          <w:webHidden/>
        </w:rPr>
        <w:t>12</w:t>
      </w:r>
      <w:r w:rsidR="001C0F30">
        <w:rPr>
          <w:noProof/>
          <w:webHidden/>
        </w:rPr>
        <w:fldChar w:fldCharType="end"/>
      </w:r>
      <w:r w:rsidR="00000000">
        <w:rPr>
          <w:noProof/>
        </w:rPr>
        <w:fldChar w:fldCharType="end"/>
      </w:r>
    </w:p>
    <w:p w14:paraId="6F5910AA" w14:textId="40F3328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"_Toc117352141"</w:instrText>
      </w:r>
      <w:ins w:id="72" w:author="Morozov, Mikhail V. [Tengizchevroil]" w:date="2022-11-04T16:16:00Z">
        <w:r w:rsidR="00C40309">
          <w:rPr>
            <w:noProof/>
          </w:rPr>
        </w:r>
      </w:ins>
      <w:r>
        <w:rPr>
          <w:noProof/>
        </w:rPr>
        <w:fldChar w:fldCharType="separate"/>
      </w:r>
      <w:r w:rsidR="001C0F30" w:rsidRPr="00106FD6">
        <w:rPr>
          <w:rStyle w:val="Hyperlink"/>
          <w:rFonts w:ascii="Arial" w:hAnsi="Arial"/>
          <w:noProof/>
        </w:rPr>
        <w:t>2.0</w:t>
      </w:r>
      <w:r w:rsidR="001C0F30">
        <w:rPr>
          <w:rFonts w:asciiTheme="minorHAnsi" w:eastAsiaTheme="minorEastAsia" w:hAnsiTheme="minorHAnsi" w:cstheme="minorBidi"/>
          <w:noProof/>
          <w:color w:val="auto"/>
        </w:rPr>
        <w:tab/>
      </w:r>
      <w:r w:rsidR="001C0F30" w:rsidRPr="00106FD6">
        <w:rPr>
          <w:rStyle w:val="Hyperlink"/>
          <w:rFonts w:ascii="Arial" w:hAnsi="Arial"/>
          <w:noProof/>
        </w:rPr>
        <w:t>ССЫЛОЧНЫЕ ДОКУМЕНТЫ</w:t>
      </w:r>
      <w:r w:rsidR="001C0F30">
        <w:rPr>
          <w:noProof/>
          <w:webHidden/>
        </w:rPr>
        <w:tab/>
      </w:r>
      <w:r w:rsidR="001C0F30">
        <w:rPr>
          <w:noProof/>
          <w:webHidden/>
        </w:rPr>
        <w:fldChar w:fldCharType="begin"/>
      </w:r>
      <w:r w:rsidR="001C0F30">
        <w:rPr>
          <w:noProof/>
          <w:webHidden/>
        </w:rPr>
        <w:instrText xml:space="preserve"> PAGEREF _Toc117352141 \h </w:instrText>
      </w:r>
      <w:r w:rsidR="001C0F30">
        <w:rPr>
          <w:noProof/>
          <w:webHidden/>
        </w:rPr>
      </w:r>
      <w:r w:rsidR="001C0F30">
        <w:rPr>
          <w:noProof/>
          <w:webHidden/>
        </w:rPr>
        <w:fldChar w:fldCharType="separate"/>
      </w:r>
      <w:r w:rsidR="007B4B66">
        <w:rPr>
          <w:noProof/>
          <w:webHidden/>
        </w:rPr>
        <w:t>12</w:t>
      </w:r>
      <w:r w:rsidR="001C0F30">
        <w:rPr>
          <w:noProof/>
          <w:webHidden/>
        </w:rPr>
        <w:fldChar w:fldCharType="end"/>
      </w:r>
      <w:r>
        <w:rPr>
          <w:noProof/>
        </w:rPr>
        <w:fldChar w:fldCharType="end"/>
      </w:r>
    </w:p>
    <w:p w14:paraId="46E12E16" w14:textId="637E612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"_Toc117352142"</w:instrText>
      </w:r>
      <w:ins w:id="73" w:author="Morozov, Mikhail V. [Tengizchevroil]" w:date="2022-11-04T16:16:00Z">
        <w:r w:rsidR="00C40309">
          <w:rPr>
            <w:noProof/>
          </w:rPr>
        </w:r>
      </w:ins>
      <w:r>
        <w:rPr>
          <w:noProof/>
        </w:rPr>
        <w:fldChar w:fldCharType="separate"/>
      </w:r>
      <w:r w:rsidR="001C0F30" w:rsidRPr="00106FD6">
        <w:rPr>
          <w:rStyle w:val="Hyperlink"/>
          <w:noProof/>
        </w:rPr>
        <w:t>2.1</w:t>
      </w:r>
      <w:r w:rsidR="001C0F30">
        <w:rPr>
          <w:rFonts w:asciiTheme="minorHAnsi" w:eastAsiaTheme="minorEastAsia" w:hAnsiTheme="minorHAnsi" w:cstheme="minorBidi"/>
          <w:noProof/>
          <w:color w:val="auto"/>
        </w:rPr>
        <w:tab/>
      </w:r>
      <w:r w:rsidR="001C0F30" w:rsidRPr="00106FD6">
        <w:rPr>
          <w:rStyle w:val="Hyperlink"/>
          <w:noProof/>
        </w:rPr>
        <w:t>Документы Заказчика</w:t>
      </w:r>
      <w:r w:rsidR="001C0F30">
        <w:rPr>
          <w:noProof/>
          <w:webHidden/>
        </w:rPr>
        <w:tab/>
      </w:r>
      <w:r w:rsidR="001C0F30">
        <w:rPr>
          <w:noProof/>
          <w:webHidden/>
        </w:rPr>
        <w:fldChar w:fldCharType="begin"/>
      </w:r>
      <w:r w:rsidR="001C0F30">
        <w:rPr>
          <w:noProof/>
          <w:webHidden/>
        </w:rPr>
        <w:instrText xml:space="preserve"> PAGEREF _Toc117352142 \h </w:instrText>
      </w:r>
      <w:r w:rsidR="001C0F30">
        <w:rPr>
          <w:noProof/>
          <w:webHidden/>
        </w:rPr>
      </w:r>
      <w:r w:rsidR="001C0F30">
        <w:rPr>
          <w:noProof/>
          <w:webHidden/>
        </w:rPr>
        <w:fldChar w:fldCharType="separate"/>
      </w:r>
      <w:r w:rsidR="007B4B66">
        <w:rPr>
          <w:noProof/>
          <w:webHidden/>
        </w:rPr>
        <w:t>12</w:t>
      </w:r>
      <w:r w:rsidR="001C0F30">
        <w:rPr>
          <w:noProof/>
          <w:webHidden/>
        </w:rPr>
        <w:fldChar w:fldCharType="end"/>
      </w:r>
      <w:r>
        <w:rPr>
          <w:noProof/>
        </w:rPr>
        <w:fldChar w:fldCharType="end"/>
      </w:r>
    </w:p>
    <w:p w14:paraId="47B1E439" w14:textId="0303C6ED"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"_Toc117352143"</w:instrText>
      </w:r>
      <w:ins w:id="74" w:author="Morozov, Mikhail V. [Tengizchevroil]" w:date="2022-11-04T16:16:00Z">
        <w:r w:rsidR="00C40309">
          <w:rPr>
            <w:noProof/>
          </w:rPr>
        </w:r>
      </w:ins>
      <w:r>
        <w:rPr>
          <w:noProof/>
        </w:rPr>
        <w:fldChar w:fldCharType="separate"/>
      </w:r>
      <w:r w:rsidR="001C0F30" w:rsidRPr="00106FD6">
        <w:rPr>
          <w:rStyle w:val="Hyperlink"/>
          <w:noProof/>
        </w:rPr>
        <w:t>2.2</w:t>
      </w:r>
      <w:r w:rsidR="001C0F30">
        <w:rPr>
          <w:rFonts w:asciiTheme="minorHAnsi" w:eastAsiaTheme="minorEastAsia" w:hAnsiTheme="minorHAnsi" w:cstheme="minorBidi"/>
          <w:noProof/>
          <w:color w:val="auto"/>
        </w:rPr>
        <w:tab/>
      </w:r>
      <w:r w:rsidR="001C0F30" w:rsidRPr="00106FD6">
        <w:rPr>
          <w:rStyle w:val="Hyperlink"/>
          <w:noProof/>
        </w:rPr>
        <w:t>Отраслевые нормы и стандарты</w:t>
      </w:r>
      <w:r w:rsidR="001C0F30">
        <w:rPr>
          <w:noProof/>
          <w:webHidden/>
        </w:rPr>
        <w:tab/>
      </w:r>
      <w:r w:rsidR="001C0F30">
        <w:rPr>
          <w:noProof/>
          <w:webHidden/>
        </w:rPr>
        <w:fldChar w:fldCharType="begin"/>
      </w:r>
      <w:r w:rsidR="001C0F30">
        <w:rPr>
          <w:noProof/>
          <w:webHidden/>
        </w:rPr>
        <w:instrText xml:space="preserve"> PAGEREF _Toc117352143 \h </w:instrText>
      </w:r>
      <w:r w:rsidR="001C0F30">
        <w:rPr>
          <w:noProof/>
          <w:webHidden/>
        </w:rPr>
      </w:r>
      <w:r w:rsidR="001C0F30">
        <w:rPr>
          <w:noProof/>
          <w:webHidden/>
        </w:rPr>
        <w:fldChar w:fldCharType="separate"/>
      </w:r>
      <w:r w:rsidR="007B4B66">
        <w:rPr>
          <w:noProof/>
          <w:webHidden/>
        </w:rPr>
        <w:t>12</w:t>
      </w:r>
      <w:r w:rsidR="001C0F30">
        <w:rPr>
          <w:noProof/>
          <w:webHidden/>
        </w:rPr>
        <w:fldChar w:fldCharType="end"/>
      </w:r>
      <w:r>
        <w:rPr>
          <w:noProof/>
        </w:rPr>
        <w:fldChar w:fldCharType="end"/>
      </w:r>
    </w:p>
    <w:p w14:paraId="0E8D3D92" w14:textId="069BEE11"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"_Toc117352144"</w:instrText>
      </w:r>
      <w:ins w:id="75" w:author="Morozov, Mikhail V. [Tengizchevroil]" w:date="2022-11-04T16:16:00Z">
        <w:r w:rsidR="00C40309">
          <w:rPr>
            <w:noProof/>
          </w:rPr>
        </w:r>
      </w:ins>
      <w:r>
        <w:rPr>
          <w:noProof/>
        </w:rPr>
        <w:fldChar w:fldCharType="separate"/>
      </w:r>
      <w:r w:rsidR="001C0F30" w:rsidRPr="00106FD6">
        <w:rPr>
          <w:rStyle w:val="Hyperlink"/>
          <w:rFonts w:ascii="Arial" w:hAnsi="Arial"/>
          <w:noProof/>
        </w:rPr>
        <w:t>3.0</w:t>
      </w:r>
      <w:r w:rsidR="001C0F30">
        <w:rPr>
          <w:rFonts w:asciiTheme="minorHAnsi" w:eastAsiaTheme="minorEastAsia" w:hAnsiTheme="minorHAnsi" w:cstheme="minorBidi"/>
          <w:noProof/>
          <w:color w:val="auto"/>
        </w:rPr>
        <w:tab/>
      </w:r>
      <w:r w:rsidR="001C0F30" w:rsidRPr="00106FD6">
        <w:rPr>
          <w:rStyle w:val="Hyperlink"/>
          <w:rFonts w:ascii="Arial" w:hAnsi="Arial"/>
          <w:noProof/>
        </w:rPr>
        <w:t>ОПРЕДЕЛЕНИЯ</w:t>
      </w:r>
      <w:r w:rsidR="001C0F30">
        <w:rPr>
          <w:noProof/>
          <w:webHidden/>
        </w:rPr>
        <w:tab/>
      </w:r>
      <w:r w:rsidR="001C0F30">
        <w:rPr>
          <w:noProof/>
          <w:webHidden/>
        </w:rPr>
        <w:fldChar w:fldCharType="begin"/>
      </w:r>
      <w:r w:rsidR="001C0F30">
        <w:rPr>
          <w:noProof/>
          <w:webHidden/>
        </w:rPr>
        <w:instrText xml:space="preserve"> PAGEREF _Toc117352144 \h </w:instrText>
      </w:r>
      <w:r w:rsidR="001C0F30">
        <w:rPr>
          <w:noProof/>
          <w:webHidden/>
        </w:rPr>
      </w:r>
      <w:r w:rsidR="001C0F30">
        <w:rPr>
          <w:noProof/>
          <w:webHidden/>
        </w:rPr>
        <w:fldChar w:fldCharType="separate"/>
      </w:r>
      <w:r w:rsidR="007B4B66">
        <w:rPr>
          <w:noProof/>
          <w:webHidden/>
        </w:rPr>
        <w:t>15</w:t>
      </w:r>
      <w:r w:rsidR="001C0F30">
        <w:rPr>
          <w:noProof/>
          <w:webHidden/>
        </w:rPr>
        <w:fldChar w:fldCharType="end"/>
      </w:r>
      <w:r>
        <w:rPr>
          <w:noProof/>
        </w:rPr>
        <w:fldChar w:fldCharType="end"/>
      </w:r>
    </w:p>
    <w:p w14:paraId="5B7FBBDD" w14:textId="12CEE91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"_Toc117352145"</w:instrText>
      </w:r>
      <w:ins w:id="76" w:author="Morozov, Mikhail V. [Tengizchevroil]" w:date="2022-11-04T16:16:00Z">
        <w:r w:rsidR="00C40309">
          <w:rPr>
            <w:noProof/>
          </w:rPr>
        </w:r>
      </w:ins>
      <w:r>
        <w:rPr>
          <w:noProof/>
        </w:rPr>
        <w:fldChar w:fldCharType="separate"/>
      </w:r>
      <w:r w:rsidR="001C0F30" w:rsidRPr="00106FD6">
        <w:rPr>
          <w:rStyle w:val="Hyperlink"/>
          <w:rFonts w:ascii="Arial" w:hAnsi="Arial"/>
          <w:noProof/>
        </w:rPr>
        <w:t>4.0</w:t>
      </w:r>
      <w:r w:rsidR="001C0F30">
        <w:rPr>
          <w:rFonts w:asciiTheme="minorHAnsi" w:eastAsiaTheme="minorEastAsia" w:hAnsiTheme="minorHAnsi" w:cstheme="minorBidi"/>
          <w:noProof/>
          <w:color w:val="auto"/>
        </w:rPr>
        <w:tab/>
      </w:r>
      <w:r w:rsidR="001C0F30" w:rsidRPr="00106FD6">
        <w:rPr>
          <w:rStyle w:val="Hyperlink"/>
          <w:rFonts w:ascii="Arial" w:hAnsi="Arial"/>
          <w:noProof/>
        </w:rPr>
        <w:t>ПРОТИВОРЕЧИЯ И ИСКЛЮЧЕНИЯ</w:t>
      </w:r>
      <w:r w:rsidR="001C0F30">
        <w:rPr>
          <w:noProof/>
          <w:webHidden/>
        </w:rPr>
        <w:tab/>
      </w:r>
      <w:r w:rsidR="001C0F30">
        <w:rPr>
          <w:noProof/>
          <w:webHidden/>
        </w:rPr>
        <w:fldChar w:fldCharType="begin"/>
      </w:r>
      <w:r w:rsidR="001C0F30">
        <w:rPr>
          <w:noProof/>
          <w:webHidden/>
        </w:rPr>
        <w:instrText xml:space="preserve"> PAGEREF _Toc117352145 \h </w:instrText>
      </w:r>
      <w:r w:rsidR="001C0F30">
        <w:rPr>
          <w:noProof/>
          <w:webHidden/>
        </w:rPr>
      </w:r>
      <w:r w:rsidR="001C0F30">
        <w:rPr>
          <w:noProof/>
          <w:webHidden/>
        </w:rPr>
        <w:fldChar w:fldCharType="separate"/>
      </w:r>
      <w:r w:rsidR="007B4B66">
        <w:rPr>
          <w:noProof/>
          <w:webHidden/>
        </w:rPr>
        <w:t>15</w:t>
      </w:r>
      <w:r w:rsidR="001C0F30">
        <w:rPr>
          <w:noProof/>
          <w:webHidden/>
        </w:rPr>
        <w:fldChar w:fldCharType="end"/>
      </w:r>
      <w:r>
        <w:rPr>
          <w:noProof/>
        </w:rPr>
        <w:fldChar w:fldCharType="end"/>
      </w:r>
    </w:p>
    <w:p w14:paraId="4E570578" w14:textId="618A071F"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"_Toc117352146"</w:instrText>
      </w:r>
      <w:ins w:id="77" w:author="Morozov, Mikhail V. [Tengizchevroil]" w:date="2022-11-04T16:16:00Z">
        <w:r w:rsidR="00C40309">
          <w:rPr>
            <w:noProof/>
          </w:rPr>
        </w:r>
      </w:ins>
      <w:r>
        <w:rPr>
          <w:noProof/>
        </w:rPr>
        <w:fldChar w:fldCharType="separate"/>
      </w:r>
      <w:r w:rsidR="001C0F30" w:rsidRPr="00106FD6">
        <w:rPr>
          <w:rStyle w:val="Hyperlink"/>
          <w:noProof/>
        </w:rPr>
        <w:t>4.1</w:t>
      </w:r>
      <w:r w:rsidR="001C0F30">
        <w:rPr>
          <w:rFonts w:asciiTheme="minorHAnsi" w:eastAsiaTheme="minorEastAsia" w:hAnsiTheme="minorHAnsi" w:cstheme="minorBidi"/>
          <w:noProof/>
          <w:color w:val="auto"/>
        </w:rPr>
        <w:tab/>
      </w:r>
      <w:r w:rsidR="001C0F30" w:rsidRPr="00106FD6">
        <w:rPr>
          <w:rStyle w:val="Hyperlink"/>
          <w:noProof/>
        </w:rPr>
        <w:t>Разрешение противоречий в требованиях</w:t>
      </w:r>
      <w:r w:rsidR="001C0F30">
        <w:rPr>
          <w:noProof/>
          <w:webHidden/>
        </w:rPr>
        <w:tab/>
      </w:r>
      <w:r w:rsidR="001C0F30">
        <w:rPr>
          <w:noProof/>
          <w:webHidden/>
        </w:rPr>
        <w:fldChar w:fldCharType="begin"/>
      </w:r>
      <w:r w:rsidR="001C0F30">
        <w:rPr>
          <w:noProof/>
          <w:webHidden/>
        </w:rPr>
        <w:instrText xml:space="preserve"> PAGEREF _Toc117352146 \h </w:instrText>
      </w:r>
      <w:r w:rsidR="001C0F30">
        <w:rPr>
          <w:noProof/>
          <w:webHidden/>
        </w:rPr>
      </w:r>
      <w:r w:rsidR="001C0F30">
        <w:rPr>
          <w:noProof/>
          <w:webHidden/>
        </w:rPr>
        <w:fldChar w:fldCharType="separate"/>
      </w:r>
      <w:r w:rsidR="007B4B66">
        <w:rPr>
          <w:noProof/>
          <w:webHidden/>
        </w:rPr>
        <w:t>15</w:t>
      </w:r>
      <w:r w:rsidR="001C0F30">
        <w:rPr>
          <w:noProof/>
          <w:webHidden/>
        </w:rPr>
        <w:fldChar w:fldCharType="end"/>
      </w:r>
      <w:r>
        <w:rPr>
          <w:noProof/>
        </w:rPr>
        <w:fldChar w:fldCharType="end"/>
      </w:r>
    </w:p>
    <w:p w14:paraId="7B79B3EB" w14:textId="4398E206"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"_Toc117352147"</w:instrText>
      </w:r>
      <w:ins w:id="78" w:author="Morozov, Mikhail V. [Tengizchevroil]" w:date="2022-11-04T16:16:00Z">
        <w:r w:rsidR="00C40309">
          <w:rPr>
            <w:noProof/>
          </w:rPr>
        </w:r>
      </w:ins>
      <w:r>
        <w:rPr>
          <w:noProof/>
        </w:rPr>
        <w:fldChar w:fldCharType="separate"/>
      </w:r>
      <w:r w:rsidR="001C0F30" w:rsidRPr="00106FD6">
        <w:rPr>
          <w:rStyle w:val="Hyperlink"/>
          <w:rFonts w:ascii="Arial" w:hAnsi="Arial"/>
          <w:noProof/>
        </w:rPr>
        <w:t>5.0</w:t>
      </w:r>
      <w:r w:rsidR="001C0F30">
        <w:rPr>
          <w:rFonts w:asciiTheme="minorHAnsi" w:eastAsiaTheme="minorEastAsia" w:hAnsiTheme="minorHAnsi" w:cstheme="minorBidi"/>
          <w:noProof/>
          <w:color w:val="auto"/>
        </w:rPr>
        <w:tab/>
      </w:r>
      <w:r w:rsidR="001C0F30" w:rsidRPr="00106FD6">
        <w:rPr>
          <w:rStyle w:val="Hyperlink"/>
          <w:rFonts w:ascii="Arial" w:hAnsi="Arial"/>
          <w:noProof/>
        </w:rPr>
        <w:t>ОБЩИЕ ТРЕБОВАНИЯ</w:t>
      </w:r>
      <w:r w:rsidR="001C0F30">
        <w:rPr>
          <w:noProof/>
          <w:webHidden/>
        </w:rPr>
        <w:tab/>
      </w:r>
      <w:r w:rsidR="001C0F30">
        <w:rPr>
          <w:noProof/>
          <w:webHidden/>
        </w:rPr>
        <w:fldChar w:fldCharType="begin"/>
      </w:r>
      <w:r w:rsidR="001C0F30">
        <w:rPr>
          <w:noProof/>
          <w:webHidden/>
        </w:rPr>
        <w:instrText xml:space="preserve"> PAGEREF _Toc117352147 \h </w:instrText>
      </w:r>
      <w:r w:rsidR="001C0F30">
        <w:rPr>
          <w:noProof/>
          <w:webHidden/>
        </w:rPr>
      </w:r>
      <w:r w:rsidR="001C0F30">
        <w:rPr>
          <w:noProof/>
          <w:webHidden/>
        </w:rPr>
        <w:fldChar w:fldCharType="separate"/>
      </w:r>
      <w:r w:rsidR="007B4B66">
        <w:rPr>
          <w:noProof/>
          <w:webHidden/>
        </w:rPr>
        <w:t>16</w:t>
      </w:r>
      <w:r w:rsidR="001C0F30">
        <w:rPr>
          <w:noProof/>
          <w:webHidden/>
        </w:rPr>
        <w:fldChar w:fldCharType="end"/>
      </w:r>
      <w:r>
        <w:rPr>
          <w:noProof/>
        </w:rPr>
        <w:fldChar w:fldCharType="end"/>
      </w:r>
    </w:p>
    <w:p w14:paraId="06F82AB9" w14:textId="0ABD347D"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"_Toc117352148"</w:instrText>
      </w:r>
      <w:ins w:id="79" w:author="Morozov, Mikhail V. [Tengizchevroil]" w:date="2022-11-04T16:16:00Z">
        <w:r w:rsidR="00C40309">
          <w:rPr>
            <w:noProof/>
          </w:rPr>
        </w:r>
      </w:ins>
      <w:r>
        <w:rPr>
          <w:noProof/>
        </w:rPr>
        <w:fldChar w:fldCharType="separate"/>
      </w:r>
      <w:r w:rsidR="001C0F30" w:rsidRPr="00106FD6">
        <w:rPr>
          <w:rStyle w:val="Hyperlink"/>
          <w:noProof/>
        </w:rPr>
        <w:t>5.1</w:t>
      </w:r>
      <w:r w:rsidR="001C0F30">
        <w:rPr>
          <w:rFonts w:asciiTheme="minorHAnsi" w:eastAsiaTheme="minorEastAsia" w:hAnsiTheme="minorHAnsi" w:cstheme="minorBidi"/>
          <w:noProof/>
          <w:color w:val="auto"/>
        </w:rPr>
        <w:tab/>
      </w:r>
      <w:r w:rsidR="001C0F30" w:rsidRPr="00106FD6">
        <w:rPr>
          <w:rStyle w:val="Hyperlink"/>
          <w:noProof/>
        </w:rPr>
        <w:t>Поверхность, подлежащая изоляции</w:t>
      </w:r>
      <w:r w:rsidR="001C0F30">
        <w:rPr>
          <w:noProof/>
          <w:webHidden/>
        </w:rPr>
        <w:tab/>
      </w:r>
      <w:r w:rsidR="001C0F30">
        <w:rPr>
          <w:noProof/>
          <w:webHidden/>
        </w:rPr>
        <w:fldChar w:fldCharType="begin"/>
      </w:r>
      <w:r w:rsidR="001C0F30">
        <w:rPr>
          <w:noProof/>
          <w:webHidden/>
        </w:rPr>
        <w:instrText xml:space="preserve"> PAGEREF _Toc117352148 \h </w:instrText>
      </w:r>
      <w:r w:rsidR="001C0F30">
        <w:rPr>
          <w:noProof/>
          <w:webHidden/>
        </w:rPr>
      </w:r>
      <w:r w:rsidR="001C0F30">
        <w:rPr>
          <w:noProof/>
          <w:webHidden/>
        </w:rPr>
        <w:fldChar w:fldCharType="separate"/>
      </w:r>
      <w:r w:rsidR="007B4B66">
        <w:rPr>
          <w:noProof/>
          <w:webHidden/>
        </w:rPr>
        <w:t>17</w:t>
      </w:r>
      <w:r w:rsidR="001C0F30">
        <w:rPr>
          <w:noProof/>
          <w:webHidden/>
        </w:rPr>
        <w:fldChar w:fldCharType="end"/>
      </w:r>
      <w:r>
        <w:rPr>
          <w:noProof/>
        </w:rPr>
        <w:fldChar w:fldCharType="end"/>
      </w:r>
    </w:p>
    <w:p w14:paraId="798BA17E" w14:textId="0CE7BD39"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"_Toc117352149"</w:instrText>
      </w:r>
      <w:ins w:id="80" w:author="Morozov, Mikhail V. [Tengizchevroil]" w:date="2022-11-04T16:16:00Z">
        <w:r w:rsidR="00C40309">
          <w:rPr>
            <w:noProof/>
          </w:rPr>
        </w:r>
      </w:ins>
      <w:r>
        <w:rPr>
          <w:noProof/>
        </w:rPr>
        <w:fldChar w:fldCharType="separate"/>
      </w:r>
      <w:r w:rsidR="001C0F30" w:rsidRPr="00106FD6">
        <w:rPr>
          <w:rStyle w:val="Hyperlink"/>
          <w:rFonts w:ascii="Arial" w:hAnsi="Arial"/>
          <w:noProof/>
        </w:rPr>
        <w:t>6.0</w:t>
      </w:r>
      <w:r w:rsidR="001C0F30">
        <w:rPr>
          <w:rFonts w:asciiTheme="minorHAnsi" w:eastAsiaTheme="minorEastAsia" w:hAnsiTheme="minorHAnsi" w:cstheme="minorBidi"/>
          <w:noProof/>
          <w:color w:val="auto"/>
        </w:rPr>
        <w:tab/>
      </w:r>
      <w:r w:rsidR="001C0F30" w:rsidRPr="00106FD6">
        <w:rPr>
          <w:rStyle w:val="Hyperlink"/>
          <w:rFonts w:ascii="Arial" w:hAnsi="Arial"/>
          <w:noProof/>
        </w:rPr>
        <w:t>КОДЫ ТИПА ИЗОЛЯЦИИ</w:t>
      </w:r>
      <w:r w:rsidR="001C0F30">
        <w:rPr>
          <w:noProof/>
          <w:webHidden/>
        </w:rPr>
        <w:tab/>
      </w:r>
      <w:r w:rsidR="001C0F30">
        <w:rPr>
          <w:noProof/>
          <w:webHidden/>
        </w:rPr>
        <w:fldChar w:fldCharType="begin"/>
      </w:r>
      <w:r w:rsidR="001C0F30">
        <w:rPr>
          <w:noProof/>
          <w:webHidden/>
        </w:rPr>
        <w:instrText xml:space="preserve"> PAGEREF _Toc117352149 \h </w:instrText>
      </w:r>
      <w:r w:rsidR="001C0F30">
        <w:rPr>
          <w:noProof/>
          <w:webHidden/>
        </w:rPr>
      </w:r>
      <w:r w:rsidR="001C0F30">
        <w:rPr>
          <w:noProof/>
          <w:webHidden/>
        </w:rPr>
        <w:fldChar w:fldCharType="separate"/>
      </w:r>
      <w:r w:rsidR="007B4B66">
        <w:rPr>
          <w:noProof/>
          <w:webHidden/>
        </w:rPr>
        <w:t>17</w:t>
      </w:r>
      <w:r w:rsidR="001C0F30">
        <w:rPr>
          <w:noProof/>
          <w:webHidden/>
        </w:rPr>
        <w:fldChar w:fldCharType="end"/>
      </w:r>
      <w:r>
        <w:rPr>
          <w:noProof/>
        </w:rPr>
        <w:fldChar w:fldCharType="end"/>
      </w:r>
    </w:p>
    <w:p w14:paraId="7CBF5801" w14:textId="5464C8C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"_Toc117352150"</w:instrText>
      </w:r>
      <w:ins w:id="81" w:author="Morozov, Mikhail V. [Tengizchevroil]" w:date="2022-11-04T16:16:00Z">
        <w:r w:rsidR="00C40309">
          <w:rPr>
            <w:noProof/>
          </w:rPr>
        </w:r>
      </w:ins>
      <w:r>
        <w:rPr>
          <w:noProof/>
        </w:rPr>
        <w:fldChar w:fldCharType="separate"/>
      </w:r>
      <w:r w:rsidR="001C0F30" w:rsidRPr="00106FD6">
        <w:rPr>
          <w:rStyle w:val="Hyperlink"/>
          <w:noProof/>
          <w:lang w:val="ru-RU"/>
        </w:rPr>
        <w:t>6.1</w:t>
      </w:r>
      <w:r w:rsidR="001C0F30">
        <w:rPr>
          <w:rFonts w:asciiTheme="minorHAnsi" w:eastAsiaTheme="minorEastAsia" w:hAnsiTheme="minorHAnsi" w:cstheme="minorBidi"/>
          <w:noProof/>
          <w:color w:val="auto"/>
        </w:rPr>
        <w:tab/>
      </w:r>
      <w:r w:rsidR="001C0F30" w:rsidRPr="00106FD6">
        <w:rPr>
          <w:rStyle w:val="Hyperlink"/>
          <w:noProof/>
          <w:lang w:val="ru-RU"/>
        </w:rPr>
        <w:t>Изоляция для сохранения тепла (</w:t>
      </w:r>
      <w:r w:rsidR="001C0F30" w:rsidRPr="00106FD6">
        <w:rPr>
          <w:rStyle w:val="Hyperlink"/>
          <w:noProof/>
        </w:rPr>
        <w:t>HC</w:t>
      </w:r>
      <w:r w:rsidR="001C0F30" w:rsidRPr="00106FD6">
        <w:rPr>
          <w:rStyle w:val="Hyperlink"/>
          <w:noProof/>
          <w:lang w:val="ru-RU"/>
        </w:rPr>
        <w:t>)</w:t>
      </w:r>
      <w:r w:rsidR="001C0F30">
        <w:rPr>
          <w:noProof/>
          <w:webHidden/>
        </w:rPr>
        <w:tab/>
      </w:r>
      <w:r w:rsidR="001C0F30">
        <w:rPr>
          <w:noProof/>
          <w:webHidden/>
        </w:rPr>
        <w:fldChar w:fldCharType="begin"/>
      </w:r>
      <w:r w:rsidR="001C0F30">
        <w:rPr>
          <w:noProof/>
          <w:webHidden/>
        </w:rPr>
        <w:instrText xml:space="preserve"> PAGEREF _Toc117352150 \h </w:instrText>
      </w:r>
      <w:r w:rsidR="001C0F30">
        <w:rPr>
          <w:noProof/>
          <w:webHidden/>
        </w:rPr>
      </w:r>
      <w:r w:rsidR="001C0F30">
        <w:rPr>
          <w:noProof/>
          <w:webHidden/>
        </w:rPr>
        <w:fldChar w:fldCharType="separate"/>
      </w:r>
      <w:r w:rsidR="007B4B66">
        <w:rPr>
          <w:noProof/>
          <w:webHidden/>
        </w:rPr>
        <w:t>17</w:t>
      </w:r>
      <w:r w:rsidR="001C0F30">
        <w:rPr>
          <w:noProof/>
          <w:webHidden/>
        </w:rPr>
        <w:fldChar w:fldCharType="end"/>
      </w:r>
      <w:r>
        <w:rPr>
          <w:noProof/>
        </w:rPr>
        <w:fldChar w:fldCharType="end"/>
      </w:r>
    </w:p>
    <w:p w14:paraId="53A01AAB" w14:textId="36C2F5E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"_Toc117352151"</w:instrText>
      </w:r>
      <w:ins w:id="82" w:author="Morozov, Mikhail V. [Tengizchevroil]" w:date="2022-11-04T16:16:00Z">
        <w:r w:rsidR="00C40309">
          <w:rPr>
            <w:noProof/>
          </w:rPr>
        </w:r>
      </w:ins>
      <w:r>
        <w:rPr>
          <w:noProof/>
        </w:rPr>
        <w:fldChar w:fldCharType="separate"/>
      </w:r>
      <w:r w:rsidR="001C0F30" w:rsidRPr="00106FD6">
        <w:rPr>
          <w:rStyle w:val="Hyperlink"/>
          <w:noProof/>
          <w:lang w:val="ru-RU"/>
        </w:rPr>
        <w:t>6.2</w:t>
      </w:r>
      <w:r w:rsidR="001C0F30">
        <w:rPr>
          <w:rFonts w:asciiTheme="minorHAnsi" w:eastAsiaTheme="minorEastAsia" w:hAnsiTheme="minorHAnsi" w:cstheme="minorBidi"/>
          <w:noProof/>
          <w:color w:val="auto"/>
        </w:rPr>
        <w:tab/>
      </w:r>
      <w:r w:rsidR="001C0F30" w:rsidRPr="00106FD6">
        <w:rPr>
          <w:rStyle w:val="Hyperlink"/>
          <w:noProof/>
          <w:lang w:val="ru-RU"/>
        </w:rPr>
        <w:t>Изоляция для защиты персонала (</w:t>
      </w:r>
      <w:r w:rsidR="001C0F30" w:rsidRPr="00106FD6">
        <w:rPr>
          <w:rStyle w:val="Hyperlink"/>
          <w:noProof/>
        </w:rPr>
        <w:t>PP</w:t>
      </w:r>
      <w:r w:rsidR="001C0F30" w:rsidRPr="00106FD6">
        <w:rPr>
          <w:rStyle w:val="Hyperlink"/>
          <w:noProof/>
          <w:lang w:val="ru-RU"/>
        </w:rPr>
        <w:t>)</w:t>
      </w:r>
      <w:r w:rsidR="001C0F30">
        <w:rPr>
          <w:noProof/>
          <w:webHidden/>
        </w:rPr>
        <w:tab/>
      </w:r>
      <w:r w:rsidR="001C0F30">
        <w:rPr>
          <w:noProof/>
          <w:webHidden/>
        </w:rPr>
        <w:fldChar w:fldCharType="begin"/>
      </w:r>
      <w:r w:rsidR="001C0F30">
        <w:rPr>
          <w:noProof/>
          <w:webHidden/>
        </w:rPr>
        <w:instrText xml:space="preserve"> PAGEREF _Toc117352151 \h </w:instrText>
      </w:r>
      <w:r w:rsidR="001C0F30">
        <w:rPr>
          <w:noProof/>
          <w:webHidden/>
        </w:rPr>
      </w:r>
      <w:r w:rsidR="001C0F30">
        <w:rPr>
          <w:noProof/>
          <w:webHidden/>
        </w:rPr>
        <w:fldChar w:fldCharType="separate"/>
      </w:r>
      <w:r w:rsidR="007B4B66">
        <w:rPr>
          <w:noProof/>
          <w:webHidden/>
        </w:rPr>
        <w:t>17</w:t>
      </w:r>
      <w:r w:rsidR="001C0F30">
        <w:rPr>
          <w:noProof/>
          <w:webHidden/>
        </w:rPr>
        <w:fldChar w:fldCharType="end"/>
      </w:r>
      <w:r>
        <w:rPr>
          <w:noProof/>
        </w:rPr>
        <w:fldChar w:fldCharType="end"/>
      </w:r>
    </w:p>
    <w:p w14:paraId="402BF926" w14:textId="36A26844"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"_Toc117352152"</w:instrText>
      </w:r>
      <w:ins w:id="83" w:author="Morozov, Mikhail V. [Tengizchevroil]" w:date="2022-11-04T16:16:00Z">
        <w:r w:rsidR="00C40309">
          <w:rPr>
            <w:noProof/>
          </w:rPr>
        </w:r>
      </w:ins>
      <w:r>
        <w:rPr>
          <w:noProof/>
        </w:rPr>
        <w:fldChar w:fldCharType="separate"/>
      </w:r>
      <w:r w:rsidR="001C0F30" w:rsidRPr="00106FD6">
        <w:rPr>
          <w:rStyle w:val="Hyperlink"/>
          <w:noProof/>
        </w:rPr>
        <w:t>6.3</w:t>
      </w:r>
      <w:r w:rsidR="001C0F30">
        <w:rPr>
          <w:rFonts w:asciiTheme="minorHAnsi" w:eastAsiaTheme="minorEastAsia" w:hAnsiTheme="minorHAnsi" w:cstheme="minorBidi"/>
          <w:noProof/>
          <w:color w:val="auto"/>
        </w:rPr>
        <w:tab/>
      </w:r>
      <w:r w:rsidR="001C0F30" w:rsidRPr="00106FD6">
        <w:rPr>
          <w:rStyle w:val="Hyperlink"/>
          <w:noProof/>
        </w:rPr>
        <w:t>Противопожарная изоляция (FP)</w:t>
      </w:r>
      <w:r w:rsidR="001C0F30">
        <w:rPr>
          <w:noProof/>
          <w:webHidden/>
        </w:rPr>
        <w:tab/>
      </w:r>
      <w:r w:rsidR="001C0F30">
        <w:rPr>
          <w:noProof/>
          <w:webHidden/>
        </w:rPr>
        <w:fldChar w:fldCharType="begin"/>
      </w:r>
      <w:r w:rsidR="001C0F30">
        <w:rPr>
          <w:noProof/>
          <w:webHidden/>
        </w:rPr>
        <w:instrText xml:space="preserve"> PAGEREF _Toc117352152 \h </w:instrText>
      </w:r>
      <w:r w:rsidR="001C0F30">
        <w:rPr>
          <w:noProof/>
          <w:webHidden/>
        </w:rPr>
      </w:r>
      <w:r w:rsidR="001C0F30">
        <w:rPr>
          <w:noProof/>
          <w:webHidden/>
        </w:rPr>
        <w:fldChar w:fldCharType="separate"/>
      </w:r>
      <w:r w:rsidR="007B4B66">
        <w:rPr>
          <w:noProof/>
          <w:webHidden/>
        </w:rPr>
        <w:t>18</w:t>
      </w:r>
      <w:r w:rsidR="001C0F30">
        <w:rPr>
          <w:noProof/>
          <w:webHidden/>
        </w:rPr>
        <w:fldChar w:fldCharType="end"/>
      </w:r>
      <w:r>
        <w:rPr>
          <w:noProof/>
        </w:rPr>
        <w:fldChar w:fldCharType="end"/>
      </w:r>
    </w:p>
    <w:p w14:paraId="7201F746" w14:textId="411CFD9E"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"_Toc117352153"</w:instrText>
      </w:r>
      <w:ins w:id="84" w:author="Morozov, Mikhail V. [Tengizchevroil]" w:date="2022-11-04T16:16:00Z">
        <w:r w:rsidR="00C40309">
          <w:rPr>
            <w:noProof/>
          </w:rPr>
        </w:r>
      </w:ins>
      <w:r>
        <w:rPr>
          <w:noProof/>
        </w:rPr>
        <w:fldChar w:fldCharType="separate"/>
      </w:r>
      <w:r w:rsidR="001C0F30" w:rsidRPr="00106FD6">
        <w:rPr>
          <w:rStyle w:val="Hyperlink"/>
          <w:noProof/>
          <w:lang w:val="ru-RU"/>
        </w:rPr>
        <w:t>6.4</w:t>
      </w:r>
      <w:r w:rsidR="001C0F30">
        <w:rPr>
          <w:rFonts w:asciiTheme="minorHAnsi" w:eastAsiaTheme="minorEastAsia" w:hAnsiTheme="minorHAnsi" w:cstheme="minorBidi"/>
          <w:noProof/>
          <w:color w:val="auto"/>
        </w:rPr>
        <w:tab/>
      </w:r>
      <w:r w:rsidR="001C0F30" w:rsidRPr="00106FD6">
        <w:rPr>
          <w:rStyle w:val="Hyperlink"/>
          <w:noProof/>
          <w:lang w:val="ru-RU"/>
        </w:rPr>
        <w:t>Изоляция паропроводов и трубопроводов горячего водоснабжения (</w:t>
      </w:r>
      <w:r w:rsidR="001C0F30" w:rsidRPr="00106FD6">
        <w:rPr>
          <w:rStyle w:val="Hyperlink"/>
          <w:noProof/>
        </w:rPr>
        <w:t>HCPP</w:t>
      </w:r>
      <w:r w:rsidR="001C0F30" w:rsidRPr="00106FD6">
        <w:rPr>
          <w:rStyle w:val="Hyperlink"/>
          <w:noProof/>
          <w:lang w:val="ru-RU"/>
        </w:rPr>
        <w:t>)</w:t>
      </w:r>
      <w:r w:rsidR="001C0F30">
        <w:rPr>
          <w:noProof/>
          <w:webHidden/>
        </w:rPr>
        <w:tab/>
      </w:r>
      <w:r w:rsidR="001C0F30">
        <w:rPr>
          <w:noProof/>
          <w:webHidden/>
        </w:rPr>
        <w:fldChar w:fldCharType="begin"/>
      </w:r>
      <w:r w:rsidR="001C0F30">
        <w:rPr>
          <w:noProof/>
          <w:webHidden/>
        </w:rPr>
        <w:instrText xml:space="preserve"> PAGEREF _Toc117352153 \h </w:instrText>
      </w:r>
      <w:r w:rsidR="001C0F30">
        <w:rPr>
          <w:noProof/>
          <w:webHidden/>
        </w:rPr>
      </w:r>
      <w:r w:rsidR="001C0F30">
        <w:rPr>
          <w:noProof/>
          <w:webHidden/>
        </w:rPr>
        <w:fldChar w:fldCharType="separate"/>
      </w:r>
      <w:r w:rsidR="007B4B66">
        <w:rPr>
          <w:noProof/>
          <w:webHidden/>
        </w:rPr>
        <w:t>18</w:t>
      </w:r>
      <w:r w:rsidR="001C0F30">
        <w:rPr>
          <w:noProof/>
          <w:webHidden/>
        </w:rPr>
        <w:fldChar w:fldCharType="end"/>
      </w:r>
      <w:r>
        <w:rPr>
          <w:noProof/>
        </w:rPr>
        <w:fldChar w:fldCharType="end"/>
      </w:r>
    </w:p>
    <w:p w14:paraId="50783BC7" w14:textId="2DDC5B3B"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"_Toc117352154"</w:instrText>
      </w:r>
      <w:ins w:id="85" w:author="Morozov, Mikhail V. [Tengizchevroil]" w:date="2022-11-04T16:16:00Z">
        <w:r w:rsidR="00C40309">
          <w:rPr>
            <w:noProof/>
          </w:rPr>
        </w:r>
      </w:ins>
      <w:r>
        <w:rPr>
          <w:noProof/>
        </w:rPr>
        <w:fldChar w:fldCharType="separate"/>
      </w:r>
      <w:r w:rsidR="001C0F30" w:rsidRPr="00106FD6">
        <w:rPr>
          <w:rStyle w:val="Hyperlink"/>
          <w:rFonts w:ascii="Arial" w:hAnsi="Arial"/>
          <w:noProof/>
        </w:rPr>
        <w:t>7.0</w:t>
      </w:r>
      <w:r w:rsidR="001C0F30">
        <w:rPr>
          <w:rFonts w:asciiTheme="minorHAnsi" w:eastAsiaTheme="minorEastAsia" w:hAnsiTheme="minorHAnsi" w:cstheme="minorBidi"/>
          <w:noProof/>
          <w:color w:val="auto"/>
        </w:rPr>
        <w:tab/>
      </w:r>
      <w:r w:rsidR="001C0F30" w:rsidRPr="00106FD6">
        <w:rPr>
          <w:rStyle w:val="Hyperlink"/>
          <w:rFonts w:ascii="Arial" w:hAnsi="Arial"/>
          <w:noProof/>
        </w:rPr>
        <w:t>ОБЪЕМ ИЗОЛЯЦИИ</w:t>
      </w:r>
      <w:r w:rsidR="001C0F30">
        <w:rPr>
          <w:noProof/>
          <w:webHidden/>
        </w:rPr>
        <w:tab/>
      </w:r>
      <w:r w:rsidR="001C0F30">
        <w:rPr>
          <w:noProof/>
          <w:webHidden/>
        </w:rPr>
        <w:fldChar w:fldCharType="begin"/>
      </w:r>
      <w:r w:rsidR="001C0F30">
        <w:rPr>
          <w:noProof/>
          <w:webHidden/>
        </w:rPr>
        <w:instrText xml:space="preserve"> PAGEREF _Toc117352154 \h </w:instrText>
      </w:r>
      <w:r w:rsidR="001C0F30">
        <w:rPr>
          <w:noProof/>
          <w:webHidden/>
        </w:rPr>
      </w:r>
      <w:r w:rsidR="001C0F30">
        <w:rPr>
          <w:noProof/>
          <w:webHidden/>
        </w:rPr>
        <w:fldChar w:fldCharType="separate"/>
      </w:r>
      <w:r w:rsidR="007B4B66">
        <w:rPr>
          <w:noProof/>
          <w:webHidden/>
        </w:rPr>
        <w:t>18</w:t>
      </w:r>
      <w:r w:rsidR="001C0F30">
        <w:rPr>
          <w:noProof/>
          <w:webHidden/>
        </w:rPr>
        <w:fldChar w:fldCharType="end"/>
      </w:r>
      <w:r>
        <w:rPr>
          <w:noProof/>
        </w:rPr>
        <w:fldChar w:fldCharType="end"/>
      </w:r>
    </w:p>
    <w:p w14:paraId="2F9A2B2B" w14:textId="3BB9C56B"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"_Toc117352155"</w:instrText>
      </w:r>
      <w:ins w:id="86" w:author="Morozov, Mikhail V. [Tengizchevroil]" w:date="2022-11-04T16:16:00Z">
        <w:r w:rsidR="00C40309">
          <w:rPr>
            <w:noProof/>
          </w:rPr>
        </w:r>
      </w:ins>
      <w:r>
        <w:rPr>
          <w:noProof/>
        </w:rPr>
        <w:fldChar w:fldCharType="separate"/>
      </w:r>
      <w:r w:rsidR="001C0F30" w:rsidRPr="00106FD6">
        <w:rPr>
          <w:rStyle w:val="Hyperlink"/>
          <w:rFonts w:ascii="Arial" w:hAnsi="Arial"/>
          <w:noProof/>
        </w:rPr>
        <w:t>8.0</w:t>
      </w:r>
      <w:r w:rsidR="001C0F30">
        <w:rPr>
          <w:rFonts w:asciiTheme="minorHAnsi" w:eastAsiaTheme="minorEastAsia" w:hAnsiTheme="minorHAnsi" w:cstheme="minorBidi"/>
          <w:noProof/>
          <w:color w:val="auto"/>
        </w:rPr>
        <w:tab/>
      </w:r>
      <w:r w:rsidR="001C0F30" w:rsidRPr="00106FD6">
        <w:rPr>
          <w:rStyle w:val="Hyperlink"/>
          <w:rFonts w:ascii="Arial" w:hAnsi="Arial"/>
          <w:noProof/>
        </w:rPr>
        <w:t>ИЗОЛЯЦИОННЫЕ МАТЕРИАЛЫ</w:t>
      </w:r>
      <w:r w:rsidR="001C0F30">
        <w:rPr>
          <w:noProof/>
          <w:webHidden/>
        </w:rPr>
        <w:tab/>
      </w:r>
      <w:r w:rsidR="001C0F30">
        <w:rPr>
          <w:noProof/>
          <w:webHidden/>
        </w:rPr>
        <w:fldChar w:fldCharType="begin"/>
      </w:r>
      <w:r w:rsidR="001C0F30">
        <w:rPr>
          <w:noProof/>
          <w:webHidden/>
        </w:rPr>
        <w:instrText xml:space="preserve"> PAGEREF _Toc117352155 \h </w:instrText>
      </w:r>
      <w:r w:rsidR="001C0F30">
        <w:rPr>
          <w:noProof/>
          <w:webHidden/>
        </w:rPr>
      </w:r>
      <w:r w:rsidR="001C0F30">
        <w:rPr>
          <w:noProof/>
          <w:webHidden/>
        </w:rPr>
        <w:fldChar w:fldCharType="separate"/>
      </w:r>
      <w:r w:rsidR="007B4B66">
        <w:rPr>
          <w:noProof/>
          <w:webHidden/>
        </w:rPr>
        <w:t>19</w:t>
      </w:r>
      <w:r w:rsidR="001C0F30">
        <w:rPr>
          <w:noProof/>
          <w:webHidden/>
        </w:rPr>
        <w:fldChar w:fldCharType="end"/>
      </w:r>
      <w:r>
        <w:rPr>
          <w:noProof/>
        </w:rPr>
        <w:fldChar w:fldCharType="end"/>
      </w:r>
    </w:p>
    <w:p w14:paraId="4876DD59" w14:textId="451FD78C"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"_Toc117352156"</w:instrText>
      </w:r>
      <w:ins w:id="87" w:author="Morozov, Mikhail V. [Tengizchevroil]" w:date="2022-11-04T16:16:00Z">
        <w:r w:rsidR="00C40309">
          <w:rPr>
            <w:noProof/>
          </w:rPr>
        </w:r>
      </w:ins>
      <w:r>
        <w:rPr>
          <w:noProof/>
        </w:rPr>
        <w:fldChar w:fldCharType="separate"/>
      </w:r>
      <w:r w:rsidR="001C0F30" w:rsidRPr="00106FD6">
        <w:rPr>
          <w:rStyle w:val="Hyperlink"/>
          <w:noProof/>
        </w:rPr>
        <w:t>8.1</w:t>
      </w:r>
      <w:r w:rsidR="001C0F30">
        <w:rPr>
          <w:rFonts w:asciiTheme="minorHAnsi" w:eastAsiaTheme="minorEastAsia" w:hAnsiTheme="minorHAnsi" w:cstheme="minorBidi"/>
          <w:noProof/>
          <w:color w:val="auto"/>
        </w:rPr>
        <w:tab/>
      </w:r>
      <w:r w:rsidR="001C0F30" w:rsidRPr="00106FD6">
        <w:rPr>
          <w:rStyle w:val="Hyperlink"/>
          <w:noProof/>
        </w:rPr>
        <w:t>Силикат кальция</w:t>
      </w:r>
      <w:r w:rsidR="001C0F30">
        <w:rPr>
          <w:noProof/>
          <w:webHidden/>
        </w:rPr>
        <w:tab/>
      </w:r>
      <w:r w:rsidR="001C0F30">
        <w:rPr>
          <w:noProof/>
          <w:webHidden/>
        </w:rPr>
        <w:fldChar w:fldCharType="begin"/>
      </w:r>
      <w:r w:rsidR="001C0F30">
        <w:rPr>
          <w:noProof/>
          <w:webHidden/>
        </w:rPr>
        <w:instrText xml:space="preserve"> PAGEREF _Toc117352156 \h </w:instrText>
      </w:r>
      <w:r w:rsidR="001C0F30">
        <w:rPr>
          <w:noProof/>
          <w:webHidden/>
        </w:rPr>
      </w:r>
      <w:r w:rsidR="001C0F30">
        <w:rPr>
          <w:noProof/>
          <w:webHidden/>
        </w:rPr>
        <w:fldChar w:fldCharType="separate"/>
      </w:r>
      <w:r w:rsidR="007B4B66">
        <w:rPr>
          <w:noProof/>
          <w:webHidden/>
        </w:rPr>
        <w:t>19</w:t>
      </w:r>
      <w:r w:rsidR="001C0F30">
        <w:rPr>
          <w:noProof/>
          <w:webHidden/>
        </w:rPr>
        <w:fldChar w:fldCharType="end"/>
      </w:r>
      <w:r>
        <w:rPr>
          <w:noProof/>
        </w:rPr>
        <w:fldChar w:fldCharType="end"/>
      </w:r>
    </w:p>
    <w:p w14:paraId="1316792D" w14:textId="2C7C3983"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"_Toc117352157"</w:instrText>
      </w:r>
      <w:ins w:id="88" w:author="Morozov, Mikhail V. [Tengizchevroil]" w:date="2022-11-04T16:16:00Z">
        <w:r w:rsidR="00C40309">
          <w:rPr>
            <w:noProof/>
          </w:rPr>
        </w:r>
      </w:ins>
      <w:r>
        <w:rPr>
          <w:noProof/>
        </w:rPr>
        <w:fldChar w:fldCharType="separate"/>
      </w:r>
      <w:r w:rsidR="001C0F30" w:rsidRPr="00106FD6">
        <w:rPr>
          <w:rStyle w:val="Hyperlink"/>
          <w:noProof/>
        </w:rPr>
        <w:t>8.2</w:t>
      </w:r>
      <w:r w:rsidR="001C0F30">
        <w:rPr>
          <w:rFonts w:asciiTheme="minorHAnsi" w:eastAsiaTheme="minorEastAsia" w:hAnsiTheme="minorHAnsi" w:cstheme="minorBidi"/>
          <w:noProof/>
          <w:color w:val="auto"/>
        </w:rPr>
        <w:tab/>
      </w:r>
      <w:r w:rsidR="001C0F30" w:rsidRPr="00106FD6">
        <w:rPr>
          <w:rStyle w:val="Hyperlink"/>
          <w:noProof/>
        </w:rPr>
        <w:t>Ячеистое стекло</w:t>
      </w:r>
      <w:r w:rsidR="001C0F30">
        <w:rPr>
          <w:noProof/>
          <w:webHidden/>
        </w:rPr>
        <w:tab/>
      </w:r>
      <w:r w:rsidR="001C0F30">
        <w:rPr>
          <w:noProof/>
          <w:webHidden/>
        </w:rPr>
        <w:fldChar w:fldCharType="begin"/>
      </w:r>
      <w:r w:rsidR="001C0F30">
        <w:rPr>
          <w:noProof/>
          <w:webHidden/>
        </w:rPr>
        <w:instrText xml:space="preserve"> PAGEREF _Toc117352157 \h </w:instrText>
      </w:r>
      <w:r w:rsidR="001C0F30">
        <w:rPr>
          <w:noProof/>
          <w:webHidden/>
        </w:rPr>
      </w:r>
      <w:r w:rsidR="001C0F30">
        <w:rPr>
          <w:noProof/>
          <w:webHidden/>
        </w:rPr>
        <w:fldChar w:fldCharType="separate"/>
      </w:r>
      <w:r w:rsidR="007B4B66">
        <w:rPr>
          <w:noProof/>
          <w:webHidden/>
        </w:rPr>
        <w:t>19</w:t>
      </w:r>
      <w:r w:rsidR="001C0F30">
        <w:rPr>
          <w:noProof/>
          <w:webHidden/>
        </w:rPr>
        <w:fldChar w:fldCharType="end"/>
      </w:r>
      <w:r>
        <w:rPr>
          <w:noProof/>
        </w:rPr>
        <w:fldChar w:fldCharType="end"/>
      </w:r>
    </w:p>
    <w:p w14:paraId="60335EA8" w14:textId="6FDE5F4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"_Toc117352158"</w:instrText>
      </w:r>
      <w:ins w:id="89" w:author="Morozov, Mikhail V. [Tengizchevroil]" w:date="2022-11-04T16:16:00Z">
        <w:r w:rsidR="00C40309">
          <w:rPr>
            <w:noProof/>
          </w:rPr>
        </w:r>
      </w:ins>
      <w:r>
        <w:rPr>
          <w:noProof/>
        </w:rPr>
        <w:fldChar w:fldCharType="separate"/>
      </w:r>
      <w:r w:rsidR="001C0F30" w:rsidRPr="00106FD6">
        <w:rPr>
          <w:rStyle w:val="Hyperlink"/>
          <w:noProof/>
        </w:rPr>
        <w:t>8.3</w:t>
      </w:r>
      <w:r w:rsidR="001C0F30">
        <w:rPr>
          <w:rFonts w:asciiTheme="minorHAnsi" w:eastAsiaTheme="minorEastAsia" w:hAnsiTheme="minorHAnsi" w:cstheme="minorBidi"/>
          <w:noProof/>
          <w:color w:val="auto"/>
        </w:rPr>
        <w:tab/>
      </w:r>
      <w:r w:rsidR="001C0F30" w:rsidRPr="00106FD6">
        <w:rPr>
          <w:rStyle w:val="Hyperlink"/>
          <w:noProof/>
        </w:rPr>
        <w:t>Вспученный перлит</w:t>
      </w:r>
      <w:r w:rsidR="001C0F30">
        <w:rPr>
          <w:noProof/>
          <w:webHidden/>
        </w:rPr>
        <w:tab/>
      </w:r>
      <w:r w:rsidR="001C0F30">
        <w:rPr>
          <w:noProof/>
          <w:webHidden/>
        </w:rPr>
        <w:fldChar w:fldCharType="begin"/>
      </w:r>
      <w:r w:rsidR="001C0F30">
        <w:rPr>
          <w:noProof/>
          <w:webHidden/>
        </w:rPr>
        <w:instrText xml:space="preserve"> PAGEREF _Toc117352158 \h </w:instrText>
      </w:r>
      <w:r w:rsidR="001C0F30">
        <w:rPr>
          <w:noProof/>
          <w:webHidden/>
        </w:rPr>
      </w:r>
      <w:r w:rsidR="001C0F30">
        <w:rPr>
          <w:noProof/>
          <w:webHidden/>
        </w:rPr>
        <w:fldChar w:fldCharType="separate"/>
      </w:r>
      <w:r w:rsidR="007B4B66">
        <w:rPr>
          <w:noProof/>
          <w:webHidden/>
        </w:rPr>
        <w:t>20</w:t>
      </w:r>
      <w:r w:rsidR="001C0F30">
        <w:rPr>
          <w:noProof/>
          <w:webHidden/>
        </w:rPr>
        <w:fldChar w:fldCharType="end"/>
      </w:r>
      <w:r>
        <w:rPr>
          <w:noProof/>
        </w:rPr>
        <w:fldChar w:fldCharType="end"/>
      </w:r>
    </w:p>
    <w:p w14:paraId="2DC32C6C" w14:textId="34BFA91B"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"_Toc117352159"</w:instrText>
      </w:r>
      <w:ins w:id="90" w:author="Morozov, Mikhail V. [Tengizchevroil]" w:date="2022-11-04T16:16:00Z">
        <w:r w:rsidR="00C40309">
          <w:rPr>
            <w:noProof/>
          </w:rPr>
        </w:r>
      </w:ins>
      <w:r>
        <w:rPr>
          <w:noProof/>
        </w:rPr>
        <w:fldChar w:fldCharType="separate"/>
      </w:r>
      <w:r w:rsidR="001C0F30" w:rsidRPr="00106FD6">
        <w:rPr>
          <w:rStyle w:val="Hyperlink"/>
          <w:noProof/>
        </w:rPr>
        <w:t>8.4</w:t>
      </w:r>
      <w:r w:rsidR="001C0F30">
        <w:rPr>
          <w:rFonts w:asciiTheme="minorHAnsi" w:eastAsiaTheme="minorEastAsia" w:hAnsiTheme="minorHAnsi" w:cstheme="minorBidi"/>
          <w:noProof/>
          <w:color w:val="auto"/>
        </w:rPr>
        <w:tab/>
      </w:r>
      <w:r w:rsidR="001C0F30" w:rsidRPr="00106FD6">
        <w:rPr>
          <w:rStyle w:val="Hyperlink"/>
          <w:noProof/>
        </w:rPr>
        <w:t>Минеральная вата</w:t>
      </w:r>
      <w:r w:rsidR="001C0F30">
        <w:rPr>
          <w:noProof/>
          <w:webHidden/>
        </w:rPr>
        <w:tab/>
      </w:r>
      <w:r w:rsidR="001C0F30">
        <w:rPr>
          <w:noProof/>
          <w:webHidden/>
        </w:rPr>
        <w:fldChar w:fldCharType="begin"/>
      </w:r>
      <w:r w:rsidR="001C0F30">
        <w:rPr>
          <w:noProof/>
          <w:webHidden/>
        </w:rPr>
        <w:instrText xml:space="preserve"> PAGEREF _Toc117352159 \h </w:instrText>
      </w:r>
      <w:r w:rsidR="001C0F30">
        <w:rPr>
          <w:noProof/>
          <w:webHidden/>
        </w:rPr>
      </w:r>
      <w:r w:rsidR="001C0F30">
        <w:rPr>
          <w:noProof/>
          <w:webHidden/>
        </w:rPr>
        <w:fldChar w:fldCharType="separate"/>
      </w:r>
      <w:r w:rsidR="007B4B66">
        <w:rPr>
          <w:noProof/>
          <w:webHidden/>
        </w:rPr>
        <w:t>20</w:t>
      </w:r>
      <w:r w:rsidR="001C0F30">
        <w:rPr>
          <w:noProof/>
          <w:webHidden/>
        </w:rPr>
        <w:fldChar w:fldCharType="end"/>
      </w:r>
      <w:r>
        <w:rPr>
          <w:noProof/>
        </w:rPr>
        <w:fldChar w:fldCharType="end"/>
      </w:r>
    </w:p>
    <w:p w14:paraId="1BEDEF9F" w14:textId="71B3090E" w:rsidR="001C0F30" w:rsidRPr="00296A2B" w:rsidRDefault="0027788B" w:rsidP="006D63AA">
      <w:pPr>
        <w:pStyle w:val="TOC2"/>
        <w:rPr>
          <w:rFonts w:asciiTheme="minorHAnsi" w:eastAsiaTheme="minorEastAsia" w:hAnsiTheme="minorHAnsi" w:cstheme="minorBidi"/>
          <w:noProof/>
          <w:color w:val="auto"/>
        </w:rPr>
      </w:pPr>
      <w:r w:rsidRPr="00296A2B">
        <w:rPr>
          <w:rStyle w:val="Hyperlink"/>
          <w:noProof/>
          <w:u w:val="none"/>
        </w:rPr>
        <w:t>8.5</w:t>
      </w:r>
      <w:r w:rsidR="00000000">
        <w:rPr>
          <w:noProof/>
        </w:rPr>
        <w:fldChar w:fldCharType="begin"/>
      </w:r>
      <w:r w:rsidR="00000000">
        <w:rPr>
          <w:noProof/>
        </w:rPr>
        <w:instrText>HYPERLINK \l "_Toc117352160"</w:instrText>
      </w:r>
      <w:ins w:id="91" w:author="Morozov, Mikhail V. [Tengizchevroil]" w:date="2022-11-04T16:16:00Z">
        <w:r w:rsidR="00C40309">
          <w:rPr>
            <w:noProof/>
          </w:rPr>
        </w:r>
      </w:ins>
      <w:r w:rsidR="00000000">
        <w:rPr>
          <w:noProof/>
        </w:rPr>
        <w:fldChar w:fldCharType="separate"/>
      </w:r>
      <w:r w:rsidR="001C0F30" w:rsidRPr="00296A2B">
        <w:rPr>
          <w:rFonts w:asciiTheme="minorHAnsi" w:eastAsiaTheme="minorEastAsia" w:hAnsiTheme="minorHAnsi" w:cstheme="minorBidi"/>
          <w:noProof/>
          <w:color w:val="auto"/>
        </w:rPr>
        <w:tab/>
      </w:r>
      <w:r w:rsidR="001C0F30" w:rsidRPr="00296A2B">
        <w:rPr>
          <w:rStyle w:val="Hyperlink"/>
          <w:noProof/>
          <w:lang w:val="ru-RU"/>
        </w:rPr>
        <w:t>Гибкий Аэрогель</w:t>
      </w:r>
      <w:r w:rsidR="001C0F30" w:rsidRPr="00296A2B">
        <w:rPr>
          <w:noProof/>
          <w:webHidden/>
        </w:rPr>
        <w:tab/>
      </w:r>
      <w:r w:rsidR="001C0F30" w:rsidRPr="00296A2B">
        <w:rPr>
          <w:noProof/>
          <w:webHidden/>
        </w:rPr>
        <w:fldChar w:fldCharType="begin"/>
      </w:r>
      <w:r w:rsidR="001C0F30" w:rsidRPr="00296A2B">
        <w:rPr>
          <w:noProof/>
          <w:webHidden/>
        </w:rPr>
        <w:instrText xml:space="preserve"> PAGEREF _Toc117352160 \h </w:instrText>
      </w:r>
      <w:r w:rsidR="001C0F30" w:rsidRPr="00296A2B">
        <w:rPr>
          <w:noProof/>
          <w:webHidden/>
        </w:rPr>
      </w:r>
      <w:r w:rsidR="001C0F30" w:rsidRPr="00296A2B">
        <w:rPr>
          <w:noProof/>
          <w:webHidden/>
        </w:rPr>
        <w:fldChar w:fldCharType="separate"/>
      </w:r>
      <w:r w:rsidR="007B4B66">
        <w:rPr>
          <w:noProof/>
          <w:webHidden/>
        </w:rPr>
        <w:t>21</w:t>
      </w:r>
      <w:r w:rsidR="001C0F30" w:rsidRPr="00296A2B">
        <w:rPr>
          <w:noProof/>
          <w:webHidden/>
        </w:rPr>
        <w:fldChar w:fldCharType="end"/>
      </w:r>
      <w:r w:rsidR="00000000">
        <w:rPr>
          <w:noProof/>
        </w:rPr>
        <w:fldChar w:fldCharType="end"/>
      </w:r>
    </w:p>
    <w:p w14:paraId="120E72BE" w14:textId="549E4FF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"_Toc117352162"</w:instrText>
      </w:r>
      <w:ins w:id="92" w:author="Morozov, Mikhail V. [Tengizchevroil]" w:date="2022-11-04T16:16:00Z">
        <w:r w:rsidR="00C40309">
          <w:rPr>
            <w:noProof/>
          </w:rPr>
        </w:r>
      </w:ins>
      <w:r>
        <w:rPr>
          <w:noProof/>
        </w:rPr>
        <w:fldChar w:fldCharType="separate"/>
      </w:r>
      <w:r w:rsidR="001C0F30" w:rsidRPr="00296A2B">
        <w:rPr>
          <w:rStyle w:val="Hyperlink"/>
          <w:noProof/>
          <w:lang w:val="ru-RU"/>
        </w:rPr>
        <w:t>8.6</w:t>
      </w:r>
      <w:r w:rsidR="001C0F30" w:rsidRPr="00296A2B">
        <w:rPr>
          <w:rFonts w:asciiTheme="minorHAnsi" w:eastAsiaTheme="minorEastAsia" w:hAnsiTheme="minorHAnsi" w:cstheme="minorBidi"/>
          <w:noProof/>
          <w:color w:val="auto"/>
        </w:rPr>
        <w:tab/>
      </w:r>
      <w:r w:rsidR="001C0F30" w:rsidRPr="00296A2B">
        <w:rPr>
          <w:rStyle w:val="Hyperlink"/>
          <w:noProof/>
          <w:lang w:val="ru-RU"/>
        </w:rPr>
        <w:t xml:space="preserve">Обшивка для защиты </w:t>
      </w:r>
      <w:r w:rsidR="001C0F30" w:rsidRPr="00296A2B">
        <w:rPr>
          <w:noProof/>
          <w:webHidden/>
        </w:rPr>
        <w:tab/>
      </w:r>
      <w:r w:rsidR="001C0F30" w:rsidRPr="00296A2B">
        <w:rPr>
          <w:noProof/>
          <w:webHidden/>
        </w:rPr>
        <w:fldChar w:fldCharType="begin"/>
      </w:r>
      <w:r w:rsidR="001C0F30" w:rsidRPr="00296A2B">
        <w:rPr>
          <w:noProof/>
          <w:webHidden/>
        </w:rPr>
        <w:instrText xml:space="preserve"> PAGEREF _Toc117352162 \h </w:instrText>
      </w:r>
      <w:r w:rsidR="001C0F30" w:rsidRPr="00296A2B">
        <w:rPr>
          <w:noProof/>
          <w:webHidden/>
        </w:rPr>
      </w:r>
      <w:r w:rsidR="001C0F30" w:rsidRPr="00296A2B">
        <w:rPr>
          <w:noProof/>
          <w:webHidden/>
        </w:rPr>
        <w:fldChar w:fldCharType="separate"/>
      </w:r>
      <w:r w:rsidR="007B4B66">
        <w:rPr>
          <w:noProof/>
          <w:webHidden/>
        </w:rPr>
        <w:t>22</w:t>
      </w:r>
      <w:r w:rsidR="001C0F30" w:rsidRPr="00296A2B">
        <w:rPr>
          <w:noProof/>
          <w:webHidden/>
        </w:rPr>
        <w:fldChar w:fldCharType="end"/>
      </w:r>
      <w:r>
        <w:rPr>
          <w:noProof/>
        </w:rPr>
        <w:fldChar w:fldCharType="end"/>
      </w:r>
    </w:p>
    <w:p w14:paraId="4F549D8B" w14:textId="01F5129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"_Toc117352163"</w:instrText>
      </w:r>
      <w:ins w:id="93" w:author="Morozov, Mikhail V. [Tengizchevroil]" w:date="2022-11-04T16:16:00Z">
        <w:r w:rsidR="00C40309">
          <w:rPr>
            <w:noProof/>
          </w:rPr>
        </w:r>
      </w:ins>
      <w:r>
        <w:rPr>
          <w:noProof/>
        </w:rPr>
        <w:fldChar w:fldCharType="separate"/>
      </w:r>
      <w:r w:rsidR="001C0F30" w:rsidRPr="00106FD6">
        <w:rPr>
          <w:rStyle w:val="Hyperlink"/>
          <w:noProof/>
        </w:rPr>
        <w:t>8.7</w:t>
      </w:r>
      <w:r w:rsidR="001C0F30">
        <w:rPr>
          <w:rFonts w:asciiTheme="minorHAnsi" w:eastAsiaTheme="minorEastAsia" w:hAnsiTheme="minorHAnsi" w:cstheme="minorBidi"/>
          <w:noProof/>
          <w:color w:val="auto"/>
        </w:rPr>
        <w:tab/>
      </w:r>
      <w:r w:rsidR="001C0F30" w:rsidRPr="00106FD6">
        <w:rPr>
          <w:rStyle w:val="Hyperlink"/>
          <w:noProof/>
        </w:rPr>
        <w:t>Крепежные элементы</w:t>
      </w:r>
      <w:r w:rsidR="001C0F30">
        <w:rPr>
          <w:noProof/>
          <w:webHidden/>
        </w:rPr>
        <w:tab/>
      </w:r>
      <w:r w:rsidR="001C0F30">
        <w:rPr>
          <w:noProof/>
          <w:webHidden/>
        </w:rPr>
        <w:fldChar w:fldCharType="begin"/>
      </w:r>
      <w:r w:rsidR="001C0F30">
        <w:rPr>
          <w:noProof/>
          <w:webHidden/>
        </w:rPr>
        <w:instrText xml:space="preserve"> PAGEREF _Toc117352163 \h </w:instrText>
      </w:r>
      <w:r w:rsidR="001C0F30">
        <w:rPr>
          <w:noProof/>
          <w:webHidden/>
        </w:rPr>
      </w:r>
      <w:r w:rsidR="001C0F30">
        <w:rPr>
          <w:noProof/>
          <w:webHidden/>
        </w:rPr>
        <w:fldChar w:fldCharType="separate"/>
      </w:r>
      <w:r w:rsidR="007B4B66">
        <w:rPr>
          <w:noProof/>
          <w:webHidden/>
        </w:rPr>
        <w:t>26</w:t>
      </w:r>
      <w:r w:rsidR="001C0F30">
        <w:rPr>
          <w:noProof/>
          <w:webHidden/>
        </w:rPr>
        <w:fldChar w:fldCharType="end"/>
      </w:r>
      <w:r>
        <w:rPr>
          <w:noProof/>
        </w:rPr>
        <w:fldChar w:fldCharType="end"/>
      </w:r>
    </w:p>
    <w:p w14:paraId="7C2CB203" w14:textId="1BE56B8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"_Toc117352164"</w:instrText>
      </w:r>
      <w:ins w:id="94" w:author="Morozov, Mikhail V. [Tengizchevroil]" w:date="2022-11-04T16:16:00Z">
        <w:r w:rsidR="00C40309">
          <w:rPr>
            <w:noProof/>
          </w:rPr>
        </w:r>
      </w:ins>
      <w:r>
        <w:rPr>
          <w:noProof/>
        </w:rPr>
        <w:fldChar w:fldCharType="separate"/>
      </w:r>
      <w:r w:rsidR="001C0F30" w:rsidRPr="00106FD6">
        <w:rPr>
          <w:rStyle w:val="Hyperlink"/>
          <w:noProof/>
        </w:rPr>
        <w:t>8.8</w:t>
      </w:r>
      <w:r w:rsidR="001C0F30">
        <w:rPr>
          <w:rFonts w:asciiTheme="minorHAnsi" w:eastAsiaTheme="minorEastAsia" w:hAnsiTheme="minorHAnsi" w:cstheme="minorBidi"/>
          <w:noProof/>
          <w:color w:val="auto"/>
        </w:rPr>
        <w:tab/>
      </w:r>
      <w:r w:rsidR="001C0F30" w:rsidRPr="00106FD6">
        <w:rPr>
          <w:rStyle w:val="Hyperlink"/>
          <w:noProof/>
        </w:rPr>
        <w:t>Вспомогательные материалы</w:t>
      </w:r>
      <w:r w:rsidR="001C0F30">
        <w:rPr>
          <w:noProof/>
          <w:webHidden/>
        </w:rPr>
        <w:tab/>
      </w:r>
      <w:r w:rsidR="001C0F30">
        <w:rPr>
          <w:noProof/>
          <w:webHidden/>
        </w:rPr>
        <w:fldChar w:fldCharType="begin"/>
      </w:r>
      <w:r w:rsidR="001C0F30">
        <w:rPr>
          <w:noProof/>
          <w:webHidden/>
        </w:rPr>
        <w:instrText xml:space="preserve"> PAGEREF _Toc117352164 \h </w:instrText>
      </w:r>
      <w:r w:rsidR="001C0F30">
        <w:rPr>
          <w:noProof/>
          <w:webHidden/>
        </w:rPr>
      </w:r>
      <w:r w:rsidR="001C0F30">
        <w:rPr>
          <w:noProof/>
          <w:webHidden/>
        </w:rPr>
        <w:fldChar w:fldCharType="separate"/>
      </w:r>
      <w:r w:rsidR="007B4B66">
        <w:rPr>
          <w:noProof/>
          <w:webHidden/>
        </w:rPr>
        <w:t>26</w:t>
      </w:r>
      <w:r w:rsidR="001C0F30">
        <w:rPr>
          <w:noProof/>
          <w:webHidden/>
        </w:rPr>
        <w:fldChar w:fldCharType="end"/>
      </w:r>
      <w:r>
        <w:rPr>
          <w:noProof/>
        </w:rPr>
        <w:fldChar w:fldCharType="end"/>
      </w:r>
    </w:p>
    <w:p w14:paraId="59B61918" w14:textId="537161C0"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"_Toc117352165"</w:instrText>
      </w:r>
      <w:ins w:id="95" w:author="Morozov, Mikhail V. [Tengizchevroil]" w:date="2022-11-04T16:16:00Z">
        <w:r w:rsidR="00C40309">
          <w:rPr>
            <w:noProof/>
          </w:rPr>
        </w:r>
      </w:ins>
      <w:r>
        <w:rPr>
          <w:noProof/>
        </w:rPr>
        <w:fldChar w:fldCharType="separate"/>
      </w:r>
      <w:r w:rsidR="001C0F30" w:rsidRPr="00106FD6">
        <w:rPr>
          <w:rStyle w:val="Hyperlink"/>
          <w:noProof/>
        </w:rPr>
        <w:t>8.9</w:t>
      </w:r>
      <w:r w:rsidR="001C0F30">
        <w:rPr>
          <w:rFonts w:asciiTheme="minorHAnsi" w:eastAsiaTheme="minorEastAsia" w:hAnsiTheme="minorHAnsi" w:cstheme="minorBidi"/>
          <w:noProof/>
          <w:color w:val="auto"/>
        </w:rPr>
        <w:tab/>
      </w:r>
      <w:r w:rsidR="001C0F30" w:rsidRPr="00106FD6">
        <w:rPr>
          <w:rStyle w:val="Hyperlink"/>
          <w:noProof/>
        </w:rPr>
        <w:t>Мастика</w:t>
      </w:r>
      <w:r w:rsidR="001C0F30">
        <w:rPr>
          <w:noProof/>
          <w:webHidden/>
        </w:rPr>
        <w:tab/>
      </w:r>
      <w:r w:rsidR="001C0F30">
        <w:rPr>
          <w:noProof/>
          <w:webHidden/>
        </w:rPr>
        <w:fldChar w:fldCharType="begin"/>
      </w:r>
      <w:r w:rsidR="001C0F30">
        <w:rPr>
          <w:noProof/>
          <w:webHidden/>
        </w:rPr>
        <w:instrText xml:space="preserve"> PAGEREF _Toc117352165 \h </w:instrText>
      </w:r>
      <w:r w:rsidR="001C0F30">
        <w:rPr>
          <w:noProof/>
          <w:webHidden/>
        </w:rPr>
      </w:r>
      <w:r w:rsidR="001C0F30">
        <w:rPr>
          <w:noProof/>
          <w:webHidden/>
        </w:rPr>
        <w:fldChar w:fldCharType="separate"/>
      </w:r>
      <w:r w:rsidR="007B4B66">
        <w:rPr>
          <w:noProof/>
          <w:webHidden/>
        </w:rPr>
        <w:t>27</w:t>
      </w:r>
      <w:r w:rsidR="001C0F30">
        <w:rPr>
          <w:noProof/>
          <w:webHidden/>
        </w:rPr>
        <w:fldChar w:fldCharType="end"/>
      </w:r>
      <w:r>
        <w:rPr>
          <w:noProof/>
        </w:rPr>
        <w:fldChar w:fldCharType="end"/>
      </w:r>
    </w:p>
    <w:p w14:paraId="39ED9F3C" w14:textId="3FCEAF6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"_Toc117352166"</w:instrText>
      </w:r>
      <w:ins w:id="96" w:author="Morozov, Mikhail V. [Tengizchevroil]" w:date="2022-11-04T16:16:00Z">
        <w:r w:rsidR="00C40309">
          <w:rPr>
            <w:noProof/>
          </w:rPr>
        </w:r>
      </w:ins>
      <w:r>
        <w:rPr>
          <w:noProof/>
        </w:rPr>
        <w:fldChar w:fldCharType="separate"/>
      </w:r>
      <w:r w:rsidR="001C0F30" w:rsidRPr="00106FD6">
        <w:rPr>
          <w:rStyle w:val="Hyperlink"/>
          <w:noProof/>
        </w:rPr>
        <w:t>8.10</w:t>
      </w:r>
      <w:r w:rsidR="001C0F30">
        <w:rPr>
          <w:rFonts w:asciiTheme="minorHAnsi" w:eastAsiaTheme="minorEastAsia" w:hAnsiTheme="minorHAnsi" w:cstheme="minorBidi"/>
          <w:noProof/>
          <w:color w:val="auto"/>
        </w:rPr>
        <w:tab/>
      </w:r>
      <w:r w:rsidR="001C0F30" w:rsidRPr="00106FD6">
        <w:rPr>
          <w:rStyle w:val="Hyperlink"/>
          <w:noProof/>
        </w:rPr>
        <w:t>Выбор материалов</w:t>
      </w:r>
      <w:r w:rsidR="001C0F30">
        <w:rPr>
          <w:noProof/>
          <w:webHidden/>
        </w:rPr>
        <w:tab/>
      </w:r>
      <w:r w:rsidR="001C0F30">
        <w:rPr>
          <w:noProof/>
          <w:webHidden/>
        </w:rPr>
        <w:fldChar w:fldCharType="begin"/>
      </w:r>
      <w:r w:rsidR="001C0F30">
        <w:rPr>
          <w:noProof/>
          <w:webHidden/>
        </w:rPr>
        <w:instrText xml:space="preserve"> PAGEREF _Toc117352166 \h </w:instrText>
      </w:r>
      <w:r w:rsidR="001C0F30">
        <w:rPr>
          <w:noProof/>
          <w:webHidden/>
        </w:rPr>
      </w:r>
      <w:r w:rsidR="001C0F30">
        <w:rPr>
          <w:noProof/>
          <w:webHidden/>
        </w:rPr>
        <w:fldChar w:fldCharType="separate"/>
      </w:r>
      <w:r w:rsidR="007B4B66">
        <w:rPr>
          <w:noProof/>
          <w:webHidden/>
        </w:rPr>
        <w:t>27</w:t>
      </w:r>
      <w:r w:rsidR="001C0F30">
        <w:rPr>
          <w:noProof/>
          <w:webHidden/>
        </w:rPr>
        <w:fldChar w:fldCharType="end"/>
      </w:r>
      <w:r>
        <w:rPr>
          <w:noProof/>
        </w:rPr>
        <w:fldChar w:fldCharType="end"/>
      </w:r>
    </w:p>
    <w:p w14:paraId="6C02A1C0" w14:textId="5F982A45"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"_Toc117352167"</w:instrText>
      </w:r>
      <w:ins w:id="97" w:author="Morozov, Mikhail V. [Tengizchevroil]" w:date="2022-11-04T16:16:00Z">
        <w:r w:rsidR="00C40309">
          <w:rPr>
            <w:noProof/>
          </w:rPr>
        </w:r>
      </w:ins>
      <w:r>
        <w:rPr>
          <w:noProof/>
        </w:rPr>
        <w:fldChar w:fldCharType="separate"/>
      </w:r>
      <w:r w:rsidR="001C0F30" w:rsidRPr="00106FD6">
        <w:rPr>
          <w:rStyle w:val="Hyperlink"/>
          <w:noProof/>
        </w:rPr>
        <w:t>8.11</w:t>
      </w:r>
      <w:r w:rsidR="001C0F30">
        <w:rPr>
          <w:rFonts w:asciiTheme="minorHAnsi" w:eastAsiaTheme="minorEastAsia" w:hAnsiTheme="minorHAnsi" w:cstheme="minorBidi"/>
          <w:noProof/>
          <w:color w:val="auto"/>
        </w:rPr>
        <w:tab/>
      </w:r>
      <w:r w:rsidR="001C0F30" w:rsidRPr="00106FD6">
        <w:rPr>
          <w:rStyle w:val="Hyperlink"/>
          <w:noProof/>
        </w:rPr>
        <w:t xml:space="preserve">Изоляция КИП </w:t>
      </w:r>
      <w:r w:rsidR="001C0F30">
        <w:rPr>
          <w:noProof/>
          <w:webHidden/>
        </w:rPr>
        <w:tab/>
      </w:r>
      <w:r w:rsidR="001C0F30">
        <w:rPr>
          <w:noProof/>
          <w:webHidden/>
        </w:rPr>
        <w:fldChar w:fldCharType="begin"/>
      </w:r>
      <w:r w:rsidR="001C0F30">
        <w:rPr>
          <w:noProof/>
          <w:webHidden/>
        </w:rPr>
        <w:instrText xml:space="preserve"> PAGEREF _Toc117352167 \h </w:instrText>
      </w:r>
      <w:r w:rsidR="001C0F30">
        <w:rPr>
          <w:noProof/>
          <w:webHidden/>
        </w:rPr>
      </w:r>
      <w:r w:rsidR="001C0F30">
        <w:rPr>
          <w:noProof/>
          <w:webHidden/>
        </w:rPr>
        <w:fldChar w:fldCharType="separate"/>
      </w:r>
      <w:r w:rsidR="007B4B66">
        <w:rPr>
          <w:noProof/>
          <w:webHidden/>
        </w:rPr>
        <w:t>28</w:t>
      </w:r>
      <w:r w:rsidR="001C0F30">
        <w:rPr>
          <w:noProof/>
          <w:webHidden/>
        </w:rPr>
        <w:fldChar w:fldCharType="end"/>
      </w:r>
      <w:r>
        <w:rPr>
          <w:noProof/>
        </w:rPr>
        <w:fldChar w:fldCharType="end"/>
      </w:r>
    </w:p>
    <w:p w14:paraId="3C04449A" w14:textId="245B84B9"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"_Toc117352168"</w:instrText>
      </w:r>
      <w:ins w:id="98" w:author="Morozov, Mikhail V. [Tengizchevroil]" w:date="2022-11-04T16:16:00Z">
        <w:r w:rsidR="00C40309">
          <w:rPr>
            <w:noProof/>
          </w:rPr>
        </w:r>
      </w:ins>
      <w:r>
        <w:rPr>
          <w:noProof/>
        </w:rPr>
        <w:fldChar w:fldCharType="separate"/>
      </w:r>
      <w:r w:rsidR="001C0F30" w:rsidRPr="00296A2B">
        <w:rPr>
          <w:rStyle w:val="Hyperlink"/>
          <w:noProof/>
        </w:rPr>
        <w:t>8.12</w:t>
      </w:r>
      <w:r w:rsidR="001C0F30" w:rsidRPr="00296A2B">
        <w:rPr>
          <w:rFonts w:asciiTheme="minorHAnsi" w:eastAsiaTheme="minorEastAsia" w:hAnsiTheme="minorHAnsi" w:cstheme="minorBidi"/>
          <w:noProof/>
          <w:color w:val="auto"/>
        </w:rPr>
        <w:tab/>
      </w:r>
      <w:r w:rsidR="001C0F30" w:rsidRPr="00296A2B">
        <w:rPr>
          <w:rStyle w:val="Hyperlink"/>
          <w:noProof/>
          <w:lang w:val="ru-RU"/>
        </w:rPr>
        <w:t>Огнестойкая изоляция</w:t>
      </w:r>
      <w:r w:rsidR="001C0F30" w:rsidRPr="00296A2B">
        <w:rPr>
          <w:noProof/>
          <w:webHidden/>
        </w:rPr>
        <w:tab/>
      </w:r>
      <w:r w:rsidR="001C0F30" w:rsidRPr="00296A2B">
        <w:rPr>
          <w:noProof/>
          <w:webHidden/>
        </w:rPr>
        <w:fldChar w:fldCharType="begin"/>
      </w:r>
      <w:r w:rsidR="001C0F30" w:rsidRPr="00296A2B">
        <w:rPr>
          <w:noProof/>
          <w:webHidden/>
        </w:rPr>
        <w:instrText xml:space="preserve"> PAGEREF _Toc117352168 \h </w:instrText>
      </w:r>
      <w:r w:rsidR="001C0F30" w:rsidRPr="00296A2B">
        <w:rPr>
          <w:noProof/>
          <w:webHidden/>
        </w:rPr>
      </w:r>
      <w:r w:rsidR="001C0F30" w:rsidRPr="00296A2B">
        <w:rPr>
          <w:noProof/>
          <w:webHidden/>
        </w:rPr>
        <w:fldChar w:fldCharType="separate"/>
      </w:r>
      <w:r w:rsidR="007B4B66">
        <w:rPr>
          <w:noProof/>
          <w:webHidden/>
        </w:rPr>
        <w:t>28</w:t>
      </w:r>
      <w:r w:rsidR="001C0F30" w:rsidRPr="00296A2B">
        <w:rPr>
          <w:noProof/>
          <w:webHidden/>
        </w:rPr>
        <w:fldChar w:fldCharType="end"/>
      </w:r>
      <w:r>
        <w:rPr>
          <w:noProof/>
        </w:rPr>
        <w:fldChar w:fldCharType="end"/>
      </w:r>
    </w:p>
    <w:p w14:paraId="0AC8998C" w14:textId="15B63700"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"_Toc117352169"</w:instrText>
      </w:r>
      <w:ins w:id="99" w:author="Morozov, Mikhail V. [Tengizchevroil]" w:date="2022-11-04T16:16:00Z">
        <w:r w:rsidR="00C40309">
          <w:rPr>
            <w:noProof/>
          </w:rPr>
        </w:r>
      </w:ins>
      <w:r>
        <w:rPr>
          <w:noProof/>
        </w:rPr>
        <w:fldChar w:fldCharType="separate"/>
      </w:r>
      <w:r w:rsidR="001C0F30" w:rsidRPr="00106FD6">
        <w:rPr>
          <w:rStyle w:val="Hyperlink"/>
          <w:rFonts w:ascii="Arial" w:hAnsi="Arial"/>
          <w:noProof/>
        </w:rPr>
        <w:t>9.0</w:t>
      </w:r>
      <w:r w:rsidR="001C0F30">
        <w:rPr>
          <w:rFonts w:asciiTheme="minorHAnsi" w:eastAsiaTheme="minorEastAsia" w:hAnsiTheme="minorHAnsi" w:cstheme="minorBidi"/>
          <w:noProof/>
          <w:color w:val="auto"/>
        </w:rPr>
        <w:tab/>
      </w:r>
      <w:r w:rsidR="001C0F30" w:rsidRPr="00106FD6">
        <w:rPr>
          <w:rStyle w:val="Hyperlink"/>
          <w:rFonts w:ascii="Arial" w:hAnsi="Arial"/>
          <w:noProof/>
        </w:rPr>
        <w:t>ПРОЕКТИРОВАНИЕ ИЗОЛЯЦИИ</w:t>
      </w:r>
      <w:r w:rsidR="001C0F30">
        <w:rPr>
          <w:noProof/>
          <w:webHidden/>
        </w:rPr>
        <w:tab/>
      </w:r>
      <w:r w:rsidR="001C0F30">
        <w:rPr>
          <w:noProof/>
          <w:webHidden/>
        </w:rPr>
        <w:fldChar w:fldCharType="begin"/>
      </w:r>
      <w:r w:rsidR="001C0F30">
        <w:rPr>
          <w:noProof/>
          <w:webHidden/>
        </w:rPr>
        <w:instrText xml:space="preserve"> PAGEREF _Toc117352169 \h </w:instrText>
      </w:r>
      <w:r w:rsidR="001C0F30">
        <w:rPr>
          <w:noProof/>
          <w:webHidden/>
        </w:rPr>
      </w:r>
      <w:r w:rsidR="001C0F30">
        <w:rPr>
          <w:noProof/>
          <w:webHidden/>
        </w:rPr>
        <w:fldChar w:fldCharType="separate"/>
      </w:r>
      <w:r w:rsidR="007B4B66">
        <w:rPr>
          <w:noProof/>
          <w:webHidden/>
        </w:rPr>
        <w:t>28</w:t>
      </w:r>
      <w:r w:rsidR="001C0F30">
        <w:rPr>
          <w:noProof/>
          <w:webHidden/>
        </w:rPr>
        <w:fldChar w:fldCharType="end"/>
      </w:r>
      <w:r>
        <w:rPr>
          <w:noProof/>
        </w:rPr>
        <w:fldChar w:fldCharType="end"/>
      </w:r>
    </w:p>
    <w:p w14:paraId="4CB73BEB" w14:textId="705E68E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"_Toc117352170"</w:instrText>
      </w:r>
      <w:ins w:id="100" w:author="Morozov, Mikhail V. [Tengizchevroil]" w:date="2022-11-04T16:16:00Z">
        <w:r w:rsidR="00C40309">
          <w:rPr>
            <w:noProof/>
          </w:rPr>
        </w:r>
      </w:ins>
      <w:r>
        <w:rPr>
          <w:noProof/>
        </w:rPr>
        <w:fldChar w:fldCharType="separate"/>
      </w:r>
      <w:r w:rsidR="001C0F30" w:rsidRPr="00296A2B">
        <w:rPr>
          <w:rStyle w:val="Hyperlink"/>
          <w:rFonts w:ascii="Arial" w:hAnsi="Arial"/>
          <w:noProof/>
        </w:rPr>
        <w:t>10.0</w:t>
      </w:r>
      <w:r w:rsidR="001C0F30" w:rsidRPr="00296A2B">
        <w:rPr>
          <w:rFonts w:asciiTheme="minorHAnsi" w:eastAsiaTheme="minorEastAsia" w:hAnsiTheme="minorHAnsi" w:cstheme="minorBidi"/>
          <w:noProof/>
          <w:color w:val="auto"/>
        </w:rPr>
        <w:tab/>
      </w:r>
      <w:r w:rsidR="001C0F30" w:rsidRPr="00296A2B">
        <w:rPr>
          <w:rStyle w:val="Hyperlink"/>
          <w:rFonts w:ascii="Arial" w:hAnsi="Arial"/>
          <w:noProof/>
          <w:lang w:val="ru-RU"/>
        </w:rPr>
        <w:t>Установка</w:t>
      </w:r>
      <w:r w:rsidR="001C0F30" w:rsidRPr="00296A2B">
        <w:rPr>
          <w:noProof/>
          <w:webHidden/>
        </w:rPr>
        <w:tab/>
      </w:r>
      <w:r w:rsidR="001C0F30" w:rsidRPr="00296A2B">
        <w:rPr>
          <w:noProof/>
          <w:webHidden/>
        </w:rPr>
        <w:fldChar w:fldCharType="begin"/>
      </w:r>
      <w:r w:rsidR="001C0F30" w:rsidRPr="00296A2B">
        <w:rPr>
          <w:noProof/>
          <w:webHidden/>
        </w:rPr>
        <w:instrText xml:space="preserve"> PAGEREF _Toc117352170 \h </w:instrText>
      </w:r>
      <w:r w:rsidR="001C0F30" w:rsidRPr="00296A2B">
        <w:rPr>
          <w:noProof/>
          <w:webHidden/>
        </w:rPr>
      </w:r>
      <w:r w:rsidR="001C0F30" w:rsidRPr="00296A2B">
        <w:rPr>
          <w:noProof/>
          <w:webHidden/>
        </w:rPr>
        <w:fldChar w:fldCharType="separate"/>
      </w:r>
      <w:r w:rsidR="007B4B66">
        <w:rPr>
          <w:noProof/>
          <w:webHidden/>
        </w:rPr>
        <w:t>29</w:t>
      </w:r>
      <w:r w:rsidR="001C0F30" w:rsidRPr="00296A2B">
        <w:rPr>
          <w:noProof/>
          <w:webHidden/>
        </w:rPr>
        <w:fldChar w:fldCharType="end"/>
      </w:r>
      <w:r>
        <w:rPr>
          <w:noProof/>
        </w:rPr>
        <w:fldChar w:fldCharType="end"/>
      </w:r>
    </w:p>
    <w:p w14:paraId="2C8278B8" w14:textId="3D1C914B"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"_Toc117352171"</w:instrText>
      </w:r>
      <w:ins w:id="101" w:author="Morozov, Mikhail V. [Tengizchevroil]" w:date="2022-11-04T16:16:00Z">
        <w:r w:rsidR="00C40309">
          <w:rPr>
            <w:noProof/>
          </w:rPr>
        </w:r>
      </w:ins>
      <w:r>
        <w:rPr>
          <w:noProof/>
        </w:rPr>
        <w:fldChar w:fldCharType="separate"/>
      </w:r>
      <w:r w:rsidR="001C0F30" w:rsidRPr="00106FD6">
        <w:rPr>
          <w:rStyle w:val="Hyperlink"/>
          <w:noProof/>
          <w:lang w:val="ru-RU"/>
        </w:rPr>
        <w:t>10.1</w:t>
      </w:r>
      <w:r w:rsidR="001C0F30">
        <w:rPr>
          <w:rFonts w:asciiTheme="minorHAnsi" w:eastAsiaTheme="minorEastAsia" w:hAnsiTheme="minorHAnsi" w:cstheme="minorBidi"/>
          <w:noProof/>
          <w:color w:val="auto"/>
        </w:rPr>
        <w:tab/>
      </w:r>
      <w:r w:rsidR="001C0F30" w:rsidRPr="00106FD6">
        <w:rPr>
          <w:rStyle w:val="Hyperlink"/>
          <w:noProof/>
          <w:lang w:val="ru-RU"/>
        </w:rPr>
        <w:t>Хранение и обращение с изоляционными материалами</w:t>
      </w:r>
      <w:r w:rsidR="001C0F30">
        <w:rPr>
          <w:noProof/>
          <w:webHidden/>
        </w:rPr>
        <w:tab/>
      </w:r>
      <w:r w:rsidR="001C0F30">
        <w:rPr>
          <w:noProof/>
          <w:webHidden/>
        </w:rPr>
        <w:fldChar w:fldCharType="begin"/>
      </w:r>
      <w:r w:rsidR="001C0F30">
        <w:rPr>
          <w:noProof/>
          <w:webHidden/>
        </w:rPr>
        <w:instrText xml:space="preserve"> PAGEREF _Toc117352171 \h </w:instrText>
      </w:r>
      <w:r w:rsidR="001C0F30">
        <w:rPr>
          <w:noProof/>
          <w:webHidden/>
        </w:rPr>
      </w:r>
      <w:r w:rsidR="001C0F30">
        <w:rPr>
          <w:noProof/>
          <w:webHidden/>
        </w:rPr>
        <w:fldChar w:fldCharType="separate"/>
      </w:r>
      <w:r w:rsidR="007B4B66">
        <w:rPr>
          <w:noProof/>
          <w:webHidden/>
        </w:rPr>
        <w:t>29</w:t>
      </w:r>
      <w:r w:rsidR="001C0F30">
        <w:rPr>
          <w:noProof/>
          <w:webHidden/>
        </w:rPr>
        <w:fldChar w:fldCharType="end"/>
      </w:r>
      <w:r>
        <w:rPr>
          <w:noProof/>
        </w:rPr>
        <w:fldChar w:fldCharType="end"/>
      </w:r>
    </w:p>
    <w:p w14:paraId="245DF639" w14:textId="483F4B75"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"_Toc117352172"</w:instrText>
      </w:r>
      <w:ins w:id="102" w:author="Morozov, Mikhail V. [Tengizchevroil]" w:date="2022-11-04T16:16:00Z">
        <w:r w:rsidR="00C40309">
          <w:rPr>
            <w:noProof/>
          </w:rPr>
        </w:r>
      </w:ins>
      <w:r>
        <w:rPr>
          <w:noProof/>
        </w:rPr>
        <w:fldChar w:fldCharType="separate"/>
      </w:r>
      <w:r w:rsidR="001C0F30" w:rsidRPr="00106FD6">
        <w:rPr>
          <w:rStyle w:val="Hyperlink"/>
          <w:noProof/>
        </w:rPr>
        <w:t>10.2</w:t>
      </w:r>
      <w:r w:rsidR="001C0F30">
        <w:rPr>
          <w:rFonts w:asciiTheme="minorHAnsi" w:eastAsiaTheme="minorEastAsia" w:hAnsiTheme="minorHAnsi" w:cstheme="minorBidi"/>
          <w:noProof/>
          <w:color w:val="auto"/>
        </w:rPr>
        <w:tab/>
      </w:r>
      <w:r w:rsidR="001C0F30" w:rsidRPr="00106FD6">
        <w:rPr>
          <w:rStyle w:val="Hyperlink"/>
          <w:noProof/>
        </w:rPr>
        <w:t>Общие требования</w:t>
      </w:r>
      <w:r w:rsidR="001C0F30">
        <w:rPr>
          <w:noProof/>
          <w:webHidden/>
        </w:rPr>
        <w:tab/>
      </w:r>
      <w:r w:rsidR="001C0F30">
        <w:rPr>
          <w:noProof/>
          <w:webHidden/>
        </w:rPr>
        <w:fldChar w:fldCharType="begin"/>
      </w:r>
      <w:r w:rsidR="001C0F30">
        <w:rPr>
          <w:noProof/>
          <w:webHidden/>
        </w:rPr>
        <w:instrText xml:space="preserve"> PAGEREF _Toc117352172 \h </w:instrText>
      </w:r>
      <w:r w:rsidR="001C0F30">
        <w:rPr>
          <w:noProof/>
          <w:webHidden/>
        </w:rPr>
      </w:r>
      <w:r w:rsidR="001C0F30">
        <w:rPr>
          <w:noProof/>
          <w:webHidden/>
        </w:rPr>
        <w:fldChar w:fldCharType="separate"/>
      </w:r>
      <w:r w:rsidR="007B4B66">
        <w:rPr>
          <w:noProof/>
          <w:webHidden/>
        </w:rPr>
        <w:t>30</w:t>
      </w:r>
      <w:r w:rsidR="001C0F30">
        <w:rPr>
          <w:noProof/>
          <w:webHidden/>
        </w:rPr>
        <w:fldChar w:fldCharType="end"/>
      </w:r>
      <w:r>
        <w:rPr>
          <w:noProof/>
        </w:rPr>
        <w:fldChar w:fldCharType="end"/>
      </w:r>
    </w:p>
    <w:p w14:paraId="43BBB835" w14:textId="5FC949C3"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"_Toc117352173"</w:instrText>
      </w:r>
      <w:ins w:id="103" w:author="Morozov, Mikhail V. [Tengizchevroil]" w:date="2022-11-04T16:16:00Z">
        <w:r w:rsidR="00C40309">
          <w:rPr>
            <w:noProof/>
          </w:rPr>
        </w:r>
      </w:ins>
      <w:r>
        <w:rPr>
          <w:noProof/>
        </w:rPr>
        <w:fldChar w:fldCharType="separate"/>
      </w:r>
      <w:r w:rsidR="001C0F30" w:rsidRPr="00106FD6">
        <w:rPr>
          <w:rStyle w:val="Hyperlink"/>
          <w:noProof/>
        </w:rPr>
        <w:t>10.3</w:t>
      </w:r>
      <w:r w:rsidR="001C0F30">
        <w:rPr>
          <w:rFonts w:asciiTheme="minorHAnsi" w:eastAsiaTheme="minorEastAsia" w:hAnsiTheme="minorHAnsi" w:cstheme="minorBidi"/>
          <w:noProof/>
          <w:color w:val="auto"/>
        </w:rPr>
        <w:tab/>
      </w:r>
      <w:r w:rsidR="001C0F30" w:rsidRPr="00106FD6">
        <w:rPr>
          <w:rStyle w:val="Hyperlink"/>
          <w:noProof/>
        </w:rPr>
        <w:t>Крепление</w:t>
      </w:r>
      <w:r w:rsidR="001C0F30">
        <w:rPr>
          <w:noProof/>
          <w:webHidden/>
        </w:rPr>
        <w:tab/>
      </w:r>
      <w:r w:rsidR="001C0F30">
        <w:rPr>
          <w:noProof/>
          <w:webHidden/>
        </w:rPr>
        <w:fldChar w:fldCharType="begin"/>
      </w:r>
      <w:r w:rsidR="001C0F30">
        <w:rPr>
          <w:noProof/>
          <w:webHidden/>
        </w:rPr>
        <w:instrText xml:space="preserve"> PAGEREF _Toc117352173 \h </w:instrText>
      </w:r>
      <w:r w:rsidR="001C0F30">
        <w:rPr>
          <w:noProof/>
          <w:webHidden/>
        </w:rPr>
      </w:r>
      <w:r w:rsidR="001C0F30">
        <w:rPr>
          <w:noProof/>
          <w:webHidden/>
        </w:rPr>
        <w:fldChar w:fldCharType="separate"/>
      </w:r>
      <w:r w:rsidR="007B4B66">
        <w:rPr>
          <w:noProof/>
          <w:webHidden/>
        </w:rPr>
        <w:t>32</w:t>
      </w:r>
      <w:r w:rsidR="001C0F30">
        <w:rPr>
          <w:noProof/>
          <w:webHidden/>
        </w:rPr>
        <w:fldChar w:fldCharType="end"/>
      </w:r>
      <w:r>
        <w:rPr>
          <w:noProof/>
        </w:rPr>
        <w:fldChar w:fldCharType="end"/>
      </w:r>
    </w:p>
    <w:p w14:paraId="13969862" w14:textId="005830E3"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"_Toc117352174"</w:instrText>
      </w:r>
      <w:ins w:id="104" w:author="Morozov, Mikhail V. [Tengizchevroil]" w:date="2022-11-04T16:16:00Z">
        <w:r w:rsidR="00C40309">
          <w:rPr>
            <w:noProof/>
          </w:rPr>
        </w:r>
      </w:ins>
      <w:r>
        <w:rPr>
          <w:noProof/>
        </w:rPr>
        <w:fldChar w:fldCharType="separate"/>
      </w:r>
      <w:r w:rsidR="001C0F30" w:rsidRPr="00106FD6">
        <w:rPr>
          <w:rStyle w:val="Hyperlink"/>
          <w:noProof/>
        </w:rPr>
        <w:t>10.4</w:t>
      </w:r>
      <w:r w:rsidR="001C0F30">
        <w:rPr>
          <w:rFonts w:asciiTheme="minorHAnsi" w:eastAsiaTheme="minorEastAsia" w:hAnsiTheme="minorHAnsi" w:cstheme="minorBidi"/>
          <w:noProof/>
          <w:color w:val="auto"/>
        </w:rPr>
        <w:tab/>
      </w:r>
      <w:r w:rsidR="001C0F30" w:rsidRPr="00106FD6">
        <w:rPr>
          <w:rStyle w:val="Hyperlink"/>
          <w:noProof/>
        </w:rPr>
        <w:t>Компенсирующие бандажи</w:t>
      </w:r>
      <w:r w:rsidR="001C0F30">
        <w:rPr>
          <w:noProof/>
          <w:webHidden/>
        </w:rPr>
        <w:tab/>
      </w:r>
      <w:r w:rsidR="001C0F30">
        <w:rPr>
          <w:noProof/>
          <w:webHidden/>
        </w:rPr>
        <w:fldChar w:fldCharType="begin"/>
      </w:r>
      <w:r w:rsidR="001C0F30">
        <w:rPr>
          <w:noProof/>
          <w:webHidden/>
        </w:rPr>
        <w:instrText xml:space="preserve"> PAGEREF _Toc117352174 \h </w:instrText>
      </w:r>
      <w:r w:rsidR="001C0F30">
        <w:rPr>
          <w:noProof/>
          <w:webHidden/>
        </w:rPr>
      </w:r>
      <w:r w:rsidR="001C0F30">
        <w:rPr>
          <w:noProof/>
          <w:webHidden/>
        </w:rPr>
        <w:fldChar w:fldCharType="separate"/>
      </w:r>
      <w:r w:rsidR="007B4B66">
        <w:rPr>
          <w:noProof/>
          <w:webHidden/>
        </w:rPr>
        <w:t>33</w:t>
      </w:r>
      <w:r w:rsidR="001C0F30">
        <w:rPr>
          <w:noProof/>
          <w:webHidden/>
        </w:rPr>
        <w:fldChar w:fldCharType="end"/>
      </w:r>
      <w:r>
        <w:rPr>
          <w:noProof/>
        </w:rPr>
        <w:fldChar w:fldCharType="end"/>
      </w:r>
    </w:p>
    <w:p w14:paraId="136093E3" w14:textId="1849798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"_Toc117352175"</w:instrText>
      </w:r>
      <w:ins w:id="105" w:author="Morozov, Mikhail V. [Tengizchevroil]" w:date="2022-11-04T16:16:00Z">
        <w:r w:rsidR="00C40309">
          <w:rPr>
            <w:noProof/>
          </w:rPr>
        </w:r>
      </w:ins>
      <w:r>
        <w:rPr>
          <w:noProof/>
        </w:rPr>
        <w:fldChar w:fldCharType="separate"/>
      </w:r>
      <w:r w:rsidR="001C0F30" w:rsidRPr="00106FD6">
        <w:rPr>
          <w:rStyle w:val="Hyperlink"/>
          <w:noProof/>
        </w:rPr>
        <w:t>10.5</w:t>
      </w:r>
      <w:r w:rsidR="001C0F30">
        <w:rPr>
          <w:rFonts w:asciiTheme="minorHAnsi" w:eastAsiaTheme="minorEastAsia" w:hAnsiTheme="minorHAnsi" w:cstheme="minorBidi"/>
          <w:noProof/>
          <w:color w:val="auto"/>
        </w:rPr>
        <w:tab/>
      </w:r>
      <w:r w:rsidR="001C0F30" w:rsidRPr="00106FD6">
        <w:rPr>
          <w:rStyle w:val="Hyperlink"/>
          <w:noProof/>
        </w:rPr>
        <w:t xml:space="preserve">Температурные </w:t>
      </w:r>
      <w:r w:rsidR="001C0F30" w:rsidRPr="00106FD6">
        <w:rPr>
          <w:rStyle w:val="Hyperlink"/>
          <w:noProof/>
          <w:lang w:val="ru-RU"/>
        </w:rPr>
        <w:t>швы</w:t>
      </w:r>
      <w:r w:rsidR="001C0F30" w:rsidRPr="00106FD6">
        <w:rPr>
          <w:rStyle w:val="Hyperlink"/>
          <w:noProof/>
        </w:rPr>
        <w:t xml:space="preserve"> изоляции</w:t>
      </w:r>
      <w:r w:rsidR="001C0F30">
        <w:rPr>
          <w:noProof/>
          <w:webHidden/>
        </w:rPr>
        <w:tab/>
      </w:r>
      <w:r w:rsidR="001C0F30">
        <w:rPr>
          <w:noProof/>
          <w:webHidden/>
        </w:rPr>
        <w:fldChar w:fldCharType="begin"/>
      </w:r>
      <w:r w:rsidR="001C0F30">
        <w:rPr>
          <w:noProof/>
          <w:webHidden/>
        </w:rPr>
        <w:instrText xml:space="preserve"> PAGEREF _Toc117352175 \h </w:instrText>
      </w:r>
      <w:r w:rsidR="001C0F30">
        <w:rPr>
          <w:noProof/>
          <w:webHidden/>
        </w:rPr>
      </w:r>
      <w:r w:rsidR="001C0F30">
        <w:rPr>
          <w:noProof/>
          <w:webHidden/>
        </w:rPr>
        <w:fldChar w:fldCharType="separate"/>
      </w:r>
      <w:r w:rsidR="007B4B66">
        <w:rPr>
          <w:noProof/>
          <w:webHidden/>
        </w:rPr>
        <w:t>33</w:t>
      </w:r>
      <w:r w:rsidR="001C0F30">
        <w:rPr>
          <w:noProof/>
          <w:webHidden/>
        </w:rPr>
        <w:fldChar w:fldCharType="end"/>
      </w:r>
      <w:r>
        <w:rPr>
          <w:noProof/>
        </w:rPr>
        <w:fldChar w:fldCharType="end"/>
      </w:r>
    </w:p>
    <w:p w14:paraId="7B162C59" w14:textId="6CC1616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"_Toc117352176"</w:instrText>
      </w:r>
      <w:ins w:id="106" w:author="Morozov, Mikhail V. [Tengizchevroil]" w:date="2022-11-04T16:16:00Z">
        <w:r w:rsidR="00C40309">
          <w:rPr>
            <w:noProof/>
          </w:rPr>
        </w:r>
      </w:ins>
      <w:r>
        <w:rPr>
          <w:noProof/>
        </w:rPr>
        <w:fldChar w:fldCharType="separate"/>
      </w:r>
      <w:r w:rsidR="001C0F30" w:rsidRPr="00106FD6">
        <w:rPr>
          <w:rStyle w:val="Hyperlink"/>
          <w:noProof/>
        </w:rPr>
        <w:t>10.6</w:t>
      </w:r>
      <w:r w:rsidR="001C0F30">
        <w:rPr>
          <w:rFonts w:asciiTheme="minorHAnsi" w:eastAsiaTheme="minorEastAsia" w:hAnsiTheme="minorHAnsi" w:cstheme="minorBidi"/>
          <w:noProof/>
          <w:color w:val="auto"/>
        </w:rPr>
        <w:tab/>
      </w:r>
      <w:r w:rsidR="001C0F30" w:rsidRPr="00106FD6">
        <w:rPr>
          <w:rStyle w:val="Hyperlink"/>
          <w:noProof/>
        </w:rPr>
        <w:t>Опоры изоляции на трубопроводах</w:t>
      </w:r>
      <w:r w:rsidR="001C0F30">
        <w:rPr>
          <w:noProof/>
          <w:webHidden/>
        </w:rPr>
        <w:tab/>
      </w:r>
      <w:r w:rsidR="001C0F30">
        <w:rPr>
          <w:noProof/>
          <w:webHidden/>
        </w:rPr>
        <w:fldChar w:fldCharType="begin"/>
      </w:r>
      <w:r w:rsidR="001C0F30">
        <w:rPr>
          <w:noProof/>
          <w:webHidden/>
        </w:rPr>
        <w:instrText xml:space="preserve"> PAGEREF _Toc117352176 \h </w:instrText>
      </w:r>
      <w:r w:rsidR="001C0F30">
        <w:rPr>
          <w:noProof/>
          <w:webHidden/>
        </w:rPr>
      </w:r>
      <w:r w:rsidR="001C0F30">
        <w:rPr>
          <w:noProof/>
          <w:webHidden/>
        </w:rPr>
        <w:fldChar w:fldCharType="separate"/>
      </w:r>
      <w:r w:rsidR="007B4B66">
        <w:rPr>
          <w:noProof/>
          <w:webHidden/>
        </w:rPr>
        <w:t>34</w:t>
      </w:r>
      <w:r w:rsidR="001C0F30">
        <w:rPr>
          <w:noProof/>
          <w:webHidden/>
        </w:rPr>
        <w:fldChar w:fldCharType="end"/>
      </w:r>
      <w:r>
        <w:rPr>
          <w:noProof/>
        </w:rPr>
        <w:fldChar w:fldCharType="end"/>
      </w:r>
    </w:p>
    <w:p w14:paraId="1CB05E13" w14:textId="35ACD2C4"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"_Toc117352177"</w:instrText>
      </w:r>
      <w:ins w:id="107" w:author="Morozov, Mikhail V. [Tengizchevroil]" w:date="2022-11-04T16:16:00Z">
        <w:r w:rsidR="00C40309">
          <w:rPr>
            <w:noProof/>
          </w:rPr>
        </w:r>
      </w:ins>
      <w:r>
        <w:rPr>
          <w:noProof/>
        </w:rPr>
        <w:fldChar w:fldCharType="separate"/>
      </w:r>
      <w:r w:rsidR="001C0F30" w:rsidRPr="00106FD6">
        <w:rPr>
          <w:rStyle w:val="Hyperlink"/>
          <w:noProof/>
        </w:rPr>
        <w:t>10.7</w:t>
      </w:r>
      <w:r w:rsidR="001C0F30">
        <w:rPr>
          <w:rFonts w:asciiTheme="minorHAnsi" w:eastAsiaTheme="minorEastAsia" w:hAnsiTheme="minorHAnsi" w:cstheme="minorBidi"/>
          <w:noProof/>
          <w:color w:val="auto"/>
        </w:rPr>
        <w:tab/>
      </w:r>
      <w:r w:rsidR="001C0F30" w:rsidRPr="00106FD6">
        <w:rPr>
          <w:rStyle w:val="Hyperlink"/>
          <w:noProof/>
        </w:rPr>
        <w:t>Изоляция фитингов, фланцев и клапанов</w:t>
      </w:r>
      <w:r w:rsidR="001C0F30">
        <w:rPr>
          <w:noProof/>
          <w:webHidden/>
        </w:rPr>
        <w:tab/>
      </w:r>
      <w:r w:rsidR="001C0F30">
        <w:rPr>
          <w:noProof/>
          <w:webHidden/>
        </w:rPr>
        <w:fldChar w:fldCharType="begin"/>
      </w:r>
      <w:r w:rsidR="001C0F30">
        <w:rPr>
          <w:noProof/>
          <w:webHidden/>
        </w:rPr>
        <w:instrText xml:space="preserve"> PAGEREF _Toc117352177 \h </w:instrText>
      </w:r>
      <w:r w:rsidR="001C0F30">
        <w:rPr>
          <w:noProof/>
          <w:webHidden/>
        </w:rPr>
      </w:r>
      <w:r w:rsidR="001C0F30">
        <w:rPr>
          <w:noProof/>
          <w:webHidden/>
        </w:rPr>
        <w:fldChar w:fldCharType="separate"/>
      </w:r>
      <w:r w:rsidR="007B4B66">
        <w:rPr>
          <w:noProof/>
          <w:webHidden/>
        </w:rPr>
        <w:t>34</w:t>
      </w:r>
      <w:r w:rsidR="001C0F30">
        <w:rPr>
          <w:noProof/>
          <w:webHidden/>
        </w:rPr>
        <w:fldChar w:fldCharType="end"/>
      </w:r>
      <w:r>
        <w:rPr>
          <w:noProof/>
        </w:rPr>
        <w:fldChar w:fldCharType="end"/>
      </w:r>
    </w:p>
    <w:p w14:paraId="3515CF9A" w14:textId="2725F3B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"_Toc117352178"</w:instrText>
      </w:r>
      <w:ins w:id="108" w:author="Morozov, Mikhail V. [Tengizchevroil]" w:date="2022-11-04T16:16:00Z">
        <w:r w:rsidR="00C40309">
          <w:rPr>
            <w:noProof/>
          </w:rPr>
        </w:r>
      </w:ins>
      <w:r>
        <w:rPr>
          <w:noProof/>
        </w:rPr>
        <w:fldChar w:fldCharType="separate"/>
      </w:r>
      <w:r w:rsidR="001C0F30" w:rsidRPr="00106FD6">
        <w:rPr>
          <w:rStyle w:val="Hyperlink"/>
          <w:noProof/>
          <w:lang w:val="ru-RU"/>
        </w:rPr>
        <w:t>10.8</w:t>
      </w:r>
      <w:r w:rsidR="001C0F30">
        <w:rPr>
          <w:rFonts w:asciiTheme="minorHAnsi" w:eastAsiaTheme="minorEastAsia" w:hAnsiTheme="minorHAnsi" w:cstheme="minorBidi"/>
          <w:noProof/>
          <w:color w:val="auto"/>
        </w:rPr>
        <w:tab/>
      </w:r>
      <w:r w:rsidR="001C0F30" w:rsidRPr="00106FD6">
        <w:rPr>
          <w:rStyle w:val="Hyperlink"/>
          <w:noProof/>
          <w:lang w:val="ru-RU"/>
        </w:rPr>
        <w:t>Защита от атмосферных воздействий мастикой (ПВА или акриловая)</w:t>
      </w:r>
      <w:r w:rsidR="001C0F30">
        <w:rPr>
          <w:noProof/>
          <w:webHidden/>
        </w:rPr>
        <w:tab/>
      </w:r>
      <w:r w:rsidR="001C0F30">
        <w:rPr>
          <w:noProof/>
          <w:webHidden/>
        </w:rPr>
        <w:fldChar w:fldCharType="begin"/>
      </w:r>
      <w:r w:rsidR="001C0F30">
        <w:rPr>
          <w:noProof/>
          <w:webHidden/>
        </w:rPr>
        <w:instrText xml:space="preserve"> PAGEREF _Toc117352178 \h </w:instrText>
      </w:r>
      <w:r w:rsidR="001C0F30">
        <w:rPr>
          <w:noProof/>
          <w:webHidden/>
        </w:rPr>
      </w:r>
      <w:r w:rsidR="001C0F30">
        <w:rPr>
          <w:noProof/>
          <w:webHidden/>
        </w:rPr>
        <w:fldChar w:fldCharType="separate"/>
      </w:r>
      <w:r w:rsidR="007B4B66">
        <w:rPr>
          <w:noProof/>
          <w:webHidden/>
        </w:rPr>
        <w:t>35</w:t>
      </w:r>
      <w:r w:rsidR="001C0F30">
        <w:rPr>
          <w:noProof/>
          <w:webHidden/>
        </w:rPr>
        <w:fldChar w:fldCharType="end"/>
      </w:r>
      <w:r>
        <w:rPr>
          <w:noProof/>
        </w:rPr>
        <w:fldChar w:fldCharType="end"/>
      </w:r>
    </w:p>
    <w:p w14:paraId="20CA127A" w14:textId="7C972AE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"_Toc117352179"</w:instrText>
      </w:r>
      <w:ins w:id="109" w:author="Morozov, Mikhail V. [Tengizchevroil]" w:date="2022-11-04T16:16:00Z">
        <w:r w:rsidR="00C40309">
          <w:rPr>
            <w:noProof/>
          </w:rPr>
        </w:r>
      </w:ins>
      <w:r>
        <w:rPr>
          <w:noProof/>
        </w:rPr>
        <w:fldChar w:fldCharType="separate"/>
      </w:r>
      <w:r w:rsidR="001C0F30" w:rsidRPr="00106FD6">
        <w:rPr>
          <w:rStyle w:val="Hyperlink"/>
          <w:noProof/>
        </w:rPr>
        <w:t>10.9</w:t>
      </w:r>
      <w:r w:rsidR="001C0F30">
        <w:rPr>
          <w:rFonts w:asciiTheme="minorHAnsi" w:eastAsiaTheme="minorEastAsia" w:hAnsiTheme="minorHAnsi" w:cstheme="minorBidi"/>
          <w:noProof/>
          <w:color w:val="auto"/>
        </w:rPr>
        <w:tab/>
      </w:r>
      <w:r w:rsidR="001C0F30" w:rsidRPr="00106FD6">
        <w:rPr>
          <w:rStyle w:val="Hyperlink"/>
          <w:noProof/>
        </w:rPr>
        <w:t>Защита установленной изоляции</w:t>
      </w:r>
      <w:r w:rsidR="001C0F30">
        <w:rPr>
          <w:noProof/>
          <w:webHidden/>
        </w:rPr>
        <w:tab/>
      </w:r>
      <w:r w:rsidR="001C0F30">
        <w:rPr>
          <w:noProof/>
          <w:webHidden/>
        </w:rPr>
        <w:fldChar w:fldCharType="begin"/>
      </w:r>
      <w:r w:rsidR="001C0F30">
        <w:rPr>
          <w:noProof/>
          <w:webHidden/>
        </w:rPr>
        <w:instrText xml:space="preserve"> PAGEREF _Toc117352179 \h </w:instrText>
      </w:r>
      <w:r w:rsidR="001C0F30">
        <w:rPr>
          <w:noProof/>
          <w:webHidden/>
        </w:rPr>
      </w:r>
      <w:r w:rsidR="001C0F30">
        <w:rPr>
          <w:noProof/>
          <w:webHidden/>
        </w:rPr>
        <w:fldChar w:fldCharType="separate"/>
      </w:r>
      <w:r w:rsidR="007B4B66">
        <w:rPr>
          <w:noProof/>
          <w:webHidden/>
        </w:rPr>
        <w:t>35</w:t>
      </w:r>
      <w:r w:rsidR="001C0F30">
        <w:rPr>
          <w:noProof/>
          <w:webHidden/>
        </w:rPr>
        <w:fldChar w:fldCharType="end"/>
      </w:r>
      <w:r>
        <w:rPr>
          <w:noProof/>
        </w:rPr>
        <w:fldChar w:fldCharType="end"/>
      </w:r>
    </w:p>
    <w:p w14:paraId="03338966" w14:textId="50C008C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"_Toc117352180"</w:instrText>
      </w:r>
      <w:ins w:id="110" w:author="Morozov, Mikhail V. [Tengizchevroil]" w:date="2022-11-04T16:16:00Z">
        <w:r w:rsidR="00C40309">
          <w:rPr>
            <w:noProof/>
          </w:rPr>
        </w:r>
      </w:ins>
      <w:r>
        <w:rPr>
          <w:noProof/>
        </w:rPr>
        <w:fldChar w:fldCharType="separate"/>
      </w:r>
      <w:r w:rsidR="001C0F30" w:rsidRPr="00106FD6">
        <w:rPr>
          <w:rStyle w:val="Hyperlink"/>
          <w:noProof/>
        </w:rPr>
        <w:t>10.10</w:t>
      </w:r>
      <w:r w:rsidR="001C0F30">
        <w:rPr>
          <w:rFonts w:asciiTheme="minorHAnsi" w:eastAsiaTheme="minorEastAsia" w:hAnsiTheme="minorHAnsi" w:cstheme="minorBidi"/>
          <w:noProof/>
          <w:color w:val="auto"/>
        </w:rPr>
        <w:tab/>
      </w:r>
      <w:r w:rsidR="001C0F30" w:rsidRPr="00106FD6">
        <w:rPr>
          <w:rStyle w:val="Hyperlink"/>
          <w:noProof/>
        </w:rPr>
        <w:t>Обогреваемые трубопроводы</w:t>
      </w:r>
      <w:r w:rsidR="001C0F30">
        <w:rPr>
          <w:noProof/>
          <w:webHidden/>
        </w:rPr>
        <w:tab/>
      </w:r>
      <w:r w:rsidR="001C0F30">
        <w:rPr>
          <w:noProof/>
          <w:webHidden/>
        </w:rPr>
        <w:fldChar w:fldCharType="begin"/>
      </w:r>
      <w:r w:rsidR="001C0F30">
        <w:rPr>
          <w:noProof/>
          <w:webHidden/>
        </w:rPr>
        <w:instrText xml:space="preserve"> PAGEREF _Toc117352180 \h </w:instrText>
      </w:r>
      <w:r w:rsidR="001C0F30">
        <w:rPr>
          <w:noProof/>
          <w:webHidden/>
        </w:rPr>
      </w:r>
      <w:r w:rsidR="001C0F30">
        <w:rPr>
          <w:noProof/>
          <w:webHidden/>
        </w:rPr>
        <w:fldChar w:fldCharType="separate"/>
      </w:r>
      <w:r w:rsidR="007B4B66">
        <w:rPr>
          <w:noProof/>
          <w:webHidden/>
        </w:rPr>
        <w:t>35</w:t>
      </w:r>
      <w:r w:rsidR="001C0F30">
        <w:rPr>
          <w:noProof/>
          <w:webHidden/>
        </w:rPr>
        <w:fldChar w:fldCharType="end"/>
      </w:r>
      <w:r>
        <w:rPr>
          <w:noProof/>
        </w:rPr>
        <w:fldChar w:fldCharType="end"/>
      </w:r>
    </w:p>
    <w:p w14:paraId="6B2AAE92" w14:textId="7B90B46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"_Toc117352181"</w:instrText>
      </w:r>
      <w:ins w:id="111" w:author="Morozov, Mikhail V. [Tengizchevroil]" w:date="2022-11-04T16:16:00Z">
        <w:r w:rsidR="00C40309">
          <w:rPr>
            <w:noProof/>
          </w:rPr>
        </w:r>
      </w:ins>
      <w:r>
        <w:rPr>
          <w:noProof/>
        </w:rPr>
        <w:fldChar w:fldCharType="separate"/>
      </w:r>
      <w:r w:rsidR="001C0F30" w:rsidRPr="00106FD6">
        <w:rPr>
          <w:rStyle w:val="Hyperlink"/>
          <w:noProof/>
        </w:rPr>
        <w:t>10.11</w:t>
      </w:r>
      <w:r w:rsidR="001C0F30">
        <w:rPr>
          <w:rFonts w:asciiTheme="minorHAnsi" w:eastAsiaTheme="minorEastAsia" w:hAnsiTheme="minorHAnsi" w:cstheme="minorBidi"/>
          <w:noProof/>
          <w:color w:val="auto"/>
        </w:rPr>
        <w:tab/>
      </w:r>
      <w:r w:rsidR="001C0F30" w:rsidRPr="00106FD6">
        <w:rPr>
          <w:rStyle w:val="Hyperlink"/>
          <w:noProof/>
        </w:rPr>
        <w:t>Изоляция Contro-Trace</w:t>
      </w:r>
      <w:r w:rsidR="001C0F30">
        <w:rPr>
          <w:noProof/>
          <w:webHidden/>
        </w:rPr>
        <w:tab/>
      </w:r>
      <w:r w:rsidR="001C0F30">
        <w:rPr>
          <w:noProof/>
          <w:webHidden/>
        </w:rPr>
        <w:fldChar w:fldCharType="begin"/>
      </w:r>
      <w:r w:rsidR="001C0F30">
        <w:rPr>
          <w:noProof/>
          <w:webHidden/>
        </w:rPr>
        <w:instrText xml:space="preserve"> PAGEREF _Toc117352181 \h </w:instrText>
      </w:r>
      <w:r w:rsidR="001C0F30">
        <w:rPr>
          <w:noProof/>
          <w:webHidden/>
        </w:rPr>
      </w:r>
      <w:r w:rsidR="001C0F30">
        <w:rPr>
          <w:noProof/>
          <w:webHidden/>
        </w:rPr>
        <w:fldChar w:fldCharType="separate"/>
      </w:r>
      <w:r w:rsidR="007B4B66">
        <w:rPr>
          <w:noProof/>
          <w:webHidden/>
        </w:rPr>
        <w:t>35</w:t>
      </w:r>
      <w:r w:rsidR="001C0F30">
        <w:rPr>
          <w:noProof/>
          <w:webHidden/>
        </w:rPr>
        <w:fldChar w:fldCharType="end"/>
      </w:r>
      <w:r>
        <w:rPr>
          <w:noProof/>
        </w:rPr>
        <w:fldChar w:fldCharType="end"/>
      </w:r>
    </w:p>
    <w:p w14:paraId="5F7810CC" w14:textId="4A19ACBA"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"_Toc117352182"</w:instrText>
      </w:r>
      <w:ins w:id="112" w:author="Morozov, Mikhail V. [Tengizchevroil]" w:date="2022-11-04T16:16:00Z">
        <w:r w:rsidR="00C40309">
          <w:rPr>
            <w:noProof/>
          </w:rPr>
        </w:r>
      </w:ins>
      <w:r>
        <w:rPr>
          <w:noProof/>
        </w:rPr>
        <w:fldChar w:fldCharType="separate"/>
      </w:r>
      <w:r w:rsidR="001C0F30" w:rsidRPr="00106FD6">
        <w:rPr>
          <w:rStyle w:val="Hyperlink"/>
          <w:noProof/>
        </w:rPr>
        <w:t>10.12</w:t>
      </w:r>
      <w:r w:rsidR="001C0F30">
        <w:rPr>
          <w:rFonts w:asciiTheme="minorHAnsi" w:eastAsiaTheme="minorEastAsia" w:hAnsiTheme="minorHAnsi" w:cstheme="minorBidi"/>
          <w:noProof/>
          <w:color w:val="auto"/>
        </w:rPr>
        <w:tab/>
      </w:r>
      <w:r w:rsidR="001C0F30" w:rsidRPr="00106FD6">
        <w:rPr>
          <w:rStyle w:val="Hyperlink"/>
          <w:noProof/>
        </w:rPr>
        <w:t>Подземная изоляция</w:t>
      </w:r>
      <w:r w:rsidR="001C0F30">
        <w:rPr>
          <w:noProof/>
          <w:webHidden/>
        </w:rPr>
        <w:tab/>
      </w:r>
      <w:r w:rsidR="001C0F30">
        <w:rPr>
          <w:noProof/>
          <w:webHidden/>
        </w:rPr>
        <w:fldChar w:fldCharType="begin"/>
      </w:r>
      <w:r w:rsidR="001C0F30">
        <w:rPr>
          <w:noProof/>
          <w:webHidden/>
        </w:rPr>
        <w:instrText xml:space="preserve"> PAGEREF _Toc117352182 \h </w:instrText>
      </w:r>
      <w:r w:rsidR="001C0F30">
        <w:rPr>
          <w:noProof/>
          <w:webHidden/>
        </w:rPr>
      </w:r>
      <w:r w:rsidR="001C0F30">
        <w:rPr>
          <w:noProof/>
          <w:webHidden/>
        </w:rPr>
        <w:fldChar w:fldCharType="separate"/>
      </w:r>
      <w:r w:rsidR="007B4B66">
        <w:rPr>
          <w:noProof/>
          <w:webHidden/>
        </w:rPr>
        <w:t>35</w:t>
      </w:r>
      <w:r w:rsidR="001C0F30">
        <w:rPr>
          <w:noProof/>
          <w:webHidden/>
        </w:rPr>
        <w:fldChar w:fldCharType="end"/>
      </w:r>
      <w:r>
        <w:rPr>
          <w:noProof/>
        </w:rPr>
        <w:fldChar w:fldCharType="end"/>
      </w:r>
    </w:p>
    <w:p w14:paraId="1C295953" w14:textId="7B0BC89B" w:rsidR="001C0F30" w:rsidRDefault="00000000" w:rsidP="006D63AA">
      <w:pPr>
        <w:pStyle w:val="TOC2"/>
        <w:rPr>
          <w:rFonts w:asciiTheme="minorHAnsi" w:eastAsiaTheme="minorEastAsia" w:hAnsiTheme="minorHAnsi" w:cstheme="minorBidi"/>
          <w:noProof/>
          <w:color w:val="auto"/>
        </w:rPr>
      </w:pPr>
      <w:r>
        <w:rPr>
          <w:noProof/>
        </w:rPr>
        <w:lastRenderedPageBreak/>
        <w:fldChar w:fldCharType="begin"/>
      </w:r>
      <w:r>
        <w:rPr>
          <w:noProof/>
        </w:rPr>
        <w:instrText>HYPERLINK \l "_Toc117352183"</w:instrText>
      </w:r>
      <w:ins w:id="113" w:author="Morozov, Mikhail V. [Tengizchevroil]" w:date="2022-11-04T16:16:00Z">
        <w:r w:rsidR="00C40309">
          <w:rPr>
            <w:noProof/>
          </w:rPr>
        </w:r>
      </w:ins>
      <w:r>
        <w:rPr>
          <w:noProof/>
        </w:rPr>
        <w:fldChar w:fldCharType="separate"/>
      </w:r>
      <w:r w:rsidR="001C0F30" w:rsidRPr="00106FD6">
        <w:rPr>
          <w:rStyle w:val="Hyperlink"/>
          <w:noProof/>
          <w:lang w:val="ru-RU"/>
        </w:rPr>
        <w:t>10.13</w:t>
      </w:r>
      <w:r w:rsidR="001C0F30">
        <w:rPr>
          <w:rFonts w:asciiTheme="minorHAnsi" w:eastAsiaTheme="minorEastAsia" w:hAnsiTheme="minorHAnsi" w:cstheme="minorBidi"/>
          <w:noProof/>
          <w:color w:val="auto"/>
        </w:rPr>
        <w:tab/>
      </w:r>
      <w:r w:rsidR="001C0F30" w:rsidRPr="00106FD6">
        <w:rPr>
          <w:rStyle w:val="Hyperlink"/>
          <w:noProof/>
          <w:lang w:val="ru-RU"/>
        </w:rPr>
        <w:t>Нанесение изоляции и обшивки на все горизонтальные сосуды и на вертикальные сосуды диаметром до 3,5 метров</w:t>
      </w:r>
      <w:r w:rsidR="001C0F30">
        <w:rPr>
          <w:noProof/>
          <w:webHidden/>
        </w:rPr>
        <w:tab/>
      </w:r>
      <w:r w:rsidR="001C0F30">
        <w:rPr>
          <w:noProof/>
          <w:webHidden/>
        </w:rPr>
        <w:fldChar w:fldCharType="begin"/>
      </w:r>
      <w:r w:rsidR="001C0F30">
        <w:rPr>
          <w:noProof/>
          <w:webHidden/>
        </w:rPr>
        <w:instrText xml:space="preserve"> PAGEREF _Toc117352183 \h </w:instrText>
      </w:r>
      <w:r w:rsidR="001C0F30">
        <w:rPr>
          <w:noProof/>
          <w:webHidden/>
        </w:rPr>
      </w:r>
      <w:r w:rsidR="001C0F30">
        <w:rPr>
          <w:noProof/>
          <w:webHidden/>
        </w:rPr>
        <w:fldChar w:fldCharType="separate"/>
      </w:r>
      <w:r w:rsidR="007B4B66">
        <w:rPr>
          <w:noProof/>
          <w:webHidden/>
        </w:rPr>
        <w:t>36</w:t>
      </w:r>
      <w:r w:rsidR="001C0F30">
        <w:rPr>
          <w:noProof/>
          <w:webHidden/>
        </w:rPr>
        <w:fldChar w:fldCharType="end"/>
      </w:r>
      <w:r>
        <w:rPr>
          <w:noProof/>
        </w:rPr>
        <w:fldChar w:fldCharType="end"/>
      </w:r>
    </w:p>
    <w:p w14:paraId="79547840" w14:textId="5DD65875"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"_Toc117352184"</w:instrText>
      </w:r>
      <w:ins w:id="114" w:author="Morozov, Mikhail V. [Tengizchevroil]" w:date="2022-11-04T16:16:00Z">
        <w:r w:rsidR="00C40309">
          <w:rPr>
            <w:noProof/>
          </w:rPr>
        </w:r>
      </w:ins>
      <w:r>
        <w:rPr>
          <w:noProof/>
        </w:rPr>
        <w:fldChar w:fldCharType="separate"/>
      </w:r>
      <w:r w:rsidR="001C0F30" w:rsidRPr="00106FD6">
        <w:rPr>
          <w:rStyle w:val="Hyperlink"/>
          <w:noProof/>
          <w:lang w:val="ru-RU"/>
        </w:rPr>
        <w:t>10.14</w:t>
      </w:r>
      <w:r w:rsidR="001C0F30">
        <w:rPr>
          <w:rFonts w:asciiTheme="minorHAnsi" w:eastAsiaTheme="minorEastAsia" w:hAnsiTheme="minorHAnsi" w:cstheme="minorBidi"/>
          <w:noProof/>
          <w:color w:val="auto"/>
        </w:rPr>
        <w:tab/>
      </w:r>
      <w:r w:rsidR="001C0F30" w:rsidRPr="00106FD6">
        <w:rPr>
          <w:rStyle w:val="Hyperlink"/>
          <w:noProof/>
          <w:lang w:val="ru-RU"/>
        </w:rPr>
        <w:t>Нанесение изоляции и обшивки на колонны и вертикальные сосуды диаметром 3,5 метра и более</w:t>
      </w:r>
      <w:r w:rsidR="001C0F30">
        <w:rPr>
          <w:noProof/>
          <w:webHidden/>
        </w:rPr>
        <w:tab/>
      </w:r>
      <w:r w:rsidR="001C0F30">
        <w:rPr>
          <w:noProof/>
          <w:webHidden/>
        </w:rPr>
        <w:fldChar w:fldCharType="begin"/>
      </w:r>
      <w:r w:rsidR="001C0F30">
        <w:rPr>
          <w:noProof/>
          <w:webHidden/>
        </w:rPr>
        <w:instrText xml:space="preserve"> PAGEREF _Toc117352184 \h </w:instrText>
      </w:r>
      <w:r w:rsidR="001C0F30">
        <w:rPr>
          <w:noProof/>
          <w:webHidden/>
        </w:rPr>
      </w:r>
      <w:r w:rsidR="001C0F30">
        <w:rPr>
          <w:noProof/>
          <w:webHidden/>
        </w:rPr>
        <w:fldChar w:fldCharType="separate"/>
      </w:r>
      <w:r w:rsidR="007B4B66">
        <w:rPr>
          <w:noProof/>
          <w:webHidden/>
        </w:rPr>
        <w:t>37</w:t>
      </w:r>
      <w:r w:rsidR="001C0F30">
        <w:rPr>
          <w:noProof/>
          <w:webHidden/>
        </w:rPr>
        <w:fldChar w:fldCharType="end"/>
      </w:r>
      <w:r>
        <w:rPr>
          <w:noProof/>
        </w:rPr>
        <w:fldChar w:fldCharType="end"/>
      </w:r>
    </w:p>
    <w:p w14:paraId="38962ACF" w14:textId="0E4B789D"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"_Toc117352185"</w:instrText>
      </w:r>
      <w:ins w:id="115" w:author="Morozov, Mikhail V. [Tengizchevroil]" w:date="2022-11-04T16:16:00Z">
        <w:r w:rsidR="00C40309">
          <w:rPr>
            <w:noProof/>
          </w:rPr>
        </w:r>
      </w:ins>
      <w:r>
        <w:rPr>
          <w:noProof/>
        </w:rPr>
        <w:fldChar w:fldCharType="separate"/>
      </w:r>
      <w:r w:rsidR="001C0F30" w:rsidRPr="00106FD6">
        <w:rPr>
          <w:rStyle w:val="Hyperlink"/>
          <w:noProof/>
          <w:lang w:val="ru-RU"/>
        </w:rPr>
        <w:t>10.15</w:t>
      </w:r>
      <w:r w:rsidR="001C0F30">
        <w:rPr>
          <w:rFonts w:asciiTheme="minorHAnsi" w:eastAsiaTheme="minorEastAsia" w:hAnsiTheme="minorHAnsi" w:cstheme="minorBidi"/>
          <w:noProof/>
          <w:color w:val="auto"/>
        </w:rPr>
        <w:tab/>
      </w:r>
      <w:r w:rsidR="001C0F30" w:rsidRPr="00106FD6">
        <w:rPr>
          <w:rStyle w:val="Hyperlink"/>
          <w:noProof/>
          <w:lang w:val="ru-RU"/>
        </w:rPr>
        <w:t>Крышки лазов и кожухов теплообменников и ящики фланцев (при необходимости)</w:t>
      </w:r>
      <w:r w:rsidR="001C0F30">
        <w:rPr>
          <w:noProof/>
          <w:webHidden/>
        </w:rPr>
        <w:tab/>
      </w:r>
      <w:r w:rsidR="001C0F30">
        <w:rPr>
          <w:noProof/>
          <w:webHidden/>
        </w:rPr>
        <w:fldChar w:fldCharType="begin"/>
      </w:r>
      <w:r w:rsidR="001C0F30">
        <w:rPr>
          <w:noProof/>
          <w:webHidden/>
        </w:rPr>
        <w:instrText xml:space="preserve"> PAGEREF _Toc117352185 \h </w:instrText>
      </w:r>
      <w:r w:rsidR="001C0F30">
        <w:rPr>
          <w:noProof/>
          <w:webHidden/>
        </w:rPr>
      </w:r>
      <w:r w:rsidR="001C0F30">
        <w:rPr>
          <w:noProof/>
          <w:webHidden/>
        </w:rPr>
        <w:fldChar w:fldCharType="separate"/>
      </w:r>
      <w:r w:rsidR="007B4B66">
        <w:rPr>
          <w:noProof/>
          <w:webHidden/>
        </w:rPr>
        <w:t>39</w:t>
      </w:r>
      <w:r w:rsidR="001C0F30">
        <w:rPr>
          <w:noProof/>
          <w:webHidden/>
        </w:rPr>
        <w:fldChar w:fldCharType="end"/>
      </w:r>
      <w:r>
        <w:rPr>
          <w:noProof/>
        </w:rPr>
        <w:fldChar w:fldCharType="end"/>
      </w:r>
    </w:p>
    <w:p w14:paraId="73F50EE7" w14:textId="53D550B3"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"_Toc117352186"</w:instrText>
      </w:r>
      <w:ins w:id="116" w:author="Morozov, Mikhail V. [Tengizchevroil]" w:date="2022-11-04T16:16:00Z">
        <w:r w:rsidR="00C40309">
          <w:rPr>
            <w:noProof/>
          </w:rPr>
        </w:r>
      </w:ins>
      <w:r>
        <w:rPr>
          <w:noProof/>
        </w:rPr>
        <w:fldChar w:fldCharType="separate"/>
      </w:r>
      <w:r w:rsidR="001C0F30" w:rsidRPr="00106FD6">
        <w:rPr>
          <w:rStyle w:val="Hyperlink"/>
          <w:rFonts w:ascii="Arial" w:hAnsi="Arial"/>
          <w:noProof/>
        </w:rPr>
        <w:t>11.0</w:t>
      </w:r>
      <w:r w:rsidR="001C0F30">
        <w:rPr>
          <w:rFonts w:asciiTheme="minorHAnsi" w:eastAsiaTheme="minorEastAsia" w:hAnsiTheme="minorHAnsi" w:cstheme="minorBidi"/>
          <w:noProof/>
          <w:color w:val="auto"/>
        </w:rPr>
        <w:tab/>
      </w:r>
      <w:r w:rsidR="001C0F30" w:rsidRPr="00106FD6">
        <w:rPr>
          <w:rStyle w:val="Hyperlink"/>
          <w:rFonts w:ascii="Arial" w:hAnsi="Arial"/>
          <w:noProof/>
        </w:rPr>
        <w:t>ТРЕБОВАНИЯ К ДОКУМЕНТАЦИИ</w:t>
      </w:r>
      <w:r w:rsidR="001C0F30">
        <w:rPr>
          <w:noProof/>
          <w:webHidden/>
        </w:rPr>
        <w:tab/>
      </w:r>
      <w:r w:rsidR="001C0F30">
        <w:rPr>
          <w:noProof/>
          <w:webHidden/>
        </w:rPr>
        <w:fldChar w:fldCharType="begin"/>
      </w:r>
      <w:r w:rsidR="001C0F30">
        <w:rPr>
          <w:noProof/>
          <w:webHidden/>
        </w:rPr>
        <w:instrText xml:space="preserve"> PAGEREF _Toc117352186 \h </w:instrText>
      </w:r>
      <w:r w:rsidR="001C0F30">
        <w:rPr>
          <w:noProof/>
          <w:webHidden/>
        </w:rPr>
      </w:r>
      <w:r w:rsidR="001C0F30">
        <w:rPr>
          <w:noProof/>
          <w:webHidden/>
        </w:rPr>
        <w:fldChar w:fldCharType="separate"/>
      </w:r>
      <w:r w:rsidR="007B4B66">
        <w:rPr>
          <w:noProof/>
          <w:webHidden/>
        </w:rPr>
        <w:t>40</w:t>
      </w:r>
      <w:r w:rsidR="001C0F30">
        <w:rPr>
          <w:noProof/>
          <w:webHidden/>
        </w:rPr>
        <w:fldChar w:fldCharType="end"/>
      </w:r>
      <w:r>
        <w:rPr>
          <w:noProof/>
        </w:rPr>
        <w:fldChar w:fldCharType="end"/>
      </w:r>
    </w:p>
    <w:p w14:paraId="1B49AD9B" w14:textId="5BE1E2BD"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"_Toc117352187"</w:instrText>
      </w:r>
      <w:ins w:id="117" w:author="Morozov, Mikhail V. [Tengizchevroil]" w:date="2022-11-04T16:16:00Z">
        <w:r w:rsidR="00C40309">
          <w:rPr>
            <w:noProof/>
          </w:rPr>
        </w:r>
      </w:ins>
      <w:r>
        <w:rPr>
          <w:noProof/>
        </w:rPr>
        <w:fldChar w:fldCharType="separate"/>
      </w:r>
      <w:r w:rsidR="001C0F30" w:rsidRPr="00106FD6">
        <w:rPr>
          <w:rStyle w:val="Hyperlink"/>
          <w:rFonts w:ascii="Arial" w:hAnsi="Arial"/>
          <w:noProof/>
        </w:rPr>
        <w:t>12.0</w:t>
      </w:r>
      <w:r w:rsidR="001C0F30">
        <w:rPr>
          <w:rFonts w:asciiTheme="minorHAnsi" w:eastAsiaTheme="minorEastAsia" w:hAnsiTheme="minorHAnsi" w:cstheme="minorBidi"/>
          <w:noProof/>
          <w:color w:val="auto"/>
        </w:rPr>
        <w:tab/>
      </w:r>
      <w:r w:rsidR="001C0F30" w:rsidRPr="00106FD6">
        <w:rPr>
          <w:rStyle w:val="Hyperlink"/>
          <w:rFonts w:ascii="Arial" w:hAnsi="Arial"/>
          <w:noProof/>
        </w:rPr>
        <w:t>ПОЛОЖЕНИЯ ОБ ОБЕСПЕЧЕНИИ КАЧЕСТВА</w:t>
      </w:r>
      <w:r w:rsidR="001C0F30">
        <w:rPr>
          <w:noProof/>
          <w:webHidden/>
        </w:rPr>
        <w:tab/>
      </w:r>
      <w:r w:rsidR="001C0F30">
        <w:rPr>
          <w:noProof/>
          <w:webHidden/>
        </w:rPr>
        <w:fldChar w:fldCharType="begin"/>
      </w:r>
      <w:r w:rsidR="001C0F30">
        <w:rPr>
          <w:noProof/>
          <w:webHidden/>
        </w:rPr>
        <w:instrText xml:space="preserve"> PAGEREF _Toc117352187 \h </w:instrText>
      </w:r>
      <w:r w:rsidR="001C0F30">
        <w:rPr>
          <w:noProof/>
          <w:webHidden/>
        </w:rPr>
      </w:r>
      <w:r w:rsidR="001C0F30">
        <w:rPr>
          <w:noProof/>
          <w:webHidden/>
        </w:rPr>
        <w:fldChar w:fldCharType="separate"/>
      </w:r>
      <w:r w:rsidR="007B4B66">
        <w:rPr>
          <w:noProof/>
          <w:webHidden/>
        </w:rPr>
        <w:t>40</w:t>
      </w:r>
      <w:r w:rsidR="001C0F30">
        <w:rPr>
          <w:noProof/>
          <w:webHidden/>
        </w:rPr>
        <w:fldChar w:fldCharType="end"/>
      </w:r>
      <w:r>
        <w:rPr>
          <w:noProof/>
        </w:rPr>
        <w:fldChar w:fldCharType="end"/>
      </w:r>
    </w:p>
    <w:p w14:paraId="7495C62F" w14:textId="1D529CD8"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"_Toc117352188"</w:instrText>
      </w:r>
      <w:ins w:id="118" w:author="Morozov, Mikhail V. [Tengizchevroil]" w:date="2022-11-04T16:16:00Z">
        <w:r w:rsidR="00C40309">
          <w:rPr>
            <w:noProof/>
          </w:rPr>
        </w:r>
      </w:ins>
      <w:r>
        <w:rPr>
          <w:noProof/>
        </w:rPr>
        <w:fldChar w:fldCharType="separate"/>
      </w:r>
      <w:r w:rsidR="001C0F30" w:rsidRPr="00106FD6">
        <w:rPr>
          <w:rStyle w:val="Hyperlink"/>
          <w:rFonts w:ascii="Arial" w:hAnsi="Arial"/>
          <w:noProof/>
        </w:rPr>
        <w:t>13.0</w:t>
      </w:r>
      <w:r w:rsidR="001C0F30">
        <w:rPr>
          <w:rFonts w:asciiTheme="minorHAnsi" w:eastAsiaTheme="minorEastAsia" w:hAnsiTheme="minorHAnsi" w:cstheme="minorBidi"/>
          <w:noProof/>
          <w:color w:val="auto"/>
        </w:rPr>
        <w:tab/>
      </w:r>
      <w:r w:rsidR="001C0F30" w:rsidRPr="00106FD6">
        <w:rPr>
          <w:rStyle w:val="Hyperlink"/>
          <w:rFonts w:ascii="Arial" w:hAnsi="Arial"/>
          <w:noProof/>
        </w:rPr>
        <w:t>ТАБЛИЦЫ ТОЛЩИНЫ</w:t>
      </w:r>
      <w:r w:rsidR="001C0F30">
        <w:rPr>
          <w:noProof/>
          <w:webHidden/>
        </w:rPr>
        <w:tab/>
      </w:r>
      <w:r w:rsidR="001C0F30">
        <w:rPr>
          <w:noProof/>
          <w:webHidden/>
        </w:rPr>
        <w:fldChar w:fldCharType="begin"/>
      </w:r>
      <w:r w:rsidR="001C0F30">
        <w:rPr>
          <w:noProof/>
          <w:webHidden/>
        </w:rPr>
        <w:instrText xml:space="preserve"> PAGEREF _Toc117352188 \h </w:instrText>
      </w:r>
      <w:r w:rsidR="001C0F30">
        <w:rPr>
          <w:noProof/>
          <w:webHidden/>
        </w:rPr>
      </w:r>
      <w:r w:rsidR="001C0F30">
        <w:rPr>
          <w:noProof/>
          <w:webHidden/>
        </w:rPr>
        <w:fldChar w:fldCharType="separate"/>
      </w:r>
      <w:r w:rsidR="007B4B66">
        <w:rPr>
          <w:noProof/>
          <w:webHidden/>
        </w:rPr>
        <w:t>41</w:t>
      </w:r>
      <w:r w:rsidR="001C0F30">
        <w:rPr>
          <w:noProof/>
          <w:webHidden/>
        </w:rPr>
        <w:fldChar w:fldCharType="end"/>
      </w:r>
      <w:r>
        <w:rPr>
          <w:noProof/>
        </w:rPr>
        <w:fldChar w:fldCharType="end"/>
      </w:r>
    </w:p>
    <w:p w14:paraId="30E0DFBA" w14:textId="1588974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"_Toc117352189"</w:instrText>
      </w:r>
      <w:ins w:id="119" w:author="Morozov, Mikhail V. [Tengizchevroil]" w:date="2022-11-04T16:16:00Z">
        <w:r w:rsidR="00C40309">
          <w:rPr>
            <w:noProof/>
          </w:rPr>
        </w:r>
      </w:ins>
      <w:r>
        <w:rPr>
          <w:noProof/>
        </w:rPr>
        <w:fldChar w:fldCharType="separate"/>
      </w:r>
      <w:r w:rsidR="001C0F30" w:rsidRPr="00106FD6">
        <w:rPr>
          <w:rStyle w:val="Hyperlink"/>
          <w:noProof/>
          <w:lang w:val="ru-RU"/>
        </w:rPr>
        <w:t>13.1</w:t>
      </w:r>
      <w:r w:rsidR="001C0F30">
        <w:rPr>
          <w:rFonts w:asciiTheme="minorHAnsi" w:eastAsiaTheme="minorEastAsia" w:hAnsiTheme="minorHAnsi" w:cstheme="minorBidi"/>
          <w:noProof/>
          <w:color w:val="auto"/>
        </w:rPr>
        <w:tab/>
      </w:r>
      <w:r w:rsidR="001C0F30" w:rsidRPr="00106FD6">
        <w:rPr>
          <w:rStyle w:val="Hyperlink"/>
          <w:noProof/>
          <w:lang w:val="ru-RU"/>
        </w:rPr>
        <w:t>Таблица значений толщины теплоизоляции для сохранения тепла</w:t>
      </w:r>
      <w:r w:rsidR="001C0F30">
        <w:rPr>
          <w:noProof/>
          <w:webHidden/>
        </w:rPr>
        <w:tab/>
      </w:r>
      <w:r w:rsidR="001C0F30">
        <w:rPr>
          <w:noProof/>
          <w:webHidden/>
        </w:rPr>
        <w:fldChar w:fldCharType="begin"/>
      </w:r>
      <w:r w:rsidR="001C0F30">
        <w:rPr>
          <w:noProof/>
          <w:webHidden/>
        </w:rPr>
        <w:instrText xml:space="preserve"> PAGEREF _Toc117352189 \h </w:instrText>
      </w:r>
      <w:r w:rsidR="001C0F30">
        <w:rPr>
          <w:noProof/>
          <w:webHidden/>
        </w:rPr>
      </w:r>
      <w:r w:rsidR="001C0F30">
        <w:rPr>
          <w:noProof/>
          <w:webHidden/>
        </w:rPr>
        <w:fldChar w:fldCharType="separate"/>
      </w:r>
      <w:r w:rsidR="007B4B66">
        <w:rPr>
          <w:noProof/>
          <w:webHidden/>
        </w:rPr>
        <w:t>41</w:t>
      </w:r>
      <w:r w:rsidR="001C0F30">
        <w:rPr>
          <w:noProof/>
          <w:webHidden/>
        </w:rPr>
        <w:fldChar w:fldCharType="end"/>
      </w:r>
      <w:r>
        <w:rPr>
          <w:noProof/>
        </w:rPr>
        <w:fldChar w:fldCharType="end"/>
      </w:r>
    </w:p>
    <w:p w14:paraId="3DF3B6B7" w14:textId="4E5E3EF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"_Toc117352190"</w:instrText>
      </w:r>
      <w:ins w:id="120" w:author="Morozov, Mikhail V. [Tengizchevroil]" w:date="2022-11-04T16:16:00Z">
        <w:r w:rsidR="00C40309">
          <w:rPr>
            <w:noProof/>
          </w:rPr>
        </w:r>
      </w:ins>
      <w:r>
        <w:rPr>
          <w:noProof/>
        </w:rPr>
        <w:fldChar w:fldCharType="separate"/>
      </w:r>
      <w:r w:rsidR="001C0F30" w:rsidRPr="00106FD6">
        <w:rPr>
          <w:rStyle w:val="Hyperlink"/>
          <w:noProof/>
          <w:lang w:val="ru-RU"/>
        </w:rPr>
        <w:t>13.2</w:t>
      </w:r>
      <w:r w:rsidR="001C0F30">
        <w:rPr>
          <w:rFonts w:asciiTheme="minorHAnsi" w:eastAsiaTheme="minorEastAsia" w:hAnsiTheme="minorHAnsi" w:cstheme="minorBidi"/>
          <w:noProof/>
          <w:color w:val="auto"/>
        </w:rPr>
        <w:tab/>
      </w:r>
      <w:r w:rsidR="001C0F30" w:rsidRPr="00106FD6">
        <w:rPr>
          <w:rStyle w:val="Hyperlink"/>
          <w:noProof/>
          <w:lang w:val="ru-RU"/>
        </w:rPr>
        <w:t>Таблица значений толщины двухслойной теплоизоляции для сохранения тепла с установленным между слоями ленточным электронагревательным элементом</w:t>
      </w:r>
      <w:r w:rsidR="001C0F30">
        <w:rPr>
          <w:noProof/>
          <w:webHidden/>
        </w:rPr>
        <w:tab/>
      </w:r>
      <w:r w:rsidR="001C0F30">
        <w:rPr>
          <w:noProof/>
          <w:webHidden/>
        </w:rPr>
        <w:fldChar w:fldCharType="begin"/>
      </w:r>
      <w:r w:rsidR="001C0F30">
        <w:rPr>
          <w:noProof/>
          <w:webHidden/>
        </w:rPr>
        <w:instrText xml:space="preserve"> PAGEREF _Toc117352190 \h </w:instrText>
      </w:r>
      <w:r w:rsidR="001C0F30">
        <w:rPr>
          <w:noProof/>
          <w:webHidden/>
        </w:rPr>
      </w:r>
      <w:r w:rsidR="001C0F30">
        <w:rPr>
          <w:noProof/>
          <w:webHidden/>
        </w:rPr>
        <w:fldChar w:fldCharType="separate"/>
      </w:r>
      <w:r w:rsidR="007B4B66">
        <w:rPr>
          <w:noProof/>
          <w:webHidden/>
        </w:rPr>
        <w:t>41</w:t>
      </w:r>
      <w:r w:rsidR="001C0F30">
        <w:rPr>
          <w:noProof/>
          <w:webHidden/>
        </w:rPr>
        <w:fldChar w:fldCharType="end"/>
      </w:r>
      <w:r>
        <w:rPr>
          <w:noProof/>
        </w:rPr>
        <w:fldChar w:fldCharType="end"/>
      </w:r>
    </w:p>
    <w:p w14:paraId="49B563A5" w14:textId="44FFF99A"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"_Toc117352191"</w:instrText>
      </w:r>
      <w:ins w:id="121" w:author="Morozov, Mikhail V. [Tengizchevroil]" w:date="2022-11-04T16:16:00Z">
        <w:r w:rsidR="00C40309">
          <w:rPr>
            <w:noProof/>
          </w:rPr>
        </w:r>
      </w:ins>
      <w:r>
        <w:rPr>
          <w:noProof/>
        </w:rPr>
        <w:fldChar w:fldCharType="separate"/>
      </w:r>
      <w:r w:rsidR="001C0F30" w:rsidRPr="00106FD6">
        <w:rPr>
          <w:rStyle w:val="Hyperlink"/>
          <w:noProof/>
          <w:lang w:val="ru-RU"/>
        </w:rPr>
        <w:t>13.3</w:t>
      </w:r>
      <w:r w:rsidR="001C0F30">
        <w:rPr>
          <w:rFonts w:asciiTheme="minorHAnsi" w:eastAsiaTheme="minorEastAsia" w:hAnsiTheme="minorHAnsi" w:cstheme="minorBidi"/>
          <w:noProof/>
          <w:color w:val="auto"/>
        </w:rPr>
        <w:tab/>
      </w:r>
      <w:r w:rsidR="001C0F30" w:rsidRPr="00106FD6">
        <w:rPr>
          <w:rStyle w:val="Hyperlink"/>
          <w:noProof/>
          <w:lang w:val="ru-RU"/>
        </w:rPr>
        <w:t xml:space="preserve">Таблица значений толщины теплоизоляции для сохранения тепла при использовании системы </w:t>
      </w:r>
      <w:r w:rsidR="001C0F30" w:rsidRPr="00106FD6">
        <w:rPr>
          <w:rStyle w:val="Hyperlink"/>
          <w:noProof/>
        </w:rPr>
        <w:t>Contro</w:t>
      </w:r>
      <w:r w:rsidR="001C0F30" w:rsidRPr="00106FD6">
        <w:rPr>
          <w:rStyle w:val="Hyperlink"/>
          <w:noProof/>
          <w:lang w:val="ru-RU"/>
        </w:rPr>
        <w:t>-</w:t>
      </w:r>
      <w:r w:rsidR="001C0F30" w:rsidRPr="00106FD6">
        <w:rPr>
          <w:rStyle w:val="Hyperlink"/>
          <w:noProof/>
        </w:rPr>
        <w:t>Trace</w:t>
      </w:r>
      <w:r w:rsidR="001C0F30">
        <w:rPr>
          <w:noProof/>
          <w:webHidden/>
        </w:rPr>
        <w:tab/>
      </w:r>
      <w:r w:rsidR="001C0F30">
        <w:rPr>
          <w:noProof/>
          <w:webHidden/>
        </w:rPr>
        <w:fldChar w:fldCharType="begin"/>
      </w:r>
      <w:r w:rsidR="001C0F30">
        <w:rPr>
          <w:noProof/>
          <w:webHidden/>
        </w:rPr>
        <w:instrText xml:space="preserve"> PAGEREF _Toc117352191 \h </w:instrText>
      </w:r>
      <w:r w:rsidR="001C0F30">
        <w:rPr>
          <w:noProof/>
          <w:webHidden/>
        </w:rPr>
      </w:r>
      <w:r w:rsidR="001C0F30">
        <w:rPr>
          <w:noProof/>
          <w:webHidden/>
        </w:rPr>
        <w:fldChar w:fldCharType="separate"/>
      </w:r>
      <w:r w:rsidR="007B4B66">
        <w:rPr>
          <w:noProof/>
          <w:webHidden/>
        </w:rPr>
        <w:t>43</w:t>
      </w:r>
      <w:r w:rsidR="001C0F30">
        <w:rPr>
          <w:noProof/>
          <w:webHidden/>
        </w:rPr>
        <w:fldChar w:fldCharType="end"/>
      </w:r>
      <w:r>
        <w:rPr>
          <w:noProof/>
        </w:rPr>
        <w:fldChar w:fldCharType="end"/>
      </w:r>
    </w:p>
    <w:p w14:paraId="4EBC90A0" w14:textId="3B5DC8E2"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"_Toc117352192"</w:instrText>
      </w:r>
      <w:ins w:id="122" w:author="Morozov, Mikhail V. [Tengizchevroil]" w:date="2022-11-04T16:16:00Z">
        <w:r w:rsidR="00C40309">
          <w:rPr>
            <w:noProof/>
          </w:rPr>
        </w:r>
      </w:ins>
      <w:r>
        <w:rPr>
          <w:noProof/>
        </w:rPr>
        <w:fldChar w:fldCharType="separate"/>
      </w:r>
      <w:r w:rsidR="001C0F30" w:rsidRPr="00106FD6">
        <w:rPr>
          <w:rStyle w:val="Hyperlink"/>
          <w:noProof/>
          <w:lang w:val="ru-RU"/>
        </w:rPr>
        <w:t>13.4</w:t>
      </w:r>
      <w:r w:rsidR="001C0F30">
        <w:rPr>
          <w:rFonts w:asciiTheme="minorHAnsi" w:eastAsiaTheme="minorEastAsia" w:hAnsiTheme="minorHAnsi" w:cstheme="minorBidi"/>
          <w:noProof/>
          <w:color w:val="auto"/>
        </w:rPr>
        <w:tab/>
      </w:r>
      <w:r w:rsidR="001C0F30" w:rsidRPr="00106FD6">
        <w:rPr>
          <w:rStyle w:val="Hyperlink"/>
          <w:noProof/>
          <w:lang w:val="ru-RU"/>
        </w:rPr>
        <w:t>Таблица значений толщины теплоизоляции для защиты персонала</w:t>
      </w:r>
      <w:r w:rsidR="001C0F30">
        <w:rPr>
          <w:noProof/>
          <w:webHidden/>
        </w:rPr>
        <w:tab/>
      </w:r>
      <w:r w:rsidR="001C0F30">
        <w:rPr>
          <w:noProof/>
          <w:webHidden/>
        </w:rPr>
        <w:fldChar w:fldCharType="begin"/>
      </w:r>
      <w:r w:rsidR="001C0F30">
        <w:rPr>
          <w:noProof/>
          <w:webHidden/>
        </w:rPr>
        <w:instrText xml:space="preserve"> PAGEREF _Toc117352192 \h </w:instrText>
      </w:r>
      <w:r w:rsidR="001C0F30">
        <w:rPr>
          <w:noProof/>
          <w:webHidden/>
        </w:rPr>
      </w:r>
      <w:r w:rsidR="001C0F30">
        <w:rPr>
          <w:noProof/>
          <w:webHidden/>
        </w:rPr>
        <w:fldChar w:fldCharType="separate"/>
      </w:r>
      <w:r w:rsidR="007B4B66">
        <w:rPr>
          <w:noProof/>
          <w:webHidden/>
        </w:rPr>
        <w:t>44</w:t>
      </w:r>
      <w:r w:rsidR="001C0F30">
        <w:rPr>
          <w:noProof/>
          <w:webHidden/>
        </w:rPr>
        <w:fldChar w:fldCharType="end"/>
      </w:r>
      <w:r>
        <w:rPr>
          <w:noProof/>
        </w:rPr>
        <w:fldChar w:fldCharType="end"/>
      </w:r>
    </w:p>
    <w:p w14:paraId="3305223E" w14:textId="78A6945D"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"_Toc117352193"</w:instrText>
      </w:r>
      <w:ins w:id="123" w:author="Morozov, Mikhail V. [Tengizchevroil]" w:date="2022-11-04T16:16:00Z">
        <w:r w:rsidR="00C40309">
          <w:rPr>
            <w:noProof/>
          </w:rPr>
        </w:r>
      </w:ins>
      <w:r>
        <w:rPr>
          <w:noProof/>
        </w:rPr>
        <w:fldChar w:fldCharType="separate"/>
      </w:r>
      <w:r w:rsidR="001C0F30" w:rsidRPr="00106FD6">
        <w:rPr>
          <w:rStyle w:val="Hyperlink"/>
          <w:noProof/>
          <w:lang w:val="ru-RU"/>
        </w:rPr>
        <w:t>13.5</w:t>
      </w:r>
      <w:r w:rsidR="001C0F30">
        <w:rPr>
          <w:rFonts w:asciiTheme="minorHAnsi" w:eastAsiaTheme="minorEastAsia" w:hAnsiTheme="minorHAnsi" w:cstheme="minorBidi"/>
          <w:noProof/>
          <w:color w:val="auto"/>
        </w:rPr>
        <w:tab/>
      </w:r>
      <w:r w:rsidR="001C0F30" w:rsidRPr="00106FD6">
        <w:rPr>
          <w:rStyle w:val="Hyperlink"/>
          <w:noProof/>
          <w:lang w:val="ru-RU"/>
        </w:rPr>
        <w:t>Таблица значений толщины теплоизоляции для сохранения тепла в случае установки под землей</w:t>
      </w:r>
      <w:r w:rsidR="001C0F30">
        <w:rPr>
          <w:noProof/>
          <w:webHidden/>
        </w:rPr>
        <w:tab/>
      </w:r>
      <w:r w:rsidR="001C0F30">
        <w:rPr>
          <w:noProof/>
          <w:webHidden/>
        </w:rPr>
        <w:fldChar w:fldCharType="begin"/>
      </w:r>
      <w:r w:rsidR="001C0F30">
        <w:rPr>
          <w:noProof/>
          <w:webHidden/>
        </w:rPr>
        <w:instrText xml:space="preserve"> PAGEREF _Toc117352193 \h </w:instrText>
      </w:r>
      <w:r w:rsidR="001C0F30">
        <w:rPr>
          <w:noProof/>
          <w:webHidden/>
        </w:rPr>
      </w:r>
      <w:r w:rsidR="001C0F30">
        <w:rPr>
          <w:noProof/>
          <w:webHidden/>
        </w:rPr>
        <w:fldChar w:fldCharType="separate"/>
      </w:r>
      <w:r w:rsidR="007B4B66">
        <w:rPr>
          <w:noProof/>
          <w:webHidden/>
        </w:rPr>
        <w:t>46</w:t>
      </w:r>
      <w:r w:rsidR="001C0F30">
        <w:rPr>
          <w:noProof/>
          <w:webHidden/>
        </w:rPr>
        <w:fldChar w:fldCharType="end"/>
      </w:r>
      <w:r>
        <w:rPr>
          <w:noProof/>
        </w:rPr>
        <w:fldChar w:fldCharType="end"/>
      </w:r>
    </w:p>
    <w:p w14:paraId="66FF6F60" w14:textId="11C3ADDB"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"_Toc117352194"</w:instrText>
      </w:r>
      <w:ins w:id="124" w:author="Morozov, Mikhail V. [Tengizchevroil]" w:date="2022-11-04T16:16:00Z">
        <w:r w:rsidR="00C40309">
          <w:rPr>
            <w:noProof/>
          </w:rPr>
        </w:r>
      </w:ins>
      <w:r>
        <w:rPr>
          <w:noProof/>
        </w:rPr>
        <w:fldChar w:fldCharType="separate"/>
      </w:r>
      <w:r w:rsidR="001C0F30" w:rsidRPr="00106FD6">
        <w:rPr>
          <w:rStyle w:val="Hyperlink"/>
          <w:noProof/>
          <w:lang w:val="ru-RU"/>
        </w:rPr>
        <w:t>13.6</w:t>
      </w:r>
      <w:r w:rsidR="001C0F30">
        <w:rPr>
          <w:rFonts w:asciiTheme="minorHAnsi" w:eastAsiaTheme="minorEastAsia" w:hAnsiTheme="minorHAnsi" w:cstheme="minorBidi"/>
          <w:noProof/>
          <w:color w:val="auto"/>
        </w:rPr>
        <w:tab/>
      </w:r>
      <w:r w:rsidR="001C0F30" w:rsidRPr="00106FD6">
        <w:rPr>
          <w:rStyle w:val="Hyperlink"/>
          <w:noProof/>
          <w:lang w:val="ru-RU"/>
        </w:rPr>
        <w:t>Таблица значений толщины теплоизоляции для сохранения тепла в случае обогрева с использованием скин-эффекта электрического тока (</w:t>
      </w:r>
      <w:r w:rsidR="001C0F30" w:rsidRPr="00106FD6">
        <w:rPr>
          <w:rStyle w:val="Hyperlink"/>
          <w:noProof/>
        </w:rPr>
        <w:t>SECT</w:t>
      </w:r>
      <w:r w:rsidR="001C0F30" w:rsidRPr="00106FD6">
        <w:rPr>
          <w:rStyle w:val="Hyperlink"/>
          <w:noProof/>
          <w:lang w:val="ru-RU"/>
        </w:rPr>
        <w:t>)</w:t>
      </w:r>
      <w:r w:rsidR="001C0F30">
        <w:rPr>
          <w:noProof/>
          <w:webHidden/>
        </w:rPr>
        <w:tab/>
      </w:r>
      <w:r w:rsidR="001C0F30">
        <w:rPr>
          <w:noProof/>
          <w:webHidden/>
        </w:rPr>
        <w:fldChar w:fldCharType="begin"/>
      </w:r>
      <w:r w:rsidR="001C0F30">
        <w:rPr>
          <w:noProof/>
          <w:webHidden/>
        </w:rPr>
        <w:instrText xml:space="preserve"> PAGEREF _Toc117352194 \h </w:instrText>
      </w:r>
      <w:r w:rsidR="001C0F30">
        <w:rPr>
          <w:noProof/>
          <w:webHidden/>
        </w:rPr>
      </w:r>
      <w:r w:rsidR="001C0F30">
        <w:rPr>
          <w:noProof/>
          <w:webHidden/>
        </w:rPr>
        <w:fldChar w:fldCharType="separate"/>
      </w:r>
      <w:r w:rsidR="007B4B66">
        <w:rPr>
          <w:noProof/>
          <w:webHidden/>
        </w:rPr>
        <w:t>46</w:t>
      </w:r>
      <w:r w:rsidR="001C0F30">
        <w:rPr>
          <w:noProof/>
          <w:webHidden/>
        </w:rPr>
        <w:fldChar w:fldCharType="end"/>
      </w:r>
      <w:r>
        <w:rPr>
          <w:noProof/>
        </w:rPr>
        <w:fldChar w:fldCharType="end"/>
      </w:r>
    </w:p>
    <w:p w14:paraId="7060A152" w14:textId="38F92DB5"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"_Toc117352195"</w:instrText>
      </w:r>
      <w:ins w:id="125" w:author="Morozov, Mikhail V. [Tengizchevroil]" w:date="2022-11-04T16:16:00Z">
        <w:r w:rsidR="00C40309">
          <w:rPr>
            <w:noProof/>
          </w:rPr>
        </w:r>
      </w:ins>
      <w:r>
        <w:rPr>
          <w:noProof/>
        </w:rPr>
        <w:fldChar w:fldCharType="separate"/>
      </w:r>
      <w:r w:rsidR="001C0F30" w:rsidRPr="00106FD6">
        <w:rPr>
          <w:rStyle w:val="Hyperlink"/>
          <w:noProof/>
          <w:lang w:val="ru-RU"/>
        </w:rPr>
        <w:t>13.7</w:t>
      </w:r>
      <w:r w:rsidR="001C0F30">
        <w:rPr>
          <w:rFonts w:asciiTheme="minorHAnsi" w:eastAsiaTheme="minorEastAsia" w:hAnsiTheme="minorHAnsi" w:cstheme="minorBidi"/>
          <w:noProof/>
          <w:color w:val="auto"/>
        </w:rPr>
        <w:tab/>
      </w:r>
      <w:r w:rsidR="001C0F30" w:rsidRPr="00106FD6">
        <w:rPr>
          <w:rStyle w:val="Hyperlink"/>
          <w:noProof/>
          <w:lang w:val="ru-RU"/>
        </w:rPr>
        <w:t>Таблица выбора изоляции систем трубопроводов</w:t>
      </w:r>
      <w:r w:rsidR="001C0F30">
        <w:rPr>
          <w:noProof/>
          <w:webHidden/>
        </w:rPr>
        <w:tab/>
      </w:r>
      <w:r w:rsidR="001C0F30">
        <w:rPr>
          <w:noProof/>
          <w:webHidden/>
        </w:rPr>
        <w:fldChar w:fldCharType="begin"/>
      </w:r>
      <w:r w:rsidR="001C0F30">
        <w:rPr>
          <w:noProof/>
          <w:webHidden/>
        </w:rPr>
        <w:instrText xml:space="preserve"> PAGEREF _Toc117352195 \h </w:instrText>
      </w:r>
      <w:r w:rsidR="001C0F30">
        <w:rPr>
          <w:noProof/>
          <w:webHidden/>
        </w:rPr>
      </w:r>
      <w:r w:rsidR="001C0F30">
        <w:rPr>
          <w:noProof/>
          <w:webHidden/>
        </w:rPr>
        <w:fldChar w:fldCharType="separate"/>
      </w:r>
      <w:r w:rsidR="007B4B66">
        <w:rPr>
          <w:noProof/>
          <w:webHidden/>
        </w:rPr>
        <w:t>47</w:t>
      </w:r>
      <w:r w:rsidR="001C0F30">
        <w:rPr>
          <w:noProof/>
          <w:webHidden/>
        </w:rPr>
        <w:fldChar w:fldCharType="end"/>
      </w:r>
      <w:r>
        <w:rPr>
          <w:noProof/>
        </w:rPr>
        <w:fldChar w:fldCharType="end"/>
      </w:r>
    </w:p>
    <w:p w14:paraId="4619B2C3" w14:textId="2E39EED9"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"_Toc117352196"</w:instrText>
      </w:r>
      <w:ins w:id="126" w:author="Morozov, Mikhail V. [Tengizchevroil]" w:date="2022-11-04T16:16:00Z">
        <w:r w:rsidR="00C40309">
          <w:rPr>
            <w:noProof/>
          </w:rPr>
        </w:r>
      </w:ins>
      <w:r>
        <w:rPr>
          <w:noProof/>
        </w:rPr>
        <w:fldChar w:fldCharType="separate"/>
      </w:r>
      <w:r w:rsidR="001C0F30" w:rsidRPr="00106FD6">
        <w:rPr>
          <w:rStyle w:val="Hyperlink"/>
          <w:rFonts w:ascii="Arial" w:hAnsi="Arial"/>
          <w:noProof/>
          <w:lang w:val="ru-RU"/>
        </w:rPr>
        <w:t xml:space="preserve">ПРИЛОЖЕНИЕ </w:t>
      </w:r>
      <w:r w:rsidR="001C0F30" w:rsidRPr="00106FD6">
        <w:rPr>
          <w:rStyle w:val="Hyperlink"/>
          <w:rFonts w:ascii="Arial" w:hAnsi="Arial"/>
          <w:noProof/>
        </w:rPr>
        <w:t>I</w:t>
      </w:r>
      <w:r w:rsidR="001C0F30" w:rsidRPr="00106FD6">
        <w:rPr>
          <w:rStyle w:val="Hyperlink"/>
          <w:rFonts w:ascii="Arial" w:hAnsi="Arial"/>
          <w:noProof/>
          <w:lang w:val="ru-RU"/>
        </w:rPr>
        <w:t xml:space="preserve">   ВЕЛИЧИНА ЗАЗОРА ПРИ УСТАНОВКЕ МЕТАЛЛИЧЕСКОЙ РЕШЕТКИ ДЛЯ ЗАЩИТЫ ОТ ВЫСОКОЙ ТЕМПЕРАТУРЫ</w:t>
      </w:r>
      <w:r w:rsidR="001C0F30">
        <w:rPr>
          <w:noProof/>
          <w:webHidden/>
        </w:rPr>
        <w:tab/>
      </w:r>
      <w:r w:rsidR="001C0F30">
        <w:rPr>
          <w:noProof/>
          <w:webHidden/>
        </w:rPr>
        <w:fldChar w:fldCharType="begin"/>
      </w:r>
      <w:r w:rsidR="001C0F30">
        <w:rPr>
          <w:noProof/>
          <w:webHidden/>
        </w:rPr>
        <w:instrText xml:space="preserve"> PAGEREF _Toc117352196 \h </w:instrText>
      </w:r>
      <w:r w:rsidR="001C0F30">
        <w:rPr>
          <w:noProof/>
          <w:webHidden/>
        </w:rPr>
      </w:r>
      <w:r w:rsidR="001C0F30">
        <w:rPr>
          <w:noProof/>
          <w:webHidden/>
        </w:rPr>
        <w:fldChar w:fldCharType="separate"/>
      </w:r>
      <w:r w:rsidR="007B4B66">
        <w:rPr>
          <w:noProof/>
          <w:webHidden/>
        </w:rPr>
        <w:t>48</w:t>
      </w:r>
      <w:r w:rsidR="001C0F30">
        <w:rPr>
          <w:noProof/>
          <w:webHidden/>
        </w:rPr>
        <w:fldChar w:fldCharType="end"/>
      </w:r>
      <w:r>
        <w:rPr>
          <w:noProof/>
        </w:rPr>
        <w:fldChar w:fldCharType="end"/>
      </w:r>
    </w:p>
    <w:p w14:paraId="62EBB2F0" w14:textId="54F927F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"_Toc117352197"</w:instrText>
      </w:r>
      <w:ins w:id="127" w:author="Morozov, Mikhail V. [Tengizchevroil]" w:date="2022-11-04T16:16:00Z">
        <w:r w:rsidR="00C40309">
          <w:rPr>
            <w:noProof/>
          </w:rPr>
        </w:r>
      </w:ins>
      <w:r>
        <w:rPr>
          <w:noProof/>
        </w:rPr>
        <w:fldChar w:fldCharType="separate"/>
      </w:r>
      <w:r w:rsidR="001C0F30" w:rsidRPr="00106FD6">
        <w:rPr>
          <w:rStyle w:val="Hyperlink"/>
          <w:rFonts w:ascii="Arial" w:hAnsi="Arial"/>
          <w:noProof/>
        </w:rPr>
        <w:t>1.0</w:t>
      </w:r>
      <w:r w:rsidR="001C0F30">
        <w:rPr>
          <w:rFonts w:asciiTheme="minorHAnsi" w:eastAsiaTheme="minorEastAsia" w:hAnsiTheme="minorHAnsi" w:cstheme="minorBidi"/>
          <w:noProof/>
          <w:color w:val="auto"/>
        </w:rPr>
        <w:tab/>
      </w:r>
      <w:r w:rsidR="001C0F30" w:rsidRPr="00106FD6">
        <w:rPr>
          <w:rStyle w:val="Hyperlink"/>
          <w:rFonts w:ascii="Arial" w:hAnsi="Arial"/>
          <w:noProof/>
        </w:rPr>
        <w:t>SCOPE</w:t>
      </w:r>
      <w:r w:rsidR="001C0F30">
        <w:rPr>
          <w:noProof/>
          <w:webHidden/>
        </w:rPr>
        <w:tab/>
      </w:r>
      <w:r w:rsidR="001C0F30">
        <w:rPr>
          <w:noProof/>
          <w:webHidden/>
        </w:rPr>
        <w:fldChar w:fldCharType="begin"/>
      </w:r>
      <w:r w:rsidR="001C0F30">
        <w:rPr>
          <w:noProof/>
          <w:webHidden/>
        </w:rPr>
        <w:instrText xml:space="preserve"> PAGEREF _Toc117352197 \h </w:instrText>
      </w:r>
      <w:r w:rsidR="001C0F30">
        <w:rPr>
          <w:noProof/>
          <w:webHidden/>
        </w:rPr>
      </w:r>
      <w:r w:rsidR="001C0F30">
        <w:rPr>
          <w:noProof/>
          <w:webHidden/>
        </w:rPr>
        <w:fldChar w:fldCharType="separate"/>
      </w:r>
      <w:r w:rsidR="007B4B66">
        <w:rPr>
          <w:noProof/>
          <w:webHidden/>
        </w:rPr>
        <w:t>49</w:t>
      </w:r>
      <w:r w:rsidR="001C0F30">
        <w:rPr>
          <w:noProof/>
          <w:webHidden/>
        </w:rPr>
        <w:fldChar w:fldCharType="end"/>
      </w:r>
      <w:r>
        <w:rPr>
          <w:noProof/>
        </w:rPr>
        <w:fldChar w:fldCharType="end"/>
      </w:r>
    </w:p>
    <w:p w14:paraId="073C81B3" w14:textId="55CC6E17"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"_Toc117352198"</w:instrText>
      </w:r>
      <w:ins w:id="128" w:author="Morozov, Mikhail V. [Tengizchevroil]" w:date="2022-11-04T16:16:00Z">
        <w:r w:rsidR="00C40309">
          <w:rPr>
            <w:noProof/>
          </w:rPr>
        </w:r>
      </w:ins>
      <w:r>
        <w:rPr>
          <w:noProof/>
        </w:rPr>
        <w:fldChar w:fldCharType="separate"/>
      </w:r>
      <w:r w:rsidR="001C0F30" w:rsidRPr="00106FD6">
        <w:rPr>
          <w:rStyle w:val="Hyperlink"/>
          <w:rFonts w:ascii="Arial" w:hAnsi="Arial"/>
          <w:noProof/>
        </w:rPr>
        <w:t>2.0</w:t>
      </w:r>
      <w:r w:rsidR="001C0F30">
        <w:rPr>
          <w:rFonts w:asciiTheme="minorHAnsi" w:eastAsiaTheme="minorEastAsia" w:hAnsiTheme="minorHAnsi" w:cstheme="minorBidi"/>
          <w:noProof/>
          <w:color w:val="auto"/>
        </w:rPr>
        <w:tab/>
      </w:r>
      <w:r w:rsidR="001C0F30" w:rsidRPr="00106FD6">
        <w:rPr>
          <w:rStyle w:val="Hyperlink"/>
          <w:rFonts w:ascii="Arial" w:hAnsi="Arial"/>
          <w:noProof/>
        </w:rPr>
        <w:t>REFERENCES</w:t>
      </w:r>
      <w:r w:rsidR="001C0F30">
        <w:rPr>
          <w:noProof/>
          <w:webHidden/>
        </w:rPr>
        <w:tab/>
      </w:r>
      <w:r w:rsidR="001C0F30">
        <w:rPr>
          <w:noProof/>
          <w:webHidden/>
        </w:rPr>
        <w:fldChar w:fldCharType="begin"/>
      </w:r>
      <w:r w:rsidR="001C0F30">
        <w:rPr>
          <w:noProof/>
          <w:webHidden/>
        </w:rPr>
        <w:instrText xml:space="preserve"> PAGEREF _Toc117352198 \h </w:instrText>
      </w:r>
      <w:r w:rsidR="001C0F30">
        <w:rPr>
          <w:noProof/>
          <w:webHidden/>
        </w:rPr>
      </w:r>
      <w:r w:rsidR="001C0F30">
        <w:rPr>
          <w:noProof/>
          <w:webHidden/>
        </w:rPr>
        <w:fldChar w:fldCharType="separate"/>
      </w:r>
      <w:r w:rsidR="007B4B66">
        <w:rPr>
          <w:noProof/>
          <w:webHidden/>
        </w:rPr>
        <w:t>49</w:t>
      </w:r>
      <w:r w:rsidR="001C0F30">
        <w:rPr>
          <w:noProof/>
          <w:webHidden/>
        </w:rPr>
        <w:fldChar w:fldCharType="end"/>
      </w:r>
      <w:r>
        <w:rPr>
          <w:noProof/>
        </w:rPr>
        <w:fldChar w:fldCharType="end"/>
      </w:r>
    </w:p>
    <w:p w14:paraId="374861B5" w14:textId="3BBA9EE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"_Toc117352199"</w:instrText>
      </w:r>
      <w:ins w:id="129" w:author="Morozov, Mikhail V. [Tengizchevroil]" w:date="2022-11-04T16:16:00Z">
        <w:r w:rsidR="00C40309">
          <w:rPr>
            <w:noProof/>
          </w:rPr>
        </w:r>
      </w:ins>
      <w:r>
        <w:rPr>
          <w:noProof/>
        </w:rPr>
        <w:fldChar w:fldCharType="separate"/>
      </w:r>
      <w:r w:rsidR="001C0F30" w:rsidRPr="00106FD6">
        <w:rPr>
          <w:rStyle w:val="Hyperlink"/>
          <w:noProof/>
          <w:lang w:val="en-GB"/>
        </w:rPr>
        <w:t>2.1</w:t>
      </w:r>
      <w:r w:rsidR="001C0F30">
        <w:rPr>
          <w:rFonts w:asciiTheme="minorHAnsi" w:eastAsiaTheme="minorEastAsia" w:hAnsiTheme="minorHAnsi" w:cstheme="minorBidi"/>
          <w:noProof/>
          <w:color w:val="auto"/>
        </w:rPr>
        <w:tab/>
      </w:r>
      <w:r w:rsidR="001C0F30" w:rsidRPr="00106FD6">
        <w:rPr>
          <w:rStyle w:val="Hyperlink"/>
          <w:noProof/>
          <w:lang w:val="en-GB"/>
        </w:rPr>
        <w:t xml:space="preserve">Purchaser </w:t>
      </w:r>
      <w:r w:rsidR="001C0F30" w:rsidRPr="00106FD6">
        <w:rPr>
          <w:rStyle w:val="Hyperlink"/>
          <w:noProof/>
        </w:rPr>
        <w:t>Documents</w:t>
      </w:r>
      <w:r w:rsidR="001C0F30">
        <w:rPr>
          <w:noProof/>
          <w:webHidden/>
        </w:rPr>
        <w:tab/>
      </w:r>
      <w:r w:rsidR="001C0F30">
        <w:rPr>
          <w:noProof/>
          <w:webHidden/>
        </w:rPr>
        <w:fldChar w:fldCharType="begin"/>
      </w:r>
      <w:r w:rsidR="001C0F30">
        <w:rPr>
          <w:noProof/>
          <w:webHidden/>
        </w:rPr>
        <w:instrText xml:space="preserve"> PAGEREF _Toc117352199 \h </w:instrText>
      </w:r>
      <w:r w:rsidR="001C0F30">
        <w:rPr>
          <w:noProof/>
          <w:webHidden/>
        </w:rPr>
      </w:r>
      <w:r w:rsidR="001C0F30">
        <w:rPr>
          <w:noProof/>
          <w:webHidden/>
        </w:rPr>
        <w:fldChar w:fldCharType="separate"/>
      </w:r>
      <w:r w:rsidR="007B4B66">
        <w:rPr>
          <w:noProof/>
          <w:webHidden/>
        </w:rPr>
        <w:t>49</w:t>
      </w:r>
      <w:r w:rsidR="001C0F30">
        <w:rPr>
          <w:noProof/>
          <w:webHidden/>
        </w:rPr>
        <w:fldChar w:fldCharType="end"/>
      </w:r>
      <w:r>
        <w:rPr>
          <w:noProof/>
        </w:rPr>
        <w:fldChar w:fldCharType="end"/>
      </w:r>
    </w:p>
    <w:p w14:paraId="6ED920A3" w14:textId="115B99E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"_Toc117352200"</w:instrText>
      </w:r>
      <w:ins w:id="130" w:author="Morozov, Mikhail V. [Tengizchevroil]" w:date="2022-11-04T16:16:00Z">
        <w:r w:rsidR="00C40309">
          <w:rPr>
            <w:noProof/>
          </w:rPr>
        </w:r>
      </w:ins>
      <w:r>
        <w:rPr>
          <w:noProof/>
        </w:rPr>
        <w:fldChar w:fldCharType="separate"/>
      </w:r>
      <w:r w:rsidR="001C0F30" w:rsidRPr="00106FD6">
        <w:rPr>
          <w:rStyle w:val="Hyperlink"/>
          <w:noProof/>
        </w:rPr>
        <w:t>2.2</w:t>
      </w:r>
      <w:r w:rsidR="001C0F30">
        <w:rPr>
          <w:rFonts w:asciiTheme="minorHAnsi" w:eastAsiaTheme="minorEastAsia" w:hAnsiTheme="minorHAnsi" w:cstheme="minorBidi"/>
          <w:noProof/>
          <w:color w:val="auto"/>
        </w:rPr>
        <w:tab/>
      </w:r>
      <w:r w:rsidR="001C0F30" w:rsidRPr="00106FD6">
        <w:rPr>
          <w:rStyle w:val="Hyperlink"/>
          <w:noProof/>
        </w:rPr>
        <w:t>Industry Codes and Standards</w:t>
      </w:r>
      <w:r w:rsidR="001C0F30">
        <w:rPr>
          <w:noProof/>
          <w:webHidden/>
        </w:rPr>
        <w:tab/>
      </w:r>
      <w:r w:rsidR="001C0F30">
        <w:rPr>
          <w:noProof/>
          <w:webHidden/>
        </w:rPr>
        <w:fldChar w:fldCharType="begin"/>
      </w:r>
      <w:r w:rsidR="001C0F30">
        <w:rPr>
          <w:noProof/>
          <w:webHidden/>
        </w:rPr>
        <w:instrText xml:space="preserve"> PAGEREF _Toc117352200 \h </w:instrText>
      </w:r>
      <w:r w:rsidR="001C0F30">
        <w:rPr>
          <w:noProof/>
          <w:webHidden/>
        </w:rPr>
      </w:r>
      <w:r w:rsidR="001C0F30">
        <w:rPr>
          <w:noProof/>
          <w:webHidden/>
        </w:rPr>
        <w:fldChar w:fldCharType="separate"/>
      </w:r>
      <w:r w:rsidR="007B4B66">
        <w:rPr>
          <w:noProof/>
          <w:webHidden/>
        </w:rPr>
        <w:t>49</w:t>
      </w:r>
      <w:r w:rsidR="001C0F30">
        <w:rPr>
          <w:noProof/>
          <w:webHidden/>
        </w:rPr>
        <w:fldChar w:fldCharType="end"/>
      </w:r>
      <w:r>
        <w:rPr>
          <w:noProof/>
        </w:rPr>
        <w:fldChar w:fldCharType="end"/>
      </w:r>
    </w:p>
    <w:p w14:paraId="1AC5FCC9" w14:textId="6458C5BB"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"_Toc117352201"</w:instrText>
      </w:r>
      <w:ins w:id="131" w:author="Morozov, Mikhail V. [Tengizchevroil]" w:date="2022-11-04T16:16:00Z">
        <w:r w:rsidR="00C40309">
          <w:rPr>
            <w:noProof/>
          </w:rPr>
        </w:r>
      </w:ins>
      <w:r>
        <w:rPr>
          <w:noProof/>
        </w:rPr>
        <w:fldChar w:fldCharType="separate"/>
      </w:r>
      <w:r w:rsidR="001C0F30" w:rsidRPr="00106FD6">
        <w:rPr>
          <w:rStyle w:val="Hyperlink"/>
          <w:rFonts w:ascii="Arial" w:hAnsi="Arial"/>
          <w:noProof/>
        </w:rPr>
        <w:t>3.0</w:t>
      </w:r>
      <w:r w:rsidR="001C0F30">
        <w:rPr>
          <w:rFonts w:asciiTheme="minorHAnsi" w:eastAsiaTheme="minorEastAsia" w:hAnsiTheme="minorHAnsi" w:cstheme="minorBidi"/>
          <w:noProof/>
          <w:color w:val="auto"/>
        </w:rPr>
        <w:tab/>
      </w:r>
      <w:r w:rsidR="001C0F30" w:rsidRPr="00106FD6">
        <w:rPr>
          <w:rStyle w:val="Hyperlink"/>
          <w:rFonts w:ascii="Arial" w:hAnsi="Arial"/>
          <w:noProof/>
        </w:rPr>
        <w:t>DEFINITIONS</w:t>
      </w:r>
      <w:r w:rsidR="001C0F30">
        <w:rPr>
          <w:noProof/>
          <w:webHidden/>
        </w:rPr>
        <w:tab/>
      </w:r>
      <w:r w:rsidR="001C0F30">
        <w:rPr>
          <w:noProof/>
          <w:webHidden/>
        </w:rPr>
        <w:fldChar w:fldCharType="begin"/>
      </w:r>
      <w:r w:rsidR="001C0F30">
        <w:rPr>
          <w:noProof/>
          <w:webHidden/>
        </w:rPr>
        <w:instrText xml:space="preserve"> PAGEREF _Toc117352201 \h </w:instrText>
      </w:r>
      <w:r w:rsidR="001C0F30">
        <w:rPr>
          <w:noProof/>
          <w:webHidden/>
        </w:rPr>
      </w:r>
      <w:r w:rsidR="001C0F30">
        <w:rPr>
          <w:noProof/>
          <w:webHidden/>
        </w:rPr>
        <w:fldChar w:fldCharType="separate"/>
      </w:r>
      <w:r w:rsidR="007B4B66">
        <w:rPr>
          <w:noProof/>
          <w:webHidden/>
        </w:rPr>
        <w:t>51</w:t>
      </w:r>
      <w:r w:rsidR="001C0F30">
        <w:rPr>
          <w:noProof/>
          <w:webHidden/>
        </w:rPr>
        <w:fldChar w:fldCharType="end"/>
      </w:r>
      <w:r>
        <w:rPr>
          <w:noProof/>
        </w:rPr>
        <w:fldChar w:fldCharType="end"/>
      </w:r>
    </w:p>
    <w:p w14:paraId="387F7054" w14:textId="5CB7E129"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"_Toc117352202"</w:instrText>
      </w:r>
      <w:ins w:id="132" w:author="Morozov, Mikhail V. [Tengizchevroil]" w:date="2022-11-04T16:16:00Z">
        <w:r w:rsidR="00C40309">
          <w:rPr>
            <w:noProof/>
          </w:rPr>
        </w:r>
      </w:ins>
      <w:r>
        <w:rPr>
          <w:noProof/>
        </w:rPr>
        <w:fldChar w:fldCharType="separate"/>
      </w:r>
      <w:r w:rsidR="001C0F30" w:rsidRPr="00106FD6">
        <w:rPr>
          <w:rStyle w:val="Hyperlink"/>
          <w:rFonts w:ascii="Arial" w:hAnsi="Arial"/>
          <w:noProof/>
        </w:rPr>
        <w:t>4.0</w:t>
      </w:r>
      <w:r w:rsidR="001C0F30">
        <w:rPr>
          <w:rFonts w:asciiTheme="minorHAnsi" w:eastAsiaTheme="minorEastAsia" w:hAnsiTheme="minorHAnsi" w:cstheme="minorBidi"/>
          <w:noProof/>
          <w:color w:val="auto"/>
        </w:rPr>
        <w:tab/>
      </w:r>
      <w:r w:rsidR="001C0F30" w:rsidRPr="00106FD6">
        <w:rPr>
          <w:rStyle w:val="Hyperlink"/>
          <w:rFonts w:ascii="Arial" w:hAnsi="Arial"/>
          <w:noProof/>
        </w:rPr>
        <w:t>CONFLICTS AND EXCEPTIONS</w:t>
      </w:r>
      <w:r w:rsidR="001C0F30">
        <w:rPr>
          <w:noProof/>
          <w:webHidden/>
        </w:rPr>
        <w:tab/>
      </w:r>
      <w:r w:rsidR="001C0F30">
        <w:rPr>
          <w:noProof/>
          <w:webHidden/>
        </w:rPr>
        <w:fldChar w:fldCharType="begin"/>
      </w:r>
      <w:r w:rsidR="001C0F30">
        <w:rPr>
          <w:noProof/>
          <w:webHidden/>
        </w:rPr>
        <w:instrText xml:space="preserve"> PAGEREF _Toc117352202 \h </w:instrText>
      </w:r>
      <w:r w:rsidR="001C0F30">
        <w:rPr>
          <w:noProof/>
          <w:webHidden/>
        </w:rPr>
      </w:r>
      <w:r w:rsidR="001C0F30">
        <w:rPr>
          <w:noProof/>
          <w:webHidden/>
        </w:rPr>
        <w:fldChar w:fldCharType="separate"/>
      </w:r>
      <w:r w:rsidR="007B4B66">
        <w:rPr>
          <w:noProof/>
          <w:webHidden/>
        </w:rPr>
        <w:t>52</w:t>
      </w:r>
      <w:r w:rsidR="001C0F30">
        <w:rPr>
          <w:noProof/>
          <w:webHidden/>
        </w:rPr>
        <w:fldChar w:fldCharType="end"/>
      </w:r>
      <w:r>
        <w:rPr>
          <w:noProof/>
        </w:rPr>
        <w:fldChar w:fldCharType="end"/>
      </w:r>
    </w:p>
    <w:p w14:paraId="0C052108" w14:textId="2F066F8E"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"_Toc117352203"</w:instrText>
      </w:r>
      <w:ins w:id="133" w:author="Morozov, Mikhail V. [Tengizchevroil]" w:date="2022-11-04T16:16:00Z">
        <w:r w:rsidR="00C40309">
          <w:rPr>
            <w:noProof/>
          </w:rPr>
        </w:r>
      </w:ins>
      <w:r>
        <w:rPr>
          <w:noProof/>
        </w:rPr>
        <w:fldChar w:fldCharType="separate"/>
      </w:r>
      <w:r w:rsidR="001C0F30" w:rsidRPr="00106FD6">
        <w:rPr>
          <w:rStyle w:val="Hyperlink"/>
          <w:noProof/>
        </w:rPr>
        <w:t>4.1</w:t>
      </w:r>
      <w:r w:rsidR="001C0F30">
        <w:rPr>
          <w:rFonts w:asciiTheme="minorHAnsi" w:eastAsiaTheme="minorEastAsia" w:hAnsiTheme="minorHAnsi" w:cstheme="minorBidi"/>
          <w:noProof/>
          <w:color w:val="auto"/>
        </w:rPr>
        <w:tab/>
      </w:r>
      <w:r w:rsidR="001C0F30" w:rsidRPr="00106FD6">
        <w:rPr>
          <w:rStyle w:val="Hyperlink"/>
          <w:noProof/>
        </w:rPr>
        <w:t>Conflict Resolution</w:t>
      </w:r>
      <w:r w:rsidR="001C0F30">
        <w:rPr>
          <w:noProof/>
          <w:webHidden/>
        </w:rPr>
        <w:tab/>
      </w:r>
      <w:r w:rsidR="001C0F30">
        <w:rPr>
          <w:noProof/>
          <w:webHidden/>
        </w:rPr>
        <w:fldChar w:fldCharType="begin"/>
      </w:r>
      <w:r w:rsidR="001C0F30">
        <w:rPr>
          <w:noProof/>
          <w:webHidden/>
        </w:rPr>
        <w:instrText xml:space="preserve"> PAGEREF _Toc117352203 \h </w:instrText>
      </w:r>
      <w:r w:rsidR="001C0F30">
        <w:rPr>
          <w:noProof/>
          <w:webHidden/>
        </w:rPr>
      </w:r>
      <w:r w:rsidR="001C0F30">
        <w:rPr>
          <w:noProof/>
          <w:webHidden/>
        </w:rPr>
        <w:fldChar w:fldCharType="separate"/>
      </w:r>
      <w:r w:rsidR="007B4B66">
        <w:rPr>
          <w:noProof/>
          <w:webHidden/>
        </w:rPr>
        <w:t>52</w:t>
      </w:r>
      <w:r w:rsidR="001C0F30">
        <w:rPr>
          <w:noProof/>
          <w:webHidden/>
        </w:rPr>
        <w:fldChar w:fldCharType="end"/>
      </w:r>
      <w:r>
        <w:rPr>
          <w:noProof/>
        </w:rPr>
        <w:fldChar w:fldCharType="end"/>
      </w:r>
    </w:p>
    <w:p w14:paraId="3BD0F391" w14:textId="05328238"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"_Toc117352204"</w:instrText>
      </w:r>
      <w:ins w:id="134" w:author="Morozov, Mikhail V. [Tengizchevroil]" w:date="2022-11-04T16:16:00Z">
        <w:r w:rsidR="00C40309">
          <w:rPr>
            <w:noProof/>
          </w:rPr>
        </w:r>
      </w:ins>
      <w:r>
        <w:rPr>
          <w:noProof/>
        </w:rPr>
        <w:fldChar w:fldCharType="separate"/>
      </w:r>
      <w:r w:rsidR="001C0F30" w:rsidRPr="00106FD6">
        <w:rPr>
          <w:rStyle w:val="Hyperlink"/>
          <w:rFonts w:ascii="Arial" w:hAnsi="Arial"/>
          <w:noProof/>
        </w:rPr>
        <w:t>5.0</w:t>
      </w:r>
      <w:r w:rsidR="001C0F30">
        <w:rPr>
          <w:rFonts w:asciiTheme="minorHAnsi" w:eastAsiaTheme="minorEastAsia" w:hAnsiTheme="minorHAnsi" w:cstheme="minorBidi"/>
          <w:noProof/>
          <w:color w:val="auto"/>
        </w:rPr>
        <w:tab/>
      </w:r>
      <w:r w:rsidR="001C0F30" w:rsidRPr="00106FD6">
        <w:rPr>
          <w:rStyle w:val="Hyperlink"/>
          <w:rFonts w:ascii="Arial" w:hAnsi="Arial"/>
          <w:noProof/>
        </w:rPr>
        <w:t>GENERAL</w:t>
      </w:r>
      <w:r w:rsidR="001C0F30">
        <w:rPr>
          <w:noProof/>
          <w:webHidden/>
        </w:rPr>
        <w:tab/>
      </w:r>
      <w:r w:rsidR="001C0F30">
        <w:rPr>
          <w:noProof/>
          <w:webHidden/>
        </w:rPr>
        <w:fldChar w:fldCharType="begin"/>
      </w:r>
      <w:r w:rsidR="001C0F30">
        <w:rPr>
          <w:noProof/>
          <w:webHidden/>
        </w:rPr>
        <w:instrText xml:space="preserve"> PAGEREF _Toc117352204 \h </w:instrText>
      </w:r>
      <w:r w:rsidR="001C0F30">
        <w:rPr>
          <w:noProof/>
          <w:webHidden/>
        </w:rPr>
      </w:r>
      <w:r w:rsidR="001C0F30">
        <w:rPr>
          <w:noProof/>
          <w:webHidden/>
        </w:rPr>
        <w:fldChar w:fldCharType="separate"/>
      </w:r>
      <w:r w:rsidR="007B4B66">
        <w:rPr>
          <w:noProof/>
          <w:webHidden/>
        </w:rPr>
        <w:t>52</w:t>
      </w:r>
      <w:r w:rsidR="001C0F30">
        <w:rPr>
          <w:noProof/>
          <w:webHidden/>
        </w:rPr>
        <w:fldChar w:fldCharType="end"/>
      </w:r>
      <w:r>
        <w:rPr>
          <w:noProof/>
        </w:rPr>
        <w:fldChar w:fldCharType="end"/>
      </w:r>
    </w:p>
    <w:p w14:paraId="5A1CDC56" w14:textId="729397EC"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"_Toc117352205"</w:instrText>
      </w:r>
      <w:ins w:id="135" w:author="Morozov, Mikhail V. [Tengizchevroil]" w:date="2022-11-04T16:16:00Z">
        <w:r w:rsidR="00C40309">
          <w:rPr>
            <w:noProof/>
          </w:rPr>
        </w:r>
      </w:ins>
      <w:r>
        <w:rPr>
          <w:noProof/>
        </w:rPr>
        <w:fldChar w:fldCharType="separate"/>
      </w:r>
      <w:r w:rsidR="001C0F30" w:rsidRPr="00106FD6">
        <w:rPr>
          <w:rStyle w:val="Hyperlink"/>
          <w:noProof/>
        </w:rPr>
        <w:t>5.1</w:t>
      </w:r>
      <w:r w:rsidR="001C0F30">
        <w:rPr>
          <w:rFonts w:asciiTheme="minorHAnsi" w:eastAsiaTheme="minorEastAsia" w:hAnsiTheme="minorHAnsi" w:cstheme="minorBidi"/>
          <w:noProof/>
          <w:color w:val="auto"/>
        </w:rPr>
        <w:tab/>
      </w:r>
      <w:r w:rsidR="001C0F30" w:rsidRPr="00106FD6">
        <w:rPr>
          <w:rStyle w:val="Hyperlink"/>
          <w:noProof/>
        </w:rPr>
        <w:t>Surface to be Insulated</w:t>
      </w:r>
      <w:r w:rsidR="001C0F30">
        <w:rPr>
          <w:noProof/>
          <w:webHidden/>
        </w:rPr>
        <w:tab/>
      </w:r>
      <w:r w:rsidR="001C0F30">
        <w:rPr>
          <w:noProof/>
          <w:webHidden/>
        </w:rPr>
        <w:fldChar w:fldCharType="begin"/>
      </w:r>
      <w:r w:rsidR="001C0F30">
        <w:rPr>
          <w:noProof/>
          <w:webHidden/>
        </w:rPr>
        <w:instrText xml:space="preserve"> PAGEREF _Toc117352205 \h </w:instrText>
      </w:r>
      <w:r w:rsidR="001C0F30">
        <w:rPr>
          <w:noProof/>
          <w:webHidden/>
        </w:rPr>
      </w:r>
      <w:r w:rsidR="001C0F30">
        <w:rPr>
          <w:noProof/>
          <w:webHidden/>
        </w:rPr>
        <w:fldChar w:fldCharType="separate"/>
      </w:r>
      <w:r w:rsidR="007B4B66">
        <w:rPr>
          <w:noProof/>
          <w:webHidden/>
        </w:rPr>
        <w:t>53</w:t>
      </w:r>
      <w:r w:rsidR="001C0F30">
        <w:rPr>
          <w:noProof/>
          <w:webHidden/>
        </w:rPr>
        <w:fldChar w:fldCharType="end"/>
      </w:r>
      <w:r>
        <w:rPr>
          <w:noProof/>
        </w:rPr>
        <w:fldChar w:fldCharType="end"/>
      </w:r>
    </w:p>
    <w:p w14:paraId="203DC734" w14:textId="3A63D52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"_Toc117352206"</w:instrText>
      </w:r>
      <w:ins w:id="136" w:author="Morozov, Mikhail V. [Tengizchevroil]" w:date="2022-11-04T16:16:00Z">
        <w:r w:rsidR="00C40309">
          <w:rPr>
            <w:noProof/>
          </w:rPr>
        </w:r>
      </w:ins>
      <w:r>
        <w:rPr>
          <w:noProof/>
        </w:rPr>
        <w:fldChar w:fldCharType="separate"/>
      </w:r>
      <w:r w:rsidR="001C0F30" w:rsidRPr="00106FD6">
        <w:rPr>
          <w:rStyle w:val="Hyperlink"/>
          <w:rFonts w:ascii="Arial" w:hAnsi="Arial"/>
          <w:noProof/>
        </w:rPr>
        <w:t>6.0</w:t>
      </w:r>
      <w:r w:rsidR="001C0F30">
        <w:rPr>
          <w:rFonts w:asciiTheme="minorHAnsi" w:eastAsiaTheme="minorEastAsia" w:hAnsiTheme="minorHAnsi" w:cstheme="minorBidi"/>
          <w:noProof/>
          <w:color w:val="auto"/>
        </w:rPr>
        <w:tab/>
      </w:r>
      <w:r w:rsidR="001C0F30" w:rsidRPr="00106FD6">
        <w:rPr>
          <w:rStyle w:val="Hyperlink"/>
          <w:rFonts w:ascii="Arial" w:hAnsi="Arial"/>
          <w:noProof/>
        </w:rPr>
        <w:t>INSULATION TYPE CODES</w:t>
      </w:r>
      <w:r w:rsidR="001C0F30">
        <w:rPr>
          <w:noProof/>
          <w:webHidden/>
        </w:rPr>
        <w:tab/>
      </w:r>
      <w:r w:rsidR="001C0F30">
        <w:rPr>
          <w:noProof/>
          <w:webHidden/>
        </w:rPr>
        <w:fldChar w:fldCharType="begin"/>
      </w:r>
      <w:r w:rsidR="001C0F30">
        <w:rPr>
          <w:noProof/>
          <w:webHidden/>
        </w:rPr>
        <w:instrText xml:space="preserve"> PAGEREF _Toc117352206 \h </w:instrText>
      </w:r>
      <w:r w:rsidR="001C0F30">
        <w:rPr>
          <w:noProof/>
          <w:webHidden/>
        </w:rPr>
      </w:r>
      <w:r w:rsidR="001C0F30">
        <w:rPr>
          <w:noProof/>
          <w:webHidden/>
        </w:rPr>
        <w:fldChar w:fldCharType="separate"/>
      </w:r>
      <w:r w:rsidR="007B4B66">
        <w:rPr>
          <w:noProof/>
          <w:webHidden/>
        </w:rPr>
        <w:t>53</w:t>
      </w:r>
      <w:r w:rsidR="001C0F30">
        <w:rPr>
          <w:noProof/>
          <w:webHidden/>
        </w:rPr>
        <w:fldChar w:fldCharType="end"/>
      </w:r>
      <w:r>
        <w:rPr>
          <w:noProof/>
        </w:rPr>
        <w:fldChar w:fldCharType="end"/>
      </w:r>
    </w:p>
    <w:p w14:paraId="7D0FE84F" w14:textId="5A69B042"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"_Toc117352207"</w:instrText>
      </w:r>
      <w:ins w:id="137" w:author="Morozov, Mikhail V. [Tengizchevroil]" w:date="2022-11-04T16:16:00Z">
        <w:r w:rsidR="00C40309">
          <w:rPr>
            <w:noProof/>
          </w:rPr>
        </w:r>
      </w:ins>
      <w:r>
        <w:rPr>
          <w:noProof/>
        </w:rPr>
        <w:fldChar w:fldCharType="separate"/>
      </w:r>
      <w:r w:rsidR="001C0F30" w:rsidRPr="00106FD6">
        <w:rPr>
          <w:rStyle w:val="Hyperlink"/>
          <w:noProof/>
        </w:rPr>
        <w:t>6.1</w:t>
      </w:r>
      <w:r w:rsidR="001C0F30">
        <w:rPr>
          <w:rFonts w:asciiTheme="minorHAnsi" w:eastAsiaTheme="minorEastAsia" w:hAnsiTheme="minorHAnsi" w:cstheme="minorBidi"/>
          <w:noProof/>
          <w:color w:val="auto"/>
        </w:rPr>
        <w:tab/>
      </w:r>
      <w:r w:rsidR="001C0F30" w:rsidRPr="00106FD6">
        <w:rPr>
          <w:rStyle w:val="Hyperlink"/>
          <w:noProof/>
        </w:rPr>
        <w:t>Heat Conservation Insulation (HC)</w:t>
      </w:r>
      <w:r w:rsidR="001C0F30">
        <w:rPr>
          <w:noProof/>
          <w:webHidden/>
        </w:rPr>
        <w:tab/>
      </w:r>
      <w:r w:rsidR="001C0F30">
        <w:rPr>
          <w:noProof/>
          <w:webHidden/>
        </w:rPr>
        <w:fldChar w:fldCharType="begin"/>
      </w:r>
      <w:r w:rsidR="001C0F30">
        <w:rPr>
          <w:noProof/>
          <w:webHidden/>
        </w:rPr>
        <w:instrText xml:space="preserve"> PAGEREF _Toc117352207 \h </w:instrText>
      </w:r>
      <w:r w:rsidR="001C0F30">
        <w:rPr>
          <w:noProof/>
          <w:webHidden/>
        </w:rPr>
      </w:r>
      <w:r w:rsidR="001C0F30">
        <w:rPr>
          <w:noProof/>
          <w:webHidden/>
        </w:rPr>
        <w:fldChar w:fldCharType="separate"/>
      </w:r>
      <w:r w:rsidR="007B4B66">
        <w:rPr>
          <w:noProof/>
          <w:webHidden/>
        </w:rPr>
        <w:t>53</w:t>
      </w:r>
      <w:r w:rsidR="001C0F30">
        <w:rPr>
          <w:noProof/>
          <w:webHidden/>
        </w:rPr>
        <w:fldChar w:fldCharType="end"/>
      </w:r>
      <w:r>
        <w:rPr>
          <w:noProof/>
        </w:rPr>
        <w:fldChar w:fldCharType="end"/>
      </w:r>
    </w:p>
    <w:p w14:paraId="66501768" w14:textId="2A982C5C"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"_Toc117352208"</w:instrText>
      </w:r>
      <w:ins w:id="138" w:author="Morozov, Mikhail V. [Tengizchevroil]" w:date="2022-11-04T16:16:00Z">
        <w:r w:rsidR="00C40309">
          <w:rPr>
            <w:noProof/>
          </w:rPr>
        </w:r>
      </w:ins>
      <w:r>
        <w:rPr>
          <w:noProof/>
        </w:rPr>
        <w:fldChar w:fldCharType="separate"/>
      </w:r>
      <w:r w:rsidR="001C0F30" w:rsidRPr="00106FD6">
        <w:rPr>
          <w:rStyle w:val="Hyperlink"/>
          <w:noProof/>
        </w:rPr>
        <w:t>6.2</w:t>
      </w:r>
      <w:r w:rsidR="001C0F30">
        <w:rPr>
          <w:rFonts w:asciiTheme="minorHAnsi" w:eastAsiaTheme="minorEastAsia" w:hAnsiTheme="minorHAnsi" w:cstheme="minorBidi"/>
          <w:noProof/>
          <w:color w:val="auto"/>
        </w:rPr>
        <w:tab/>
      </w:r>
      <w:r w:rsidR="001C0F30" w:rsidRPr="00106FD6">
        <w:rPr>
          <w:rStyle w:val="Hyperlink"/>
          <w:noProof/>
        </w:rPr>
        <w:t>Personnel Protection Insulation (PP)</w:t>
      </w:r>
      <w:r w:rsidR="001C0F30">
        <w:rPr>
          <w:noProof/>
          <w:webHidden/>
        </w:rPr>
        <w:tab/>
      </w:r>
      <w:r w:rsidR="001C0F30">
        <w:rPr>
          <w:noProof/>
          <w:webHidden/>
        </w:rPr>
        <w:fldChar w:fldCharType="begin"/>
      </w:r>
      <w:r w:rsidR="001C0F30">
        <w:rPr>
          <w:noProof/>
          <w:webHidden/>
        </w:rPr>
        <w:instrText xml:space="preserve"> PAGEREF _Toc117352208 \h </w:instrText>
      </w:r>
      <w:r w:rsidR="001C0F30">
        <w:rPr>
          <w:noProof/>
          <w:webHidden/>
        </w:rPr>
      </w:r>
      <w:r w:rsidR="001C0F30">
        <w:rPr>
          <w:noProof/>
          <w:webHidden/>
        </w:rPr>
        <w:fldChar w:fldCharType="separate"/>
      </w:r>
      <w:r w:rsidR="007B4B66">
        <w:rPr>
          <w:noProof/>
          <w:webHidden/>
        </w:rPr>
        <w:t>53</w:t>
      </w:r>
      <w:r w:rsidR="001C0F30">
        <w:rPr>
          <w:noProof/>
          <w:webHidden/>
        </w:rPr>
        <w:fldChar w:fldCharType="end"/>
      </w:r>
      <w:r>
        <w:rPr>
          <w:noProof/>
        </w:rPr>
        <w:fldChar w:fldCharType="end"/>
      </w:r>
    </w:p>
    <w:p w14:paraId="299EE299" w14:textId="0576C45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"_Toc117352209"</w:instrText>
      </w:r>
      <w:ins w:id="139" w:author="Morozov, Mikhail V. [Tengizchevroil]" w:date="2022-11-04T16:16:00Z">
        <w:r w:rsidR="00C40309">
          <w:rPr>
            <w:noProof/>
          </w:rPr>
        </w:r>
      </w:ins>
      <w:r>
        <w:rPr>
          <w:noProof/>
        </w:rPr>
        <w:fldChar w:fldCharType="separate"/>
      </w:r>
      <w:r w:rsidR="001C0F30" w:rsidRPr="00106FD6">
        <w:rPr>
          <w:rStyle w:val="Hyperlink"/>
          <w:noProof/>
        </w:rPr>
        <w:t>6.3</w:t>
      </w:r>
      <w:r w:rsidR="001C0F30">
        <w:rPr>
          <w:rFonts w:asciiTheme="minorHAnsi" w:eastAsiaTheme="minorEastAsia" w:hAnsiTheme="minorHAnsi" w:cstheme="minorBidi"/>
          <w:noProof/>
          <w:color w:val="auto"/>
        </w:rPr>
        <w:tab/>
      </w:r>
      <w:r w:rsidR="001C0F30" w:rsidRPr="00106FD6">
        <w:rPr>
          <w:rStyle w:val="Hyperlink"/>
          <w:noProof/>
        </w:rPr>
        <w:t>Fire Protection Insulation (FP)</w:t>
      </w:r>
      <w:r w:rsidR="001C0F30">
        <w:rPr>
          <w:noProof/>
          <w:webHidden/>
        </w:rPr>
        <w:tab/>
      </w:r>
      <w:r w:rsidR="001C0F30">
        <w:rPr>
          <w:noProof/>
          <w:webHidden/>
        </w:rPr>
        <w:fldChar w:fldCharType="begin"/>
      </w:r>
      <w:r w:rsidR="001C0F30">
        <w:rPr>
          <w:noProof/>
          <w:webHidden/>
        </w:rPr>
        <w:instrText xml:space="preserve"> PAGEREF _Toc117352209 \h </w:instrText>
      </w:r>
      <w:r w:rsidR="001C0F30">
        <w:rPr>
          <w:noProof/>
          <w:webHidden/>
        </w:rPr>
      </w:r>
      <w:r w:rsidR="001C0F30">
        <w:rPr>
          <w:noProof/>
          <w:webHidden/>
        </w:rPr>
        <w:fldChar w:fldCharType="separate"/>
      </w:r>
      <w:r w:rsidR="007B4B66">
        <w:rPr>
          <w:noProof/>
          <w:webHidden/>
        </w:rPr>
        <w:t>54</w:t>
      </w:r>
      <w:r w:rsidR="001C0F30">
        <w:rPr>
          <w:noProof/>
          <w:webHidden/>
        </w:rPr>
        <w:fldChar w:fldCharType="end"/>
      </w:r>
      <w:r>
        <w:rPr>
          <w:noProof/>
        </w:rPr>
        <w:fldChar w:fldCharType="end"/>
      </w:r>
    </w:p>
    <w:p w14:paraId="4F67DE0C" w14:textId="5A2ED79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"_Toc117352210"</w:instrText>
      </w:r>
      <w:ins w:id="140" w:author="Morozov, Mikhail V. [Tengizchevroil]" w:date="2022-11-04T16:16:00Z">
        <w:r w:rsidR="00C40309">
          <w:rPr>
            <w:noProof/>
          </w:rPr>
        </w:r>
      </w:ins>
      <w:r>
        <w:rPr>
          <w:noProof/>
        </w:rPr>
        <w:fldChar w:fldCharType="separate"/>
      </w:r>
      <w:r w:rsidR="001C0F30" w:rsidRPr="00106FD6">
        <w:rPr>
          <w:rStyle w:val="Hyperlink"/>
          <w:noProof/>
        </w:rPr>
        <w:t>6.4</w:t>
      </w:r>
      <w:r w:rsidR="001C0F30">
        <w:rPr>
          <w:rFonts w:asciiTheme="minorHAnsi" w:eastAsiaTheme="minorEastAsia" w:hAnsiTheme="minorHAnsi" w:cstheme="minorBidi"/>
          <w:noProof/>
          <w:color w:val="auto"/>
        </w:rPr>
        <w:tab/>
      </w:r>
      <w:r w:rsidR="001C0F30" w:rsidRPr="00106FD6">
        <w:rPr>
          <w:rStyle w:val="Hyperlink"/>
          <w:noProof/>
        </w:rPr>
        <w:t>Steam and Hot Water Insulation (HCPP)</w:t>
      </w:r>
      <w:r w:rsidR="001C0F30">
        <w:rPr>
          <w:noProof/>
          <w:webHidden/>
        </w:rPr>
        <w:tab/>
      </w:r>
      <w:r w:rsidR="001C0F30">
        <w:rPr>
          <w:noProof/>
          <w:webHidden/>
        </w:rPr>
        <w:fldChar w:fldCharType="begin"/>
      </w:r>
      <w:r w:rsidR="001C0F30">
        <w:rPr>
          <w:noProof/>
          <w:webHidden/>
        </w:rPr>
        <w:instrText xml:space="preserve"> PAGEREF _Toc117352210 \h </w:instrText>
      </w:r>
      <w:r w:rsidR="001C0F30">
        <w:rPr>
          <w:noProof/>
          <w:webHidden/>
        </w:rPr>
      </w:r>
      <w:r w:rsidR="001C0F30">
        <w:rPr>
          <w:noProof/>
          <w:webHidden/>
        </w:rPr>
        <w:fldChar w:fldCharType="separate"/>
      </w:r>
      <w:r w:rsidR="007B4B66">
        <w:rPr>
          <w:noProof/>
          <w:webHidden/>
        </w:rPr>
        <w:t>54</w:t>
      </w:r>
      <w:r w:rsidR="001C0F30">
        <w:rPr>
          <w:noProof/>
          <w:webHidden/>
        </w:rPr>
        <w:fldChar w:fldCharType="end"/>
      </w:r>
      <w:r>
        <w:rPr>
          <w:noProof/>
        </w:rPr>
        <w:fldChar w:fldCharType="end"/>
      </w:r>
    </w:p>
    <w:p w14:paraId="5EBE63B9" w14:textId="0FAFE2D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"_Toc117352211"</w:instrText>
      </w:r>
      <w:ins w:id="141" w:author="Morozov, Mikhail V. [Tengizchevroil]" w:date="2022-11-04T16:16:00Z">
        <w:r w:rsidR="00C40309">
          <w:rPr>
            <w:noProof/>
          </w:rPr>
        </w:r>
      </w:ins>
      <w:r>
        <w:rPr>
          <w:noProof/>
        </w:rPr>
        <w:fldChar w:fldCharType="separate"/>
      </w:r>
      <w:r w:rsidR="001C0F30" w:rsidRPr="00106FD6">
        <w:rPr>
          <w:rStyle w:val="Hyperlink"/>
          <w:rFonts w:ascii="Arial" w:hAnsi="Arial"/>
          <w:noProof/>
        </w:rPr>
        <w:t>7.0</w:t>
      </w:r>
      <w:r w:rsidR="001C0F30">
        <w:rPr>
          <w:rFonts w:asciiTheme="minorHAnsi" w:eastAsiaTheme="minorEastAsia" w:hAnsiTheme="minorHAnsi" w:cstheme="minorBidi"/>
          <w:noProof/>
          <w:color w:val="auto"/>
        </w:rPr>
        <w:tab/>
      </w:r>
      <w:r w:rsidR="001C0F30" w:rsidRPr="00106FD6">
        <w:rPr>
          <w:rStyle w:val="Hyperlink"/>
          <w:rFonts w:ascii="Arial" w:hAnsi="Arial"/>
          <w:noProof/>
        </w:rPr>
        <w:t>EXTENT OF INSULATION</w:t>
      </w:r>
      <w:r w:rsidR="001C0F30">
        <w:rPr>
          <w:noProof/>
          <w:webHidden/>
        </w:rPr>
        <w:tab/>
      </w:r>
      <w:r w:rsidR="001C0F30">
        <w:rPr>
          <w:noProof/>
          <w:webHidden/>
        </w:rPr>
        <w:fldChar w:fldCharType="begin"/>
      </w:r>
      <w:r w:rsidR="001C0F30">
        <w:rPr>
          <w:noProof/>
          <w:webHidden/>
        </w:rPr>
        <w:instrText xml:space="preserve"> PAGEREF _Toc117352211 \h </w:instrText>
      </w:r>
      <w:r w:rsidR="001C0F30">
        <w:rPr>
          <w:noProof/>
          <w:webHidden/>
        </w:rPr>
      </w:r>
      <w:r w:rsidR="001C0F30">
        <w:rPr>
          <w:noProof/>
          <w:webHidden/>
        </w:rPr>
        <w:fldChar w:fldCharType="separate"/>
      </w:r>
      <w:r w:rsidR="007B4B66">
        <w:rPr>
          <w:noProof/>
          <w:webHidden/>
        </w:rPr>
        <w:t>54</w:t>
      </w:r>
      <w:r w:rsidR="001C0F30">
        <w:rPr>
          <w:noProof/>
          <w:webHidden/>
        </w:rPr>
        <w:fldChar w:fldCharType="end"/>
      </w:r>
      <w:r>
        <w:rPr>
          <w:noProof/>
        </w:rPr>
        <w:fldChar w:fldCharType="end"/>
      </w:r>
    </w:p>
    <w:p w14:paraId="4904A997" w14:textId="1D52390F"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"_Toc117352212"</w:instrText>
      </w:r>
      <w:ins w:id="142" w:author="Morozov, Mikhail V. [Tengizchevroil]" w:date="2022-11-04T16:16:00Z">
        <w:r w:rsidR="00C40309">
          <w:rPr>
            <w:noProof/>
          </w:rPr>
        </w:r>
      </w:ins>
      <w:r>
        <w:rPr>
          <w:noProof/>
        </w:rPr>
        <w:fldChar w:fldCharType="separate"/>
      </w:r>
      <w:r w:rsidR="001C0F30" w:rsidRPr="00106FD6">
        <w:rPr>
          <w:rStyle w:val="Hyperlink"/>
          <w:rFonts w:ascii="Arial" w:hAnsi="Arial"/>
          <w:noProof/>
        </w:rPr>
        <w:t>8.0</w:t>
      </w:r>
      <w:r w:rsidR="001C0F30">
        <w:rPr>
          <w:rFonts w:asciiTheme="minorHAnsi" w:eastAsiaTheme="minorEastAsia" w:hAnsiTheme="minorHAnsi" w:cstheme="minorBidi"/>
          <w:noProof/>
          <w:color w:val="auto"/>
        </w:rPr>
        <w:tab/>
      </w:r>
      <w:r w:rsidR="001C0F30" w:rsidRPr="00106FD6">
        <w:rPr>
          <w:rStyle w:val="Hyperlink"/>
          <w:rFonts w:ascii="Arial" w:hAnsi="Arial"/>
          <w:noProof/>
        </w:rPr>
        <w:t>INSULATION MATERIALS</w:t>
      </w:r>
      <w:r w:rsidR="001C0F30">
        <w:rPr>
          <w:noProof/>
          <w:webHidden/>
        </w:rPr>
        <w:tab/>
      </w:r>
      <w:r w:rsidR="001C0F30">
        <w:rPr>
          <w:noProof/>
          <w:webHidden/>
        </w:rPr>
        <w:fldChar w:fldCharType="begin"/>
      </w:r>
      <w:r w:rsidR="001C0F30">
        <w:rPr>
          <w:noProof/>
          <w:webHidden/>
        </w:rPr>
        <w:instrText xml:space="preserve"> PAGEREF _Toc117352212 \h </w:instrText>
      </w:r>
      <w:r w:rsidR="001C0F30">
        <w:rPr>
          <w:noProof/>
          <w:webHidden/>
        </w:rPr>
      </w:r>
      <w:r w:rsidR="001C0F30">
        <w:rPr>
          <w:noProof/>
          <w:webHidden/>
        </w:rPr>
        <w:fldChar w:fldCharType="separate"/>
      </w:r>
      <w:r w:rsidR="007B4B66">
        <w:rPr>
          <w:noProof/>
          <w:webHidden/>
        </w:rPr>
        <w:t>55</w:t>
      </w:r>
      <w:r w:rsidR="001C0F30">
        <w:rPr>
          <w:noProof/>
          <w:webHidden/>
        </w:rPr>
        <w:fldChar w:fldCharType="end"/>
      </w:r>
      <w:r>
        <w:rPr>
          <w:noProof/>
        </w:rPr>
        <w:fldChar w:fldCharType="end"/>
      </w:r>
    </w:p>
    <w:p w14:paraId="52EAE996" w14:textId="682B20E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"_Toc117352213"</w:instrText>
      </w:r>
      <w:ins w:id="143" w:author="Morozov, Mikhail V. [Tengizchevroil]" w:date="2022-11-04T16:16:00Z">
        <w:r w:rsidR="00C40309">
          <w:rPr>
            <w:noProof/>
          </w:rPr>
        </w:r>
      </w:ins>
      <w:r>
        <w:rPr>
          <w:noProof/>
        </w:rPr>
        <w:fldChar w:fldCharType="separate"/>
      </w:r>
      <w:r w:rsidR="001C0F30" w:rsidRPr="00106FD6">
        <w:rPr>
          <w:rStyle w:val="Hyperlink"/>
          <w:noProof/>
        </w:rPr>
        <w:t>8.1</w:t>
      </w:r>
      <w:r w:rsidR="001C0F30">
        <w:rPr>
          <w:rFonts w:asciiTheme="minorHAnsi" w:eastAsiaTheme="minorEastAsia" w:hAnsiTheme="minorHAnsi" w:cstheme="minorBidi"/>
          <w:noProof/>
          <w:color w:val="auto"/>
        </w:rPr>
        <w:tab/>
      </w:r>
      <w:r w:rsidR="001C0F30" w:rsidRPr="00106FD6">
        <w:rPr>
          <w:rStyle w:val="Hyperlink"/>
          <w:noProof/>
        </w:rPr>
        <w:t>Calcium Silicate</w:t>
      </w:r>
      <w:r w:rsidR="001C0F30">
        <w:rPr>
          <w:noProof/>
          <w:webHidden/>
        </w:rPr>
        <w:tab/>
      </w:r>
      <w:r w:rsidR="001C0F30">
        <w:rPr>
          <w:noProof/>
          <w:webHidden/>
        </w:rPr>
        <w:fldChar w:fldCharType="begin"/>
      </w:r>
      <w:r w:rsidR="001C0F30">
        <w:rPr>
          <w:noProof/>
          <w:webHidden/>
        </w:rPr>
        <w:instrText xml:space="preserve"> PAGEREF _Toc117352213 \h </w:instrText>
      </w:r>
      <w:r w:rsidR="001C0F30">
        <w:rPr>
          <w:noProof/>
          <w:webHidden/>
        </w:rPr>
      </w:r>
      <w:r w:rsidR="001C0F30">
        <w:rPr>
          <w:noProof/>
          <w:webHidden/>
        </w:rPr>
        <w:fldChar w:fldCharType="separate"/>
      </w:r>
      <w:r w:rsidR="007B4B66">
        <w:rPr>
          <w:noProof/>
          <w:webHidden/>
        </w:rPr>
        <w:t>55</w:t>
      </w:r>
      <w:r w:rsidR="001C0F30">
        <w:rPr>
          <w:noProof/>
          <w:webHidden/>
        </w:rPr>
        <w:fldChar w:fldCharType="end"/>
      </w:r>
      <w:r>
        <w:rPr>
          <w:noProof/>
        </w:rPr>
        <w:fldChar w:fldCharType="end"/>
      </w:r>
    </w:p>
    <w:p w14:paraId="190FF045" w14:textId="025E3AE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"_Toc117352214"</w:instrText>
      </w:r>
      <w:ins w:id="144" w:author="Morozov, Mikhail V. [Tengizchevroil]" w:date="2022-11-04T16:16:00Z">
        <w:r w:rsidR="00C40309">
          <w:rPr>
            <w:noProof/>
          </w:rPr>
        </w:r>
      </w:ins>
      <w:r>
        <w:rPr>
          <w:noProof/>
        </w:rPr>
        <w:fldChar w:fldCharType="separate"/>
      </w:r>
      <w:r w:rsidR="001C0F30" w:rsidRPr="00106FD6">
        <w:rPr>
          <w:rStyle w:val="Hyperlink"/>
          <w:noProof/>
        </w:rPr>
        <w:t>8.2</w:t>
      </w:r>
      <w:r w:rsidR="001C0F30">
        <w:rPr>
          <w:rFonts w:asciiTheme="minorHAnsi" w:eastAsiaTheme="minorEastAsia" w:hAnsiTheme="minorHAnsi" w:cstheme="minorBidi"/>
          <w:noProof/>
          <w:color w:val="auto"/>
        </w:rPr>
        <w:tab/>
      </w:r>
      <w:r w:rsidR="001C0F30" w:rsidRPr="00106FD6">
        <w:rPr>
          <w:rStyle w:val="Hyperlink"/>
          <w:noProof/>
        </w:rPr>
        <w:t>Cellular Glass</w:t>
      </w:r>
      <w:r w:rsidR="001C0F30">
        <w:rPr>
          <w:noProof/>
          <w:webHidden/>
        </w:rPr>
        <w:tab/>
      </w:r>
      <w:r w:rsidR="001C0F30">
        <w:rPr>
          <w:noProof/>
          <w:webHidden/>
        </w:rPr>
        <w:fldChar w:fldCharType="begin"/>
      </w:r>
      <w:r w:rsidR="001C0F30">
        <w:rPr>
          <w:noProof/>
          <w:webHidden/>
        </w:rPr>
        <w:instrText xml:space="preserve"> PAGEREF _Toc117352214 \h </w:instrText>
      </w:r>
      <w:r w:rsidR="001C0F30">
        <w:rPr>
          <w:noProof/>
          <w:webHidden/>
        </w:rPr>
      </w:r>
      <w:r w:rsidR="001C0F30">
        <w:rPr>
          <w:noProof/>
          <w:webHidden/>
        </w:rPr>
        <w:fldChar w:fldCharType="separate"/>
      </w:r>
      <w:r w:rsidR="007B4B66">
        <w:rPr>
          <w:noProof/>
          <w:webHidden/>
        </w:rPr>
        <w:t>55</w:t>
      </w:r>
      <w:r w:rsidR="001C0F30">
        <w:rPr>
          <w:noProof/>
          <w:webHidden/>
        </w:rPr>
        <w:fldChar w:fldCharType="end"/>
      </w:r>
      <w:r>
        <w:rPr>
          <w:noProof/>
        </w:rPr>
        <w:fldChar w:fldCharType="end"/>
      </w:r>
    </w:p>
    <w:p w14:paraId="13813334" w14:textId="31EC84B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"_Toc117352215"</w:instrText>
      </w:r>
      <w:ins w:id="145" w:author="Morozov, Mikhail V. [Tengizchevroil]" w:date="2022-11-04T16:16:00Z">
        <w:r w:rsidR="00C40309">
          <w:rPr>
            <w:noProof/>
          </w:rPr>
        </w:r>
      </w:ins>
      <w:r>
        <w:rPr>
          <w:noProof/>
        </w:rPr>
        <w:fldChar w:fldCharType="separate"/>
      </w:r>
      <w:r w:rsidR="001C0F30" w:rsidRPr="00106FD6">
        <w:rPr>
          <w:rStyle w:val="Hyperlink"/>
          <w:noProof/>
        </w:rPr>
        <w:t>8.3</w:t>
      </w:r>
      <w:r w:rsidR="001C0F30">
        <w:rPr>
          <w:rFonts w:asciiTheme="minorHAnsi" w:eastAsiaTheme="minorEastAsia" w:hAnsiTheme="minorHAnsi" w:cstheme="minorBidi"/>
          <w:noProof/>
          <w:color w:val="auto"/>
        </w:rPr>
        <w:tab/>
      </w:r>
      <w:r w:rsidR="001C0F30" w:rsidRPr="00106FD6">
        <w:rPr>
          <w:rStyle w:val="Hyperlink"/>
          <w:noProof/>
        </w:rPr>
        <w:t>Expanded Perlite</w:t>
      </w:r>
      <w:r w:rsidR="001C0F30">
        <w:rPr>
          <w:noProof/>
          <w:webHidden/>
        </w:rPr>
        <w:tab/>
      </w:r>
      <w:r w:rsidR="001C0F30">
        <w:rPr>
          <w:noProof/>
          <w:webHidden/>
        </w:rPr>
        <w:fldChar w:fldCharType="begin"/>
      </w:r>
      <w:r w:rsidR="001C0F30">
        <w:rPr>
          <w:noProof/>
          <w:webHidden/>
        </w:rPr>
        <w:instrText xml:space="preserve"> PAGEREF _Toc117352215 \h </w:instrText>
      </w:r>
      <w:r w:rsidR="001C0F30">
        <w:rPr>
          <w:noProof/>
          <w:webHidden/>
        </w:rPr>
      </w:r>
      <w:r w:rsidR="001C0F30">
        <w:rPr>
          <w:noProof/>
          <w:webHidden/>
        </w:rPr>
        <w:fldChar w:fldCharType="separate"/>
      </w:r>
      <w:r w:rsidR="007B4B66">
        <w:rPr>
          <w:noProof/>
          <w:webHidden/>
        </w:rPr>
        <w:t>55</w:t>
      </w:r>
      <w:r w:rsidR="001C0F30">
        <w:rPr>
          <w:noProof/>
          <w:webHidden/>
        </w:rPr>
        <w:fldChar w:fldCharType="end"/>
      </w:r>
      <w:r>
        <w:rPr>
          <w:noProof/>
        </w:rPr>
        <w:fldChar w:fldCharType="end"/>
      </w:r>
    </w:p>
    <w:p w14:paraId="5E9604D7" w14:textId="3D3B0500"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"_Toc117352216"</w:instrText>
      </w:r>
      <w:ins w:id="146" w:author="Morozov, Mikhail V. [Tengizchevroil]" w:date="2022-11-04T16:16:00Z">
        <w:r w:rsidR="00C40309">
          <w:rPr>
            <w:noProof/>
          </w:rPr>
        </w:r>
      </w:ins>
      <w:r>
        <w:rPr>
          <w:noProof/>
        </w:rPr>
        <w:fldChar w:fldCharType="separate"/>
      </w:r>
      <w:r w:rsidR="001C0F30" w:rsidRPr="00106FD6">
        <w:rPr>
          <w:rStyle w:val="Hyperlink"/>
          <w:noProof/>
        </w:rPr>
        <w:t>8.4</w:t>
      </w:r>
      <w:r w:rsidR="001C0F30">
        <w:rPr>
          <w:rFonts w:asciiTheme="minorHAnsi" w:eastAsiaTheme="minorEastAsia" w:hAnsiTheme="minorHAnsi" w:cstheme="minorBidi"/>
          <w:noProof/>
          <w:color w:val="auto"/>
        </w:rPr>
        <w:tab/>
      </w:r>
      <w:r w:rsidR="001C0F30" w:rsidRPr="00106FD6">
        <w:rPr>
          <w:rStyle w:val="Hyperlink"/>
          <w:noProof/>
        </w:rPr>
        <w:t>Mineral Wool</w:t>
      </w:r>
      <w:r w:rsidR="001C0F30">
        <w:rPr>
          <w:noProof/>
          <w:webHidden/>
        </w:rPr>
        <w:tab/>
      </w:r>
      <w:r w:rsidR="001C0F30">
        <w:rPr>
          <w:noProof/>
          <w:webHidden/>
        </w:rPr>
        <w:fldChar w:fldCharType="begin"/>
      </w:r>
      <w:r w:rsidR="001C0F30">
        <w:rPr>
          <w:noProof/>
          <w:webHidden/>
        </w:rPr>
        <w:instrText xml:space="preserve"> PAGEREF _Toc117352216 \h </w:instrText>
      </w:r>
      <w:r w:rsidR="001C0F30">
        <w:rPr>
          <w:noProof/>
          <w:webHidden/>
        </w:rPr>
      </w:r>
      <w:r w:rsidR="001C0F30">
        <w:rPr>
          <w:noProof/>
          <w:webHidden/>
        </w:rPr>
        <w:fldChar w:fldCharType="separate"/>
      </w:r>
      <w:r w:rsidR="007B4B66">
        <w:rPr>
          <w:noProof/>
          <w:webHidden/>
        </w:rPr>
        <w:t>56</w:t>
      </w:r>
      <w:r w:rsidR="001C0F30">
        <w:rPr>
          <w:noProof/>
          <w:webHidden/>
        </w:rPr>
        <w:fldChar w:fldCharType="end"/>
      </w:r>
      <w:r>
        <w:rPr>
          <w:noProof/>
        </w:rPr>
        <w:fldChar w:fldCharType="end"/>
      </w:r>
    </w:p>
    <w:p w14:paraId="2ECA4472" w14:textId="356F6A4D" w:rsidR="001C0F30" w:rsidRDefault="00141BFC" w:rsidP="00141BFC">
      <w:pPr>
        <w:pStyle w:val="TOC2"/>
        <w:rPr>
          <w:rFonts w:asciiTheme="minorHAnsi" w:eastAsiaTheme="minorEastAsia" w:hAnsiTheme="minorHAnsi" w:cstheme="minorBidi"/>
          <w:noProof/>
          <w:color w:val="auto"/>
        </w:rPr>
      </w:pPr>
      <w:r w:rsidRPr="00296A2B">
        <w:rPr>
          <w:rStyle w:val="Hyperlink"/>
          <w:noProof/>
          <w:u w:val="none"/>
        </w:rPr>
        <w:lastRenderedPageBreak/>
        <w:t>8.5</w:t>
      </w:r>
      <w:r w:rsidR="00000000">
        <w:rPr>
          <w:noProof/>
        </w:rPr>
        <w:fldChar w:fldCharType="begin"/>
      </w:r>
      <w:r w:rsidR="00000000">
        <w:rPr>
          <w:noProof/>
        </w:rPr>
        <w:instrText>HYPERLINK \l "_Toc117352217"</w:instrText>
      </w:r>
      <w:ins w:id="147" w:author="Morozov, Mikhail V. [Tengizchevroil]" w:date="2022-11-04T16:16:00Z">
        <w:r w:rsidR="00C40309">
          <w:rPr>
            <w:noProof/>
          </w:rPr>
        </w:r>
      </w:ins>
      <w:r w:rsidR="00000000">
        <w:rPr>
          <w:noProof/>
        </w:rPr>
        <w:fldChar w:fldCharType="separate"/>
      </w:r>
      <w:r w:rsidR="001C0F30">
        <w:rPr>
          <w:rFonts w:asciiTheme="minorHAnsi" w:eastAsiaTheme="minorEastAsia" w:hAnsiTheme="minorHAnsi" w:cstheme="minorBidi"/>
          <w:noProof/>
          <w:color w:val="auto"/>
        </w:rPr>
        <w:tab/>
      </w:r>
      <w:r w:rsidR="001C0F30" w:rsidRPr="00106FD6">
        <w:rPr>
          <w:rStyle w:val="Hyperlink"/>
          <w:noProof/>
        </w:rPr>
        <w:t>Flexible Aerogel</w:t>
      </w:r>
      <w:r w:rsidR="001C0F30">
        <w:rPr>
          <w:noProof/>
          <w:webHidden/>
        </w:rPr>
        <w:tab/>
      </w:r>
      <w:r w:rsidR="001C0F30">
        <w:rPr>
          <w:noProof/>
          <w:webHidden/>
        </w:rPr>
        <w:fldChar w:fldCharType="begin"/>
      </w:r>
      <w:r w:rsidR="001C0F30">
        <w:rPr>
          <w:noProof/>
          <w:webHidden/>
        </w:rPr>
        <w:instrText xml:space="preserve"> PAGEREF _Toc117352217 \h </w:instrText>
      </w:r>
      <w:r w:rsidR="001C0F30">
        <w:rPr>
          <w:noProof/>
          <w:webHidden/>
        </w:rPr>
      </w:r>
      <w:r w:rsidR="001C0F30">
        <w:rPr>
          <w:noProof/>
          <w:webHidden/>
        </w:rPr>
        <w:fldChar w:fldCharType="separate"/>
      </w:r>
      <w:r w:rsidR="007B4B66">
        <w:rPr>
          <w:noProof/>
          <w:webHidden/>
        </w:rPr>
        <w:t>56</w:t>
      </w:r>
      <w:r w:rsidR="001C0F30">
        <w:rPr>
          <w:noProof/>
          <w:webHidden/>
        </w:rPr>
        <w:fldChar w:fldCharType="end"/>
      </w:r>
      <w:r w:rsidR="00000000">
        <w:rPr>
          <w:noProof/>
        </w:rPr>
        <w:fldChar w:fldCharType="end"/>
      </w:r>
    </w:p>
    <w:p w14:paraId="20B09505" w14:textId="59AA99F2"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"_Toc117352220"</w:instrText>
      </w:r>
      <w:ins w:id="148" w:author="Morozov, Mikhail V. [Tengizchevroil]" w:date="2022-11-04T16:16:00Z">
        <w:r w:rsidR="00C40309">
          <w:rPr>
            <w:noProof/>
          </w:rPr>
        </w:r>
      </w:ins>
      <w:r>
        <w:rPr>
          <w:noProof/>
        </w:rPr>
        <w:fldChar w:fldCharType="separate"/>
      </w:r>
      <w:r w:rsidR="001C0F30" w:rsidRPr="00106FD6">
        <w:rPr>
          <w:rStyle w:val="Hyperlink"/>
          <w:noProof/>
        </w:rPr>
        <w:t>8.6</w:t>
      </w:r>
      <w:r w:rsidR="001C0F30">
        <w:rPr>
          <w:rFonts w:asciiTheme="minorHAnsi" w:eastAsiaTheme="minorEastAsia" w:hAnsiTheme="minorHAnsi" w:cstheme="minorBidi"/>
          <w:noProof/>
          <w:color w:val="auto"/>
        </w:rPr>
        <w:tab/>
      </w:r>
      <w:r w:rsidR="001C0F30" w:rsidRPr="00106FD6">
        <w:rPr>
          <w:rStyle w:val="Hyperlink"/>
          <w:noProof/>
        </w:rPr>
        <w:t>Jacketing</w:t>
      </w:r>
      <w:r w:rsidR="001C0F30">
        <w:rPr>
          <w:noProof/>
          <w:webHidden/>
        </w:rPr>
        <w:tab/>
      </w:r>
      <w:r w:rsidR="001C0F30">
        <w:rPr>
          <w:noProof/>
          <w:webHidden/>
        </w:rPr>
        <w:fldChar w:fldCharType="begin"/>
      </w:r>
      <w:r w:rsidR="001C0F30">
        <w:rPr>
          <w:noProof/>
          <w:webHidden/>
        </w:rPr>
        <w:instrText xml:space="preserve"> PAGEREF _Toc117352220 \h </w:instrText>
      </w:r>
      <w:r w:rsidR="001C0F30">
        <w:rPr>
          <w:noProof/>
          <w:webHidden/>
        </w:rPr>
      </w:r>
      <w:r w:rsidR="001C0F30">
        <w:rPr>
          <w:noProof/>
          <w:webHidden/>
        </w:rPr>
        <w:fldChar w:fldCharType="separate"/>
      </w:r>
      <w:r w:rsidR="007B4B66">
        <w:rPr>
          <w:noProof/>
          <w:webHidden/>
        </w:rPr>
        <w:t>57</w:t>
      </w:r>
      <w:r w:rsidR="001C0F30">
        <w:rPr>
          <w:noProof/>
          <w:webHidden/>
        </w:rPr>
        <w:fldChar w:fldCharType="end"/>
      </w:r>
      <w:r>
        <w:rPr>
          <w:noProof/>
        </w:rPr>
        <w:fldChar w:fldCharType="end"/>
      </w:r>
    </w:p>
    <w:p w14:paraId="31519EDC" w14:textId="48EB542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"_Toc117352221"</w:instrText>
      </w:r>
      <w:ins w:id="149" w:author="Morozov, Mikhail V. [Tengizchevroil]" w:date="2022-11-04T16:16:00Z">
        <w:r w:rsidR="00C40309">
          <w:rPr>
            <w:noProof/>
          </w:rPr>
        </w:r>
      </w:ins>
      <w:r>
        <w:rPr>
          <w:noProof/>
        </w:rPr>
        <w:fldChar w:fldCharType="separate"/>
      </w:r>
      <w:r w:rsidR="001C0F30" w:rsidRPr="00106FD6">
        <w:rPr>
          <w:rStyle w:val="Hyperlink"/>
          <w:noProof/>
        </w:rPr>
        <w:t>8.7</w:t>
      </w:r>
      <w:r w:rsidR="001C0F30">
        <w:rPr>
          <w:rFonts w:asciiTheme="minorHAnsi" w:eastAsiaTheme="minorEastAsia" w:hAnsiTheme="minorHAnsi" w:cstheme="minorBidi"/>
          <w:noProof/>
          <w:color w:val="auto"/>
        </w:rPr>
        <w:tab/>
      </w:r>
      <w:r w:rsidR="001C0F30" w:rsidRPr="00106FD6">
        <w:rPr>
          <w:rStyle w:val="Hyperlink"/>
          <w:noProof/>
        </w:rPr>
        <w:t>Fasteners</w:t>
      </w:r>
      <w:r w:rsidR="001C0F30">
        <w:rPr>
          <w:noProof/>
          <w:webHidden/>
        </w:rPr>
        <w:tab/>
      </w:r>
      <w:r w:rsidR="001C0F30">
        <w:rPr>
          <w:noProof/>
          <w:webHidden/>
        </w:rPr>
        <w:fldChar w:fldCharType="begin"/>
      </w:r>
      <w:r w:rsidR="001C0F30">
        <w:rPr>
          <w:noProof/>
          <w:webHidden/>
        </w:rPr>
        <w:instrText xml:space="preserve"> PAGEREF _Toc117352221 \h </w:instrText>
      </w:r>
      <w:r w:rsidR="001C0F30">
        <w:rPr>
          <w:noProof/>
          <w:webHidden/>
        </w:rPr>
      </w:r>
      <w:r w:rsidR="001C0F30">
        <w:rPr>
          <w:noProof/>
          <w:webHidden/>
        </w:rPr>
        <w:fldChar w:fldCharType="separate"/>
      </w:r>
      <w:r w:rsidR="007B4B66">
        <w:rPr>
          <w:noProof/>
          <w:webHidden/>
        </w:rPr>
        <w:t>61</w:t>
      </w:r>
      <w:r w:rsidR="001C0F30">
        <w:rPr>
          <w:noProof/>
          <w:webHidden/>
        </w:rPr>
        <w:fldChar w:fldCharType="end"/>
      </w:r>
      <w:r>
        <w:rPr>
          <w:noProof/>
        </w:rPr>
        <w:fldChar w:fldCharType="end"/>
      </w:r>
    </w:p>
    <w:p w14:paraId="234820AF" w14:textId="3C9A2BA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"_Toc117352222"</w:instrText>
      </w:r>
      <w:ins w:id="150" w:author="Morozov, Mikhail V. [Tengizchevroil]" w:date="2022-11-04T16:16:00Z">
        <w:r w:rsidR="00C40309">
          <w:rPr>
            <w:noProof/>
          </w:rPr>
        </w:r>
      </w:ins>
      <w:r>
        <w:rPr>
          <w:noProof/>
        </w:rPr>
        <w:fldChar w:fldCharType="separate"/>
      </w:r>
      <w:r w:rsidR="001C0F30" w:rsidRPr="00106FD6">
        <w:rPr>
          <w:rStyle w:val="Hyperlink"/>
          <w:noProof/>
        </w:rPr>
        <w:t>8.8</w:t>
      </w:r>
      <w:r w:rsidR="001C0F30">
        <w:rPr>
          <w:rFonts w:asciiTheme="minorHAnsi" w:eastAsiaTheme="minorEastAsia" w:hAnsiTheme="minorHAnsi" w:cstheme="minorBidi"/>
          <w:noProof/>
          <w:color w:val="auto"/>
        </w:rPr>
        <w:tab/>
      </w:r>
      <w:r w:rsidR="001C0F30" w:rsidRPr="00106FD6">
        <w:rPr>
          <w:rStyle w:val="Hyperlink"/>
          <w:noProof/>
        </w:rPr>
        <w:t>Ancillary Materials</w:t>
      </w:r>
      <w:r w:rsidR="001C0F30">
        <w:rPr>
          <w:noProof/>
          <w:webHidden/>
        </w:rPr>
        <w:tab/>
      </w:r>
      <w:r w:rsidR="001C0F30">
        <w:rPr>
          <w:noProof/>
          <w:webHidden/>
        </w:rPr>
        <w:fldChar w:fldCharType="begin"/>
      </w:r>
      <w:r w:rsidR="001C0F30">
        <w:rPr>
          <w:noProof/>
          <w:webHidden/>
        </w:rPr>
        <w:instrText xml:space="preserve"> PAGEREF _Toc117352222 \h </w:instrText>
      </w:r>
      <w:r w:rsidR="001C0F30">
        <w:rPr>
          <w:noProof/>
          <w:webHidden/>
        </w:rPr>
      </w:r>
      <w:r w:rsidR="001C0F30">
        <w:rPr>
          <w:noProof/>
          <w:webHidden/>
        </w:rPr>
        <w:fldChar w:fldCharType="separate"/>
      </w:r>
      <w:r w:rsidR="007B4B66">
        <w:rPr>
          <w:noProof/>
          <w:webHidden/>
        </w:rPr>
        <w:t>61</w:t>
      </w:r>
      <w:r w:rsidR="001C0F30">
        <w:rPr>
          <w:noProof/>
          <w:webHidden/>
        </w:rPr>
        <w:fldChar w:fldCharType="end"/>
      </w:r>
      <w:r>
        <w:rPr>
          <w:noProof/>
        </w:rPr>
        <w:fldChar w:fldCharType="end"/>
      </w:r>
    </w:p>
    <w:p w14:paraId="211AAD59" w14:textId="15A230BC"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"_Toc117352223"</w:instrText>
      </w:r>
      <w:ins w:id="151" w:author="Morozov, Mikhail V. [Tengizchevroil]" w:date="2022-11-04T16:16:00Z">
        <w:r w:rsidR="00C40309">
          <w:rPr>
            <w:noProof/>
          </w:rPr>
        </w:r>
      </w:ins>
      <w:r>
        <w:rPr>
          <w:noProof/>
        </w:rPr>
        <w:fldChar w:fldCharType="separate"/>
      </w:r>
      <w:r w:rsidR="001C0F30" w:rsidRPr="00106FD6">
        <w:rPr>
          <w:rStyle w:val="Hyperlink"/>
          <w:noProof/>
        </w:rPr>
        <w:t>8.9</w:t>
      </w:r>
      <w:r w:rsidR="001C0F30">
        <w:rPr>
          <w:rFonts w:asciiTheme="minorHAnsi" w:eastAsiaTheme="minorEastAsia" w:hAnsiTheme="minorHAnsi" w:cstheme="minorBidi"/>
          <w:noProof/>
          <w:color w:val="auto"/>
        </w:rPr>
        <w:tab/>
      </w:r>
      <w:r w:rsidR="001C0F30" w:rsidRPr="00106FD6">
        <w:rPr>
          <w:rStyle w:val="Hyperlink"/>
          <w:noProof/>
        </w:rPr>
        <w:t>Mastic</w:t>
      </w:r>
      <w:r w:rsidR="001C0F30">
        <w:rPr>
          <w:noProof/>
          <w:webHidden/>
        </w:rPr>
        <w:tab/>
      </w:r>
      <w:r w:rsidR="001C0F30">
        <w:rPr>
          <w:noProof/>
          <w:webHidden/>
        </w:rPr>
        <w:fldChar w:fldCharType="begin"/>
      </w:r>
      <w:r w:rsidR="001C0F30">
        <w:rPr>
          <w:noProof/>
          <w:webHidden/>
        </w:rPr>
        <w:instrText xml:space="preserve"> PAGEREF _Toc117352223 \h </w:instrText>
      </w:r>
      <w:r w:rsidR="001C0F30">
        <w:rPr>
          <w:noProof/>
          <w:webHidden/>
        </w:rPr>
      </w:r>
      <w:r w:rsidR="001C0F30">
        <w:rPr>
          <w:noProof/>
          <w:webHidden/>
        </w:rPr>
        <w:fldChar w:fldCharType="separate"/>
      </w:r>
      <w:r w:rsidR="007B4B66">
        <w:rPr>
          <w:noProof/>
          <w:webHidden/>
        </w:rPr>
        <w:t>61</w:t>
      </w:r>
      <w:r w:rsidR="001C0F30">
        <w:rPr>
          <w:noProof/>
          <w:webHidden/>
        </w:rPr>
        <w:fldChar w:fldCharType="end"/>
      </w:r>
      <w:r>
        <w:rPr>
          <w:noProof/>
        </w:rPr>
        <w:fldChar w:fldCharType="end"/>
      </w:r>
    </w:p>
    <w:p w14:paraId="1778E5A8" w14:textId="1477D583"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"_Toc117352224"</w:instrText>
      </w:r>
      <w:ins w:id="152" w:author="Morozov, Mikhail V. [Tengizchevroil]" w:date="2022-11-04T16:16:00Z">
        <w:r w:rsidR="00C40309">
          <w:rPr>
            <w:noProof/>
          </w:rPr>
        </w:r>
      </w:ins>
      <w:r>
        <w:rPr>
          <w:noProof/>
        </w:rPr>
        <w:fldChar w:fldCharType="separate"/>
      </w:r>
      <w:r w:rsidR="001C0F30" w:rsidRPr="00106FD6">
        <w:rPr>
          <w:rStyle w:val="Hyperlink"/>
          <w:noProof/>
        </w:rPr>
        <w:t>8.10</w:t>
      </w:r>
      <w:r w:rsidR="001C0F30">
        <w:rPr>
          <w:rFonts w:asciiTheme="minorHAnsi" w:eastAsiaTheme="minorEastAsia" w:hAnsiTheme="minorHAnsi" w:cstheme="minorBidi"/>
          <w:noProof/>
          <w:color w:val="auto"/>
        </w:rPr>
        <w:tab/>
      </w:r>
      <w:r w:rsidR="001C0F30" w:rsidRPr="00106FD6">
        <w:rPr>
          <w:rStyle w:val="Hyperlink"/>
          <w:noProof/>
        </w:rPr>
        <w:t>Selection of Materials</w:t>
      </w:r>
      <w:r w:rsidR="001C0F30">
        <w:rPr>
          <w:noProof/>
          <w:webHidden/>
        </w:rPr>
        <w:tab/>
      </w:r>
      <w:r w:rsidR="001C0F30">
        <w:rPr>
          <w:noProof/>
          <w:webHidden/>
        </w:rPr>
        <w:fldChar w:fldCharType="begin"/>
      </w:r>
      <w:r w:rsidR="001C0F30">
        <w:rPr>
          <w:noProof/>
          <w:webHidden/>
        </w:rPr>
        <w:instrText xml:space="preserve"> PAGEREF _Toc117352224 \h </w:instrText>
      </w:r>
      <w:r w:rsidR="001C0F30">
        <w:rPr>
          <w:noProof/>
          <w:webHidden/>
        </w:rPr>
      </w:r>
      <w:r w:rsidR="001C0F30">
        <w:rPr>
          <w:noProof/>
          <w:webHidden/>
        </w:rPr>
        <w:fldChar w:fldCharType="separate"/>
      </w:r>
      <w:r w:rsidR="007B4B66">
        <w:rPr>
          <w:noProof/>
          <w:webHidden/>
        </w:rPr>
        <w:t>61</w:t>
      </w:r>
      <w:r w:rsidR="001C0F30">
        <w:rPr>
          <w:noProof/>
          <w:webHidden/>
        </w:rPr>
        <w:fldChar w:fldCharType="end"/>
      </w:r>
      <w:r>
        <w:rPr>
          <w:noProof/>
        </w:rPr>
        <w:fldChar w:fldCharType="end"/>
      </w:r>
    </w:p>
    <w:p w14:paraId="140F2BF6" w14:textId="3723F30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"_Toc117352225"</w:instrText>
      </w:r>
      <w:ins w:id="153" w:author="Morozov, Mikhail V. [Tengizchevroil]" w:date="2022-11-04T16:16:00Z">
        <w:r w:rsidR="00C40309">
          <w:rPr>
            <w:noProof/>
          </w:rPr>
        </w:r>
      </w:ins>
      <w:r>
        <w:rPr>
          <w:noProof/>
        </w:rPr>
        <w:fldChar w:fldCharType="separate"/>
      </w:r>
      <w:r w:rsidR="001C0F30" w:rsidRPr="00106FD6">
        <w:rPr>
          <w:rStyle w:val="Hyperlink"/>
          <w:noProof/>
        </w:rPr>
        <w:t>8.11</w:t>
      </w:r>
      <w:r w:rsidR="001C0F30">
        <w:rPr>
          <w:rFonts w:asciiTheme="minorHAnsi" w:eastAsiaTheme="minorEastAsia" w:hAnsiTheme="minorHAnsi" w:cstheme="minorBidi"/>
          <w:noProof/>
          <w:color w:val="auto"/>
        </w:rPr>
        <w:tab/>
      </w:r>
      <w:r w:rsidR="001C0F30" w:rsidRPr="00106FD6">
        <w:rPr>
          <w:rStyle w:val="Hyperlink"/>
          <w:noProof/>
        </w:rPr>
        <w:t xml:space="preserve">Instrument Insulation </w:t>
      </w:r>
      <w:r w:rsidR="001C0F30">
        <w:rPr>
          <w:noProof/>
          <w:webHidden/>
        </w:rPr>
        <w:tab/>
      </w:r>
      <w:r w:rsidR="001C0F30">
        <w:rPr>
          <w:noProof/>
          <w:webHidden/>
        </w:rPr>
        <w:fldChar w:fldCharType="begin"/>
      </w:r>
      <w:r w:rsidR="001C0F30">
        <w:rPr>
          <w:noProof/>
          <w:webHidden/>
        </w:rPr>
        <w:instrText xml:space="preserve"> PAGEREF _Toc117352225 \h </w:instrText>
      </w:r>
      <w:r w:rsidR="001C0F30">
        <w:rPr>
          <w:noProof/>
          <w:webHidden/>
        </w:rPr>
      </w:r>
      <w:r w:rsidR="001C0F30">
        <w:rPr>
          <w:noProof/>
          <w:webHidden/>
        </w:rPr>
        <w:fldChar w:fldCharType="separate"/>
      </w:r>
      <w:r w:rsidR="007B4B66">
        <w:rPr>
          <w:noProof/>
          <w:webHidden/>
        </w:rPr>
        <w:t>62</w:t>
      </w:r>
      <w:r w:rsidR="001C0F30">
        <w:rPr>
          <w:noProof/>
          <w:webHidden/>
        </w:rPr>
        <w:fldChar w:fldCharType="end"/>
      </w:r>
      <w:r>
        <w:rPr>
          <w:noProof/>
        </w:rPr>
        <w:fldChar w:fldCharType="end"/>
      </w:r>
    </w:p>
    <w:p w14:paraId="25162C40" w14:textId="1EC51E9E"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"_Toc117352226"</w:instrText>
      </w:r>
      <w:ins w:id="154" w:author="Morozov, Mikhail V. [Tengizchevroil]" w:date="2022-11-04T16:16:00Z">
        <w:r w:rsidR="00C40309">
          <w:rPr>
            <w:noProof/>
          </w:rPr>
        </w:r>
      </w:ins>
      <w:r>
        <w:rPr>
          <w:noProof/>
        </w:rPr>
        <w:fldChar w:fldCharType="separate"/>
      </w:r>
      <w:r w:rsidR="001C0F30" w:rsidRPr="00296A2B">
        <w:rPr>
          <w:rStyle w:val="Hyperlink"/>
          <w:noProof/>
        </w:rPr>
        <w:t>8.12</w:t>
      </w:r>
      <w:r w:rsidR="001C0F30" w:rsidRPr="00296A2B">
        <w:rPr>
          <w:rFonts w:asciiTheme="minorHAnsi" w:eastAsiaTheme="minorEastAsia" w:hAnsiTheme="minorHAnsi" w:cstheme="minorBidi"/>
          <w:noProof/>
          <w:color w:val="auto"/>
        </w:rPr>
        <w:tab/>
      </w:r>
      <w:r w:rsidR="001C0F30" w:rsidRPr="00296A2B">
        <w:rPr>
          <w:rStyle w:val="Hyperlink"/>
          <w:noProof/>
        </w:rPr>
        <w:t>Fireproof insulation</w:t>
      </w:r>
      <w:r w:rsidR="001C0F30" w:rsidRPr="00296A2B">
        <w:rPr>
          <w:noProof/>
          <w:webHidden/>
        </w:rPr>
        <w:tab/>
      </w:r>
      <w:r w:rsidR="001C0F30" w:rsidRPr="00296A2B">
        <w:rPr>
          <w:noProof/>
          <w:webHidden/>
        </w:rPr>
        <w:fldChar w:fldCharType="begin"/>
      </w:r>
      <w:r w:rsidR="001C0F30" w:rsidRPr="00296A2B">
        <w:rPr>
          <w:noProof/>
          <w:webHidden/>
        </w:rPr>
        <w:instrText xml:space="preserve"> PAGEREF _Toc117352226 \h </w:instrText>
      </w:r>
      <w:r w:rsidR="001C0F30" w:rsidRPr="00296A2B">
        <w:rPr>
          <w:noProof/>
          <w:webHidden/>
        </w:rPr>
      </w:r>
      <w:r w:rsidR="001C0F30" w:rsidRPr="00296A2B">
        <w:rPr>
          <w:noProof/>
          <w:webHidden/>
        </w:rPr>
        <w:fldChar w:fldCharType="separate"/>
      </w:r>
      <w:r w:rsidR="007B4B66">
        <w:rPr>
          <w:noProof/>
          <w:webHidden/>
        </w:rPr>
        <w:t>62</w:t>
      </w:r>
      <w:r w:rsidR="001C0F30" w:rsidRPr="00296A2B">
        <w:rPr>
          <w:noProof/>
          <w:webHidden/>
        </w:rPr>
        <w:fldChar w:fldCharType="end"/>
      </w:r>
      <w:r>
        <w:rPr>
          <w:noProof/>
        </w:rPr>
        <w:fldChar w:fldCharType="end"/>
      </w:r>
    </w:p>
    <w:p w14:paraId="5EAC4959" w14:textId="70928568"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"_Toc117352227"</w:instrText>
      </w:r>
      <w:ins w:id="155" w:author="Morozov, Mikhail V. [Tengizchevroil]" w:date="2022-11-04T16:16:00Z">
        <w:r w:rsidR="00C40309">
          <w:rPr>
            <w:noProof/>
          </w:rPr>
        </w:r>
      </w:ins>
      <w:r>
        <w:rPr>
          <w:noProof/>
        </w:rPr>
        <w:fldChar w:fldCharType="separate"/>
      </w:r>
      <w:r w:rsidR="001C0F30" w:rsidRPr="00106FD6">
        <w:rPr>
          <w:rStyle w:val="Hyperlink"/>
          <w:rFonts w:ascii="Arial" w:hAnsi="Arial"/>
          <w:noProof/>
        </w:rPr>
        <w:t>9.0</w:t>
      </w:r>
      <w:r w:rsidR="001C0F30">
        <w:rPr>
          <w:rFonts w:asciiTheme="minorHAnsi" w:eastAsiaTheme="minorEastAsia" w:hAnsiTheme="minorHAnsi" w:cstheme="minorBidi"/>
          <w:noProof/>
          <w:color w:val="auto"/>
        </w:rPr>
        <w:tab/>
      </w:r>
      <w:r w:rsidR="001C0F30" w:rsidRPr="00106FD6">
        <w:rPr>
          <w:rStyle w:val="Hyperlink"/>
          <w:rFonts w:ascii="Arial" w:hAnsi="Arial"/>
          <w:noProof/>
        </w:rPr>
        <w:t>DESIGN OF INSULATION</w:t>
      </w:r>
      <w:r w:rsidR="001C0F30">
        <w:rPr>
          <w:noProof/>
          <w:webHidden/>
        </w:rPr>
        <w:tab/>
      </w:r>
      <w:r w:rsidR="001C0F30">
        <w:rPr>
          <w:noProof/>
          <w:webHidden/>
        </w:rPr>
        <w:fldChar w:fldCharType="begin"/>
      </w:r>
      <w:r w:rsidR="001C0F30">
        <w:rPr>
          <w:noProof/>
          <w:webHidden/>
        </w:rPr>
        <w:instrText xml:space="preserve"> PAGEREF _Toc117352227 \h </w:instrText>
      </w:r>
      <w:r w:rsidR="001C0F30">
        <w:rPr>
          <w:noProof/>
          <w:webHidden/>
        </w:rPr>
      </w:r>
      <w:r w:rsidR="001C0F30">
        <w:rPr>
          <w:noProof/>
          <w:webHidden/>
        </w:rPr>
        <w:fldChar w:fldCharType="separate"/>
      </w:r>
      <w:r w:rsidR="007B4B66">
        <w:rPr>
          <w:noProof/>
          <w:webHidden/>
        </w:rPr>
        <w:t>63</w:t>
      </w:r>
      <w:r w:rsidR="001C0F30">
        <w:rPr>
          <w:noProof/>
          <w:webHidden/>
        </w:rPr>
        <w:fldChar w:fldCharType="end"/>
      </w:r>
      <w:r>
        <w:rPr>
          <w:noProof/>
        </w:rPr>
        <w:fldChar w:fldCharType="end"/>
      </w:r>
    </w:p>
    <w:p w14:paraId="1286BAB8" w14:textId="7905D04C"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"_Toc117352228"</w:instrText>
      </w:r>
      <w:ins w:id="156" w:author="Morozov, Mikhail V. [Tengizchevroil]" w:date="2022-11-04T16:16:00Z">
        <w:r w:rsidR="00C40309">
          <w:rPr>
            <w:noProof/>
          </w:rPr>
        </w:r>
      </w:ins>
      <w:r>
        <w:rPr>
          <w:noProof/>
        </w:rPr>
        <w:fldChar w:fldCharType="separate"/>
      </w:r>
      <w:r w:rsidR="001C0F30" w:rsidRPr="00106FD6">
        <w:rPr>
          <w:rStyle w:val="Hyperlink"/>
          <w:rFonts w:ascii="Arial" w:hAnsi="Arial"/>
          <w:noProof/>
        </w:rPr>
        <w:t>10.0</w:t>
      </w:r>
      <w:r w:rsidR="001C0F30">
        <w:rPr>
          <w:rFonts w:asciiTheme="minorHAnsi" w:eastAsiaTheme="minorEastAsia" w:hAnsiTheme="minorHAnsi" w:cstheme="minorBidi"/>
          <w:noProof/>
          <w:color w:val="auto"/>
        </w:rPr>
        <w:tab/>
      </w:r>
      <w:r w:rsidR="001C0F30" w:rsidRPr="00106FD6">
        <w:rPr>
          <w:rStyle w:val="Hyperlink"/>
          <w:rFonts w:ascii="Arial" w:hAnsi="Arial"/>
          <w:noProof/>
        </w:rPr>
        <w:t xml:space="preserve">Installation </w:t>
      </w:r>
      <w:r w:rsidR="001C0F30">
        <w:rPr>
          <w:noProof/>
          <w:webHidden/>
        </w:rPr>
        <w:tab/>
      </w:r>
      <w:r w:rsidR="001C0F30">
        <w:rPr>
          <w:noProof/>
          <w:webHidden/>
        </w:rPr>
        <w:fldChar w:fldCharType="begin"/>
      </w:r>
      <w:r w:rsidR="001C0F30">
        <w:rPr>
          <w:noProof/>
          <w:webHidden/>
        </w:rPr>
        <w:instrText xml:space="preserve"> PAGEREF _Toc117352228 \h </w:instrText>
      </w:r>
      <w:r w:rsidR="001C0F30">
        <w:rPr>
          <w:noProof/>
          <w:webHidden/>
        </w:rPr>
      </w:r>
      <w:r w:rsidR="001C0F30">
        <w:rPr>
          <w:noProof/>
          <w:webHidden/>
        </w:rPr>
        <w:fldChar w:fldCharType="separate"/>
      </w:r>
      <w:r w:rsidR="007B4B66">
        <w:rPr>
          <w:noProof/>
          <w:webHidden/>
        </w:rPr>
        <w:t>64</w:t>
      </w:r>
      <w:r w:rsidR="001C0F30">
        <w:rPr>
          <w:noProof/>
          <w:webHidden/>
        </w:rPr>
        <w:fldChar w:fldCharType="end"/>
      </w:r>
      <w:r>
        <w:rPr>
          <w:noProof/>
        </w:rPr>
        <w:fldChar w:fldCharType="end"/>
      </w:r>
    </w:p>
    <w:p w14:paraId="55B5E116" w14:textId="0F48020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"_Toc117352229"</w:instrText>
      </w:r>
      <w:ins w:id="157" w:author="Morozov, Mikhail V. [Tengizchevroil]" w:date="2022-11-04T16:16:00Z">
        <w:r w:rsidR="00C40309">
          <w:rPr>
            <w:noProof/>
          </w:rPr>
        </w:r>
      </w:ins>
      <w:r>
        <w:rPr>
          <w:noProof/>
        </w:rPr>
        <w:fldChar w:fldCharType="separate"/>
      </w:r>
      <w:r w:rsidR="001C0F30" w:rsidRPr="00106FD6">
        <w:rPr>
          <w:rStyle w:val="Hyperlink"/>
          <w:noProof/>
        </w:rPr>
        <w:t>10.1</w:t>
      </w:r>
      <w:r w:rsidR="001C0F30">
        <w:rPr>
          <w:rFonts w:asciiTheme="minorHAnsi" w:eastAsiaTheme="minorEastAsia" w:hAnsiTheme="minorHAnsi" w:cstheme="minorBidi"/>
          <w:noProof/>
          <w:color w:val="auto"/>
        </w:rPr>
        <w:tab/>
      </w:r>
      <w:r w:rsidR="001C0F30" w:rsidRPr="00106FD6">
        <w:rPr>
          <w:rStyle w:val="Hyperlink"/>
          <w:noProof/>
        </w:rPr>
        <w:t>Storage and Handling of Insulation Materials</w:t>
      </w:r>
      <w:r w:rsidR="001C0F30">
        <w:rPr>
          <w:noProof/>
          <w:webHidden/>
        </w:rPr>
        <w:tab/>
      </w:r>
      <w:r w:rsidR="001C0F30">
        <w:rPr>
          <w:noProof/>
          <w:webHidden/>
        </w:rPr>
        <w:fldChar w:fldCharType="begin"/>
      </w:r>
      <w:r w:rsidR="001C0F30">
        <w:rPr>
          <w:noProof/>
          <w:webHidden/>
        </w:rPr>
        <w:instrText xml:space="preserve"> PAGEREF _Toc117352229 \h </w:instrText>
      </w:r>
      <w:r w:rsidR="001C0F30">
        <w:rPr>
          <w:noProof/>
          <w:webHidden/>
        </w:rPr>
      </w:r>
      <w:r w:rsidR="001C0F30">
        <w:rPr>
          <w:noProof/>
          <w:webHidden/>
        </w:rPr>
        <w:fldChar w:fldCharType="separate"/>
      </w:r>
      <w:r w:rsidR="007B4B66">
        <w:rPr>
          <w:noProof/>
          <w:webHidden/>
        </w:rPr>
        <w:t>64</w:t>
      </w:r>
      <w:r w:rsidR="001C0F30">
        <w:rPr>
          <w:noProof/>
          <w:webHidden/>
        </w:rPr>
        <w:fldChar w:fldCharType="end"/>
      </w:r>
      <w:r>
        <w:rPr>
          <w:noProof/>
        </w:rPr>
        <w:fldChar w:fldCharType="end"/>
      </w:r>
    </w:p>
    <w:p w14:paraId="3D88E455" w14:textId="7DCC73E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"_Toc117352230"</w:instrText>
      </w:r>
      <w:ins w:id="158" w:author="Morozov, Mikhail V. [Tengizchevroil]" w:date="2022-11-04T16:16:00Z">
        <w:r w:rsidR="00C40309">
          <w:rPr>
            <w:noProof/>
          </w:rPr>
        </w:r>
      </w:ins>
      <w:r>
        <w:rPr>
          <w:noProof/>
        </w:rPr>
        <w:fldChar w:fldCharType="separate"/>
      </w:r>
      <w:r w:rsidR="001C0F30" w:rsidRPr="00106FD6">
        <w:rPr>
          <w:rStyle w:val="Hyperlink"/>
          <w:noProof/>
        </w:rPr>
        <w:t>10.2</w:t>
      </w:r>
      <w:r w:rsidR="001C0F30">
        <w:rPr>
          <w:rFonts w:asciiTheme="minorHAnsi" w:eastAsiaTheme="minorEastAsia" w:hAnsiTheme="minorHAnsi" w:cstheme="minorBidi"/>
          <w:noProof/>
          <w:color w:val="auto"/>
        </w:rPr>
        <w:tab/>
      </w:r>
      <w:r w:rsidR="001C0F30" w:rsidRPr="00106FD6">
        <w:rPr>
          <w:rStyle w:val="Hyperlink"/>
          <w:noProof/>
        </w:rPr>
        <w:t>General</w:t>
      </w:r>
      <w:r w:rsidR="001C0F30">
        <w:rPr>
          <w:noProof/>
          <w:webHidden/>
        </w:rPr>
        <w:tab/>
      </w:r>
      <w:r w:rsidR="001C0F30">
        <w:rPr>
          <w:noProof/>
          <w:webHidden/>
        </w:rPr>
        <w:fldChar w:fldCharType="begin"/>
      </w:r>
      <w:r w:rsidR="001C0F30">
        <w:rPr>
          <w:noProof/>
          <w:webHidden/>
        </w:rPr>
        <w:instrText xml:space="preserve"> PAGEREF _Toc117352230 \h </w:instrText>
      </w:r>
      <w:r w:rsidR="001C0F30">
        <w:rPr>
          <w:noProof/>
          <w:webHidden/>
        </w:rPr>
      </w:r>
      <w:r w:rsidR="001C0F30">
        <w:rPr>
          <w:noProof/>
          <w:webHidden/>
        </w:rPr>
        <w:fldChar w:fldCharType="separate"/>
      </w:r>
      <w:r w:rsidR="007B4B66">
        <w:rPr>
          <w:noProof/>
          <w:webHidden/>
        </w:rPr>
        <w:t>64</w:t>
      </w:r>
      <w:r w:rsidR="001C0F30">
        <w:rPr>
          <w:noProof/>
          <w:webHidden/>
        </w:rPr>
        <w:fldChar w:fldCharType="end"/>
      </w:r>
      <w:r>
        <w:rPr>
          <w:noProof/>
        </w:rPr>
        <w:fldChar w:fldCharType="end"/>
      </w:r>
    </w:p>
    <w:p w14:paraId="47AC5477" w14:textId="6B42920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"_Toc117352231"</w:instrText>
      </w:r>
      <w:ins w:id="159" w:author="Morozov, Mikhail V. [Tengizchevroil]" w:date="2022-11-04T16:16:00Z">
        <w:r w:rsidR="00C40309">
          <w:rPr>
            <w:noProof/>
          </w:rPr>
        </w:r>
      </w:ins>
      <w:r>
        <w:rPr>
          <w:noProof/>
        </w:rPr>
        <w:fldChar w:fldCharType="separate"/>
      </w:r>
      <w:r w:rsidR="001C0F30" w:rsidRPr="00106FD6">
        <w:rPr>
          <w:rStyle w:val="Hyperlink"/>
          <w:noProof/>
        </w:rPr>
        <w:t>10.3</w:t>
      </w:r>
      <w:r w:rsidR="001C0F30">
        <w:rPr>
          <w:rFonts w:asciiTheme="minorHAnsi" w:eastAsiaTheme="minorEastAsia" w:hAnsiTheme="minorHAnsi" w:cstheme="minorBidi"/>
          <w:noProof/>
          <w:color w:val="auto"/>
        </w:rPr>
        <w:tab/>
      </w:r>
      <w:r w:rsidR="001C0F30" w:rsidRPr="00106FD6">
        <w:rPr>
          <w:rStyle w:val="Hyperlink"/>
          <w:noProof/>
        </w:rPr>
        <w:t>Securement</w:t>
      </w:r>
      <w:r w:rsidR="001C0F30">
        <w:rPr>
          <w:noProof/>
          <w:webHidden/>
        </w:rPr>
        <w:tab/>
      </w:r>
      <w:r w:rsidR="001C0F30">
        <w:rPr>
          <w:noProof/>
          <w:webHidden/>
        </w:rPr>
        <w:fldChar w:fldCharType="begin"/>
      </w:r>
      <w:r w:rsidR="001C0F30">
        <w:rPr>
          <w:noProof/>
          <w:webHidden/>
        </w:rPr>
        <w:instrText xml:space="preserve"> PAGEREF _Toc117352231 \h </w:instrText>
      </w:r>
      <w:r w:rsidR="001C0F30">
        <w:rPr>
          <w:noProof/>
          <w:webHidden/>
        </w:rPr>
      </w:r>
      <w:r w:rsidR="001C0F30">
        <w:rPr>
          <w:noProof/>
          <w:webHidden/>
        </w:rPr>
        <w:fldChar w:fldCharType="separate"/>
      </w:r>
      <w:r w:rsidR="007B4B66">
        <w:rPr>
          <w:noProof/>
          <w:webHidden/>
        </w:rPr>
        <w:t>66</w:t>
      </w:r>
      <w:r w:rsidR="001C0F30">
        <w:rPr>
          <w:noProof/>
          <w:webHidden/>
        </w:rPr>
        <w:fldChar w:fldCharType="end"/>
      </w:r>
      <w:r>
        <w:rPr>
          <w:noProof/>
        </w:rPr>
        <w:fldChar w:fldCharType="end"/>
      </w:r>
    </w:p>
    <w:p w14:paraId="39312CED" w14:textId="2DB5DB2F"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"_Toc117352232"</w:instrText>
      </w:r>
      <w:ins w:id="160" w:author="Morozov, Mikhail V. [Tengizchevroil]" w:date="2022-11-04T16:16:00Z">
        <w:r w:rsidR="00C40309">
          <w:rPr>
            <w:noProof/>
          </w:rPr>
        </w:r>
      </w:ins>
      <w:r>
        <w:rPr>
          <w:noProof/>
        </w:rPr>
        <w:fldChar w:fldCharType="separate"/>
      </w:r>
      <w:r w:rsidR="001C0F30" w:rsidRPr="00106FD6">
        <w:rPr>
          <w:rStyle w:val="Hyperlink"/>
          <w:noProof/>
        </w:rPr>
        <w:t>10.4</w:t>
      </w:r>
      <w:r w:rsidR="001C0F30">
        <w:rPr>
          <w:rFonts w:asciiTheme="minorHAnsi" w:eastAsiaTheme="minorEastAsia" w:hAnsiTheme="minorHAnsi" w:cstheme="minorBidi"/>
          <w:noProof/>
          <w:color w:val="auto"/>
        </w:rPr>
        <w:tab/>
      </w:r>
      <w:r w:rsidR="001C0F30" w:rsidRPr="00106FD6">
        <w:rPr>
          <w:rStyle w:val="Hyperlink"/>
          <w:noProof/>
        </w:rPr>
        <w:t>Expansion Bands</w:t>
      </w:r>
      <w:r w:rsidR="001C0F30">
        <w:rPr>
          <w:noProof/>
          <w:webHidden/>
        </w:rPr>
        <w:tab/>
      </w:r>
      <w:r w:rsidR="001C0F30">
        <w:rPr>
          <w:noProof/>
          <w:webHidden/>
        </w:rPr>
        <w:fldChar w:fldCharType="begin"/>
      </w:r>
      <w:r w:rsidR="001C0F30">
        <w:rPr>
          <w:noProof/>
          <w:webHidden/>
        </w:rPr>
        <w:instrText xml:space="preserve"> PAGEREF _Toc117352232 \h </w:instrText>
      </w:r>
      <w:r w:rsidR="001C0F30">
        <w:rPr>
          <w:noProof/>
          <w:webHidden/>
        </w:rPr>
      </w:r>
      <w:r w:rsidR="001C0F30">
        <w:rPr>
          <w:noProof/>
          <w:webHidden/>
        </w:rPr>
        <w:fldChar w:fldCharType="separate"/>
      </w:r>
      <w:r w:rsidR="007B4B66">
        <w:rPr>
          <w:noProof/>
          <w:webHidden/>
        </w:rPr>
        <w:t>66</w:t>
      </w:r>
      <w:r w:rsidR="001C0F30">
        <w:rPr>
          <w:noProof/>
          <w:webHidden/>
        </w:rPr>
        <w:fldChar w:fldCharType="end"/>
      </w:r>
      <w:r>
        <w:rPr>
          <w:noProof/>
        </w:rPr>
        <w:fldChar w:fldCharType="end"/>
      </w:r>
    </w:p>
    <w:p w14:paraId="2E9555D1" w14:textId="70DC2820"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"_Toc117352233"</w:instrText>
      </w:r>
      <w:ins w:id="161" w:author="Morozov, Mikhail V. [Tengizchevroil]" w:date="2022-11-04T16:16:00Z">
        <w:r w:rsidR="00C40309">
          <w:rPr>
            <w:noProof/>
          </w:rPr>
        </w:r>
      </w:ins>
      <w:r>
        <w:rPr>
          <w:noProof/>
        </w:rPr>
        <w:fldChar w:fldCharType="separate"/>
      </w:r>
      <w:r w:rsidR="001C0F30" w:rsidRPr="00106FD6">
        <w:rPr>
          <w:rStyle w:val="Hyperlink"/>
          <w:noProof/>
        </w:rPr>
        <w:t>10.5</w:t>
      </w:r>
      <w:r w:rsidR="001C0F30">
        <w:rPr>
          <w:rFonts w:asciiTheme="minorHAnsi" w:eastAsiaTheme="minorEastAsia" w:hAnsiTheme="minorHAnsi" w:cstheme="minorBidi"/>
          <w:noProof/>
          <w:color w:val="auto"/>
        </w:rPr>
        <w:tab/>
      </w:r>
      <w:r w:rsidR="001C0F30" w:rsidRPr="00106FD6">
        <w:rPr>
          <w:rStyle w:val="Hyperlink"/>
          <w:noProof/>
        </w:rPr>
        <w:t>Insulation Expansion Joints</w:t>
      </w:r>
      <w:r w:rsidR="001C0F30">
        <w:rPr>
          <w:noProof/>
          <w:webHidden/>
        </w:rPr>
        <w:tab/>
      </w:r>
      <w:r w:rsidR="001C0F30">
        <w:rPr>
          <w:noProof/>
          <w:webHidden/>
        </w:rPr>
        <w:fldChar w:fldCharType="begin"/>
      </w:r>
      <w:r w:rsidR="001C0F30">
        <w:rPr>
          <w:noProof/>
          <w:webHidden/>
        </w:rPr>
        <w:instrText xml:space="preserve"> PAGEREF _Toc117352233 \h </w:instrText>
      </w:r>
      <w:r w:rsidR="001C0F30">
        <w:rPr>
          <w:noProof/>
          <w:webHidden/>
        </w:rPr>
      </w:r>
      <w:r w:rsidR="001C0F30">
        <w:rPr>
          <w:noProof/>
          <w:webHidden/>
        </w:rPr>
        <w:fldChar w:fldCharType="separate"/>
      </w:r>
      <w:r w:rsidR="007B4B66">
        <w:rPr>
          <w:noProof/>
          <w:webHidden/>
        </w:rPr>
        <w:t>67</w:t>
      </w:r>
      <w:r w:rsidR="001C0F30">
        <w:rPr>
          <w:noProof/>
          <w:webHidden/>
        </w:rPr>
        <w:fldChar w:fldCharType="end"/>
      </w:r>
      <w:r>
        <w:rPr>
          <w:noProof/>
        </w:rPr>
        <w:fldChar w:fldCharType="end"/>
      </w:r>
    </w:p>
    <w:p w14:paraId="320A04F9" w14:textId="116E11AF"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"_Toc117352234"</w:instrText>
      </w:r>
      <w:ins w:id="162" w:author="Morozov, Mikhail V. [Tengizchevroil]" w:date="2022-11-04T16:16:00Z">
        <w:r w:rsidR="00C40309">
          <w:rPr>
            <w:noProof/>
          </w:rPr>
        </w:r>
      </w:ins>
      <w:r>
        <w:rPr>
          <w:noProof/>
        </w:rPr>
        <w:fldChar w:fldCharType="separate"/>
      </w:r>
      <w:r w:rsidR="001C0F30" w:rsidRPr="00106FD6">
        <w:rPr>
          <w:rStyle w:val="Hyperlink"/>
          <w:noProof/>
        </w:rPr>
        <w:t>10.6</w:t>
      </w:r>
      <w:r w:rsidR="001C0F30">
        <w:rPr>
          <w:rFonts w:asciiTheme="minorHAnsi" w:eastAsiaTheme="minorEastAsia" w:hAnsiTheme="minorHAnsi" w:cstheme="minorBidi"/>
          <w:noProof/>
          <w:color w:val="auto"/>
        </w:rPr>
        <w:tab/>
      </w:r>
      <w:r w:rsidR="001C0F30" w:rsidRPr="00106FD6">
        <w:rPr>
          <w:rStyle w:val="Hyperlink"/>
          <w:noProof/>
        </w:rPr>
        <w:t>Insulation Supports on Piping</w:t>
      </w:r>
      <w:r w:rsidR="001C0F30">
        <w:rPr>
          <w:noProof/>
          <w:webHidden/>
        </w:rPr>
        <w:tab/>
      </w:r>
      <w:r w:rsidR="001C0F30">
        <w:rPr>
          <w:noProof/>
          <w:webHidden/>
        </w:rPr>
        <w:fldChar w:fldCharType="begin"/>
      </w:r>
      <w:r w:rsidR="001C0F30">
        <w:rPr>
          <w:noProof/>
          <w:webHidden/>
        </w:rPr>
        <w:instrText xml:space="preserve"> PAGEREF _Toc117352234 \h </w:instrText>
      </w:r>
      <w:r w:rsidR="001C0F30">
        <w:rPr>
          <w:noProof/>
          <w:webHidden/>
        </w:rPr>
      </w:r>
      <w:r w:rsidR="001C0F30">
        <w:rPr>
          <w:noProof/>
          <w:webHidden/>
        </w:rPr>
        <w:fldChar w:fldCharType="separate"/>
      </w:r>
      <w:r w:rsidR="007B4B66">
        <w:rPr>
          <w:noProof/>
          <w:webHidden/>
        </w:rPr>
        <w:t>67</w:t>
      </w:r>
      <w:r w:rsidR="001C0F30">
        <w:rPr>
          <w:noProof/>
          <w:webHidden/>
        </w:rPr>
        <w:fldChar w:fldCharType="end"/>
      </w:r>
      <w:r>
        <w:rPr>
          <w:noProof/>
        </w:rPr>
        <w:fldChar w:fldCharType="end"/>
      </w:r>
    </w:p>
    <w:p w14:paraId="456D9A53" w14:textId="5EB2A96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"_Toc117352235"</w:instrText>
      </w:r>
      <w:ins w:id="163" w:author="Morozov, Mikhail V. [Tengizchevroil]" w:date="2022-11-04T16:16:00Z">
        <w:r w:rsidR="00C40309">
          <w:rPr>
            <w:noProof/>
          </w:rPr>
        </w:r>
      </w:ins>
      <w:r>
        <w:rPr>
          <w:noProof/>
        </w:rPr>
        <w:fldChar w:fldCharType="separate"/>
      </w:r>
      <w:r w:rsidR="001C0F30" w:rsidRPr="00106FD6">
        <w:rPr>
          <w:rStyle w:val="Hyperlink"/>
          <w:noProof/>
        </w:rPr>
        <w:t>10.7</w:t>
      </w:r>
      <w:r w:rsidR="001C0F30">
        <w:rPr>
          <w:rFonts w:asciiTheme="minorHAnsi" w:eastAsiaTheme="minorEastAsia" w:hAnsiTheme="minorHAnsi" w:cstheme="minorBidi"/>
          <w:noProof/>
          <w:color w:val="auto"/>
        </w:rPr>
        <w:tab/>
      </w:r>
      <w:r w:rsidR="001C0F30" w:rsidRPr="00106FD6">
        <w:rPr>
          <w:rStyle w:val="Hyperlink"/>
          <w:noProof/>
        </w:rPr>
        <w:t>Fitting, Flange and Valve Insulation</w:t>
      </w:r>
      <w:r w:rsidR="001C0F30">
        <w:rPr>
          <w:noProof/>
          <w:webHidden/>
        </w:rPr>
        <w:tab/>
      </w:r>
      <w:r w:rsidR="001C0F30">
        <w:rPr>
          <w:noProof/>
          <w:webHidden/>
        </w:rPr>
        <w:fldChar w:fldCharType="begin"/>
      </w:r>
      <w:r w:rsidR="001C0F30">
        <w:rPr>
          <w:noProof/>
          <w:webHidden/>
        </w:rPr>
        <w:instrText xml:space="preserve"> PAGEREF _Toc117352235 \h </w:instrText>
      </w:r>
      <w:r w:rsidR="001C0F30">
        <w:rPr>
          <w:noProof/>
          <w:webHidden/>
        </w:rPr>
      </w:r>
      <w:r w:rsidR="001C0F30">
        <w:rPr>
          <w:noProof/>
          <w:webHidden/>
        </w:rPr>
        <w:fldChar w:fldCharType="separate"/>
      </w:r>
      <w:r w:rsidR="007B4B66">
        <w:rPr>
          <w:noProof/>
          <w:webHidden/>
        </w:rPr>
        <w:t>67</w:t>
      </w:r>
      <w:r w:rsidR="001C0F30">
        <w:rPr>
          <w:noProof/>
          <w:webHidden/>
        </w:rPr>
        <w:fldChar w:fldCharType="end"/>
      </w:r>
      <w:r>
        <w:rPr>
          <w:noProof/>
        </w:rPr>
        <w:fldChar w:fldCharType="end"/>
      </w:r>
    </w:p>
    <w:p w14:paraId="18C64223" w14:textId="03B9D80D"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"_Toc117352236"</w:instrText>
      </w:r>
      <w:ins w:id="164" w:author="Morozov, Mikhail V. [Tengizchevroil]" w:date="2022-11-04T16:16:00Z">
        <w:r w:rsidR="00C40309">
          <w:rPr>
            <w:noProof/>
          </w:rPr>
        </w:r>
      </w:ins>
      <w:r>
        <w:rPr>
          <w:noProof/>
        </w:rPr>
        <w:fldChar w:fldCharType="separate"/>
      </w:r>
      <w:r w:rsidR="001C0F30" w:rsidRPr="00106FD6">
        <w:rPr>
          <w:rStyle w:val="Hyperlink"/>
          <w:noProof/>
        </w:rPr>
        <w:t>10.8</w:t>
      </w:r>
      <w:r w:rsidR="001C0F30">
        <w:rPr>
          <w:rFonts w:asciiTheme="minorHAnsi" w:eastAsiaTheme="minorEastAsia" w:hAnsiTheme="minorHAnsi" w:cstheme="minorBidi"/>
          <w:noProof/>
          <w:color w:val="auto"/>
        </w:rPr>
        <w:tab/>
      </w:r>
      <w:r w:rsidR="001C0F30" w:rsidRPr="00106FD6">
        <w:rPr>
          <w:rStyle w:val="Hyperlink"/>
          <w:noProof/>
        </w:rPr>
        <w:t>Mastic (PVA or Acrylic) Weatherproofing</w:t>
      </w:r>
      <w:r w:rsidR="001C0F30">
        <w:rPr>
          <w:noProof/>
          <w:webHidden/>
        </w:rPr>
        <w:tab/>
      </w:r>
      <w:r w:rsidR="001C0F30">
        <w:rPr>
          <w:noProof/>
          <w:webHidden/>
        </w:rPr>
        <w:fldChar w:fldCharType="begin"/>
      </w:r>
      <w:r w:rsidR="001C0F30">
        <w:rPr>
          <w:noProof/>
          <w:webHidden/>
        </w:rPr>
        <w:instrText xml:space="preserve"> PAGEREF _Toc117352236 \h </w:instrText>
      </w:r>
      <w:r w:rsidR="001C0F30">
        <w:rPr>
          <w:noProof/>
          <w:webHidden/>
        </w:rPr>
      </w:r>
      <w:r w:rsidR="001C0F30">
        <w:rPr>
          <w:noProof/>
          <w:webHidden/>
        </w:rPr>
        <w:fldChar w:fldCharType="separate"/>
      </w:r>
      <w:r w:rsidR="007B4B66">
        <w:rPr>
          <w:noProof/>
          <w:webHidden/>
        </w:rPr>
        <w:t>68</w:t>
      </w:r>
      <w:r w:rsidR="001C0F30">
        <w:rPr>
          <w:noProof/>
          <w:webHidden/>
        </w:rPr>
        <w:fldChar w:fldCharType="end"/>
      </w:r>
      <w:r>
        <w:rPr>
          <w:noProof/>
        </w:rPr>
        <w:fldChar w:fldCharType="end"/>
      </w:r>
    </w:p>
    <w:p w14:paraId="08E40658" w14:textId="662833CA"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"_Toc117352237"</w:instrText>
      </w:r>
      <w:ins w:id="165" w:author="Morozov, Mikhail V. [Tengizchevroil]" w:date="2022-11-04T16:16:00Z">
        <w:r w:rsidR="00C40309">
          <w:rPr>
            <w:noProof/>
          </w:rPr>
        </w:r>
      </w:ins>
      <w:r>
        <w:rPr>
          <w:noProof/>
        </w:rPr>
        <w:fldChar w:fldCharType="separate"/>
      </w:r>
      <w:r w:rsidR="001C0F30" w:rsidRPr="00106FD6">
        <w:rPr>
          <w:rStyle w:val="Hyperlink"/>
          <w:noProof/>
        </w:rPr>
        <w:t>10.9</w:t>
      </w:r>
      <w:r w:rsidR="001C0F30">
        <w:rPr>
          <w:rFonts w:asciiTheme="minorHAnsi" w:eastAsiaTheme="minorEastAsia" w:hAnsiTheme="minorHAnsi" w:cstheme="minorBidi"/>
          <w:noProof/>
          <w:color w:val="auto"/>
        </w:rPr>
        <w:tab/>
      </w:r>
      <w:r w:rsidR="001C0F30" w:rsidRPr="00106FD6">
        <w:rPr>
          <w:rStyle w:val="Hyperlink"/>
          <w:noProof/>
        </w:rPr>
        <w:t>Protection of Installed Insulation</w:t>
      </w:r>
      <w:r w:rsidR="001C0F30">
        <w:rPr>
          <w:noProof/>
          <w:webHidden/>
        </w:rPr>
        <w:tab/>
      </w:r>
      <w:r w:rsidR="001C0F30">
        <w:rPr>
          <w:noProof/>
          <w:webHidden/>
        </w:rPr>
        <w:fldChar w:fldCharType="begin"/>
      </w:r>
      <w:r w:rsidR="001C0F30">
        <w:rPr>
          <w:noProof/>
          <w:webHidden/>
        </w:rPr>
        <w:instrText xml:space="preserve"> PAGEREF _Toc117352237 \h </w:instrText>
      </w:r>
      <w:r w:rsidR="001C0F30">
        <w:rPr>
          <w:noProof/>
          <w:webHidden/>
        </w:rPr>
      </w:r>
      <w:r w:rsidR="001C0F30">
        <w:rPr>
          <w:noProof/>
          <w:webHidden/>
        </w:rPr>
        <w:fldChar w:fldCharType="separate"/>
      </w:r>
      <w:r w:rsidR="007B4B66">
        <w:rPr>
          <w:noProof/>
          <w:webHidden/>
        </w:rPr>
        <w:t>68</w:t>
      </w:r>
      <w:r w:rsidR="001C0F30">
        <w:rPr>
          <w:noProof/>
          <w:webHidden/>
        </w:rPr>
        <w:fldChar w:fldCharType="end"/>
      </w:r>
      <w:r>
        <w:rPr>
          <w:noProof/>
        </w:rPr>
        <w:fldChar w:fldCharType="end"/>
      </w:r>
    </w:p>
    <w:p w14:paraId="2ED41857" w14:textId="565907C6"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"_Toc117352238"</w:instrText>
      </w:r>
      <w:ins w:id="166" w:author="Morozov, Mikhail V. [Tengizchevroil]" w:date="2022-11-04T16:16:00Z">
        <w:r w:rsidR="00C40309">
          <w:rPr>
            <w:noProof/>
          </w:rPr>
        </w:r>
      </w:ins>
      <w:r>
        <w:rPr>
          <w:noProof/>
        </w:rPr>
        <w:fldChar w:fldCharType="separate"/>
      </w:r>
      <w:r w:rsidR="001C0F30" w:rsidRPr="00106FD6">
        <w:rPr>
          <w:rStyle w:val="Hyperlink"/>
          <w:noProof/>
        </w:rPr>
        <w:t>10.10</w:t>
      </w:r>
      <w:r w:rsidR="001C0F30">
        <w:rPr>
          <w:rFonts w:asciiTheme="minorHAnsi" w:eastAsiaTheme="minorEastAsia" w:hAnsiTheme="minorHAnsi" w:cstheme="minorBidi"/>
          <w:noProof/>
          <w:color w:val="auto"/>
        </w:rPr>
        <w:tab/>
      </w:r>
      <w:r w:rsidR="001C0F30" w:rsidRPr="00106FD6">
        <w:rPr>
          <w:rStyle w:val="Hyperlink"/>
          <w:noProof/>
        </w:rPr>
        <w:t>Traced Piping</w:t>
      </w:r>
      <w:r w:rsidR="001C0F30">
        <w:rPr>
          <w:noProof/>
          <w:webHidden/>
        </w:rPr>
        <w:tab/>
      </w:r>
      <w:r w:rsidR="001C0F30">
        <w:rPr>
          <w:noProof/>
          <w:webHidden/>
        </w:rPr>
        <w:fldChar w:fldCharType="begin"/>
      </w:r>
      <w:r w:rsidR="001C0F30">
        <w:rPr>
          <w:noProof/>
          <w:webHidden/>
        </w:rPr>
        <w:instrText xml:space="preserve"> PAGEREF _Toc117352238 \h </w:instrText>
      </w:r>
      <w:r w:rsidR="001C0F30">
        <w:rPr>
          <w:noProof/>
          <w:webHidden/>
        </w:rPr>
      </w:r>
      <w:r w:rsidR="001C0F30">
        <w:rPr>
          <w:noProof/>
          <w:webHidden/>
        </w:rPr>
        <w:fldChar w:fldCharType="separate"/>
      </w:r>
      <w:r w:rsidR="007B4B66">
        <w:rPr>
          <w:noProof/>
          <w:webHidden/>
        </w:rPr>
        <w:t>68</w:t>
      </w:r>
      <w:r w:rsidR="001C0F30">
        <w:rPr>
          <w:noProof/>
          <w:webHidden/>
        </w:rPr>
        <w:fldChar w:fldCharType="end"/>
      </w:r>
      <w:r>
        <w:rPr>
          <w:noProof/>
        </w:rPr>
        <w:fldChar w:fldCharType="end"/>
      </w:r>
    </w:p>
    <w:p w14:paraId="19B68831" w14:textId="0C405B24"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"_Toc117352239"</w:instrText>
      </w:r>
      <w:ins w:id="167" w:author="Morozov, Mikhail V. [Tengizchevroil]" w:date="2022-11-04T16:16:00Z">
        <w:r w:rsidR="00C40309">
          <w:rPr>
            <w:noProof/>
          </w:rPr>
        </w:r>
      </w:ins>
      <w:r>
        <w:rPr>
          <w:noProof/>
        </w:rPr>
        <w:fldChar w:fldCharType="separate"/>
      </w:r>
      <w:r w:rsidR="001C0F30" w:rsidRPr="00106FD6">
        <w:rPr>
          <w:rStyle w:val="Hyperlink"/>
          <w:noProof/>
        </w:rPr>
        <w:t>10.11</w:t>
      </w:r>
      <w:r w:rsidR="001C0F30">
        <w:rPr>
          <w:rFonts w:asciiTheme="minorHAnsi" w:eastAsiaTheme="minorEastAsia" w:hAnsiTheme="minorHAnsi" w:cstheme="minorBidi"/>
          <w:noProof/>
          <w:color w:val="auto"/>
        </w:rPr>
        <w:tab/>
      </w:r>
      <w:r w:rsidR="001C0F30" w:rsidRPr="00106FD6">
        <w:rPr>
          <w:rStyle w:val="Hyperlink"/>
          <w:noProof/>
        </w:rPr>
        <w:t>Contro-Trace Insulation</w:t>
      </w:r>
      <w:r w:rsidR="001C0F30">
        <w:rPr>
          <w:noProof/>
          <w:webHidden/>
        </w:rPr>
        <w:tab/>
      </w:r>
      <w:r w:rsidR="001C0F30">
        <w:rPr>
          <w:noProof/>
          <w:webHidden/>
        </w:rPr>
        <w:fldChar w:fldCharType="begin"/>
      </w:r>
      <w:r w:rsidR="001C0F30">
        <w:rPr>
          <w:noProof/>
          <w:webHidden/>
        </w:rPr>
        <w:instrText xml:space="preserve"> PAGEREF _Toc117352239 \h </w:instrText>
      </w:r>
      <w:r w:rsidR="001C0F30">
        <w:rPr>
          <w:noProof/>
          <w:webHidden/>
        </w:rPr>
      </w:r>
      <w:r w:rsidR="001C0F30">
        <w:rPr>
          <w:noProof/>
          <w:webHidden/>
        </w:rPr>
        <w:fldChar w:fldCharType="separate"/>
      </w:r>
      <w:r w:rsidR="007B4B66">
        <w:rPr>
          <w:noProof/>
          <w:webHidden/>
        </w:rPr>
        <w:t>68</w:t>
      </w:r>
      <w:r w:rsidR="001C0F30">
        <w:rPr>
          <w:noProof/>
          <w:webHidden/>
        </w:rPr>
        <w:fldChar w:fldCharType="end"/>
      </w:r>
      <w:r>
        <w:rPr>
          <w:noProof/>
        </w:rPr>
        <w:fldChar w:fldCharType="end"/>
      </w:r>
    </w:p>
    <w:p w14:paraId="0A937754" w14:textId="29094C98"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"_Toc117352240"</w:instrText>
      </w:r>
      <w:ins w:id="168" w:author="Morozov, Mikhail V. [Tengizchevroil]" w:date="2022-11-04T16:16:00Z">
        <w:r w:rsidR="00C40309">
          <w:rPr>
            <w:noProof/>
          </w:rPr>
        </w:r>
      </w:ins>
      <w:r>
        <w:rPr>
          <w:noProof/>
        </w:rPr>
        <w:fldChar w:fldCharType="separate"/>
      </w:r>
      <w:r w:rsidR="001C0F30" w:rsidRPr="00106FD6">
        <w:rPr>
          <w:rStyle w:val="Hyperlink"/>
          <w:noProof/>
        </w:rPr>
        <w:t>10.12</w:t>
      </w:r>
      <w:r w:rsidR="001C0F30">
        <w:rPr>
          <w:rFonts w:asciiTheme="minorHAnsi" w:eastAsiaTheme="minorEastAsia" w:hAnsiTheme="minorHAnsi" w:cstheme="minorBidi"/>
          <w:noProof/>
          <w:color w:val="auto"/>
        </w:rPr>
        <w:tab/>
      </w:r>
      <w:r w:rsidR="001C0F30" w:rsidRPr="00106FD6">
        <w:rPr>
          <w:rStyle w:val="Hyperlink"/>
          <w:noProof/>
        </w:rPr>
        <w:t>Below Ground Insulation</w:t>
      </w:r>
      <w:r w:rsidR="001C0F30">
        <w:rPr>
          <w:noProof/>
          <w:webHidden/>
        </w:rPr>
        <w:tab/>
      </w:r>
      <w:r w:rsidR="001C0F30">
        <w:rPr>
          <w:noProof/>
          <w:webHidden/>
        </w:rPr>
        <w:fldChar w:fldCharType="begin"/>
      </w:r>
      <w:r w:rsidR="001C0F30">
        <w:rPr>
          <w:noProof/>
          <w:webHidden/>
        </w:rPr>
        <w:instrText xml:space="preserve"> PAGEREF _Toc117352240 \h </w:instrText>
      </w:r>
      <w:r w:rsidR="001C0F30">
        <w:rPr>
          <w:noProof/>
          <w:webHidden/>
        </w:rPr>
      </w:r>
      <w:r w:rsidR="001C0F30">
        <w:rPr>
          <w:noProof/>
          <w:webHidden/>
        </w:rPr>
        <w:fldChar w:fldCharType="separate"/>
      </w:r>
      <w:r w:rsidR="007B4B66">
        <w:rPr>
          <w:noProof/>
          <w:webHidden/>
        </w:rPr>
        <w:t>68</w:t>
      </w:r>
      <w:r w:rsidR="001C0F30">
        <w:rPr>
          <w:noProof/>
          <w:webHidden/>
        </w:rPr>
        <w:fldChar w:fldCharType="end"/>
      </w:r>
      <w:r>
        <w:rPr>
          <w:noProof/>
        </w:rPr>
        <w:fldChar w:fldCharType="end"/>
      </w:r>
    </w:p>
    <w:p w14:paraId="5655757B" w14:textId="0675467C"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"_Toc117352241"</w:instrText>
      </w:r>
      <w:ins w:id="169" w:author="Morozov, Mikhail V. [Tengizchevroil]" w:date="2022-11-04T16:16:00Z">
        <w:r w:rsidR="00C40309">
          <w:rPr>
            <w:noProof/>
          </w:rPr>
        </w:r>
      </w:ins>
      <w:r>
        <w:rPr>
          <w:noProof/>
        </w:rPr>
        <w:fldChar w:fldCharType="separate"/>
      </w:r>
      <w:r w:rsidR="001C0F30" w:rsidRPr="00106FD6">
        <w:rPr>
          <w:rStyle w:val="Hyperlink"/>
          <w:noProof/>
        </w:rPr>
        <w:t>10.13</w:t>
      </w:r>
      <w:r w:rsidR="001C0F30">
        <w:rPr>
          <w:rFonts w:asciiTheme="minorHAnsi" w:eastAsiaTheme="minorEastAsia" w:hAnsiTheme="minorHAnsi" w:cstheme="minorBidi"/>
          <w:noProof/>
          <w:color w:val="auto"/>
        </w:rPr>
        <w:tab/>
      </w:r>
      <w:r w:rsidR="001C0F30" w:rsidRPr="00106FD6">
        <w:rPr>
          <w:rStyle w:val="Hyperlink"/>
          <w:noProof/>
        </w:rPr>
        <w:t>Application of Insulation and Jacketing to all Horizontal Vessels and Vertical Vessels up to 3.5 metre Diameter.</w:t>
      </w:r>
      <w:r w:rsidR="001C0F30">
        <w:rPr>
          <w:noProof/>
          <w:webHidden/>
        </w:rPr>
        <w:tab/>
      </w:r>
      <w:r w:rsidR="001C0F30">
        <w:rPr>
          <w:noProof/>
          <w:webHidden/>
        </w:rPr>
        <w:fldChar w:fldCharType="begin"/>
      </w:r>
      <w:r w:rsidR="001C0F30">
        <w:rPr>
          <w:noProof/>
          <w:webHidden/>
        </w:rPr>
        <w:instrText xml:space="preserve"> PAGEREF _Toc117352241 \h </w:instrText>
      </w:r>
      <w:r w:rsidR="001C0F30">
        <w:rPr>
          <w:noProof/>
          <w:webHidden/>
        </w:rPr>
      </w:r>
      <w:r w:rsidR="001C0F30">
        <w:rPr>
          <w:noProof/>
          <w:webHidden/>
        </w:rPr>
        <w:fldChar w:fldCharType="separate"/>
      </w:r>
      <w:r w:rsidR="007B4B66">
        <w:rPr>
          <w:noProof/>
          <w:webHidden/>
        </w:rPr>
        <w:t>69</w:t>
      </w:r>
      <w:r w:rsidR="001C0F30">
        <w:rPr>
          <w:noProof/>
          <w:webHidden/>
        </w:rPr>
        <w:fldChar w:fldCharType="end"/>
      </w:r>
      <w:r>
        <w:rPr>
          <w:noProof/>
        </w:rPr>
        <w:fldChar w:fldCharType="end"/>
      </w:r>
    </w:p>
    <w:p w14:paraId="2788D0B8" w14:textId="79FBAF57"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"_Toc117352242"</w:instrText>
      </w:r>
      <w:ins w:id="170" w:author="Morozov, Mikhail V. [Tengizchevroil]" w:date="2022-11-04T16:16:00Z">
        <w:r w:rsidR="00C40309">
          <w:rPr>
            <w:noProof/>
          </w:rPr>
        </w:r>
      </w:ins>
      <w:r>
        <w:rPr>
          <w:noProof/>
        </w:rPr>
        <w:fldChar w:fldCharType="separate"/>
      </w:r>
      <w:r w:rsidR="001C0F30" w:rsidRPr="00106FD6">
        <w:rPr>
          <w:rStyle w:val="Hyperlink"/>
          <w:noProof/>
        </w:rPr>
        <w:t>10.14</w:t>
      </w:r>
      <w:r w:rsidR="001C0F30">
        <w:rPr>
          <w:rFonts w:asciiTheme="minorHAnsi" w:eastAsiaTheme="minorEastAsia" w:hAnsiTheme="minorHAnsi" w:cstheme="minorBidi"/>
          <w:noProof/>
          <w:color w:val="auto"/>
        </w:rPr>
        <w:tab/>
      </w:r>
      <w:r w:rsidR="001C0F30" w:rsidRPr="00106FD6">
        <w:rPr>
          <w:rStyle w:val="Hyperlink"/>
          <w:noProof/>
        </w:rPr>
        <w:t>Application of Insulation and Jacketing to Columns and Vertical Vessels 3.5 metres in Diameter and Greater</w:t>
      </w:r>
      <w:r w:rsidR="001C0F30">
        <w:rPr>
          <w:noProof/>
          <w:webHidden/>
        </w:rPr>
        <w:tab/>
      </w:r>
      <w:r w:rsidR="001C0F30">
        <w:rPr>
          <w:noProof/>
          <w:webHidden/>
        </w:rPr>
        <w:fldChar w:fldCharType="begin"/>
      </w:r>
      <w:r w:rsidR="001C0F30">
        <w:rPr>
          <w:noProof/>
          <w:webHidden/>
        </w:rPr>
        <w:instrText xml:space="preserve"> PAGEREF _Toc117352242 \h </w:instrText>
      </w:r>
      <w:r w:rsidR="001C0F30">
        <w:rPr>
          <w:noProof/>
          <w:webHidden/>
        </w:rPr>
      </w:r>
      <w:r w:rsidR="001C0F30">
        <w:rPr>
          <w:noProof/>
          <w:webHidden/>
        </w:rPr>
        <w:fldChar w:fldCharType="separate"/>
      </w:r>
      <w:r w:rsidR="007B4B66">
        <w:rPr>
          <w:noProof/>
          <w:webHidden/>
        </w:rPr>
        <w:t>70</w:t>
      </w:r>
      <w:r w:rsidR="001C0F30">
        <w:rPr>
          <w:noProof/>
          <w:webHidden/>
        </w:rPr>
        <w:fldChar w:fldCharType="end"/>
      </w:r>
      <w:r>
        <w:rPr>
          <w:noProof/>
        </w:rPr>
        <w:fldChar w:fldCharType="end"/>
      </w:r>
    </w:p>
    <w:p w14:paraId="46BBDEF0" w14:textId="7975DAFB"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"_Toc117352243"</w:instrText>
      </w:r>
      <w:ins w:id="171" w:author="Morozov, Mikhail V. [Tengizchevroil]" w:date="2022-11-04T16:16:00Z">
        <w:r w:rsidR="00C40309">
          <w:rPr>
            <w:noProof/>
          </w:rPr>
        </w:r>
      </w:ins>
      <w:r>
        <w:rPr>
          <w:noProof/>
        </w:rPr>
        <w:fldChar w:fldCharType="separate"/>
      </w:r>
      <w:r w:rsidR="001C0F30" w:rsidRPr="00106FD6">
        <w:rPr>
          <w:rStyle w:val="Hyperlink"/>
          <w:noProof/>
        </w:rPr>
        <w:t>10.15</w:t>
      </w:r>
      <w:r w:rsidR="001C0F30">
        <w:rPr>
          <w:rFonts w:asciiTheme="minorHAnsi" w:eastAsiaTheme="minorEastAsia" w:hAnsiTheme="minorHAnsi" w:cstheme="minorBidi"/>
          <w:noProof/>
          <w:color w:val="auto"/>
        </w:rPr>
        <w:tab/>
      </w:r>
      <w:r w:rsidR="001C0F30" w:rsidRPr="00106FD6">
        <w:rPr>
          <w:rStyle w:val="Hyperlink"/>
          <w:noProof/>
        </w:rPr>
        <w:t>Manway and Exchanger Shell Cover and Flange Boxes (When Required)</w:t>
      </w:r>
      <w:r w:rsidR="001C0F30">
        <w:rPr>
          <w:noProof/>
          <w:webHidden/>
        </w:rPr>
        <w:tab/>
      </w:r>
      <w:r w:rsidR="001C0F30">
        <w:rPr>
          <w:noProof/>
          <w:webHidden/>
        </w:rPr>
        <w:fldChar w:fldCharType="begin"/>
      </w:r>
      <w:r w:rsidR="001C0F30">
        <w:rPr>
          <w:noProof/>
          <w:webHidden/>
        </w:rPr>
        <w:instrText xml:space="preserve"> PAGEREF _Toc117352243 \h </w:instrText>
      </w:r>
      <w:r w:rsidR="001C0F30">
        <w:rPr>
          <w:noProof/>
          <w:webHidden/>
        </w:rPr>
      </w:r>
      <w:r w:rsidR="001C0F30">
        <w:rPr>
          <w:noProof/>
          <w:webHidden/>
        </w:rPr>
        <w:fldChar w:fldCharType="separate"/>
      </w:r>
      <w:r w:rsidR="007B4B66">
        <w:rPr>
          <w:noProof/>
          <w:webHidden/>
        </w:rPr>
        <w:t>71</w:t>
      </w:r>
      <w:r w:rsidR="001C0F30">
        <w:rPr>
          <w:noProof/>
          <w:webHidden/>
        </w:rPr>
        <w:fldChar w:fldCharType="end"/>
      </w:r>
      <w:r>
        <w:rPr>
          <w:noProof/>
        </w:rPr>
        <w:fldChar w:fldCharType="end"/>
      </w:r>
    </w:p>
    <w:p w14:paraId="30646A97" w14:textId="0208202A"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"_Toc117352244"</w:instrText>
      </w:r>
      <w:ins w:id="172" w:author="Morozov, Mikhail V. [Tengizchevroil]" w:date="2022-11-04T16:16:00Z">
        <w:r w:rsidR="00C40309">
          <w:rPr>
            <w:noProof/>
          </w:rPr>
        </w:r>
      </w:ins>
      <w:r>
        <w:rPr>
          <w:noProof/>
        </w:rPr>
        <w:fldChar w:fldCharType="separate"/>
      </w:r>
      <w:r w:rsidR="001C0F30" w:rsidRPr="00106FD6">
        <w:rPr>
          <w:rStyle w:val="Hyperlink"/>
          <w:rFonts w:ascii="Arial" w:hAnsi="Arial"/>
          <w:noProof/>
        </w:rPr>
        <w:t>11.0</w:t>
      </w:r>
      <w:r w:rsidR="001C0F30">
        <w:rPr>
          <w:rFonts w:asciiTheme="minorHAnsi" w:eastAsiaTheme="minorEastAsia" w:hAnsiTheme="minorHAnsi" w:cstheme="minorBidi"/>
          <w:noProof/>
          <w:color w:val="auto"/>
        </w:rPr>
        <w:tab/>
      </w:r>
      <w:r w:rsidR="001C0F30" w:rsidRPr="00106FD6">
        <w:rPr>
          <w:rStyle w:val="Hyperlink"/>
          <w:rFonts w:ascii="Arial" w:hAnsi="Arial"/>
          <w:noProof/>
        </w:rPr>
        <w:t>DOCUMENTATION REQUIREMENTS</w:t>
      </w:r>
      <w:r w:rsidR="001C0F30">
        <w:rPr>
          <w:noProof/>
          <w:webHidden/>
        </w:rPr>
        <w:tab/>
      </w:r>
      <w:r w:rsidR="001C0F30">
        <w:rPr>
          <w:noProof/>
          <w:webHidden/>
        </w:rPr>
        <w:fldChar w:fldCharType="begin"/>
      </w:r>
      <w:r w:rsidR="001C0F30">
        <w:rPr>
          <w:noProof/>
          <w:webHidden/>
        </w:rPr>
        <w:instrText xml:space="preserve"> PAGEREF _Toc117352244 \h </w:instrText>
      </w:r>
      <w:r w:rsidR="001C0F30">
        <w:rPr>
          <w:noProof/>
          <w:webHidden/>
        </w:rPr>
      </w:r>
      <w:r w:rsidR="001C0F30">
        <w:rPr>
          <w:noProof/>
          <w:webHidden/>
        </w:rPr>
        <w:fldChar w:fldCharType="separate"/>
      </w:r>
      <w:r w:rsidR="007B4B66">
        <w:rPr>
          <w:noProof/>
          <w:webHidden/>
        </w:rPr>
        <w:t>72</w:t>
      </w:r>
      <w:r w:rsidR="001C0F30">
        <w:rPr>
          <w:noProof/>
          <w:webHidden/>
        </w:rPr>
        <w:fldChar w:fldCharType="end"/>
      </w:r>
      <w:r>
        <w:rPr>
          <w:noProof/>
        </w:rPr>
        <w:fldChar w:fldCharType="end"/>
      </w:r>
    </w:p>
    <w:p w14:paraId="1759EEB0" w14:textId="3D0BE9B8"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"_Toc117352245"</w:instrText>
      </w:r>
      <w:ins w:id="173" w:author="Morozov, Mikhail V. [Tengizchevroil]" w:date="2022-11-04T16:16:00Z">
        <w:r w:rsidR="00C40309">
          <w:rPr>
            <w:noProof/>
          </w:rPr>
        </w:r>
      </w:ins>
      <w:r>
        <w:rPr>
          <w:noProof/>
        </w:rPr>
        <w:fldChar w:fldCharType="separate"/>
      </w:r>
      <w:r w:rsidR="001C0F30" w:rsidRPr="00106FD6">
        <w:rPr>
          <w:rStyle w:val="Hyperlink"/>
          <w:rFonts w:ascii="Arial" w:hAnsi="Arial"/>
          <w:noProof/>
        </w:rPr>
        <w:t>12.0</w:t>
      </w:r>
      <w:r w:rsidR="001C0F30">
        <w:rPr>
          <w:rFonts w:asciiTheme="minorHAnsi" w:eastAsiaTheme="minorEastAsia" w:hAnsiTheme="minorHAnsi" w:cstheme="minorBidi"/>
          <w:noProof/>
          <w:color w:val="auto"/>
        </w:rPr>
        <w:tab/>
      </w:r>
      <w:r w:rsidR="001C0F30" w:rsidRPr="00106FD6">
        <w:rPr>
          <w:rStyle w:val="Hyperlink"/>
          <w:rFonts w:ascii="Arial" w:hAnsi="Arial"/>
          <w:noProof/>
        </w:rPr>
        <w:t>QUALITY ASSURANCE PROVISIONS</w:t>
      </w:r>
      <w:r w:rsidR="001C0F30">
        <w:rPr>
          <w:noProof/>
          <w:webHidden/>
        </w:rPr>
        <w:tab/>
      </w:r>
      <w:r w:rsidR="001C0F30">
        <w:rPr>
          <w:noProof/>
          <w:webHidden/>
        </w:rPr>
        <w:fldChar w:fldCharType="begin"/>
      </w:r>
      <w:r w:rsidR="001C0F30">
        <w:rPr>
          <w:noProof/>
          <w:webHidden/>
        </w:rPr>
        <w:instrText xml:space="preserve"> PAGEREF _Toc117352245 \h </w:instrText>
      </w:r>
      <w:r w:rsidR="001C0F30">
        <w:rPr>
          <w:noProof/>
          <w:webHidden/>
        </w:rPr>
      </w:r>
      <w:r w:rsidR="001C0F30">
        <w:rPr>
          <w:noProof/>
          <w:webHidden/>
        </w:rPr>
        <w:fldChar w:fldCharType="separate"/>
      </w:r>
      <w:r w:rsidR="007B4B66">
        <w:rPr>
          <w:noProof/>
          <w:webHidden/>
        </w:rPr>
        <w:t>72</w:t>
      </w:r>
      <w:r w:rsidR="001C0F30">
        <w:rPr>
          <w:noProof/>
          <w:webHidden/>
        </w:rPr>
        <w:fldChar w:fldCharType="end"/>
      </w:r>
      <w:r>
        <w:rPr>
          <w:noProof/>
        </w:rPr>
        <w:fldChar w:fldCharType="end"/>
      </w:r>
    </w:p>
    <w:p w14:paraId="70268284" w14:textId="07FAEAB9"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"_Toc117352246"</w:instrText>
      </w:r>
      <w:ins w:id="174" w:author="Morozov, Mikhail V. [Tengizchevroil]" w:date="2022-11-04T16:16:00Z">
        <w:r w:rsidR="00C40309">
          <w:rPr>
            <w:noProof/>
          </w:rPr>
        </w:r>
      </w:ins>
      <w:r>
        <w:rPr>
          <w:noProof/>
        </w:rPr>
        <w:fldChar w:fldCharType="separate"/>
      </w:r>
      <w:r w:rsidR="001C0F30" w:rsidRPr="00106FD6">
        <w:rPr>
          <w:rStyle w:val="Hyperlink"/>
          <w:rFonts w:ascii="Arial" w:hAnsi="Arial"/>
          <w:noProof/>
        </w:rPr>
        <w:t>13.0</w:t>
      </w:r>
      <w:r w:rsidR="001C0F30">
        <w:rPr>
          <w:rFonts w:asciiTheme="minorHAnsi" w:eastAsiaTheme="minorEastAsia" w:hAnsiTheme="minorHAnsi" w:cstheme="minorBidi"/>
          <w:noProof/>
          <w:color w:val="auto"/>
        </w:rPr>
        <w:tab/>
      </w:r>
      <w:r w:rsidR="001C0F30" w:rsidRPr="00106FD6">
        <w:rPr>
          <w:rStyle w:val="Hyperlink"/>
          <w:rFonts w:ascii="Arial" w:hAnsi="Arial"/>
          <w:noProof/>
        </w:rPr>
        <w:t>THICKNESS TABLES</w:t>
      </w:r>
      <w:r w:rsidR="001C0F30">
        <w:rPr>
          <w:noProof/>
          <w:webHidden/>
        </w:rPr>
        <w:tab/>
      </w:r>
      <w:r w:rsidR="001C0F30">
        <w:rPr>
          <w:noProof/>
          <w:webHidden/>
        </w:rPr>
        <w:fldChar w:fldCharType="begin"/>
      </w:r>
      <w:r w:rsidR="001C0F30">
        <w:rPr>
          <w:noProof/>
          <w:webHidden/>
        </w:rPr>
        <w:instrText xml:space="preserve"> PAGEREF _Toc117352246 \h </w:instrText>
      </w:r>
      <w:r w:rsidR="001C0F30">
        <w:rPr>
          <w:noProof/>
          <w:webHidden/>
        </w:rPr>
      </w:r>
      <w:r w:rsidR="001C0F30">
        <w:rPr>
          <w:noProof/>
          <w:webHidden/>
        </w:rPr>
        <w:fldChar w:fldCharType="separate"/>
      </w:r>
      <w:r w:rsidR="007B4B66">
        <w:rPr>
          <w:noProof/>
          <w:webHidden/>
        </w:rPr>
        <w:t>72</w:t>
      </w:r>
      <w:r w:rsidR="001C0F30">
        <w:rPr>
          <w:noProof/>
          <w:webHidden/>
        </w:rPr>
        <w:fldChar w:fldCharType="end"/>
      </w:r>
      <w:r>
        <w:rPr>
          <w:noProof/>
        </w:rPr>
        <w:fldChar w:fldCharType="end"/>
      </w:r>
    </w:p>
    <w:p w14:paraId="106A0515" w14:textId="116E4394"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"_Toc117352247"</w:instrText>
      </w:r>
      <w:ins w:id="175" w:author="Morozov, Mikhail V. [Tengizchevroil]" w:date="2022-11-04T16:16:00Z">
        <w:r w:rsidR="00C40309">
          <w:rPr>
            <w:noProof/>
          </w:rPr>
        </w:r>
      </w:ins>
      <w:r>
        <w:rPr>
          <w:noProof/>
        </w:rPr>
        <w:fldChar w:fldCharType="separate"/>
      </w:r>
      <w:r w:rsidR="001C0F30" w:rsidRPr="00106FD6">
        <w:rPr>
          <w:rStyle w:val="Hyperlink"/>
          <w:noProof/>
        </w:rPr>
        <w:t>13.1</w:t>
      </w:r>
      <w:r w:rsidR="001C0F30">
        <w:rPr>
          <w:rFonts w:asciiTheme="minorHAnsi" w:eastAsiaTheme="minorEastAsia" w:hAnsiTheme="minorHAnsi" w:cstheme="minorBidi"/>
          <w:noProof/>
          <w:color w:val="auto"/>
        </w:rPr>
        <w:tab/>
      </w:r>
      <w:r w:rsidR="001C0F30" w:rsidRPr="00106FD6">
        <w:rPr>
          <w:rStyle w:val="Hyperlink"/>
          <w:noProof/>
        </w:rPr>
        <w:t>Heat Conservation Thickness Table</w:t>
      </w:r>
      <w:r w:rsidR="001C0F30">
        <w:rPr>
          <w:noProof/>
          <w:webHidden/>
        </w:rPr>
        <w:tab/>
      </w:r>
      <w:r w:rsidR="001C0F30">
        <w:rPr>
          <w:noProof/>
          <w:webHidden/>
        </w:rPr>
        <w:fldChar w:fldCharType="begin"/>
      </w:r>
      <w:r w:rsidR="001C0F30">
        <w:rPr>
          <w:noProof/>
          <w:webHidden/>
        </w:rPr>
        <w:instrText xml:space="preserve"> PAGEREF _Toc117352247 \h </w:instrText>
      </w:r>
      <w:r w:rsidR="001C0F30">
        <w:rPr>
          <w:noProof/>
          <w:webHidden/>
        </w:rPr>
      </w:r>
      <w:r w:rsidR="001C0F30">
        <w:rPr>
          <w:noProof/>
          <w:webHidden/>
        </w:rPr>
        <w:fldChar w:fldCharType="separate"/>
      </w:r>
      <w:r w:rsidR="007B4B66">
        <w:rPr>
          <w:noProof/>
          <w:webHidden/>
        </w:rPr>
        <w:t>72</w:t>
      </w:r>
      <w:r w:rsidR="001C0F30">
        <w:rPr>
          <w:noProof/>
          <w:webHidden/>
        </w:rPr>
        <w:fldChar w:fldCharType="end"/>
      </w:r>
      <w:r>
        <w:rPr>
          <w:noProof/>
        </w:rPr>
        <w:fldChar w:fldCharType="end"/>
      </w:r>
    </w:p>
    <w:p w14:paraId="4E51A54F" w14:textId="37BE795F"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"_Toc117352248"</w:instrText>
      </w:r>
      <w:ins w:id="176" w:author="Morozov, Mikhail V. [Tengizchevroil]" w:date="2022-11-04T16:16:00Z">
        <w:r w:rsidR="00C40309">
          <w:rPr>
            <w:noProof/>
          </w:rPr>
        </w:r>
      </w:ins>
      <w:r>
        <w:rPr>
          <w:noProof/>
        </w:rPr>
        <w:fldChar w:fldCharType="separate"/>
      </w:r>
      <w:r w:rsidR="001C0F30" w:rsidRPr="00106FD6">
        <w:rPr>
          <w:rStyle w:val="Hyperlink"/>
          <w:noProof/>
        </w:rPr>
        <w:t>13.2</w:t>
      </w:r>
      <w:r w:rsidR="001C0F30">
        <w:rPr>
          <w:rFonts w:asciiTheme="minorHAnsi" w:eastAsiaTheme="minorEastAsia" w:hAnsiTheme="minorHAnsi" w:cstheme="minorBidi"/>
          <w:noProof/>
          <w:color w:val="auto"/>
        </w:rPr>
        <w:tab/>
      </w:r>
      <w:r w:rsidR="001C0F30" w:rsidRPr="00106FD6">
        <w:rPr>
          <w:rStyle w:val="Hyperlink"/>
          <w:noProof/>
        </w:rPr>
        <w:t>Heat Conservation Thickness Table for Double Layer Insulation with Tracing Tape Installed Between Layers</w:t>
      </w:r>
      <w:r w:rsidR="001C0F30">
        <w:rPr>
          <w:noProof/>
          <w:webHidden/>
        </w:rPr>
        <w:tab/>
      </w:r>
      <w:r w:rsidR="001C0F30">
        <w:rPr>
          <w:noProof/>
          <w:webHidden/>
        </w:rPr>
        <w:fldChar w:fldCharType="begin"/>
      </w:r>
      <w:r w:rsidR="001C0F30">
        <w:rPr>
          <w:noProof/>
          <w:webHidden/>
        </w:rPr>
        <w:instrText xml:space="preserve"> PAGEREF _Toc117352248 \h </w:instrText>
      </w:r>
      <w:r w:rsidR="001C0F30">
        <w:rPr>
          <w:noProof/>
          <w:webHidden/>
        </w:rPr>
      </w:r>
      <w:r w:rsidR="001C0F30">
        <w:rPr>
          <w:noProof/>
          <w:webHidden/>
        </w:rPr>
        <w:fldChar w:fldCharType="separate"/>
      </w:r>
      <w:r w:rsidR="007B4B66">
        <w:rPr>
          <w:noProof/>
          <w:webHidden/>
        </w:rPr>
        <w:t>73</w:t>
      </w:r>
      <w:r w:rsidR="001C0F30">
        <w:rPr>
          <w:noProof/>
          <w:webHidden/>
        </w:rPr>
        <w:fldChar w:fldCharType="end"/>
      </w:r>
      <w:r>
        <w:rPr>
          <w:noProof/>
        </w:rPr>
        <w:fldChar w:fldCharType="end"/>
      </w:r>
    </w:p>
    <w:p w14:paraId="2D3FA7C2" w14:textId="1FFB3CB4"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"_Toc117352249"</w:instrText>
      </w:r>
      <w:ins w:id="177" w:author="Morozov, Mikhail V. [Tengizchevroil]" w:date="2022-11-04T16:16:00Z">
        <w:r w:rsidR="00C40309">
          <w:rPr>
            <w:noProof/>
          </w:rPr>
        </w:r>
      </w:ins>
      <w:r>
        <w:rPr>
          <w:noProof/>
        </w:rPr>
        <w:fldChar w:fldCharType="separate"/>
      </w:r>
      <w:r w:rsidR="001C0F30" w:rsidRPr="00106FD6">
        <w:rPr>
          <w:rStyle w:val="Hyperlink"/>
          <w:noProof/>
        </w:rPr>
        <w:t>13.3</w:t>
      </w:r>
      <w:r w:rsidR="001C0F30">
        <w:rPr>
          <w:rFonts w:asciiTheme="minorHAnsi" w:eastAsiaTheme="minorEastAsia" w:hAnsiTheme="minorHAnsi" w:cstheme="minorBidi"/>
          <w:noProof/>
          <w:color w:val="auto"/>
        </w:rPr>
        <w:tab/>
      </w:r>
      <w:r w:rsidR="001C0F30" w:rsidRPr="00106FD6">
        <w:rPr>
          <w:rStyle w:val="Hyperlink"/>
          <w:noProof/>
        </w:rPr>
        <w:t>Heat Conservation Thickness Table for Contro-Trace Applications</w:t>
      </w:r>
      <w:r w:rsidR="001C0F30">
        <w:rPr>
          <w:noProof/>
          <w:webHidden/>
        </w:rPr>
        <w:tab/>
      </w:r>
      <w:r w:rsidR="001C0F30">
        <w:rPr>
          <w:noProof/>
          <w:webHidden/>
        </w:rPr>
        <w:fldChar w:fldCharType="begin"/>
      </w:r>
      <w:r w:rsidR="001C0F30">
        <w:rPr>
          <w:noProof/>
          <w:webHidden/>
        </w:rPr>
        <w:instrText xml:space="preserve"> PAGEREF _Toc117352249 \h </w:instrText>
      </w:r>
      <w:r w:rsidR="001C0F30">
        <w:rPr>
          <w:noProof/>
          <w:webHidden/>
        </w:rPr>
      </w:r>
      <w:r w:rsidR="001C0F30">
        <w:rPr>
          <w:noProof/>
          <w:webHidden/>
        </w:rPr>
        <w:fldChar w:fldCharType="separate"/>
      </w:r>
      <w:r w:rsidR="007B4B66">
        <w:rPr>
          <w:noProof/>
          <w:webHidden/>
        </w:rPr>
        <w:t>74</w:t>
      </w:r>
      <w:r w:rsidR="001C0F30">
        <w:rPr>
          <w:noProof/>
          <w:webHidden/>
        </w:rPr>
        <w:fldChar w:fldCharType="end"/>
      </w:r>
      <w:r>
        <w:rPr>
          <w:noProof/>
        </w:rPr>
        <w:fldChar w:fldCharType="end"/>
      </w:r>
    </w:p>
    <w:p w14:paraId="7E139211" w14:textId="396E1A25"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"_Toc117352250"</w:instrText>
      </w:r>
      <w:ins w:id="178" w:author="Morozov, Mikhail V. [Tengizchevroil]" w:date="2022-11-04T16:16:00Z">
        <w:r w:rsidR="00C40309">
          <w:rPr>
            <w:noProof/>
          </w:rPr>
        </w:r>
      </w:ins>
      <w:r>
        <w:rPr>
          <w:noProof/>
        </w:rPr>
        <w:fldChar w:fldCharType="separate"/>
      </w:r>
      <w:r w:rsidR="001C0F30" w:rsidRPr="00106FD6">
        <w:rPr>
          <w:rStyle w:val="Hyperlink"/>
          <w:noProof/>
          <w:lang w:val="en-GB"/>
        </w:rPr>
        <w:t>13.4</w:t>
      </w:r>
      <w:r w:rsidR="001C0F30">
        <w:rPr>
          <w:rFonts w:asciiTheme="minorHAnsi" w:eastAsiaTheme="minorEastAsia" w:hAnsiTheme="minorHAnsi" w:cstheme="minorBidi"/>
          <w:noProof/>
          <w:color w:val="auto"/>
        </w:rPr>
        <w:tab/>
      </w:r>
      <w:r w:rsidR="001C0F30" w:rsidRPr="00106FD6">
        <w:rPr>
          <w:rStyle w:val="Hyperlink"/>
          <w:noProof/>
        </w:rPr>
        <w:t>Personnel Protection Thickness Table</w:t>
      </w:r>
      <w:r w:rsidR="001C0F30">
        <w:rPr>
          <w:noProof/>
          <w:webHidden/>
        </w:rPr>
        <w:tab/>
      </w:r>
      <w:r w:rsidR="001C0F30">
        <w:rPr>
          <w:noProof/>
          <w:webHidden/>
        </w:rPr>
        <w:fldChar w:fldCharType="begin"/>
      </w:r>
      <w:r w:rsidR="001C0F30">
        <w:rPr>
          <w:noProof/>
          <w:webHidden/>
        </w:rPr>
        <w:instrText xml:space="preserve"> PAGEREF _Toc117352250 \h </w:instrText>
      </w:r>
      <w:r w:rsidR="001C0F30">
        <w:rPr>
          <w:noProof/>
          <w:webHidden/>
        </w:rPr>
      </w:r>
      <w:r w:rsidR="001C0F30">
        <w:rPr>
          <w:noProof/>
          <w:webHidden/>
        </w:rPr>
        <w:fldChar w:fldCharType="separate"/>
      </w:r>
      <w:r w:rsidR="007B4B66">
        <w:rPr>
          <w:noProof/>
          <w:webHidden/>
        </w:rPr>
        <w:t>75</w:t>
      </w:r>
      <w:r w:rsidR="001C0F30">
        <w:rPr>
          <w:noProof/>
          <w:webHidden/>
        </w:rPr>
        <w:fldChar w:fldCharType="end"/>
      </w:r>
      <w:r>
        <w:rPr>
          <w:noProof/>
        </w:rPr>
        <w:fldChar w:fldCharType="end"/>
      </w:r>
    </w:p>
    <w:p w14:paraId="4FD79926" w14:textId="73BBE791"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"_Toc117352251"</w:instrText>
      </w:r>
      <w:ins w:id="179" w:author="Morozov, Mikhail V. [Tengizchevroil]" w:date="2022-11-04T16:16:00Z">
        <w:r w:rsidR="00C40309">
          <w:rPr>
            <w:noProof/>
          </w:rPr>
        </w:r>
      </w:ins>
      <w:r>
        <w:rPr>
          <w:noProof/>
        </w:rPr>
        <w:fldChar w:fldCharType="separate"/>
      </w:r>
      <w:r w:rsidR="001C0F30" w:rsidRPr="00106FD6">
        <w:rPr>
          <w:rStyle w:val="Hyperlink"/>
          <w:noProof/>
          <w:lang w:val="en-GB"/>
        </w:rPr>
        <w:t>13.5</w:t>
      </w:r>
      <w:r w:rsidR="001C0F30">
        <w:rPr>
          <w:rFonts w:asciiTheme="minorHAnsi" w:eastAsiaTheme="minorEastAsia" w:hAnsiTheme="minorHAnsi" w:cstheme="minorBidi"/>
          <w:noProof/>
          <w:color w:val="auto"/>
        </w:rPr>
        <w:tab/>
      </w:r>
      <w:r w:rsidR="001C0F30" w:rsidRPr="00106FD6">
        <w:rPr>
          <w:rStyle w:val="Hyperlink"/>
          <w:noProof/>
        </w:rPr>
        <w:t>Heat Conservation Thickness Table</w:t>
      </w:r>
      <w:r w:rsidR="001C0F30" w:rsidRPr="00106FD6">
        <w:rPr>
          <w:rStyle w:val="Hyperlink"/>
          <w:noProof/>
          <w:lang w:val="en-GB"/>
        </w:rPr>
        <w:t xml:space="preserve"> for Below Ground Applications</w:t>
      </w:r>
      <w:r w:rsidR="001C0F30">
        <w:rPr>
          <w:noProof/>
          <w:webHidden/>
        </w:rPr>
        <w:tab/>
      </w:r>
      <w:r w:rsidR="001C0F30">
        <w:rPr>
          <w:noProof/>
          <w:webHidden/>
        </w:rPr>
        <w:fldChar w:fldCharType="begin"/>
      </w:r>
      <w:r w:rsidR="001C0F30">
        <w:rPr>
          <w:noProof/>
          <w:webHidden/>
        </w:rPr>
        <w:instrText xml:space="preserve"> PAGEREF _Toc117352251 \h </w:instrText>
      </w:r>
      <w:r w:rsidR="001C0F30">
        <w:rPr>
          <w:noProof/>
          <w:webHidden/>
        </w:rPr>
      </w:r>
      <w:r w:rsidR="001C0F30">
        <w:rPr>
          <w:noProof/>
          <w:webHidden/>
        </w:rPr>
        <w:fldChar w:fldCharType="separate"/>
      </w:r>
      <w:r w:rsidR="007B4B66">
        <w:rPr>
          <w:noProof/>
          <w:webHidden/>
        </w:rPr>
        <w:t>77</w:t>
      </w:r>
      <w:r w:rsidR="001C0F30">
        <w:rPr>
          <w:noProof/>
          <w:webHidden/>
        </w:rPr>
        <w:fldChar w:fldCharType="end"/>
      </w:r>
      <w:r>
        <w:rPr>
          <w:noProof/>
        </w:rPr>
        <w:fldChar w:fldCharType="end"/>
      </w:r>
    </w:p>
    <w:p w14:paraId="1D1B3421" w14:textId="0B87A803"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"_Toc117352252"</w:instrText>
      </w:r>
      <w:ins w:id="180" w:author="Morozov, Mikhail V. [Tengizchevroil]" w:date="2022-11-04T16:16:00Z">
        <w:r w:rsidR="00C40309">
          <w:rPr>
            <w:noProof/>
          </w:rPr>
        </w:r>
      </w:ins>
      <w:r>
        <w:rPr>
          <w:noProof/>
        </w:rPr>
        <w:fldChar w:fldCharType="separate"/>
      </w:r>
      <w:r w:rsidR="001C0F30" w:rsidRPr="00106FD6">
        <w:rPr>
          <w:rStyle w:val="Hyperlink"/>
          <w:noProof/>
        </w:rPr>
        <w:t>13.6</w:t>
      </w:r>
      <w:r w:rsidR="001C0F30">
        <w:rPr>
          <w:rFonts w:asciiTheme="minorHAnsi" w:eastAsiaTheme="minorEastAsia" w:hAnsiTheme="minorHAnsi" w:cstheme="minorBidi"/>
          <w:noProof/>
          <w:color w:val="auto"/>
        </w:rPr>
        <w:tab/>
      </w:r>
      <w:r w:rsidR="001C0F30" w:rsidRPr="00106FD6">
        <w:rPr>
          <w:rStyle w:val="Hyperlink"/>
          <w:noProof/>
        </w:rPr>
        <w:t>Heat Conservation Thickness Table for Skin Effect Current Tracing (SECT)</w:t>
      </w:r>
      <w:r w:rsidR="001C0F30">
        <w:rPr>
          <w:noProof/>
          <w:webHidden/>
        </w:rPr>
        <w:tab/>
      </w:r>
      <w:r w:rsidR="001C0F30">
        <w:rPr>
          <w:noProof/>
          <w:webHidden/>
        </w:rPr>
        <w:fldChar w:fldCharType="begin"/>
      </w:r>
      <w:r w:rsidR="001C0F30">
        <w:rPr>
          <w:noProof/>
          <w:webHidden/>
        </w:rPr>
        <w:instrText xml:space="preserve"> PAGEREF _Toc117352252 \h </w:instrText>
      </w:r>
      <w:r w:rsidR="001C0F30">
        <w:rPr>
          <w:noProof/>
          <w:webHidden/>
        </w:rPr>
      </w:r>
      <w:r w:rsidR="001C0F30">
        <w:rPr>
          <w:noProof/>
          <w:webHidden/>
        </w:rPr>
        <w:fldChar w:fldCharType="separate"/>
      </w:r>
      <w:r w:rsidR="007B4B66">
        <w:rPr>
          <w:noProof/>
          <w:webHidden/>
        </w:rPr>
        <w:t>77</w:t>
      </w:r>
      <w:r w:rsidR="001C0F30">
        <w:rPr>
          <w:noProof/>
          <w:webHidden/>
        </w:rPr>
        <w:fldChar w:fldCharType="end"/>
      </w:r>
      <w:r>
        <w:rPr>
          <w:noProof/>
        </w:rPr>
        <w:fldChar w:fldCharType="end"/>
      </w:r>
    </w:p>
    <w:p w14:paraId="37AB89FD" w14:textId="6EFE6382" w:rsidR="001C0F30" w:rsidRDefault="00000000" w:rsidP="006D63AA">
      <w:pPr>
        <w:pStyle w:val="TOC2"/>
        <w:rPr>
          <w:rFonts w:asciiTheme="minorHAnsi" w:eastAsiaTheme="minorEastAsia" w:hAnsiTheme="minorHAnsi" w:cstheme="minorBidi"/>
          <w:noProof/>
          <w:color w:val="auto"/>
        </w:rPr>
      </w:pPr>
      <w:r>
        <w:rPr>
          <w:noProof/>
        </w:rPr>
        <w:fldChar w:fldCharType="begin"/>
      </w:r>
      <w:r>
        <w:rPr>
          <w:noProof/>
        </w:rPr>
        <w:instrText>HYPERLINK \l "_Toc117352253"</w:instrText>
      </w:r>
      <w:ins w:id="181" w:author="Morozov, Mikhail V. [Tengizchevroil]" w:date="2022-11-04T16:16:00Z">
        <w:r w:rsidR="00C40309">
          <w:rPr>
            <w:noProof/>
          </w:rPr>
        </w:r>
      </w:ins>
      <w:r>
        <w:rPr>
          <w:noProof/>
        </w:rPr>
        <w:fldChar w:fldCharType="separate"/>
      </w:r>
      <w:r w:rsidR="001C0F30" w:rsidRPr="00106FD6">
        <w:rPr>
          <w:rStyle w:val="Hyperlink"/>
          <w:noProof/>
        </w:rPr>
        <w:t>13.7</w:t>
      </w:r>
      <w:r w:rsidR="001C0F30">
        <w:rPr>
          <w:rFonts w:asciiTheme="minorHAnsi" w:eastAsiaTheme="minorEastAsia" w:hAnsiTheme="minorHAnsi" w:cstheme="minorBidi"/>
          <w:noProof/>
          <w:color w:val="auto"/>
        </w:rPr>
        <w:tab/>
      </w:r>
      <w:r w:rsidR="001C0F30" w:rsidRPr="00106FD6">
        <w:rPr>
          <w:rStyle w:val="Hyperlink"/>
          <w:noProof/>
        </w:rPr>
        <w:t>Piping Systems Insulation Selection Table</w:t>
      </w:r>
      <w:r w:rsidR="001C0F30">
        <w:rPr>
          <w:noProof/>
          <w:webHidden/>
        </w:rPr>
        <w:tab/>
      </w:r>
      <w:r w:rsidR="001C0F30">
        <w:rPr>
          <w:noProof/>
          <w:webHidden/>
        </w:rPr>
        <w:fldChar w:fldCharType="begin"/>
      </w:r>
      <w:r w:rsidR="001C0F30">
        <w:rPr>
          <w:noProof/>
          <w:webHidden/>
        </w:rPr>
        <w:instrText xml:space="preserve"> PAGEREF _Toc117352253 \h </w:instrText>
      </w:r>
      <w:r w:rsidR="001C0F30">
        <w:rPr>
          <w:noProof/>
          <w:webHidden/>
        </w:rPr>
      </w:r>
      <w:r w:rsidR="001C0F30">
        <w:rPr>
          <w:noProof/>
          <w:webHidden/>
        </w:rPr>
        <w:fldChar w:fldCharType="separate"/>
      </w:r>
      <w:r w:rsidR="007B4B66">
        <w:rPr>
          <w:noProof/>
          <w:webHidden/>
        </w:rPr>
        <w:t>78</w:t>
      </w:r>
      <w:r w:rsidR="001C0F30">
        <w:rPr>
          <w:noProof/>
          <w:webHidden/>
        </w:rPr>
        <w:fldChar w:fldCharType="end"/>
      </w:r>
      <w:r>
        <w:rPr>
          <w:noProof/>
        </w:rPr>
        <w:fldChar w:fldCharType="end"/>
      </w:r>
    </w:p>
    <w:p w14:paraId="4AD98AFF" w14:textId="19BF7A8E" w:rsidR="001C0F30" w:rsidRDefault="00000000" w:rsidP="00C40309">
      <w:pPr>
        <w:pStyle w:val="TOC1"/>
        <w:rPr>
          <w:rFonts w:asciiTheme="minorHAnsi" w:eastAsiaTheme="minorEastAsia" w:hAnsiTheme="minorHAnsi" w:cstheme="minorBidi"/>
          <w:noProof/>
          <w:color w:val="auto"/>
        </w:rPr>
      </w:pPr>
      <w:r>
        <w:rPr>
          <w:noProof/>
        </w:rPr>
        <w:fldChar w:fldCharType="begin"/>
      </w:r>
      <w:r>
        <w:rPr>
          <w:noProof/>
        </w:rPr>
        <w:instrText>HYPERLINK \l "_Toc117352254"</w:instrText>
      </w:r>
      <w:ins w:id="182" w:author="Morozov, Mikhail V. [Tengizchevroil]" w:date="2022-11-04T16:16:00Z">
        <w:r w:rsidR="00C40309">
          <w:rPr>
            <w:noProof/>
          </w:rPr>
        </w:r>
      </w:ins>
      <w:r>
        <w:rPr>
          <w:noProof/>
        </w:rPr>
        <w:fldChar w:fldCharType="separate"/>
      </w:r>
      <w:r w:rsidR="001C0F30" w:rsidRPr="00106FD6">
        <w:rPr>
          <w:rStyle w:val="Hyperlink"/>
          <w:rFonts w:ascii="Arial" w:hAnsi="Arial"/>
          <w:noProof/>
        </w:rPr>
        <w:t>APPENDIX I   STANDOFF DISTANCE FOR HOT SERVICE EXPANDED METAL GUARD</w:t>
      </w:r>
      <w:r w:rsidR="001C0F30">
        <w:rPr>
          <w:noProof/>
          <w:webHidden/>
        </w:rPr>
        <w:tab/>
      </w:r>
      <w:r w:rsidR="001C0F30">
        <w:rPr>
          <w:noProof/>
          <w:webHidden/>
        </w:rPr>
        <w:fldChar w:fldCharType="begin"/>
      </w:r>
      <w:r w:rsidR="001C0F30">
        <w:rPr>
          <w:noProof/>
          <w:webHidden/>
        </w:rPr>
        <w:instrText xml:space="preserve"> PAGEREF _Toc117352254 \h </w:instrText>
      </w:r>
      <w:r w:rsidR="001C0F30">
        <w:rPr>
          <w:noProof/>
          <w:webHidden/>
        </w:rPr>
      </w:r>
      <w:r w:rsidR="001C0F30">
        <w:rPr>
          <w:noProof/>
          <w:webHidden/>
        </w:rPr>
        <w:fldChar w:fldCharType="separate"/>
      </w:r>
      <w:r w:rsidR="007B4B66">
        <w:rPr>
          <w:noProof/>
          <w:webHidden/>
        </w:rPr>
        <w:t>79</w:t>
      </w:r>
      <w:r w:rsidR="001C0F30">
        <w:rPr>
          <w:noProof/>
          <w:webHidden/>
        </w:rPr>
        <w:fldChar w:fldCharType="end"/>
      </w:r>
      <w:r>
        <w:rPr>
          <w:noProof/>
        </w:rPr>
        <w:fldChar w:fldCharType="end"/>
      </w:r>
    </w:p>
    <w:p w14:paraId="4BB63D9D" w14:textId="16B63B8B" w:rsidR="00CD112F" w:rsidRPr="0010106F" w:rsidRDefault="006918F7" w:rsidP="007050B9">
      <w:pPr>
        <w:pStyle w:val="Contents"/>
      </w:pPr>
      <w:r w:rsidRPr="0010106F">
        <w:fldChar w:fldCharType="end"/>
      </w:r>
    </w:p>
    <w:p w14:paraId="4BB63D9E" w14:textId="77777777" w:rsidR="00CD112F" w:rsidRPr="0010106F" w:rsidRDefault="00CD112F" w:rsidP="007050B9">
      <w:pPr>
        <w:tabs>
          <w:tab w:val="right" w:leader="dot" w:pos="9017"/>
        </w:tabs>
        <w:ind w:left="0"/>
      </w:pPr>
    </w:p>
    <w:p w14:paraId="4BB63D9F" w14:textId="77777777" w:rsidR="00CD112F" w:rsidRPr="008E3902" w:rsidRDefault="00CD112F" w:rsidP="00C14B28">
      <w:pPr>
        <w:pStyle w:val="Heading1"/>
        <w:numPr>
          <w:ilvl w:val="0"/>
          <w:numId w:val="14"/>
        </w:numPr>
        <w:ind w:left="720" w:hanging="720"/>
        <w:rPr>
          <w:rFonts w:ascii="Arial" w:hAnsi="Arial"/>
          <w:lang w:val="ru-RU"/>
        </w:rPr>
      </w:pPr>
      <w:r w:rsidRPr="0010106F">
        <w:br w:type="page"/>
      </w:r>
      <w:bookmarkStart w:id="183" w:name="_Toc325464823"/>
      <w:bookmarkStart w:id="184" w:name="_Toc117352140"/>
      <w:r w:rsidRPr="008E3902">
        <w:rPr>
          <w:rFonts w:ascii="Arial" w:hAnsi="Arial"/>
          <w:lang w:val="ru-RU"/>
        </w:rPr>
        <w:lastRenderedPageBreak/>
        <w:t>ОБЛАСТЬ ПРИМЕНЕНИЯ</w:t>
      </w:r>
      <w:bookmarkEnd w:id="183"/>
      <w:bookmarkEnd w:id="184"/>
    </w:p>
    <w:p w14:paraId="4BB63DA0" w14:textId="7D3A8A02" w:rsidR="00CD112F" w:rsidRPr="008E3902" w:rsidRDefault="00CD112F" w:rsidP="00295CCB">
      <w:pPr>
        <w:pStyle w:val="List1"/>
        <w:tabs>
          <w:tab w:val="clear" w:pos="1080"/>
          <w:tab w:val="left" w:pos="1276"/>
        </w:tabs>
        <w:ind w:left="1134" w:hanging="283"/>
        <w:rPr>
          <w:lang w:val="ru-RU"/>
        </w:rPr>
      </w:pPr>
      <w:r w:rsidRPr="008E3902">
        <w:rPr>
          <w:lang w:val="ru-RU"/>
        </w:rPr>
        <w:t>Настоящий документ устанавливает минимальные требования к проектированию, материалам, установке и контролю систем изоля</w:t>
      </w:r>
      <w:r w:rsidR="00F829AB" w:rsidRPr="008E3902">
        <w:rPr>
          <w:lang w:val="ru-RU"/>
        </w:rPr>
        <w:t>ции для высоких температур до 54</w:t>
      </w:r>
      <w:r w:rsidRPr="008E3902">
        <w:rPr>
          <w:lang w:val="ru-RU"/>
        </w:rPr>
        <w:t>0°C (1</w:t>
      </w:r>
      <w:r w:rsidR="00F829AB" w:rsidRPr="008E3902">
        <w:rPr>
          <w:lang w:val="ru-RU"/>
        </w:rPr>
        <w:t>0</w:t>
      </w:r>
      <w:r w:rsidRPr="008E3902">
        <w:rPr>
          <w:lang w:val="ru-RU"/>
        </w:rPr>
        <w:t>00°F) в рамках проектов развития активов, реализуемых на производственных объектах компании «Тенгизшевройл» на месторождении Тенгиз (Республика Казахстан).</w:t>
      </w:r>
    </w:p>
    <w:p w14:paraId="49CD5827" w14:textId="45A1D8D7" w:rsidR="009244DB" w:rsidRPr="008E3902" w:rsidRDefault="009244DB">
      <w:pPr>
        <w:pStyle w:val="List1"/>
        <w:tabs>
          <w:tab w:val="clear" w:pos="1080"/>
          <w:tab w:val="left" w:pos="851"/>
          <w:tab w:val="left" w:pos="1276"/>
        </w:tabs>
        <w:ind w:left="1134" w:hanging="283"/>
        <w:rPr>
          <w:lang w:val="ru-RU"/>
        </w:rPr>
        <w:pPrChange w:id="185" w:author="Tuleshov, Kurmanbek [Bolashak Atyrau Limited]" w:date="2022-10-11T00:05:00Z">
          <w:pPr>
            <w:pStyle w:val="List1"/>
          </w:pPr>
        </w:pPrChange>
      </w:pPr>
      <w:ins w:id="186" w:author="Tuleshov, Kurmanbek [Bolashak Atyrau Limited]" w:date="2022-10-09T21:58:00Z">
        <w:r w:rsidRPr="008E3902">
          <w:rPr>
            <w:lang w:val="ru-RU"/>
            <w:rPrChange w:id="187" w:author="Tuleshov, Kurmanbek [Bolashak Atyrau Limited]" w:date="2022-10-09T21:59:00Z">
              <w:rPr>
                <w:rFonts w:ascii="Roboto" w:hAnsi="Roboto"/>
                <w:sz w:val="27"/>
                <w:szCs w:val="27"/>
                <w:shd w:val="clear" w:color="auto" w:fill="F5F5F5"/>
              </w:rPr>
            </w:rPrChange>
          </w:rPr>
          <w:t>В дополнение к требованиям данн</w:t>
        </w:r>
        <w:del w:id="188" w:author="Kenzhekova, Aliya [Tengizchevroil]" w:date="2022-10-18T13:59:00Z">
          <w:r w:rsidRPr="008E3902" w:rsidDel="004731B0">
            <w:rPr>
              <w:lang w:val="ru-RU"/>
              <w:rPrChange w:id="189" w:author="Tuleshov, Kurmanbek [Bolashak Atyrau Limited]" w:date="2022-10-09T21:59:00Z">
                <w:rPr>
                  <w:rFonts w:ascii="Roboto" w:hAnsi="Roboto"/>
                  <w:sz w:val="27"/>
                  <w:szCs w:val="27"/>
                  <w:shd w:val="clear" w:color="auto" w:fill="F5F5F5"/>
                </w:rPr>
              </w:rPrChange>
            </w:rPr>
            <w:delText>ой</w:delText>
          </w:r>
        </w:del>
      </w:ins>
      <w:ins w:id="190" w:author="Kenzhekova, Aliya [Tengizchevroil]" w:date="2022-10-18T13:59:00Z">
        <w:r w:rsidR="004731B0" w:rsidRPr="008E3902">
          <w:rPr>
            <w:lang w:val="ru-RU"/>
          </w:rPr>
          <w:t>ых ТУ</w:t>
        </w:r>
      </w:ins>
      <w:ins w:id="191" w:author="Tuleshov, Kurmanbek [Bolashak Atyrau Limited]" w:date="2022-10-09T21:58:00Z">
        <w:del w:id="192" w:author="Kenzhekova, Aliya [Tengizchevroil]" w:date="2022-10-18T13:59:00Z">
          <w:r w:rsidRPr="008E3902" w:rsidDel="004731B0">
            <w:rPr>
              <w:lang w:val="ru-RU"/>
              <w:rPrChange w:id="193" w:author="Tuleshov, Kurmanbek [Bolashak Atyrau Limited]" w:date="2022-10-09T21:59:00Z">
                <w:rPr>
                  <w:rFonts w:ascii="Roboto" w:hAnsi="Roboto"/>
                  <w:sz w:val="27"/>
                  <w:szCs w:val="27"/>
                  <w:shd w:val="clear" w:color="auto" w:fill="F5F5F5"/>
                </w:rPr>
              </w:rPrChange>
            </w:rPr>
            <w:delText xml:space="preserve"> спецификации</w:delText>
          </w:r>
        </w:del>
        <w:r w:rsidRPr="008E3902">
          <w:rPr>
            <w:lang w:val="ru-RU"/>
            <w:rPrChange w:id="194" w:author="Tuleshov, Kurmanbek [Bolashak Atyrau Limited]" w:date="2022-10-09T21:59:00Z">
              <w:rPr>
                <w:rFonts w:ascii="Roboto" w:hAnsi="Roboto"/>
                <w:sz w:val="27"/>
                <w:szCs w:val="27"/>
                <w:shd w:val="clear" w:color="auto" w:fill="F5F5F5"/>
              </w:rPr>
            </w:rPrChange>
          </w:rPr>
          <w:t xml:space="preserve"> ко всем процедурам закупки материалов и установки должны применяться требования Международной ассоциации производителей нефти и газа JIP33 S-738 под названием «Дополнительные технические условия к изоляции для трубопроводов и оборудования NORSOK M-004»</w:t>
        </w:r>
      </w:ins>
      <w:ins w:id="195" w:author="Tuleshov, Kurmanbek [Bolashak Atyrau Limited]" w:date="2022-10-10T22:28:00Z">
        <w:r w:rsidR="0016483B" w:rsidRPr="008E3902">
          <w:rPr>
            <w:lang w:val="ru-RU"/>
          </w:rPr>
          <w:t>.</w:t>
        </w:r>
      </w:ins>
    </w:p>
    <w:p w14:paraId="4BB63DA1" w14:textId="11564050" w:rsidR="00CD112F" w:rsidRPr="008E3902" w:rsidDel="006B5BEB" w:rsidRDefault="00CD112F">
      <w:pPr>
        <w:pStyle w:val="List1"/>
        <w:numPr>
          <w:ilvl w:val="0"/>
          <w:numId w:val="1"/>
        </w:numPr>
        <w:ind w:left="2771"/>
        <w:rPr>
          <w:del w:id="196" w:author="Tuleshov, Kurmanbek [Bolashak Atyrau Limited]" w:date="2022-10-09T21:56:00Z"/>
          <w:lang w:val="ru-RU"/>
        </w:rPr>
        <w:pPrChange w:id="197" w:author="Tuleshov, Kurmanbek [Bolashak Atyrau Limited]" w:date="2022-10-28T15:09:00Z">
          <w:pPr>
            <w:pStyle w:val="List1"/>
            <w:numPr>
              <w:numId w:val="1"/>
            </w:numPr>
          </w:pPr>
        </w:pPrChange>
      </w:pPr>
      <w:del w:id="198" w:author="Tuleshov, Kurmanbek [Bolashak Atyrau Limited]" w:date="2022-10-09T21:56:00Z">
        <w:r w:rsidRPr="008E3902" w:rsidDel="006B5BEB">
          <w:rPr>
            <w:lang w:val="ru-RU"/>
          </w:rPr>
          <w:delText>Настоящие ТУ также применимы к работам по общему техническому обслуживанию, к небольшим и средним проектам на КТЛ-1 и КТЛ-2, и на других площадках за пределами завода со следующими изменениями:</w:delText>
        </w:r>
      </w:del>
    </w:p>
    <w:p w14:paraId="4BB63DA2" w14:textId="291779F3" w:rsidR="00CD112F" w:rsidRPr="008E3902" w:rsidDel="006B5BEB" w:rsidRDefault="00CD112F" w:rsidP="001C7690">
      <w:pPr>
        <w:pStyle w:val="ListAlpha1"/>
        <w:numPr>
          <w:ilvl w:val="1"/>
          <w:numId w:val="1"/>
        </w:numPr>
        <w:rPr>
          <w:del w:id="199" w:author="Tuleshov, Kurmanbek [Bolashak Atyrau Limited]" w:date="2022-10-09T21:56:00Z"/>
          <w:lang w:val="ru-RU"/>
        </w:rPr>
      </w:pPr>
      <w:del w:id="200" w:author="Tuleshov, Kurmanbek [Bolashak Atyrau Limited]" w:date="2022-10-09T21:56:00Z">
        <w:r w:rsidRPr="008E3902" w:rsidDel="006B5BEB">
          <w:rPr>
            <w:lang w:val="ru-RU"/>
          </w:rPr>
          <w:delText>В качестве изоляционного материала допускается использование матов из минеральной ваты (не готовых изделий) или аналогичного материала, с основой из проволочной сетки.</w:delText>
        </w:r>
      </w:del>
    </w:p>
    <w:p w14:paraId="4BB63DA3" w14:textId="77777777" w:rsidR="00CD112F" w:rsidRPr="008E3902" w:rsidRDefault="00CD112F">
      <w:pPr>
        <w:pStyle w:val="ListAlpha1"/>
        <w:numPr>
          <w:ilvl w:val="0"/>
          <w:numId w:val="0"/>
        </w:numPr>
        <w:ind w:left="2771" w:hanging="360"/>
        <w:rPr>
          <w:lang w:val="ru-RU"/>
        </w:rPr>
        <w:pPrChange w:id="201" w:author="Tuleshov, Kurmanbek [Bolashak Atyrau Limited]" w:date="2022-10-28T15:09:00Z">
          <w:pPr>
            <w:pStyle w:val="ListAlpha1"/>
            <w:numPr>
              <w:numId w:val="1"/>
            </w:numPr>
          </w:pPr>
        </w:pPrChange>
      </w:pPr>
      <w:del w:id="202" w:author="Tuleshov, Kurmanbek [Bolashak Atyrau Limited]" w:date="2022-10-09T21:56:00Z">
        <w:r w:rsidRPr="008E3902" w:rsidDel="006B5BEB">
          <w:rPr>
            <w:lang w:val="ru-RU"/>
          </w:rPr>
          <w:delText>В качестве материала обшивки (покровный слой) изоляции допускается использование алюминиевых листов или пластин (плоских, негофрированных) толщиной 0,8 мм для трубопроводов и толщиной 1,2 мм для резервуаров, сосудов и прочего оборудования.</w:delText>
        </w:r>
      </w:del>
    </w:p>
    <w:p w14:paraId="4BB63DA4" w14:textId="77777777" w:rsidR="00CD112F" w:rsidRPr="008E3902" w:rsidRDefault="00CD112F" w:rsidP="00F85E17">
      <w:pPr>
        <w:pStyle w:val="Heading1"/>
        <w:numPr>
          <w:ilvl w:val="0"/>
          <w:numId w:val="14"/>
        </w:numPr>
        <w:ind w:left="720" w:hanging="720"/>
        <w:rPr>
          <w:rFonts w:ascii="Arial" w:hAnsi="Arial"/>
          <w:lang w:val="ru-RU"/>
        </w:rPr>
      </w:pPr>
      <w:bookmarkStart w:id="203" w:name="_Toc325464824"/>
      <w:bookmarkStart w:id="204" w:name="_Toc117352141"/>
      <w:r w:rsidRPr="008E3902">
        <w:rPr>
          <w:rFonts w:ascii="Arial" w:hAnsi="Arial"/>
          <w:lang w:val="ru-RU"/>
        </w:rPr>
        <w:t>ССЫЛОЧНЫЕ ДОКУМЕНТЫ</w:t>
      </w:r>
      <w:bookmarkEnd w:id="203"/>
      <w:bookmarkEnd w:id="204"/>
    </w:p>
    <w:p w14:paraId="4BB63DA5" w14:textId="77777777" w:rsidR="00CD112F" w:rsidRPr="008E3902" w:rsidRDefault="00CD112F" w:rsidP="00CD4BF8">
      <w:pPr>
        <w:pStyle w:val="List1"/>
        <w:numPr>
          <w:ilvl w:val="0"/>
          <w:numId w:val="111"/>
        </w:numPr>
        <w:tabs>
          <w:tab w:val="clear" w:pos="1080"/>
          <w:tab w:val="left" w:pos="1134"/>
        </w:tabs>
        <w:ind w:left="1134" w:hanging="283"/>
        <w:rPr>
          <w:lang w:val="ru-RU"/>
        </w:rPr>
      </w:pPr>
      <w:r w:rsidRPr="008E3902">
        <w:rPr>
          <w:lang w:val="ru-RU"/>
        </w:rPr>
        <w:t xml:space="preserve">Все работы и материалы должны соответствовать требованиям ГОСТ и СНиП, стандартов и технических условий, казахстанских и международных норм и стандартов, указанных в настоящих технических условиях. </w:t>
      </w:r>
    </w:p>
    <w:p w14:paraId="4BB63DA6" w14:textId="77777777" w:rsidR="00CD112F" w:rsidRPr="008E3902" w:rsidRDefault="00CD112F" w:rsidP="00CD4BF8">
      <w:pPr>
        <w:pStyle w:val="List1"/>
        <w:numPr>
          <w:ilvl w:val="0"/>
          <w:numId w:val="1"/>
        </w:numPr>
        <w:tabs>
          <w:tab w:val="clear" w:pos="1080"/>
          <w:tab w:val="left" w:pos="1134"/>
        </w:tabs>
        <w:ind w:left="1134" w:hanging="283"/>
        <w:rPr>
          <w:lang w:val="ru-RU"/>
        </w:rPr>
      </w:pPr>
      <w:r w:rsidRPr="008E3902">
        <w:rPr>
          <w:lang w:val="ru-RU"/>
        </w:rPr>
        <w:t>В случае наличия в ГОСТ или СНиП требования, отличного от настоящих технических условий, применяется наиболее жесткое требование.</w:t>
      </w:r>
    </w:p>
    <w:p w14:paraId="4BB63DA7" w14:textId="77777777" w:rsidR="00CD112F" w:rsidRPr="008E3902" w:rsidRDefault="00CD112F" w:rsidP="00CD4BF8">
      <w:pPr>
        <w:pStyle w:val="List1"/>
        <w:tabs>
          <w:tab w:val="clear" w:pos="1080"/>
          <w:tab w:val="left" w:pos="1134"/>
        </w:tabs>
        <w:ind w:left="1134" w:hanging="283"/>
        <w:rPr>
          <w:lang w:val="ru-RU"/>
        </w:rPr>
      </w:pPr>
      <w:r w:rsidRPr="008E3902">
        <w:rPr>
          <w:lang w:val="ru-RU"/>
        </w:rPr>
        <w:t>В случае отсутствия применимых норм и стандартов ГОСТ или СНиП, Подрядчик / Поставщик может предложить на утверждение Заказчика эквивалентные нормы и стандарты, признанные на международном уровне.</w:t>
      </w:r>
    </w:p>
    <w:p w14:paraId="4BB63DA8" w14:textId="77777777" w:rsidR="00CD112F" w:rsidRPr="008E3902" w:rsidRDefault="00CD112F" w:rsidP="00CD4BF8">
      <w:pPr>
        <w:pStyle w:val="List1"/>
        <w:tabs>
          <w:tab w:val="clear" w:pos="1080"/>
          <w:tab w:val="left" w:pos="1134"/>
        </w:tabs>
        <w:ind w:left="1134" w:hanging="283"/>
        <w:rPr>
          <w:lang w:val="ru-RU"/>
        </w:rPr>
      </w:pPr>
      <w:r w:rsidRPr="008E3902">
        <w:rPr>
          <w:lang w:val="ru-RU"/>
        </w:rPr>
        <w:t>Самые последние версии перечисленных ниже технических условий, норм и стандартов, включая их ссылочные документы, должны рассматриваться как неотъемлемая часть настоящих ТУ. Там, где это уместно, в настоящем документе будут использоваться условные обозначения документов.</w:t>
      </w:r>
    </w:p>
    <w:p w14:paraId="4BB63DA9" w14:textId="77777777" w:rsidR="00CD112F" w:rsidRPr="008E3902" w:rsidRDefault="00CD112F" w:rsidP="00C14B28">
      <w:pPr>
        <w:pStyle w:val="Heading2"/>
        <w:rPr>
          <w:lang w:val="ru-RU"/>
        </w:rPr>
      </w:pPr>
      <w:bookmarkStart w:id="205" w:name="_Toc325464825"/>
      <w:bookmarkStart w:id="206" w:name="_Toc117352142"/>
      <w:r w:rsidRPr="008E3902">
        <w:rPr>
          <w:lang w:val="ru-RU"/>
        </w:rPr>
        <w:t>Документы Заказчика</w:t>
      </w:r>
      <w:bookmarkEnd w:id="205"/>
      <w:bookmarkEnd w:id="206"/>
    </w:p>
    <w:p w14:paraId="4BB63DAA" w14:textId="77777777" w:rsidR="00CD112F" w:rsidRPr="008E3902" w:rsidRDefault="00CD112F" w:rsidP="00C14B28">
      <w:pPr>
        <w:pStyle w:val="Reference"/>
        <w:rPr>
          <w:lang w:val="ru-RU"/>
        </w:rPr>
      </w:pPr>
      <w:r w:rsidRPr="008E3902">
        <w:rPr>
          <w:lang w:val="ru-RU"/>
        </w:rPr>
        <w:t>COM-SU-5191-TCO</w:t>
      </w:r>
      <w:r w:rsidR="00F85E17" w:rsidRPr="008E3902">
        <w:rPr>
          <w:lang w:val="ru-RU"/>
        </w:rPr>
        <w:tab/>
      </w:r>
      <w:r w:rsidR="00F85E17" w:rsidRPr="008E3902">
        <w:rPr>
          <w:lang w:val="ru-RU"/>
        </w:rPr>
        <w:tab/>
        <w:t>Системы покрытия</w:t>
      </w:r>
    </w:p>
    <w:p w14:paraId="4BB63DAB" w14:textId="63E8A589" w:rsidR="00CD112F" w:rsidRPr="008E3902" w:rsidRDefault="00CD112F" w:rsidP="00C14B28">
      <w:pPr>
        <w:pStyle w:val="Reference"/>
        <w:rPr>
          <w:lang w:val="ru-RU"/>
        </w:rPr>
      </w:pPr>
      <w:r w:rsidRPr="008E3902">
        <w:rPr>
          <w:lang w:val="ru-RU"/>
        </w:rPr>
        <w:t>FPM-DU-5091-TCO</w:t>
      </w:r>
      <w:r w:rsidRPr="008E3902">
        <w:rPr>
          <w:lang w:val="ru-RU"/>
        </w:rPr>
        <w:tab/>
      </w:r>
      <w:r w:rsidRPr="008E3902">
        <w:rPr>
          <w:lang w:val="ru-RU"/>
        </w:rPr>
        <w:tab/>
        <w:t xml:space="preserve">Проектирование и установка пассивной противопожарной </w:t>
      </w:r>
      <w:r w:rsidRPr="008E3902">
        <w:rPr>
          <w:lang w:val="ru-RU"/>
        </w:rPr>
        <w:tab/>
        <w:t>защиты от пожаров</w:t>
      </w:r>
      <w:r w:rsidR="0053210D" w:rsidRPr="008E3902">
        <w:rPr>
          <w:lang w:val="ru-RU"/>
        </w:rPr>
        <w:t xml:space="preserve"> пролива</w:t>
      </w:r>
      <w:r w:rsidRPr="008E3902">
        <w:rPr>
          <w:lang w:val="ru-RU"/>
        </w:rPr>
        <w:t xml:space="preserve"> углеводородов на береговых </w:t>
      </w:r>
      <w:r w:rsidRPr="008E3902">
        <w:rPr>
          <w:lang w:val="ru-RU"/>
        </w:rPr>
        <w:tab/>
        <w:t>технологических объектах</w:t>
      </w:r>
    </w:p>
    <w:p w14:paraId="4BB63DAC" w14:textId="77FF49A8" w:rsidR="00CD112F" w:rsidRPr="008E3902" w:rsidRDefault="00CD112F" w:rsidP="00C14B28">
      <w:pPr>
        <w:pStyle w:val="Reference"/>
        <w:rPr>
          <w:lang w:val="ru-RU"/>
        </w:rPr>
      </w:pPr>
      <w:r w:rsidRPr="008E3902">
        <w:rPr>
          <w:lang w:val="ru-RU"/>
        </w:rPr>
        <w:t xml:space="preserve">SID-SU-5106-TCO </w:t>
      </w:r>
      <w:r w:rsidRPr="008E3902">
        <w:rPr>
          <w:lang w:val="ru-RU"/>
        </w:rPr>
        <w:tab/>
        <w:t xml:space="preserve">   </w:t>
      </w:r>
      <w:r w:rsidR="007800E0" w:rsidRPr="008E3902">
        <w:rPr>
          <w:lang w:val="ru-RU"/>
        </w:rPr>
        <w:t xml:space="preserve">ТБ при </w:t>
      </w:r>
      <w:r w:rsidRPr="008E3902">
        <w:rPr>
          <w:lang w:val="ru-RU"/>
        </w:rPr>
        <w:t>проектировании</w:t>
      </w:r>
    </w:p>
    <w:p w14:paraId="4BB63DAD" w14:textId="77777777" w:rsidR="00CD112F" w:rsidRPr="008E3902" w:rsidRDefault="00CD112F" w:rsidP="00C14B28">
      <w:pPr>
        <w:pStyle w:val="Reference"/>
        <w:rPr>
          <w:lang w:val="ru-RU"/>
        </w:rPr>
      </w:pPr>
      <w:r w:rsidRPr="008E3902">
        <w:rPr>
          <w:lang w:val="ru-RU"/>
        </w:rPr>
        <w:t>PIM DU-5153-TCO</w:t>
      </w:r>
      <w:r w:rsidRPr="008E3902">
        <w:rPr>
          <w:lang w:val="ru-RU"/>
        </w:rPr>
        <w:tab/>
      </w:r>
      <w:r w:rsidRPr="008E3902">
        <w:rPr>
          <w:lang w:val="ru-RU"/>
        </w:rPr>
        <w:tab/>
        <w:t>Проектирование трубных опор</w:t>
      </w:r>
    </w:p>
    <w:p w14:paraId="4BB63DAE" w14:textId="77777777" w:rsidR="00CD112F" w:rsidRPr="008E3902" w:rsidRDefault="00CD112F" w:rsidP="00C14B28">
      <w:pPr>
        <w:pStyle w:val="Reference"/>
        <w:rPr>
          <w:lang w:val="ru-RU"/>
        </w:rPr>
      </w:pPr>
      <w:r w:rsidRPr="008E3902">
        <w:rPr>
          <w:lang w:val="ru-RU"/>
        </w:rPr>
        <w:t>COM-SU-4743-TCO</w:t>
      </w:r>
      <w:r w:rsidRPr="008E3902">
        <w:rPr>
          <w:lang w:val="ru-RU"/>
        </w:rPr>
        <w:tab/>
      </w:r>
      <w:r w:rsidRPr="008E3902">
        <w:rPr>
          <w:lang w:val="ru-RU"/>
        </w:rPr>
        <w:tab/>
        <w:t>Наружные покрытия</w:t>
      </w:r>
    </w:p>
    <w:p w14:paraId="4BB63DAF" w14:textId="77777777" w:rsidR="00252B41" w:rsidRPr="008E3902" w:rsidRDefault="00252B41" w:rsidP="00252B41">
      <w:pPr>
        <w:pStyle w:val="Reference"/>
        <w:rPr>
          <w:lang w:val="ru-RU"/>
        </w:rPr>
      </w:pPr>
      <w:bookmarkStart w:id="207" w:name="_Toc325464826"/>
      <w:r w:rsidRPr="008E3902">
        <w:rPr>
          <w:lang w:val="ru-RU"/>
        </w:rPr>
        <w:t>L-ST-2025</w:t>
      </w:r>
      <w:r w:rsidRPr="008E3902">
        <w:rPr>
          <w:lang w:val="ru-RU"/>
        </w:rPr>
        <w:tab/>
      </w:r>
      <w:r w:rsidRPr="008E3902">
        <w:rPr>
          <w:lang w:val="ru-RU"/>
        </w:rPr>
        <w:tab/>
        <w:t>Технические условия на типовые детали систем трубопроводов</w:t>
      </w:r>
    </w:p>
    <w:p w14:paraId="4BB63DB0" w14:textId="3213A110" w:rsidR="00AD51BE" w:rsidRPr="008E3902" w:rsidRDefault="00F52CA3" w:rsidP="00AD51BE">
      <w:pPr>
        <w:pStyle w:val="Reference"/>
        <w:rPr>
          <w:lang w:val="ru-RU"/>
        </w:rPr>
      </w:pPr>
      <w:r w:rsidRPr="008E3902">
        <w:rPr>
          <w:lang w:val="ru-RU"/>
        </w:rPr>
        <w:t>PIM</w:t>
      </w:r>
      <w:r w:rsidR="006918F7" w:rsidRPr="008E3902">
        <w:rPr>
          <w:lang w:val="ru-RU"/>
        </w:rPr>
        <w:t>-</w:t>
      </w:r>
      <w:r w:rsidR="002F2F6D" w:rsidRPr="008E3902">
        <w:rPr>
          <w:lang w:val="ru-RU"/>
        </w:rPr>
        <w:t>SU-</w:t>
      </w:r>
      <w:r w:rsidR="006918F7" w:rsidRPr="008E3902">
        <w:rPr>
          <w:lang w:val="ru-RU"/>
        </w:rPr>
        <w:t>5209-</w:t>
      </w:r>
      <w:r w:rsidR="00AD51BE" w:rsidRPr="008E3902">
        <w:rPr>
          <w:lang w:val="ru-RU"/>
        </w:rPr>
        <w:t>TCO</w:t>
      </w:r>
      <w:r w:rsidR="006918F7" w:rsidRPr="008E3902">
        <w:rPr>
          <w:lang w:val="ru-RU"/>
        </w:rPr>
        <w:tab/>
      </w:r>
      <w:r w:rsidR="006918F7" w:rsidRPr="008E3902">
        <w:rPr>
          <w:lang w:val="ru-RU"/>
        </w:rPr>
        <w:tab/>
        <w:t>Фланцевые прокладки и болтовые соединения</w:t>
      </w:r>
    </w:p>
    <w:p w14:paraId="4BB63DB1" w14:textId="77777777" w:rsidR="00CD112F" w:rsidRPr="008E3902" w:rsidRDefault="00CD112F" w:rsidP="00C14B28">
      <w:pPr>
        <w:pStyle w:val="Heading2"/>
        <w:rPr>
          <w:lang w:val="ru-RU"/>
        </w:rPr>
      </w:pPr>
      <w:bookmarkStart w:id="208" w:name="_Toc117352143"/>
      <w:r w:rsidRPr="008E3902">
        <w:rPr>
          <w:lang w:val="ru-RU"/>
        </w:rPr>
        <w:t>Отраслевые нормы и стандарты</w:t>
      </w:r>
      <w:bookmarkEnd w:id="207"/>
      <w:bookmarkEnd w:id="208"/>
    </w:p>
    <w:p w14:paraId="4BB63DB2" w14:textId="77777777" w:rsidR="00CD112F" w:rsidRPr="008E3902" w:rsidRDefault="00CD112F" w:rsidP="000656E2">
      <w:pPr>
        <w:pStyle w:val="Text1"/>
        <w:rPr>
          <w:lang w:val="ru-RU"/>
        </w:rPr>
      </w:pPr>
      <w:r w:rsidRPr="008E3902">
        <w:rPr>
          <w:lang w:val="ru-RU"/>
        </w:rPr>
        <w:t>Настоящие технические условия рассмотрены казахстанскими проектными институтами на соответствие действующим казахстанским нормам и стандартам и, там где требуется, были включены комментарии. При наличии отклонений были выпущены извещения о проектных отклонениях, в которых предлагалось использовать международные нормативы и стандарты</w:t>
      </w:r>
      <w:r w:rsidRPr="008E3902">
        <w:rPr>
          <w:w w:val="100"/>
          <w:lang w:val="ru-RU"/>
        </w:rPr>
        <w:t>.</w:t>
      </w:r>
    </w:p>
    <w:p w14:paraId="2ED081D7" w14:textId="77777777" w:rsidR="0015610E" w:rsidRPr="008E3902" w:rsidRDefault="0015610E" w:rsidP="00C14B28">
      <w:pPr>
        <w:pStyle w:val="Text1Bold"/>
        <w:rPr>
          <w:lang w:val="ru-RU"/>
        </w:rPr>
      </w:pPr>
    </w:p>
    <w:p w14:paraId="4BB63DB3" w14:textId="1521052E" w:rsidR="00CD112F" w:rsidRPr="008E3902" w:rsidRDefault="00CD112F" w:rsidP="00C14B28">
      <w:pPr>
        <w:pStyle w:val="Text1Bold"/>
        <w:rPr>
          <w:lang w:val="ru-RU"/>
        </w:rPr>
      </w:pPr>
      <w:r w:rsidRPr="008E3902">
        <w:rPr>
          <w:lang w:val="ru-RU"/>
        </w:rPr>
        <w:lastRenderedPageBreak/>
        <w:t>Американский институт нефти (API)</w:t>
      </w:r>
    </w:p>
    <w:p w14:paraId="4BB63DB4" w14:textId="1391659B" w:rsidR="00CD112F" w:rsidRPr="008E3902" w:rsidRDefault="00D474A5" w:rsidP="00C14B28">
      <w:pPr>
        <w:pStyle w:val="Reference"/>
        <w:rPr>
          <w:lang w:val="ru-RU"/>
        </w:rPr>
      </w:pPr>
      <w:r w:rsidRPr="008E3902">
        <w:rPr>
          <w:lang w:val="ru-RU"/>
        </w:rPr>
        <w:t xml:space="preserve">API </w:t>
      </w:r>
      <w:r w:rsidR="00CD112F" w:rsidRPr="008E3902">
        <w:rPr>
          <w:lang w:val="ru-RU"/>
        </w:rPr>
        <w:t>RP 521</w:t>
      </w:r>
      <w:r w:rsidR="00CD112F" w:rsidRPr="008E3902">
        <w:rPr>
          <w:lang w:val="ru-RU"/>
        </w:rPr>
        <w:tab/>
        <w:t>Практические рекомендации по системам сброса и снижения давления</w:t>
      </w:r>
    </w:p>
    <w:p w14:paraId="4BB63DB5" w14:textId="77777777" w:rsidR="00CD112F" w:rsidRPr="008E3902" w:rsidRDefault="00CD112F" w:rsidP="00C14B28">
      <w:pPr>
        <w:pStyle w:val="Text1Bold"/>
        <w:rPr>
          <w:lang w:val="ru-RU"/>
        </w:rPr>
      </w:pPr>
      <w:r w:rsidRPr="008E3902">
        <w:rPr>
          <w:lang w:val="ru-RU"/>
        </w:rPr>
        <w:t>Американское общество специалистов по испытаниям материалов (ASTM)</w:t>
      </w:r>
    </w:p>
    <w:p w14:paraId="4BB63DB6" w14:textId="0504F3B2" w:rsidR="00CD112F" w:rsidRPr="008E3902" w:rsidRDefault="00CD112F" w:rsidP="000656E2">
      <w:pPr>
        <w:pStyle w:val="Reference"/>
        <w:rPr>
          <w:lang w:val="ru-RU"/>
        </w:rPr>
      </w:pPr>
      <w:r w:rsidRPr="008E3902">
        <w:rPr>
          <w:lang w:val="ru-RU"/>
        </w:rPr>
        <w:t>C 612</w:t>
      </w:r>
      <w:r w:rsidRPr="008E3902">
        <w:rPr>
          <w:lang w:val="ru-RU"/>
        </w:rPr>
        <w:tab/>
        <w:t xml:space="preserve">Стандартная спецификация на теплоизолирующие блоки и плиты из минерального волокна </w:t>
      </w:r>
    </w:p>
    <w:p w14:paraId="4BB63DB7" w14:textId="249EAB43" w:rsidR="00CD112F" w:rsidRPr="008E3902" w:rsidDel="00D474A5" w:rsidRDefault="00CD112F" w:rsidP="000656E2">
      <w:pPr>
        <w:pStyle w:val="Reference"/>
        <w:rPr>
          <w:del w:id="209" w:author="Tuleshov, Kurmanbek [Bolashak Atyrau Limited]" w:date="2022-10-09T22:02:00Z"/>
          <w:lang w:val="ru-RU"/>
        </w:rPr>
      </w:pPr>
      <w:del w:id="210" w:author="Tuleshov, Kurmanbek [Bolashak Atyrau Limited]" w:date="2022-10-09T22:02:00Z">
        <w:r w:rsidRPr="008E3902" w:rsidDel="00D474A5">
          <w:rPr>
            <w:lang w:val="ru-RU"/>
          </w:rPr>
          <w:delText>A240/A240M</w:delText>
        </w:r>
        <w:r w:rsidRPr="008E3902" w:rsidDel="00D474A5">
          <w:rPr>
            <w:lang w:val="ru-RU"/>
          </w:rPr>
          <w:tab/>
          <w:delText>Стандартная спецификация на плиты, листы и полосы из хромистой и хромоникелевой нержавеющей стали для сосудов высокого давления и общего назначения</w:delText>
        </w:r>
      </w:del>
    </w:p>
    <w:p w14:paraId="4BB63DB8" w14:textId="18FADE5E" w:rsidR="00CD112F" w:rsidRPr="008E3902" w:rsidDel="00D474A5" w:rsidRDefault="00CD112F" w:rsidP="000656E2">
      <w:pPr>
        <w:pStyle w:val="Reference"/>
        <w:rPr>
          <w:del w:id="211" w:author="Tuleshov, Kurmanbek [Bolashak Atyrau Limited]" w:date="2022-10-09T22:02:00Z"/>
          <w:lang w:val="ru-RU"/>
        </w:rPr>
      </w:pPr>
      <w:del w:id="212" w:author="Tuleshov, Kurmanbek [Bolashak Atyrau Limited]" w:date="2022-10-09T22:02:00Z">
        <w:r w:rsidRPr="008E3902" w:rsidDel="00D474A5">
          <w:rPr>
            <w:lang w:val="ru-RU"/>
          </w:rPr>
          <w:delText>B209</w:delText>
        </w:r>
        <w:r w:rsidRPr="008E3902" w:rsidDel="00D474A5">
          <w:rPr>
            <w:lang w:val="ru-RU"/>
          </w:rPr>
          <w:tab/>
          <w:delText>Стандартная спецификация на листы и плиты из алюминия и алюминиевых сплавов</w:delText>
        </w:r>
      </w:del>
    </w:p>
    <w:p w14:paraId="409A1520" w14:textId="574FBFC4" w:rsidR="00D474A5" w:rsidRPr="008E3902" w:rsidRDefault="00D474A5" w:rsidP="00D474A5">
      <w:pPr>
        <w:pStyle w:val="Text1"/>
        <w:ind w:left="2694" w:hanging="1985"/>
        <w:rPr>
          <w:ins w:id="213" w:author="Tuleshov, Kurmanbek [Bolashak Atyrau Limited]" w:date="2022-10-09T22:03:00Z"/>
          <w:lang w:val="ru-RU"/>
          <w:rPrChange w:id="214" w:author="Tuleshov, Kurmanbek [Bolashak Atyrau Limited]" w:date="2022-10-10T21:47:00Z">
            <w:rPr>
              <w:ins w:id="215" w:author="Tuleshov, Kurmanbek [Bolashak Atyrau Limited]" w:date="2022-10-09T22:03:00Z"/>
              <w:highlight w:val="yellow"/>
            </w:rPr>
          </w:rPrChange>
        </w:rPr>
      </w:pPr>
      <w:ins w:id="216" w:author="Tuleshov, Kurmanbek [Bolashak Atyrau Limited]" w:date="2022-10-09T22:03:00Z">
        <w:r w:rsidRPr="008E3902">
          <w:rPr>
            <w:lang w:val="ru-RU"/>
            <w:rPrChange w:id="217" w:author="Kenzhekova, Aliya [Tengizchevroil]" w:date="2022-10-18T14:04:00Z">
              <w:rPr>
                <w:highlight w:val="yellow"/>
              </w:rPr>
            </w:rPrChange>
          </w:rPr>
          <w:t>C</w:t>
        </w:r>
        <w:r w:rsidRPr="008E3902">
          <w:rPr>
            <w:lang w:val="ru-RU"/>
            <w:rPrChange w:id="218" w:author="Tuleshov, Kurmanbek [Bolashak Atyrau Limited]" w:date="2022-10-10T21:47:00Z">
              <w:rPr>
                <w:highlight w:val="yellow"/>
              </w:rPr>
            </w:rPrChange>
          </w:rPr>
          <w:t xml:space="preserve">335                          </w:t>
        </w:r>
      </w:ins>
      <w:ins w:id="219" w:author="Kenzhekova, Aliya [Tengizchevroil]" w:date="2022-10-18T14:04:00Z">
        <w:r w:rsidR="00E64718" w:rsidRPr="008E3902">
          <w:rPr>
            <w:lang w:val="ru-RU"/>
            <w:rPrChange w:id="220" w:author="Kenzhekova, Aliya [Tengizchevroil]" w:date="2022-10-18T14:04:00Z">
              <w:rPr>
                <w:rFonts w:ascii="Roboto" w:hAnsi="Roboto"/>
                <w:sz w:val="27"/>
                <w:szCs w:val="27"/>
                <w:shd w:val="clear" w:color="auto" w:fill="D2E3FC"/>
              </w:rPr>
            </w:rPrChange>
          </w:rPr>
          <w:t>Стандартный метод испытаний стационарных свойств теплопередачи изоляции труб</w:t>
        </w:r>
      </w:ins>
      <w:ins w:id="221" w:author="Tuleshov, Kurmanbek [Bolashak Atyrau Limited]" w:date="2022-10-09T22:03:00Z">
        <w:del w:id="222" w:author="Kenzhekova, Aliya [Tengizchevroil]" w:date="2022-10-18T14:04:00Z">
          <w:r w:rsidRPr="008E3902" w:rsidDel="00FB5925">
            <w:rPr>
              <w:lang w:val="ru-RU"/>
              <w:rPrChange w:id="223" w:author="Tuleshov, Kurmanbek [Bolashak Atyrau Limited]" w:date="2022-10-10T21:47:00Z">
                <w:rPr>
                  <w:highlight w:val="yellow"/>
                </w:rPr>
              </w:rPrChange>
            </w:rPr>
            <w:delText xml:space="preserve"> </w:delText>
          </w:r>
        </w:del>
      </w:ins>
      <w:ins w:id="224" w:author="Tuleshov, Kurmanbek [Bolashak Atyrau Limited]" w:date="2022-10-09T22:06:00Z">
        <w:del w:id="225" w:author="Kenzhekova, Aliya [Tengizchevroil]" w:date="2022-10-18T14:04:00Z">
          <w:r w:rsidR="005808A3" w:rsidRPr="008E3902" w:rsidDel="00FB5925">
            <w:rPr>
              <w:lang w:val="ru-RU"/>
              <w:rPrChange w:id="226" w:author="Tuleshov, Kurmanbek [Bolashak Atyrau Limited]" w:date="2022-10-10T21:47:00Z">
                <w:rPr/>
              </w:rPrChange>
            </w:rPr>
            <w:delText>Тест на установившиеся свойства теплопередачи изоляции труб</w:delText>
          </w:r>
        </w:del>
      </w:ins>
    </w:p>
    <w:p w14:paraId="6B316BA7" w14:textId="08DE020B" w:rsidR="00D474A5" w:rsidRPr="008E3902" w:rsidRDefault="00D474A5">
      <w:pPr>
        <w:pStyle w:val="Text1"/>
        <w:ind w:left="2694" w:hanging="1974"/>
        <w:rPr>
          <w:ins w:id="227" w:author="Tuleshov, Kurmanbek [Bolashak Atyrau Limited]" w:date="2022-10-09T22:02:00Z"/>
          <w:lang w:val="ru-RU"/>
        </w:rPr>
        <w:pPrChange w:id="228" w:author="Tuleshov, Kurmanbek [Bolashak Atyrau Limited]" w:date="2022-10-09T22:03:00Z">
          <w:pPr>
            <w:pStyle w:val="Reference"/>
          </w:pPr>
        </w:pPrChange>
      </w:pPr>
      <w:ins w:id="229" w:author="Tuleshov, Kurmanbek [Bolashak Atyrau Limited]" w:date="2022-10-09T22:03:00Z">
        <w:r w:rsidRPr="008E3902">
          <w:rPr>
            <w:lang w:val="ru-RU"/>
          </w:rPr>
          <w:t>C</w:t>
        </w:r>
        <w:r w:rsidRPr="008E3902">
          <w:rPr>
            <w:lang w:val="ru-RU"/>
            <w:rPrChange w:id="230" w:author="Tuleshov, Kurmanbek [Bolashak Atyrau Limited]" w:date="2022-10-10T21:47:00Z">
              <w:rPr>
                <w:highlight w:val="yellow"/>
              </w:rPr>
            </w:rPrChange>
          </w:rPr>
          <w:t xml:space="preserve">447                           </w:t>
        </w:r>
      </w:ins>
      <w:ins w:id="231" w:author="Tuleshov, Kurmanbek [Bolashak Atyrau Limited]" w:date="2022-10-09T22:12:00Z">
        <w:r w:rsidR="00047971" w:rsidRPr="008E3902">
          <w:rPr>
            <w:lang w:val="ru-RU"/>
            <w:rPrChange w:id="232" w:author="Tuleshov, Kurmanbek [Bolashak Atyrau Limited]" w:date="2022-10-10T21:47:00Z">
              <w:rPr>
                <w:rFonts w:ascii="Roboto" w:hAnsi="Roboto"/>
                <w:sz w:val="36"/>
                <w:szCs w:val="36"/>
                <w:shd w:val="clear" w:color="auto" w:fill="D2E3FC"/>
              </w:rPr>
            </w:rPrChange>
          </w:rPr>
          <w:t>Стандартн</w:t>
        </w:r>
        <w:del w:id="233" w:author="Kenzhekova, Aliya [Tengizchevroil]" w:date="2022-10-18T14:04:00Z">
          <w:r w:rsidR="00047971" w:rsidRPr="008E3902" w:rsidDel="001E0CCF">
            <w:rPr>
              <w:lang w:val="ru-RU"/>
              <w:rPrChange w:id="234" w:author="Tuleshov, Kurmanbek [Bolashak Atyrau Limited]" w:date="2022-10-10T21:47:00Z">
                <w:rPr>
                  <w:rFonts w:ascii="Roboto" w:hAnsi="Roboto"/>
                  <w:sz w:val="36"/>
                  <w:szCs w:val="36"/>
                  <w:shd w:val="clear" w:color="auto" w:fill="D2E3FC"/>
                </w:rPr>
              </w:rPrChange>
            </w:rPr>
            <w:delText>ая</w:delText>
          </w:r>
        </w:del>
      </w:ins>
      <w:ins w:id="235" w:author="Kenzhekova, Aliya [Tengizchevroil]" w:date="2022-10-18T14:04:00Z">
        <w:r w:rsidR="001E0CCF" w:rsidRPr="008E3902">
          <w:rPr>
            <w:lang w:val="ru-RU"/>
          </w:rPr>
          <w:t>ые методы</w:t>
        </w:r>
      </w:ins>
      <w:ins w:id="236" w:author="Tuleshov, Kurmanbek [Bolashak Atyrau Limited]" w:date="2022-10-09T22:12:00Z">
        <w:r w:rsidR="00047971" w:rsidRPr="008E3902">
          <w:rPr>
            <w:lang w:val="ru-RU"/>
            <w:rPrChange w:id="237" w:author="Tuleshov, Kurmanbek [Bolashak Atyrau Limited]" w:date="2022-10-10T21:47:00Z">
              <w:rPr>
                <w:rFonts w:ascii="Roboto" w:hAnsi="Roboto"/>
                <w:sz w:val="36"/>
                <w:szCs w:val="36"/>
                <w:shd w:val="clear" w:color="auto" w:fill="D2E3FC"/>
              </w:rPr>
            </w:rPrChange>
          </w:rPr>
          <w:t xml:space="preserve"> </w:t>
        </w:r>
        <w:del w:id="238" w:author="Kenzhekova, Aliya [Tengizchevroil]" w:date="2022-10-18T14:04:00Z">
          <w:r w:rsidR="00047971" w:rsidRPr="008E3902" w:rsidDel="001E0CCF">
            <w:rPr>
              <w:lang w:val="ru-RU"/>
              <w:rPrChange w:id="239" w:author="Tuleshov, Kurmanbek [Bolashak Atyrau Limited]" w:date="2022-10-10T21:47:00Z">
                <w:rPr>
                  <w:rFonts w:ascii="Roboto" w:hAnsi="Roboto"/>
                  <w:sz w:val="36"/>
                  <w:szCs w:val="36"/>
                  <w:shd w:val="clear" w:color="auto" w:fill="D2E3FC"/>
                </w:rPr>
              </w:rPrChange>
            </w:rPr>
            <w:delText xml:space="preserve">практика </w:delText>
          </w:r>
        </w:del>
        <w:r w:rsidR="00047971" w:rsidRPr="008E3902">
          <w:rPr>
            <w:lang w:val="ru-RU"/>
            <w:rPrChange w:id="240" w:author="Tuleshov, Kurmanbek [Bolashak Atyrau Limited]" w:date="2022-10-10T21:47:00Z">
              <w:rPr>
                <w:rFonts w:ascii="Roboto" w:hAnsi="Roboto"/>
                <w:sz w:val="36"/>
                <w:szCs w:val="36"/>
                <w:shd w:val="clear" w:color="auto" w:fill="D2E3FC"/>
              </w:rPr>
            </w:rPrChange>
          </w:rPr>
          <w:t>оценки максимальной температуры</w:t>
        </w:r>
        <w:r w:rsidR="00047971" w:rsidRPr="008E3902">
          <w:rPr>
            <w:lang w:val="ru-RU"/>
            <w:rPrChange w:id="241" w:author="Tuleshov, Kurmanbek [Bolashak Atyrau Limited]" w:date="2022-10-10T21:47:00Z">
              <w:rPr>
                <w:highlight w:val="yellow"/>
              </w:rPr>
            </w:rPrChange>
          </w:rPr>
          <w:t xml:space="preserve"> </w:t>
        </w:r>
        <w:r w:rsidR="00047971" w:rsidRPr="008E3902">
          <w:rPr>
            <w:lang w:val="ru-RU"/>
            <w:rPrChange w:id="242" w:author="Tuleshov, Kurmanbek [Bolashak Atyrau Limited]" w:date="2022-10-10T21:47:00Z">
              <w:rPr>
                <w:rFonts w:ascii="Roboto" w:hAnsi="Roboto"/>
                <w:sz w:val="36"/>
                <w:szCs w:val="36"/>
                <w:shd w:val="clear" w:color="auto" w:fill="D2E3FC"/>
              </w:rPr>
            </w:rPrChange>
          </w:rPr>
          <w:t>использования теплоизоляции</w:t>
        </w:r>
      </w:ins>
    </w:p>
    <w:p w14:paraId="4BB63DB9" w14:textId="77777777" w:rsidR="00CD112F" w:rsidRPr="008E3902" w:rsidRDefault="00CD112F" w:rsidP="000656E2">
      <w:pPr>
        <w:pStyle w:val="Reference"/>
        <w:rPr>
          <w:lang w:val="ru-RU"/>
        </w:rPr>
      </w:pPr>
      <w:r w:rsidRPr="008E3902">
        <w:rPr>
          <w:lang w:val="ru-RU"/>
        </w:rPr>
        <w:t>C450</w:t>
      </w:r>
      <w:r w:rsidRPr="008E3902">
        <w:rPr>
          <w:lang w:val="ru-RU"/>
        </w:rPr>
        <w:tab/>
        <w:t>Стандартные методы изготовления теплоизолирующих кожухов фитингов для труб номинального размера (NPS), сегментов теплоизоляции сосудов и выпуклых днищ в заводских условия и на месте производства работ.</w:t>
      </w:r>
    </w:p>
    <w:p w14:paraId="4BB63DBA" w14:textId="77777777" w:rsidR="00CD112F" w:rsidRPr="008E3902" w:rsidRDefault="00CD112F" w:rsidP="000656E2">
      <w:pPr>
        <w:pStyle w:val="Reference"/>
        <w:rPr>
          <w:lang w:val="ru-RU"/>
        </w:rPr>
      </w:pPr>
      <w:r w:rsidRPr="008E3902">
        <w:rPr>
          <w:lang w:val="ru-RU"/>
        </w:rPr>
        <w:t>C533</w:t>
      </w:r>
      <w:r w:rsidRPr="008E3902">
        <w:rPr>
          <w:lang w:val="ru-RU"/>
        </w:rPr>
        <w:tab/>
        <w:t>Стандартная спецификация на блоки и цилиндры из силиката кальция</w:t>
      </w:r>
    </w:p>
    <w:p w14:paraId="4BB63DBB" w14:textId="77777777" w:rsidR="00CD112F" w:rsidRPr="008E3902" w:rsidRDefault="00CD112F" w:rsidP="000656E2">
      <w:pPr>
        <w:pStyle w:val="Reference"/>
        <w:rPr>
          <w:lang w:val="ru-RU"/>
        </w:rPr>
      </w:pPr>
      <w:r w:rsidRPr="008E3902">
        <w:rPr>
          <w:lang w:val="ru-RU"/>
        </w:rPr>
        <w:t>C547</w:t>
      </w:r>
      <w:r w:rsidRPr="008E3902">
        <w:rPr>
          <w:lang w:val="ru-RU"/>
        </w:rPr>
        <w:tab/>
        <w:t>Стандартная спецификация на теплоизолирующие цилиндры из минеральных волокон</w:t>
      </w:r>
    </w:p>
    <w:p w14:paraId="4BB63DBC" w14:textId="77777777" w:rsidR="00CD112F" w:rsidRPr="008E3902" w:rsidRDefault="00CD112F" w:rsidP="000656E2">
      <w:pPr>
        <w:pStyle w:val="Reference"/>
        <w:rPr>
          <w:lang w:val="ru-RU"/>
        </w:rPr>
      </w:pPr>
      <w:r w:rsidRPr="008E3902">
        <w:rPr>
          <w:lang w:val="ru-RU"/>
        </w:rPr>
        <w:t>C552</w:t>
      </w:r>
      <w:r w:rsidRPr="008E3902">
        <w:rPr>
          <w:lang w:val="ru-RU"/>
        </w:rPr>
        <w:tab/>
        <w:t>Стандартная спецификация на теплоизоляцию из ячеистого стекла</w:t>
      </w:r>
    </w:p>
    <w:p w14:paraId="4BB63DBD" w14:textId="77777777" w:rsidR="00CD112F" w:rsidRPr="008E3902" w:rsidRDefault="00CD112F" w:rsidP="000656E2">
      <w:pPr>
        <w:pStyle w:val="Reference"/>
        <w:rPr>
          <w:lang w:val="ru-RU"/>
        </w:rPr>
      </w:pPr>
      <w:r w:rsidRPr="008E3902">
        <w:rPr>
          <w:lang w:val="ru-RU"/>
        </w:rPr>
        <w:t>C585</w:t>
      </w:r>
      <w:r w:rsidRPr="008E3902">
        <w:rPr>
          <w:lang w:val="ru-RU"/>
        </w:rPr>
        <w:tab/>
        <w:t>Стандартные внутренние и внешние диаметры жестких теплоизолирующих элементов для труб и трубопроводов номинального размера (система NPS)</w:t>
      </w:r>
    </w:p>
    <w:p w14:paraId="4BB63DBE" w14:textId="77777777" w:rsidR="00CD112F" w:rsidRPr="008E3902" w:rsidRDefault="00CD112F" w:rsidP="000656E2">
      <w:pPr>
        <w:pStyle w:val="Reference"/>
        <w:rPr>
          <w:lang w:val="ru-RU"/>
        </w:rPr>
      </w:pPr>
      <w:r w:rsidRPr="008E3902">
        <w:rPr>
          <w:lang w:val="ru-RU"/>
        </w:rPr>
        <w:t>C610</w:t>
      </w:r>
      <w:r w:rsidRPr="008E3902">
        <w:rPr>
          <w:lang w:val="ru-RU"/>
        </w:rPr>
        <w:tab/>
        <w:t>Стандартная спецификация на теплоизолирующие блоки и цилиндры из вспученного перлита</w:t>
      </w:r>
    </w:p>
    <w:p w14:paraId="4BB63DBF" w14:textId="77777777" w:rsidR="00CD112F" w:rsidRPr="008E3902" w:rsidRDefault="00CD112F" w:rsidP="000656E2">
      <w:pPr>
        <w:pStyle w:val="Reference"/>
        <w:rPr>
          <w:lang w:val="ru-RU"/>
        </w:rPr>
      </w:pPr>
      <w:r w:rsidRPr="008E3902">
        <w:rPr>
          <w:lang w:val="ru-RU"/>
        </w:rPr>
        <w:t>C795</w:t>
      </w:r>
      <w:r w:rsidRPr="008E3902">
        <w:rPr>
          <w:lang w:val="ru-RU"/>
        </w:rPr>
        <w:tab/>
        <w:t>Стандартная спецификация на теплоизоляцию для использования в контакте с аустенитной нержавеющей сталью</w:t>
      </w:r>
    </w:p>
    <w:p w14:paraId="4BB63DC0" w14:textId="77777777" w:rsidR="00CD112F" w:rsidRPr="008E3902" w:rsidRDefault="00CD112F" w:rsidP="000656E2">
      <w:pPr>
        <w:pStyle w:val="Reference"/>
        <w:rPr>
          <w:lang w:val="ru-RU"/>
        </w:rPr>
      </w:pPr>
      <w:r w:rsidRPr="008E3902">
        <w:rPr>
          <w:lang w:val="ru-RU"/>
        </w:rPr>
        <w:t>C680</w:t>
      </w:r>
      <w:r w:rsidRPr="008E3902">
        <w:rPr>
          <w:lang w:val="ru-RU"/>
        </w:rPr>
        <w:tab/>
        <w:t>Стандартные методы определения притока или потерь тепла и температуры поверхности изолированных систем труб и оборудования с использованием компьютерных программ</w:t>
      </w:r>
    </w:p>
    <w:p w14:paraId="4BB63DC1" w14:textId="77777777" w:rsidR="00CD112F" w:rsidRPr="008E3902" w:rsidRDefault="00CD112F" w:rsidP="000656E2">
      <w:pPr>
        <w:pStyle w:val="Reference"/>
        <w:rPr>
          <w:lang w:val="ru-RU"/>
        </w:rPr>
      </w:pPr>
      <w:r w:rsidRPr="008E3902">
        <w:rPr>
          <w:lang w:val="ru-RU"/>
        </w:rPr>
        <w:t>C871</w:t>
      </w:r>
      <w:r w:rsidRPr="008E3902">
        <w:rPr>
          <w:lang w:val="ru-RU"/>
        </w:rPr>
        <w:tab/>
        <w:t>Стандартные методики испытаний для химического анализа теплоизоляционных материалов на ионы хлорида, фторида, силиката и натрия</w:t>
      </w:r>
    </w:p>
    <w:p w14:paraId="4BB63DC2" w14:textId="274F5145" w:rsidR="00CD112F" w:rsidRPr="008E3902" w:rsidRDefault="00CD112F" w:rsidP="000656E2">
      <w:pPr>
        <w:pStyle w:val="Reference"/>
        <w:rPr>
          <w:ins w:id="243" w:author="Tuleshov, Kurmanbek [Bolashak Atyrau Limited]" w:date="2022-10-09T22:14:00Z"/>
          <w:lang w:val="ru-RU"/>
        </w:rPr>
      </w:pPr>
      <w:r w:rsidRPr="008E3902">
        <w:rPr>
          <w:lang w:val="ru-RU"/>
        </w:rPr>
        <w:t>C1055</w:t>
      </w:r>
      <w:r w:rsidRPr="008E3902">
        <w:rPr>
          <w:lang w:val="ru-RU"/>
        </w:rPr>
        <w:tab/>
        <w:t>Стандартное руководство по состояниям поверхности обогреваемых систем, которые вызывают ожог при контакте</w:t>
      </w:r>
    </w:p>
    <w:p w14:paraId="35A2A85B" w14:textId="37FFD2F6" w:rsidR="000D6AF8" w:rsidRPr="008E3902" w:rsidRDefault="000D6AF8" w:rsidP="000D6AF8">
      <w:pPr>
        <w:pStyle w:val="Text1"/>
        <w:ind w:left="2694" w:hanging="1974"/>
        <w:rPr>
          <w:ins w:id="244" w:author="Tuleshov, Kurmanbek [Bolashak Atyrau Limited]" w:date="2022-10-09T22:14:00Z"/>
          <w:lang w:val="ru-RU"/>
          <w:rPrChange w:id="245" w:author="Tuleshov, Kurmanbek [Bolashak Atyrau Limited]" w:date="2022-10-10T21:47:00Z">
            <w:rPr>
              <w:ins w:id="246" w:author="Tuleshov, Kurmanbek [Bolashak Atyrau Limited]" w:date="2022-10-09T22:14:00Z"/>
            </w:rPr>
          </w:rPrChange>
        </w:rPr>
      </w:pPr>
      <w:ins w:id="247" w:author="Tuleshov, Kurmanbek [Bolashak Atyrau Limited]" w:date="2022-10-09T22:14:00Z">
        <w:r w:rsidRPr="008E3902">
          <w:rPr>
            <w:lang w:val="ru-RU"/>
            <w:rPrChange w:id="248" w:author="Tuleshov, Kurmanbek [Bolashak Atyrau Limited]" w:date="2022-10-10T21:47:00Z">
              <w:rPr/>
            </w:rPrChange>
          </w:rPr>
          <w:t xml:space="preserve">C1423                         </w:t>
        </w:r>
      </w:ins>
      <w:ins w:id="249" w:author="Tuleshov, Kurmanbek [Bolashak Atyrau Limited]" w:date="2022-10-09T22:20:00Z">
        <w:r w:rsidR="002537A9" w:rsidRPr="008E3902">
          <w:rPr>
            <w:lang w:val="ru-RU"/>
            <w:rPrChange w:id="250" w:author="Tuleshov, Kurmanbek [Bolashak Atyrau Limited]" w:date="2022-10-10T21:47:00Z">
              <w:rPr>
                <w:rFonts w:ascii="Roboto" w:hAnsi="Roboto"/>
                <w:sz w:val="36"/>
                <w:szCs w:val="36"/>
                <w:shd w:val="clear" w:color="auto" w:fill="F5F5F5"/>
              </w:rPr>
            </w:rPrChange>
          </w:rPr>
          <w:t xml:space="preserve">Стандартное руководство по выбору материалов </w:t>
        </w:r>
        <w:r w:rsidR="002537A9" w:rsidRPr="008E3902">
          <w:rPr>
            <w:lang w:val="ru-RU"/>
          </w:rPr>
          <w:t>обшивки</w:t>
        </w:r>
        <w:r w:rsidR="002537A9" w:rsidRPr="008E3902">
          <w:rPr>
            <w:lang w:val="ru-RU"/>
            <w:rPrChange w:id="251" w:author="Tuleshov, Kurmanbek [Bolashak Atyrau Limited]" w:date="2022-10-10T21:47:00Z">
              <w:rPr>
                <w:rFonts w:ascii="Roboto" w:hAnsi="Roboto"/>
                <w:sz w:val="36"/>
                <w:szCs w:val="36"/>
                <w:shd w:val="clear" w:color="auto" w:fill="F5F5F5"/>
              </w:rPr>
            </w:rPrChange>
          </w:rPr>
          <w:t xml:space="preserve"> для</w:t>
        </w:r>
        <w:r w:rsidR="002537A9" w:rsidRPr="008E3902">
          <w:rPr>
            <w:lang w:val="ru-RU"/>
          </w:rPr>
          <w:t xml:space="preserve"> </w:t>
        </w:r>
        <w:r w:rsidR="002537A9" w:rsidRPr="008E3902">
          <w:rPr>
            <w:lang w:val="ru-RU"/>
            <w:rPrChange w:id="252" w:author="Tuleshov, Kurmanbek [Bolashak Atyrau Limited]" w:date="2022-10-10T21:47:00Z">
              <w:rPr>
                <w:rFonts w:ascii="Roboto" w:hAnsi="Roboto"/>
                <w:sz w:val="36"/>
                <w:szCs w:val="36"/>
                <w:shd w:val="clear" w:color="auto" w:fill="F5F5F5"/>
              </w:rPr>
            </w:rPrChange>
          </w:rPr>
          <w:t>теплоизоляции</w:t>
        </w:r>
      </w:ins>
    </w:p>
    <w:p w14:paraId="3C2172FE" w14:textId="23837BC4" w:rsidR="000D6AF8" w:rsidRPr="008E3902" w:rsidRDefault="000D6AF8" w:rsidP="000D6AF8">
      <w:pPr>
        <w:pStyle w:val="Text1"/>
        <w:ind w:left="2694" w:hanging="1985"/>
        <w:rPr>
          <w:ins w:id="253" w:author="Tuleshov, Kurmanbek [Bolashak Atyrau Limited]" w:date="2022-10-09T22:14:00Z"/>
          <w:lang w:val="ru-RU"/>
          <w:rPrChange w:id="254" w:author="Tuleshov, Kurmanbek [Bolashak Atyrau Limited]" w:date="2022-10-10T21:47:00Z">
            <w:rPr>
              <w:ins w:id="255" w:author="Tuleshov, Kurmanbek [Bolashak Atyrau Limited]" w:date="2022-10-09T22:14:00Z"/>
            </w:rPr>
          </w:rPrChange>
        </w:rPr>
      </w:pPr>
      <w:ins w:id="256" w:author="Tuleshov, Kurmanbek [Bolashak Atyrau Limited]" w:date="2022-10-09T22:14:00Z">
        <w:r w:rsidRPr="008E3902">
          <w:rPr>
            <w:lang w:val="ru-RU"/>
          </w:rPr>
          <w:t>C</w:t>
        </w:r>
        <w:r w:rsidRPr="008E3902">
          <w:rPr>
            <w:lang w:val="ru-RU"/>
            <w:rPrChange w:id="257" w:author="Tuleshov, Kurmanbek [Bolashak Atyrau Limited]" w:date="2022-10-10T21:47:00Z">
              <w:rPr/>
            </w:rPrChange>
          </w:rPr>
          <w:t xml:space="preserve">1511                         </w:t>
        </w:r>
      </w:ins>
      <w:ins w:id="258" w:author="Tuleshov, Kurmanbek [Bolashak Atyrau Limited]" w:date="2022-10-09T22:23:00Z">
        <w:r w:rsidR="00BB42AA" w:rsidRPr="008E3902">
          <w:rPr>
            <w:lang w:val="ru-RU"/>
            <w:rPrChange w:id="259" w:author="Tuleshov, Kurmanbek [Bolashak Atyrau Limited]" w:date="2022-10-10T21:47:00Z">
              <w:rPr/>
            </w:rPrChange>
          </w:rPr>
          <w:t>Стандартный метод испытания на определение характеристик</w:t>
        </w:r>
        <w:r w:rsidR="00BB42AA" w:rsidRPr="008E3902">
          <w:rPr>
            <w:lang w:val="ru-RU"/>
          </w:rPr>
          <w:t xml:space="preserve"> </w:t>
        </w:r>
        <w:r w:rsidR="00BB42AA" w:rsidRPr="008E3902">
          <w:rPr>
            <w:lang w:val="ru-RU"/>
            <w:rPrChange w:id="260" w:author="Tuleshov, Kurmanbek [Bolashak Atyrau Limited]" w:date="2022-10-10T21:47:00Z">
              <w:rPr/>
            </w:rPrChange>
          </w:rPr>
          <w:t>влагопоглощения (гидрофобности) для изоляционного материала</w:t>
        </w:r>
        <w:r w:rsidR="00BB42AA" w:rsidRPr="008E3902">
          <w:rPr>
            <w:lang w:val="ru-RU"/>
          </w:rPr>
          <w:t xml:space="preserve"> </w:t>
        </w:r>
        <w:r w:rsidR="00BB42AA" w:rsidRPr="008E3902">
          <w:rPr>
            <w:lang w:val="ru-RU"/>
            <w:rPrChange w:id="261" w:author="Tuleshov, Kurmanbek [Bolashak Atyrau Limited]" w:date="2022-10-10T21:47:00Z">
              <w:rPr/>
            </w:rPrChange>
          </w:rPr>
          <w:t>из стекловолокна</w:t>
        </w:r>
      </w:ins>
    </w:p>
    <w:p w14:paraId="6A453C22" w14:textId="468ED471" w:rsidR="000D6AF8" w:rsidRPr="008E3902" w:rsidRDefault="000D6AF8" w:rsidP="000D6AF8">
      <w:pPr>
        <w:pStyle w:val="Text1"/>
        <w:ind w:left="2694" w:hanging="1985"/>
        <w:rPr>
          <w:ins w:id="262" w:author="Tuleshov, Kurmanbek [Bolashak Atyrau Limited]" w:date="2022-10-09T22:14:00Z"/>
          <w:lang w:val="ru-RU"/>
          <w:rPrChange w:id="263" w:author="Tuleshov, Kurmanbek [Bolashak Atyrau Limited]" w:date="2022-10-10T21:47:00Z">
            <w:rPr>
              <w:ins w:id="264" w:author="Tuleshov, Kurmanbek [Bolashak Atyrau Limited]" w:date="2022-10-09T22:14:00Z"/>
            </w:rPr>
          </w:rPrChange>
        </w:rPr>
      </w:pPr>
      <w:ins w:id="265" w:author="Tuleshov, Kurmanbek [Bolashak Atyrau Limited]" w:date="2022-10-09T22:14:00Z">
        <w:r w:rsidRPr="008E3902">
          <w:rPr>
            <w:lang w:val="ru-RU"/>
          </w:rPr>
          <w:t>C</w:t>
        </w:r>
        <w:r w:rsidRPr="008E3902">
          <w:rPr>
            <w:lang w:val="ru-RU"/>
            <w:rPrChange w:id="266" w:author="Tuleshov, Kurmanbek [Bolashak Atyrau Limited]" w:date="2022-10-10T21:47:00Z">
              <w:rPr/>
            </w:rPrChange>
          </w:rPr>
          <w:t xml:space="preserve">1710                         </w:t>
        </w:r>
      </w:ins>
      <w:ins w:id="267" w:author="Tuleshov, Kurmanbek [Bolashak Atyrau Limited]" w:date="2022-10-09T22:28:00Z">
        <w:r w:rsidR="004F454B" w:rsidRPr="008E3902">
          <w:rPr>
            <w:lang w:val="ru-RU"/>
            <w:rPrChange w:id="268" w:author="Tuleshov, Kurmanbek [Bolashak Atyrau Limited]" w:date="2022-10-10T21:47:00Z">
              <w:rPr>
                <w:rFonts w:ascii="Roboto" w:hAnsi="Roboto"/>
                <w:sz w:val="27"/>
                <w:szCs w:val="27"/>
                <w:shd w:val="clear" w:color="auto" w:fill="D2E3FC"/>
              </w:rPr>
            </w:rPrChange>
          </w:rPr>
          <w:t>Стандартное руководство по установке гибкой предварительно отформованной изоляции с закрытыми ячейками в форме труб и листов</w:t>
        </w:r>
      </w:ins>
    </w:p>
    <w:p w14:paraId="7D20D796" w14:textId="733BC60D" w:rsidR="000D6AF8" w:rsidRPr="008E3902" w:rsidRDefault="000D6AF8" w:rsidP="00605091">
      <w:pPr>
        <w:pStyle w:val="Text1"/>
        <w:ind w:left="2694" w:hanging="1974"/>
        <w:rPr>
          <w:ins w:id="269" w:author="Tuleshov, Kurmanbek [Bolashak Atyrau Limited]" w:date="2022-10-09T22:14:00Z"/>
          <w:lang w:val="ru-RU"/>
          <w:rPrChange w:id="270" w:author="Tuleshov, Kurmanbek [Bolashak Atyrau Limited]" w:date="2022-10-10T21:47:00Z">
            <w:rPr>
              <w:ins w:id="271" w:author="Tuleshov, Kurmanbek [Bolashak Atyrau Limited]" w:date="2022-10-09T22:14:00Z"/>
            </w:rPr>
          </w:rPrChange>
        </w:rPr>
      </w:pPr>
      <w:ins w:id="272" w:author="Tuleshov, Kurmanbek [Bolashak Atyrau Limited]" w:date="2022-10-09T22:14:00Z">
        <w:r w:rsidRPr="008E3902">
          <w:rPr>
            <w:lang w:val="ru-RU"/>
          </w:rPr>
          <w:lastRenderedPageBreak/>
          <w:t>C</w:t>
        </w:r>
        <w:r w:rsidRPr="008E3902">
          <w:rPr>
            <w:lang w:val="ru-RU"/>
            <w:rPrChange w:id="273" w:author="Tuleshov, Kurmanbek [Bolashak Atyrau Limited]" w:date="2022-10-10T21:47:00Z">
              <w:rPr/>
            </w:rPrChange>
          </w:rPr>
          <w:t xml:space="preserve">1728                         </w:t>
        </w:r>
      </w:ins>
      <w:ins w:id="274" w:author="Tuleshov, Kurmanbek [Bolashak Atyrau Limited]" w:date="2022-10-09T22:29:00Z">
        <w:r w:rsidR="00605091" w:rsidRPr="008E3902">
          <w:rPr>
            <w:lang w:val="ru-RU"/>
            <w:rPrChange w:id="275" w:author="Tuleshov, Kurmanbek [Bolashak Atyrau Limited]" w:date="2022-10-10T21:47:00Z">
              <w:rPr>
                <w:rFonts w:ascii="Roboto" w:hAnsi="Roboto"/>
                <w:sz w:val="36"/>
                <w:szCs w:val="36"/>
                <w:shd w:val="clear" w:color="auto" w:fill="F5F5F5"/>
              </w:rPr>
            </w:rPrChange>
          </w:rPr>
          <w:t>Стандартные технические условия на гибкую изоляцию</w:t>
        </w:r>
      </w:ins>
      <w:ins w:id="276" w:author="Tuleshov, Kurmanbek [Bolashak Atyrau Limited]" w:date="2022-10-09T22:31:00Z">
        <w:r w:rsidR="00605091" w:rsidRPr="008E3902">
          <w:rPr>
            <w:lang w:val="ru-RU"/>
          </w:rPr>
          <w:t xml:space="preserve"> из аэрогеля</w:t>
        </w:r>
      </w:ins>
    </w:p>
    <w:p w14:paraId="6FFBA3A1" w14:textId="5F11E76E" w:rsidR="000D6AF8" w:rsidRPr="008E3902" w:rsidRDefault="000D6AF8" w:rsidP="00605091">
      <w:pPr>
        <w:pStyle w:val="Text1"/>
        <w:ind w:left="2694" w:hanging="1974"/>
        <w:rPr>
          <w:ins w:id="277" w:author="Tuleshov, Kurmanbek [Bolashak Atyrau Limited]" w:date="2022-10-09T22:14:00Z"/>
          <w:lang w:val="ru-RU"/>
          <w:rPrChange w:id="278" w:author="Tuleshov, Kurmanbek [Bolashak Atyrau Limited]" w:date="2022-10-10T21:47:00Z">
            <w:rPr>
              <w:ins w:id="279" w:author="Tuleshov, Kurmanbek [Bolashak Atyrau Limited]" w:date="2022-10-09T22:14:00Z"/>
            </w:rPr>
          </w:rPrChange>
        </w:rPr>
      </w:pPr>
      <w:ins w:id="280" w:author="Tuleshov, Kurmanbek [Bolashak Atyrau Limited]" w:date="2022-10-09T22:14:00Z">
        <w:r w:rsidRPr="008E3902">
          <w:rPr>
            <w:lang w:val="ru-RU"/>
          </w:rPr>
          <w:t>C</w:t>
        </w:r>
        <w:r w:rsidRPr="008E3902">
          <w:rPr>
            <w:lang w:val="ru-RU"/>
            <w:rPrChange w:id="281" w:author="Tuleshov, Kurmanbek [Bolashak Atyrau Limited]" w:date="2022-10-10T21:47:00Z">
              <w:rPr/>
            </w:rPrChange>
          </w:rPr>
          <w:t xml:space="preserve">1729                         </w:t>
        </w:r>
      </w:ins>
      <w:ins w:id="282" w:author="Tuleshov, Kurmanbek [Bolashak Atyrau Limited]" w:date="2022-10-09T22:33:00Z">
        <w:r w:rsidR="00605091" w:rsidRPr="008E3902">
          <w:rPr>
            <w:lang w:val="ru-RU"/>
            <w:rPrChange w:id="283" w:author="Tuleshov, Kurmanbek [Bolashak Atyrau Limited]" w:date="2022-10-10T21:47:00Z">
              <w:rPr>
                <w:rFonts w:ascii="Roboto" w:hAnsi="Roboto"/>
                <w:sz w:val="36"/>
                <w:szCs w:val="36"/>
                <w:shd w:val="clear" w:color="auto" w:fill="D2E3FC"/>
              </w:rPr>
            </w:rPrChange>
          </w:rPr>
          <w:t xml:space="preserve">Стандартные технические условия на алюминиевую </w:t>
        </w:r>
        <w:r w:rsidR="00605091" w:rsidRPr="008E3902">
          <w:rPr>
            <w:lang w:val="ru-RU"/>
          </w:rPr>
          <w:t>обшивку</w:t>
        </w:r>
        <w:r w:rsidR="00605091" w:rsidRPr="008E3902">
          <w:rPr>
            <w:lang w:val="ru-RU"/>
            <w:rPrChange w:id="284" w:author="Tuleshov, Kurmanbek [Bolashak Atyrau Limited]" w:date="2022-10-10T21:47:00Z">
              <w:rPr>
                <w:rFonts w:ascii="Roboto" w:hAnsi="Roboto"/>
                <w:sz w:val="36"/>
                <w:szCs w:val="36"/>
                <w:shd w:val="clear" w:color="auto" w:fill="D2E3FC"/>
              </w:rPr>
            </w:rPrChange>
          </w:rPr>
          <w:t xml:space="preserve"> для изоляции</w:t>
        </w:r>
      </w:ins>
    </w:p>
    <w:p w14:paraId="23C1475C" w14:textId="64BB1BAF" w:rsidR="000D6AF8" w:rsidRPr="008E3902" w:rsidRDefault="000D6AF8" w:rsidP="000D6AF8">
      <w:pPr>
        <w:pStyle w:val="Text1"/>
        <w:ind w:left="2694" w:hanging="1974"/>
        <w:rPr>
          <w:ins w:id="285" w:author="Tuleshov, Kurmanbek [Bolashak Atyrau Limited]" w:date="2022-10-09T22:14:00Z"/>
          <w:lang w:val="ru-RU"/>
          <w:rPrChange w:id="286" w:author="Tuleshov, Kurmanbek [Bolashak Atyrau Limited]" w:date="2022-10-09T22:35:00Z">
            <w:rPr>
              <w:ins w:id="287" w:author="Tuleshov, Kurmanbek [Bolashak Atyrau Limited]" w:date="2022-10-09T22:14:00Z"/>
            </w:rPr>
          </w:rPrChange>
        </w:rPr>
      </w:pPr>
      <w:ins w:id="288" w:author="Tuleshov, Kurmanbek [Bolashak Atyrau Limited]" w:date="2022-10-09T22:14:00Z">
        <w:r w:rsidRPr="008E3902">
          <w:rPr>
            <w:lang w:val="ru-RU"/>
          </w:rPr>
          <w:t>C</w:t>
        </w:r>
        <w:r w:rsidRPr="008E3902">
          <w:rPr>
            <w:lang w:val="ru-RU"/>
            <w:rPrChange w:id="289" w:author="Tuleshov, Kurmanbek [Bolashak Atyrau Limited]" w:date="2022-10-10T21:47:00Z">
              <w:rPr/>
            </w:rPrChange>
          </w:rPr>
          <w:t xml:space="preserve">1763                         </w:t>
        </w:r>
      </w:ins>
      <w:ins w:id="290" w:author="Tuleshov, Kurmanbek [Bolashak Atyrau Limited]" w:date="2022-10-09T22:35:00Z">
        <w:r w:rsidR="00605091" w:rsidRPr="008E3902">
          <w:rPr>
            <w:lang w:val="ru-RU"/>
            <w:rPrChange w:id="291" w:author="Tuleshov, Kurmanbek [Bolashak Atyrau Limited]" w:date="2022-10-10T21:47:00Z">
              <w:rPr/>
            </w:rPrChange>
          </w:rPr>
          <w:t>Стандартный метод испытаний на водопоглощение при</w:t>
        </w:r>
        <w:r w:rsidR="00605091" w:rsidRPr="008E3902">
          <w:rPr>
            <w:lang w:val="ru-RU"/>
          </w:rPr>
          <w:t xml:space="preserve"> </w:t>
        </w:r>
        <w:r w:rsidR="00605091" w:rsidRPr="008E3902">
          <w:rPr>
            <w:lang w:val="ru-RU"/>
            <w:rPrChange w:id="292" w:author="Tuleshov, Kurmanbek [Bolashak Atyrau Limited]" w:date="2022-10-10T21:47:00Z">
              <w:rPr/>
            </w:rPrChange>
          </w:rPr>
          <w:t>погружении теплоизоляционных материалов</w:t>
        </w:r>
      </w:ins>
    </w:p>
    <w:p w14:paraId="28ED8375" w14:textId="3531CE7D" w:rsidR="000D6AF8" w:rsidRPr="008E3902" w:rsidRDefault="000D6AF8">
      <w:pPr>
        <w:pStyle w:val="Text1"/>
        <w:ind w:left="2694" w:hanging="1974"/>
        <w:rPr>
          <w:lang w:val="ru-RU"/>
        </w:rPr>
        <w:pPrChange w:id="293" w:author="Tuleshov, Kurmanbek [Bolashak Atyrau Limited]" w:date="2022-10-09T22:38:00Z">
          <w:pPr>
            <w:pStyle w:val="Reference"/>
          </w:pPr>
        </w:pPrChange>
      </w:pPr>
      <w:ins w:id="294" w:author="Tuleshov, Kurmanbek [Bolashak Atyrau Limited]" w:date="2022-10-09T22:14:00Z">
        <w:r w:rsidRPr="008E3902">
          <w:rPr>
            <w:lang w:val="ru-RU"/>
          </w:rPr>
          <w:t>C</w:t>
        </w:r>
        <w:r w:rsidRPr="008E3902">
          <w:rPr>
            <w:lang w:val="ru-RU"/>
            <w:rPrChange w:id="295" w:author="Tuleshov, Kurmanbek [Bolashak Atyrau Limited]" w:date="2022-10-10T21:47:00Z">
              <w:rPr/>
            </w:rPrChange>
          </w:rPr>
          <w:t xml:space="preserve">1767                         </w:t>
        </w:r>
      </w:ins>
      <w:ins w:id="296" w:author="Tuleshov, Kurmanbek [Bolashak Atyrau Limited]" w:date="2022-10-09T22:40:00Z">
        <w:r w:rsidR="00EA2482" w:rsidRPr="008E3902">
          <w:rPr>
            <w:lang w:val="ru-RU"/>
          </w:rPr>
          <w:t>Стандартные технические условия на обшивку для изоляции из нержавеющей стали</w:t>
        </w:r>
      </w:ins>
    </w:p>
    <w:p w14:paraId="4BB63DC3" w14:textId="77777777" w:rsidR="00CD112F" w:rsidRPr="008E3902" w:rsidRDefault="00CD112F" w:rsidP="000656E2">
      <w:pPr>
        <w:pStyle w:val="Reference"/>
        <w:rPr>
          <w:lang w:val="ru-RU"/>
        </w:rPr>
      </w:pPr>
      <w:r w:rsidRPr="008E3902">
        <w:rPr>
          <w:lang w:val="ru-RU"/>
        </w:rPr>
        <w:t xml:space="preserve">E84 </w:t>
      </w:r>
      <w:r w:rsidRPr="008E3902">
        <w:rPr>
          <w:lang w:val="ru-RU"/>
        </w:rPr>
        <w:tab/>
        <w:t>Стандартная методика испытаний характеристик горения строительных материалов на открытом воздухе</w:t>
      </w:r>
    </w:p>
    <w:p w14:paraId="4BB63DC4" w14:textId="222B48CD" w:rsidR="00CD112F" w:rsidRPr="008E3902" w:rsidRDefault="00CD112F" w:rsidP="00C14B28">
      <w:pPr>
        <w:pStyle w:val="Text1Bold"/>
        <w:rPr>
          <w:lang w:val="ru-RU"/>
        </w:rPr>
      </w:pPr>
      <w:r w:rsidRPr="008E3902">
        <w:rPr>
          <w:lang w:val="ru-RU"/>
        </w:rPr>
        <w:t>Британский институт стандартов (BSI)</w:t>
      </w:r>
    </w:p>
    <w:p w14:paraId="4BB63DC5" w14:textId="4129AA6B" w:rsidR="00CD112F" w:rsidRPr="008E3902" w:rsidDel="00E3276E" w:rsidRDefault="00CD112F" w:rsidP="000656E2">
      <w:pPr>
        <w:pStyle w:val="Reference"/>
        <w:rPr>
          <w:del w:id="297" w:author="Tuleshov, Kurmanbek [Bolashak Atyrau Limited]" w:date="2022-10-09T22:40:00Z"/>
          <w:lang w:val="ru-RU"/>
        </w:rPr>
      </w:pPr>
      <w:del w:id="298" w:author="Tuleshov, Kurmanbek [Bolashak Atyrau Limited]" w:date="2022-10-09T22:40:00Z">
        <w:r w:rsidRPr="008E3902" w:rsidDel="00E3276E">
          <w:rPr>
            <w:lang w:val="ru-RU"/>
          </w:rPr>
          <w:delText xml:space="preserve">BS EN 10215 </w:delText>
        </w:r>
        <w:r w:rsidRPr="008E3902" w:rsidDel="00E3276E">
          <w:rPr>
            <w:lang w:val="ru-RU"/>
          </w:rPr>
          <w:tab/>
          <w:delText>Сталь полосовая и тонколистовая с покрытием, нанесенным непрерывным методом горячего алюминирования-цинкования (AZ)</w:delText>
        </w:r>
      </w:del>
    </w:p>
    <w:p w14:paraId="4BB63DC6" w14:textId="37E35AA0" w:rsidR="00CD112F" w:rsidRPr="008E3902" w:rsidRDefault="00CD112F" w:rsidP="000656E2">
      <w:pPr>
        <w:pStyle w:val="Reference"/>
        <w:rPr>
          <w:ins w:id="299" w:author="Tuleshov, Kurmanbek [Bolashak Atyrau Limited]" w:date="2022-10-09T22:41:00Z"/>
          <w:lang w:val="ru-RU"/>
        </w:rPr>
      </w:pPr>
      <w:r w:rsidRPr="008E3902">
        <w:rPr>
          <w:lang w:val="ru-RU"/>
        </w:rPr>
        <w:t xml:space="preserve">BS 2972 </w:t>
      </w:r>
      <w:r w:rsidRPr="008E3902">
        <w:rPr>
          <w:lang w:val="ru-RU"/>
        </w:rPr>
        <w:tab/>
        <w:t>Методики испытаний неорганических теплоизоляционных материалов</w:t>
      </w:r>
    </w:p>
    <w:p w14:paraId="3DAD0D72" w14:textId="20EE91E3" w:rsidR="00E3276E" w:rsidRPr="008E3902" w:rsidRDefault="00E3276E" w:rsidP="00E3276E">
      <w:pPr>
        <w:pStyle w:val="Text1"/>
        <w:ind w:left="2977" w:hanging="2257"/>
        <w:rPr>
          <w:ins w:id="300" w:author="Tuleshov, Kurmanbek [Bolashak Atyrau Limited]" w:date="2022-10-09T22:41:00Z"/>
          <w:lang w:val="ru-RU"/>
          <w:rPrChange w:id="301" w:author="Tuleshov, Kurmanbek [Bolashak Atyrau Limited]" w:date="2022-10-10T21:48:00Z">
            <w:rPr>
              <w:ins w:id="302" w:author="Tuleshov, Kurmanbek [Bolashak Atyrau Limited]" w:date="2022-10-09T22:41:00Z"/>
            </w:rPr>
          </w:rPrChange>
        </w:rPr>
      </w:pPr>
      <w:ins w:id="303" w:author="Tuleshov, Kurmanbek [Bolashak Atyrau Limited]" w:date="2022-10-09T22:41:00Z">
        <w:r w:rsidRPr="008E3902">
          <w:rPr>
            <w:lang w:val="ru-RU"/>
          </w:rPr>
          <w:t>BSI</w:t>
        </w:r>
        <w:r w:rsidRPr="008E3902">
          <w:rPr>
            <w:lang w:val="ru-RU"/>
            <w:rPrChange w:id="304" w:author="Tuleshov, Kurmanbek [Bolashak Atyrau Limited]" w:date="2022-10-10T21:48:00Z">
              <w:rPr/>
            </w:rPrChange>
          </w:rPr>
          <w:t xml:space="preserve"> </w:t>
        </w:r>
        <w:r w:rsidRPr="008E3902">
          <w:rPr>
            <w:lang w:val="ru-RU"/>
          </w:rPr>
          <w:t>BS</w:t>
        </w:r>
        <w:r w:rsidRPr="008E3902">
          <w:rPr>
            <w:lang w:val="ru-RU"/>
            <w:rPrChange w:id="305" w:author="Tuleshov, Kurmanbek [Bolashak Atyrau Limited]" w:date="2022-10-10T21:48:00Z">
              <w:rPr/>
            </w:rPrChange>
          </w:rPr>
          <w:t xml:space="preserve"> </w:t>
        </w:r>
        <w:r w:rsidRPr="008E3902">
          <w:rPr>
            <w:lang w:val="ru-RU"/>
          </w:rPr>
          <w:t>EN</w:t>
        </w:r>
        <w:r w:rsidRPr="008E3902">
          <w:rPr>
            <w:lang w:val="ru-RU"/>
            <w:rPrChange w:id="306" w:author="Tuleshov, Kurmanbek [Bolashak Atyrau Limited]" w:date="2022-10-10T21:48:00Z">
              <w:rPr/>
            </w:rPrChange>
          </w:rPr>
          <w:t xml:space="preserve"> </w:t>
        </w:r>
        <w:r w:rsidRPr="008E3902">
          <w:rPr>
            <w:lang w:val="ru-RU"/>
          </w:rPr>
          <w:t>ISO</w:t>
        </w:r>
        <w:r w:rsidRPr="008E3902">
          <w:rPr>
            <w:lang w:val="ru-RU"/>
            <w:rPrChange w:id="307" w:author="Tuleshov, Kurmanbek [Bolashak Atyrau Limited]" w:date="2022-10-10T21:48:00Z">
              <w:rPr/>
            </w:rPrChange>
          </w:rPr>
          <w:t xml:space="preserve"> 29767   </w:t>
        </w:r>
      </w:ins>
      <w:ins w:id="308" w:author="Tuleshov, Kurmanbek [Bolashak Atyrau Limited]" w:date="2022-10-09T22:42:00Z">
        <w:r w:rsidR="00EF6EBB" w:rsidRPr="008E3902">
          <w:rPr>
            <w:lang w:val="ru-RU"/>
          </w:rPr>
          <w:t xml:space="preserve"> </w:t>
        </w:r>
        <w:r w:rsidR="00EF6EBB" w:rsidRPr="008E3902">
          <w:rPr>
            <w:lang w:val="ru-RU"/>
            <w:rPrChange w:id="309" w:author="Tuleshov, Kurmanbek [Bolashak Atyrau Limited]" w:date="2022-10-10T21:48:00Z">
              <w:rPr/>
            </w:rPrChange>
          </w:rPr>
          <w:t>Теплоизоляционные материалы для строительства. Определение</w:t>
        </w:r>
        <w:r w:rsidR="00EF6EBB" w:rsidRPr="008E3902">
          <w:rPr>
            <w:lang w:val="ru-RU"/>
          </w:rPr>
          <w:t xml:space="preserve"> </w:t>
        </w:r>
        <w:r w:rsidR="00EF6EBB" w:rsidRPr="008E3902">
          <w:rPr>
            <w:lang w:val="ru-RU"/>
            <w:rPrChange w:id="310" w:author="Tuleshov, Kurmanbek [Bolashak Atyrau Limited]" w:date="2022-10-10T21:48:00Z">
              <w:rPr/>
            </w:rPrChange>
          </w:rPr>
          <w:t>кратковременного водопоглощения методом частичного погружения.</w:t>
        </w:r>
      </w:ins>
    </w:p>
    <w:p w14:paraId="28188897" w14:textId="05F2A875" w:rsidR="00E3276E" w:rsidRPr="008E3902" w:rsidRDefault="00E3276E">
      <w:pPr>
        <w:pStyle w:val="Text1"/>
        <w:spacing w:after="240"/>
        <w:ind w:left="2694" w:hanging="1985"/>
        <w:rPr>
          <w:ins w:id="311" w:author="Tuleshov, Kurmanbek [Bolashak Atyrau Limited]" w:date="2022-10-09T23:25:00Z"/>
          <w:lang w:val="ru-RU"/>
          <w:rPrChange w:id="312" w:author="Tuleshov, Kurmanbek [Bolashak Atyrau Limited]" w:date="2022-10-10T09:14:00Z">
            <w:rPr>
              <w:ins w:id="313" w:author="Tuleshov, Kurmanbek [Bolashak Atyrau Limited]" w:date="2022-10-09T23:25:00Z"/>
            </w:rPr>
          </w:rPrChange>
        </w:rPr>
        <w:pPrChange w:id="314" w:author="Tuleshov, Kurmanbek [Bolashak Atyrau Limited]" w:date="2022-10-09T23:25:00Z">
          <w:pPr>
            <w:pStyle w:val="Text1"/>
            <w:ind w:left="2694" w:hanging="1985"/>
          </w:pPr>
        </w:pPrChange>
      </w:pPr>
      <w:ins w:id="315" w:author="Tuleshov, Kurmanbek [Bolashak Atyrau Limited]" w:date="2022-10-09T22:41:00Z">
        <w:r w:rsidRPr="008E3902">
          <w:rPr>
            <w:lang w:val="ru-RU"/>
          </w:rPr>
          <w:t>BSI</w:t>
        </w:r>
        <w:r w:rsidRPr="008E3902">
          <w:rPr>
            <w:lang w:val="ru-RU"/>
            <w:rPrChange w:id="316" w:author="Tuleshov, Kurmanbek [Bolashak Atyrau Limited]" w:date="2022-10-10T21:48:00Z">
              <w:rPr/>
            </w:rPrChange>
          </w:rPr>
          <w:t xml:space="preserve"> </w:t>
        </w:r>
        <w:r w:rsidRPr="008E3902">
          <w:rPr>
            <w:lang w:val="ru-RU"/>
          </w:rPr>
          <w:t>BS</w:t>
        </w:r>
        <w:r w:rsidRPr="008E3902">
          <w:rPr>
            <w:lang w:val="ru-RU"/>
            <w:rPrChange w:id="317" w:author="Tuleshov, Kurmanbek [Bolashak Atyrau Limited]" w:date="2022-10-10T21:48:00Z">
              <w:rPr/>
            </w:rPrChange>
          </w:rPr>
          <w:t xml:space="preserve"> </w:t>
        </w:r>
        <w:r w:rsidRPr="008E3902">
          <w:rPr>
            <w:lang w:val="ru-RU"/>
          </w:rPr>
          <w:t>EN</w:t>
        </w:r>
        <w:r w:rsidRPr="008E3902">
          <w:rPr>
            <w:lang w:val="ru-RU"/>
            <w:rPrChange w:id="318" w:author="Tuleshov, Kurmanbek [Bolashak Atyrau Limited]" w:date="2022-10-10T21:48:00Z">
              <w:rPr/>
            </w:rPrChange>
          </w:rPr>
          <w:t xml:space="preserve"> 13472      </w:t>
        </w:r>
      </w:ins>
      <w:ins w:id="319" w:author="Tuleshov, Kurmanbek [Bolashak Atyrau Limited]" w:date="2022-10-09T23:24:00Z">
        <w:r w:rsidR="008466F5" w:rsidRPr="008E3902">
          <w:rPr>
            <w:lang w:val="ru-RU"/>
            <w:rPrChange w:id="320" w:author="Tuleshov, Kurmanbek [Bolashak Atyrau Limited]" w:date="2022-10-10T21:48:00Z">
              <w:rPr>
                <w:rFonts w:ascii="Roboto" w:hAnsi="Roboto"/>
                <w:sz w:val="27"/>
                <w:szCs w:val="27"/>
                <w:shd w:val="clear" w:color="auto" w:fill="F5F5F5"/>
              </w:rPr>
            </w:rPrChange>
          </w:rPr>
          <w:t>Теплоизоляционные изделия для строительного оборудования и промышленных установок. Определение кратковременного</w:t>
        </w:r>
        <w:r w:rsidR="008466F5" w:rsidRPr="008E3902">
          <w:rPr>
            <w:lang w:val="ru-RU"/>
            <w:rPrChange w:id="321" w:author="Tuleshov, Kurmanbek [Bolashak Atyrau Limited]" w:date="2022-10-10T21:48:00Z">
              <w:rPr/>
            </w:rPrChange>
          </w:rPr>
          <w:t xml:space="preserve"> </w:t>
        </w:r>
        <w:r w:rsidR="008466F5" w:rsidRPr="008E3902">
          <w:rPr>
            <w:lang w:val="ru-RU"/>
            <w:rPrChange w:id="322" w:author="Tuleshov, Kurmanbek [Bolashak Atyrau Limited]" w:date="2022-10-10T21:48:00Z">
              <w:rPr>
                <w:rFonts w:ascii="Roboto" w:hAnsi="Roboto"/>
                <w:sz w:val="27"/>
                <w:szCs w:val="27"/>
                <w:shd w:val="clear" w:color="auto" w:fill="F5F5F5"/>
              </w:rPr>
            </w:rPrChange>
          </w:rPr>
          <w:t>водопоглощения путем частичного погружения предварительно</w:t>
        </w:r>
        <w:r w:rsidR="008466F5" w:rsidRPr="008E3902">
          <w:rPr>
            <w:lang w:val="ru-RU"/>
            <w:rPrChange w:id="323" w:author="Tuleshov, Kurmanbek [Bolashak Atyrau Limited]" w:date="2022-10-10T21:48:00Z">
              <w:rPr/>
            </w:rPrChange>
          </w:rPr>
          <w:t xml:space="preserve"> </w:t>
        </w:r>
        <w:r w:rsidR="008466F5" w:rsidRPr="008E3902">
          <w:rPr>
            <w:lang w:val="ru-RU"/>
            <w:rPrChange w:id="324" w:author="Tuleshov, Kurmanbek [Bolashak Atyrau Limited]" w:date="2022-10-10T21:48:00Z">
              <w:rPr>
                <w:rFonts w:ascii="Roboto" w:hAnsi="Roboto"/>
                <w:sz w:val="27"/>
                <w:szCs w:val="27"/>
                <w:shd w:val="clear" w:color="auto" w:fill="F5F5F5"/>
              </w:rPr>
            </w:rPrChange>
          </w:rPr>
          <w:t>отформованной изоляции труб</w:t>
        </w:r>
      </w:ins>
    </w:p>
    <w:p w14:paraId="4C6CDC6C" w14:textId="751915E7" w:rsidR="006D0DAC" w:rsidRPr="008E3902" w:rsidRDefault="006D0DAC" w:rsidP="006D0DAC">
      <w:pPr>
        <w:spacing w:before="0" w:line="240" w:lineRule="auto"/>
        <w:ind w:left="0" w:firstLine="720"/>
        <w:rPr>
          <w:ins w:id="325" w:author="Tuleshov, Kurmanbek [Bolashak Atyrau Limited]" w:date="2022-10-09T23:25:00Z"/>
          <w:rFonts w:ascii="TimesNewRomanPS-BoldMT_PDF_Subs" w:hAnsi="TimesNewRomanPS-BoldMT_PDF_Subs" w:cs="TimesNewRomanPS-BoldMT_PDF_Subs"/>
          <w:b/>
          <w:bCs/>
          <w:color w:val="333333"/>
          <w:sz w:val="23"/>
          <w:szCs w:val="23"/>
          <w:lang w:val="ru-RU"/>
          <w:rPrChange w:id="326" w:author="Tuleshov, Kurmanbek [Bolashak Atyrau Limited]" w:date="2022-10-10T21:48:00Z">
            <w:rPr>
              <w:ins w:id="327" w:author="Tuleshov, Kurmanbek [Bolashak Atyrau Limited]" w:date="2022-10-09T23:25:00Z"/>
              <w:rFonts w:ascii="TimesNewRomanPS-BoldMT_PDF_Subs" w:hAnsi="TimesNewRomanPS-BoldMT_PDF_Subs" w:cs="TimesNewRomanPS-BoldMT_PDF_Subs"/>
              <w:b/>
              <w:bCs/>
              <w:color w:val="333333"/>
              <w:sz w:val="23"/>
              <w:szCs w:val="23"/>
            </w:rPr>
          </w:rPrChange>
        </w:rPr>
      </w:pPr>
      <w:ins w:id="328" w:author="Tuleshov, Kurmanbek [Bolashak Atyrau Limited]" w:date="2022-10-09T23:25:00Z">
        <w:r w:rsidRPr="008E3902">
          <w:rPr>
            <w:rFonts w:ascii="TimesNewRomanPS-BoldMT_PDF_Subs" w:hAnsi="TimesNewRomanPS-BoldMT_PDF_Subs" w:cs="TimesNewRomanPS-BoldMT_PDF_Subs"/>
            <w:b/>
            <w:bCs/>
            <w:color w:val="333333"/>
            <w:sz w:val="23"/>
            <w:szCs w:val="23"/>
            <w:lang w:val="ru-RU"/>
            <w:rPrChange w:id="329" w:author="Tuleshov, Kurmanbek [Bolashak Atyrau Limited]" w:date="2022-10-10T21:48:00Z">
              <w:rPr>
                <w:rFonts w:ascii="Roboto" w:hAnsi="Roboto"/>
                <w:sz w:val="36"/>
                <w:szCs w:val="36"/>
                <w:shd w:val="clear" w:color="auto" w:fill="F5F5F5"/>
              </w:rPr>
            </w:rPrChange>
          </w:rPr>
          <w:t>Международная ассоциация производителей нефти и газа</w:t>
        </w:r>
        <w:r w:rsidRPr="008E3902">
          <w:rPr>
            <w:rFonts w:ascii="TimesNewRomanPS-BoldMT_PDF_Subs" w:hAnsi="TimesNewRomanPS-BoldMT_PDF_Subs" w:cs="TimesNewRomanPS-BoldMT_PDF_Subs"/>
            <w:b/>
            <w:bCs/>
            <w:color w:val="333333"/>
            <w:sz w:val="23"/>
            <w:szCs w:val="23"/>
            <w:lang w:val="ru-RU"/>
            <w:rPrChange w:id="330" w:author="Tuleshov, Kurmanbek [Bolashak Atyrau Limited]" w:date="2022-10-10T21:48:00Z">
              <w:rPr>
                <w:rFonts w:ascii="TimesNewRomanPS-BoldMT_PDF_Subs" w:hAnsi="TimesNewRomanPS-BoldMT_PDF_Subs" w:cs="TimesNewRomanPS-BoldMT_PDF_Subs"/>
                <w:b/>
                <w:bCs/>
                <w:color w:val="333333"/>
                <w:sz w:val="23"/>
                <w:szCs w:val="23"/>
              </w:rPr>
            </w:rPrChange>
          </w:rPr>
          <w:t xml:space="preserve"> (</w:t>
        </w:r>
        <w:r w:rsidRPr="008E3902">
          <w:rPr>
            <w:rFonts w:ascii="TimesNewRomanPS-BoldMT_PDF_Subs" w:hAnsi="TimesNewRomanPS-BoldMT_PDF_Subs" w:cs="TimesNewRomanPS-BoldMT_PDF_Subs"/>
            <w:b/>
            <w:bCs/>
            <w:color w:val="333333"/>
            <w:sz w:val="23"/>
            <w:szCs w:val="23"/>
            <w:lang w:val="ru-RU"/>
          </w:rPr>
          <w:t>IOGP</w:t>
        </w:r>
        <w:r w:rsidRPr="008E3902">
          <w:rPr>
            <w:rFonts w:ascii="TimesNewRomanPS-BoldMT_PDF_Subs" w:hAnsi="TimesNewRomanPS-BoldMT_PDF_Subs" w:cs="TimesNewRomanPS-BoldMT_PDF_Subs"/>
            <w:b/>
            <w:bCs/>
            <w:color w:val="333333"/>
            <w:sz w:val="23"/>
            <w:szCs w:val="23"/>
            <w:lang w:val="ru-RU"/>
            <w:rPrChange w:id="331" w:author="Tuleshov, Kurmanbek [Bolashak Atyrau Limited]" w:date="2022-10-10T21:48:00Z">
              <w:rPr>
                <w:rFonts w:ascii="TimesNewRomanPS-BoldMT_PDF_Subs" w:hAnsi="TimesNewRomanPS-BoldMT_PDF_Subs" w:cs="TimesNewRomanPS-BoldMT_PDF_Subs"/>
                <w:b/>
                <w:bCs/>
                <w:color w:val="333333"/>
                <w:sz w:val="23"/>
                <w:szCs w:val="23"/>
              </w:rPr>
            </w:rPrChange>
          </w:rPr>
          <w:t>)</w:t>
        </w:r>
      </w:ins>
    </w:p>
    <w:p w14:paraId="075102A4" w14:textId="7AFB8E24" w:rsidR="006D0DAC" w:rsidRPr="008E3902" w:rsidRDefault="00122510" w:rsidP="006D0DAC">
      <w:pPr>
        <w:pStyle w:val="Text1"/>
        <w:ind w:left="2694" w:hanging="1974"/>
        <w:rPr>
          <w:ins w:id="332" w:author="Tuleshov, Kurmanbek [Bolashak Atyrau Limited]" w:date="2022-10-09T23:25:00Z"/>
          <w:lang w:val="ru-RU"/>
          <w:rPrChange w:id="333" w:author="Tuleshov, Kurmanbek [Bolashak Atyrau Limited]" w:date="2022-10-10T21:48:00Z">
            <w:rPr>
              <w:ins w:id="334" w:author="Tuleshov, Kurmanbek [Bolashak Atyrau Limited]" w:date="2022-10-09T23:25:00Z"/>
            </w:rPr>
          </w:rPrChange>
        </w:rPr>
      </w:pPr>
      <w:ins w:id="335" w:author="Tuleshov, Kurmanbek [Bolashak Atyrau Limited]" w:date="2022-10-28T15:00:00Z">
        <w:r w:rsidRPr="008E3902">
          <w:rPr>
            <w:lang w:val="ru-RU"/>
          </w:rPr>
          <w:fldChar w:fldCharType="begin"/>
        </w:r>
        <w:r w:rsidRPr="008E3902">
          <w:rPr>
            <w:lang w:val="ru-RU"/>
            <w:rPrChange w:id="336" w:author="Tuleshov, Kurmanbek [Bolashak Atyrau Limited]" w:date="2022-10-28T15:00:00Z">
              <w:rPr/>
            </w:rPrChange>
          </w:rPr>
          <w:instrText xml:space="preserve"> </w:instrText>
        </w:r>
        <w:r w:rsidRPr="008E3902">
          <w:rPr>
            <w:lang w:val="ru-RU"/>
          </w:rPr>
          <w:instrText>HYPERLINK</w:instrText>
        </w:r>
        <w:r w:rsidRPr="008E3902">
          <w:rPr>
            <w:lang w:val="ru-RU"/>
            <w:rPrChange w:id="337" w:author="Tuleshov, Kurmanbek [Bolashak Atyrau Limited]" w:date="2022-10-28T15:00:00Z">
              <w:rPr/>
            </w:rPrChange>
          </w:rPr>
          <w:instrText xml:space="preserve"> "</w:instrText>
        </w:r>
        <w:r w:rsidRPr="008E3902">
          <w:rPr>
            <w:lang w:val="ru-RU"/>
          </w:rPr>
          <w:instrText>https</w:instrText>
        </w:r>
        <w:r w:rsidRPr="008E3902">
          <w:rPr>
            <w:lang w:val="ru-RU"/>
            <w:rPrChange w:id="338" w:author="Tuleshov, Kurmanbek [Bolashak Atyrau Limited]" w:date="2022-10-28T15:00:00Z">
              <w:rPr/>
            </w:rPrChange>
          </w:rPr>
          <w:instrText>://</w:instrText>
        </w:r>
        <w:r w:rsidRPr="008E3902">
          <w:rPr>
            <w:lang w:val="ru-RU"/>
          </w:rPr>
          <w:instrText>www</w:instrText>
        </w:r>
        <w:r w:rsidRPr="008E3902">
          <w:rPr>
            <w:lang w:val="ru-RU"/>
            <w:rPrChange w:id="339" w:author="Tuleshov, Kurmanbek [Bolashak Atyrau Limited]" w:date="2022-10-28T15:00:00Z">
              <w:rPr/>
            </w:rPrChange>
          </w:rPr>
          <w:instrText>.</w:instrText>
        </w:r>
        <w:r w:rsidRPr="008E3902">
          <w:rPr>
            <w:lang w:val="ru-RU"/>
          </w:rPr>
          <w:instrText>iogp</w:instrText>
        </w:r>
        <w:r w:rsidRPr="008E3902">
          <w:rPr>
            <w:lang w:val="ru-RU"/>
            <w:rPrChange w:id="340" w:author="Tuleshov, Kurmanbek [Bolashak Atyrau Limited]" w:date="2022-10-28T15:00:00Z">
              <w:rPr/>
            </w:rPrChange>
          </w:rPr>
          <w:instrText>-</w:instrText>
        </w:r>
        <w:r w:rsidRPr="008E3902">
          <w:rPr>
            <w:lang w:val="ru-RU"/>
          </w:rPr>
          <w:instrText>jip</w:instrText>
        </w:r>
        <w:r w:rsidRPr="008E3902">
          <w:rPr>
            <w:lang w:val="ru-RU"/>
            <w:rPrChange w:id="341" w:author="Tuleshov, Kurmanbek [Bolashak Atyrau Limited]" w:date="2022-10-28T15:00:00Z">
              <w:rPr/>
            </w:rPrChange>
          </w:rPr>
          <w:instrText>33.</w:instrText>
        </w:r>
        <w:r w:rsidRPr="008E3902">
          <w:rPr>
            <w:lang w:val="ru-RU"/>
          </w:rPr>
          <w:instrText>org</w:instrText>
        </w:r>
        <w:r w:rsidRPr="008E3902">
          <w:rPr>
            <w:lang w:val="ru-RU"/>
            <w:rPrChange w:id="342" w:author="Tuleshov, Kurmanbek [Bolashak Atyrau Limited]" w:date="2022-10-28T15:00:00Z">
              <w:rPr/>
            </w:rPrChange>
          </w:rPr>
          <w:instrText>/</w:instrText>
        </w:r>
        <w:r w:rsidRPr="008E3902">
          <w:rPr>
            <w:lang w:val="ru-RU"/>
          </w:rPr>
          <w:instrText>specification</w:instrText>
        </w:r>
        <w:r w:rsidRPr="008E3902">
          <w:rPr>
            <w:lang w:val="ru-RU"/>
            <w:rPrChange w:id="343" w:author="Tuleshov, Kurmanbek [Bolashak Atyrau Limited]" w:date="2022-10-28T15:00:00Z">
              <w:rPr/>
            </w:rPrChange>
          </w:rPr>
          <w:instrText>/</w:instrText>
        </w:r>
        <w:r w:rsidRPr="008E3902">
          <w:rPr>
            <w:lang w:val="ru-RU"/>
          </w:rPr>
          <w:instrText>insulation</w:instrText>
        </w:r>
        <w:r w:rsidRPr="008E3902">
          <w:rPr>
            <w:lang w:val="ru-RU"/>
            <w:rPrChange w:id="344" w:author="Tuleshov, Kurmanbek [Bolashak Atyrau Limited]" w:date="2022-10-28T15:00:00Z">
              <w:rPr/>
            </w:rPrChange>
          </w:rPr>
          <w:instrText>-</w:instrText>
        </w:r>
        <w:r w:rsidRPr="008E3902">
          <w:rPr>
            <w:lang w:val="ru-RU"/>
          </w:rPr>
          <w:instrText>for</w:instrText>
        </w:r>
        <w:r w:rsidRPr="008E3902">
          <w:rPr>
            <w:lang w:val="ru-RU"/>
            <w:rPrChange w:id="345" w:author="Tuleshov, Kurmanbek [Bolashak Atyrau Limited]" w:date="2022-10-28T15:00:00Z">
              <w:rPr/>
            </w:rPrChange>
          </w:rPr>
          <w:instrText>-</w:instrText>
        </w:r>
        <w:r w:rsidRPr="008E3902">
          <w:rPr>
            <w:lang w:val="ru-RU"/>
          </w:rPr>
          <w:instrText>piping</w:instrText>
        </w:r>
        <w:r w:rsidRPr="008E3902">
          <w:rPr>
            <w:lang w:val="ru-RU"/>
            <w:rPrChange w:id="346" w:author="Tuleshov, Kurmanbek [Bolashak Atyrau Limited]" w:date="2022-10-28T15:00:00Z">
              <w:rPr/>
            </w:rPrChange>
          </w:rPr>
          <w:instrText>-</w:instrText>
        </w:r>
        <w:r w:rsidRPr="008E3902">
          <w:rPr>
            <w:lang w:val="ru-RU"/>
          </w:rPr>
          <w:instrText>and</w:instrText>
        </w:r>
        <w:r w:rsidRPr="008E3902">
          <w:rPr>
            <w:lang w:val="ru-RU"/>
            <w:rPrChange w:id="347" w:author="Tuleshov, Kurmanbek [Bolashak Atyrau Limited]" w:date="2022-10-28T15:00:00Z">
              <w:rPr/>
            </w:rPrChange>
          </w:rPr>
          <w:instrText>-</w:instrText>
        </w:r>
        <w:r w:rsidRPr="008E3902">
          <w:rPr>
            <w:lang w:val="ru-RU"/>
          </w:rPr>
          <w:instrText>equipment</w:instrText>
        </w:r>
        <w:r w:rsidRPr="008E3902">
          <w:rPr>
            <w:lang w:val="ru-RU"/>
            <w:rPrChange w:id="348" w:author="Tuleshov, Kurmanbek [Bolashak Atyrau Limited]" w:date="2022-10-28T15:00:00Z">
              <w:rPr/>
            </w:rPrChange>
          </w:rPr>
          <w:instrText xml:space="preserve">/" </w:instrText>
        </w:r>
        <w:r w:rsidRPr="008E3902">
          <w:rPr>
            <w:lang w:val="ru-RU"/>
          </w:rPr>
        </w:r>
        <w:r w:rsidRPr="008E3902">
          <w:rPr>
            <w:lang w:val="ru-RU"/>
          </w:rPr>
          <w:fldChar w:fldCharType="separate"/>
        </w:r>
        <w:r w:rsidR="006D0DAC" w:rsidRPr="008E3902">
          <w:rPr>
            <w:rStyle w:val="Hyperlink"/>
            <w:lang w:val="ru-RU"/>
          </w:rPr>
          <w:t>IOGP</w:t>
        </w:r>
        <w:r w:rsidR="006D0DAC" w:rsidRPr="008E3902">
          <w:rPr>
            <w:rStyle w:val="Hyperlink"/>
            <w:lang w:val="ru-RU"/>
            <w:rPrChange w:id="349" w:author="Tuleshov, Kurmanbek [Bolashak Atyrau Limited]" w:date="2022-10-10T21:48:00Z">
              <w:rPr/>
            </w:rPrChange>
          </w:rPr>
          <w:t xml:space="preserve"> </w:t>
        </w:r>
        <w:r w:rsidR="006D0DAC" w:rsidRPr="008E3902">
          <w:rPr>
            <w:rStyle w:val="Hyperlink"/>
            <w:lang w:val="ru-RU"/>
          </w:rPr>
          <w:t>S</w:t>
        </w:r>
        <w:r w:rsidR="006D0DAC" w:rsidRPr="008E3902">
          <w:rPr>
            <w:rStyle w:val="Hyperlink"/>
            <w:lang w:val="ru-RU"/>
            <w:rPrChange w:id="350" w:author="Tuleshov, Kurmanbek [Bolashak Atyrau Limited]" w:date="2022-10-10T21:48:00Z">
              <w:rPr/>
            </w:rPrChange>
          </w:rPr>
          <w:t>-73</w:t>
        </w:r>
        <w:r w:rsidRPr="008E3902">
          <w:rPr>
            <w:rStyle w:val="Hyperlink"/>
            <w:lang w:val="ru-RU"/>
            <w:rPrChange w:id="351" w:author="Tuleshov, Kurmanbek [Bolashak Atyrau Limited]" w:date="2022-10-28T14:59:00Z">
              <w:rPr/>
            </w:rPrChange>
          </w:rPr>
          <w:t>8</w:t>
        </w:r>
        <w:r w:rsidRPr="008E3902">
          <w:rPr>
            <w:lang w:val="ru-RU"/>
          </w:rPr>
          <w:fldChar w:fldCharType="end"/>
        </w:r>
      </w:ins>
      <w:ins w:id="352" w:author="Tuleshov, Kurmanbek [Bolashak Atyrau Limited]" w:date="2022-10-09T23:25:00Z">
        <w:r w:rsidR="006D0DAC" w:rsidRPr="008E3902">
          <w:rPr>
            <w:lang w:val="ru-RU"/>
            <w:rPrChange w:id="353" w:author="Tuleshov, Kurmanbek [Bolashak Atyrau Limited]" w:date="2022-10-10T21:48:00Z">
              <w:rPr/>
            </w:rPrChange>
          </w:rPr>
          <w:t xml:space="preserve">                </w:t>
        </w:r>
      </w:ins>
      <w:ins w:id="354" w:author="Tuleshov, Kurmanbek [Bolashak Atyrau Limited]" w:date="2022-10-09T23:26:00Z">
        <w:r w:rsidR="006D0DAC" w:rsidRPr="008E3902">
          <w:rPr>
            <w:lang w:val="ru-RU"/>
            <w:rPrChange w:id="355" w:author="Tuleshov, Kurmanbek [Bolashak Atyrau Limited]" w:date="2022-10-10T21:48:00Z">
              <w:rPr>
                <w:rFonts w:ascii="Roboto" w:hAnsi="Roboto"/>
                <w:sz w:val="36"/>
                <w:szCs w:val="36"/>
                <w:shd w:val="clear" w:color="auto" w:fill="F5F5F5"/>
              </w:rPr>
            </w:rPrChange>
          </w:rPr>
          <w:t>Дополнительные технические условия к NORSOK M-004</w:t>
        </w:r>
        <w:r w:rsidR="006D0DAC" w:rsidRPr="008E3902">
          <w:rPr>
            <w:lang w:val="ru-RU"/>
            <w:rPrChange w:id="356" w:author="Tuleshov, Kurmanbek [Bolashak Atyrau Limited]" w:date="2022-10-10T21:48:00Z">
              <w:rPr/>
            </w:rPrChange>
          </w:rPr>
          <w:t xml:space="preserve"> </w:t>
        </w:r>
        <w:r w:rsidR="006D0DAC" w:rsidRPr="008E3902">
          <w:rPr>
            <w:lang w:val="ru-RU"/>
            <w:rPrChange w:id="357" w:author="Tuleshov, Kurmanbek [Bolashak Atyrau Limited]" w:date="2022-10-10T21:48:00Z">
              <w:rPr>
                <w:rFonts w:ascii="Roboto" w:hAnsi="Roboto"/>
                <w:sz w:val="36"/>
                <w:szCs w:val="36"/>
                <w:shd w:val="clear" w:color="auto" w:fill="F5F5F5"/>
              </w:rPr>
            </w:rPrChange>
          </w:rPr>
          <w:t>Изоляция для трубопроводов и оборудования</w:t>
        </w:r>
      </w:ins>
    </w:p>
    <w:p w14:paraId="49DEF42A" w14:textId="1D1E4B5E" w:rsidR="006D0DAC" w:rsidRPr="008E3902" w:rsidRDefault="006D0DAC" w:rsidP="006D0DAC">
      <w:pPr>
        <w:spacing w:line="240" w:lineRule="auto"/>
        <w:rPr>
          <w:ins w:id="358" w:author="Tuleshov, Kurmanbek [Bolashak Atyrau Limited]" w:date="2022-10-09T23:25:00Z"/>
          <w:rFonts w:ascii="TimesNewRomanPS-BoldMT_PDF_Subs" w:hAnsi="TimesNewRomanPS-BoldMT_PDF_Subs" w:cs="TimesNewRomanPS-BoldMT_PDF_Subs"/>
          <w:b/>
          <w:bCs/>
          <w:color w:val="333333"/>
          <w:sz w:val="23"/>
          <w:szCs w:val="23"/>
          <w:lang w:val="ru-RU"/>
          <w:rPrChange w:id="359" w:author="Tuleshov, Kurmanbek [Bolashak Atyrau Limited]" w:date="2022-10-10T21:48:00Z">
            <w:rPr>
              <w:ins w:id="360" w:author="Tuleshov, Kurmanbek [Bolashak Atyrau Limited]" w:date="2022-10-09T23:25:00Z"/>
              <w:rFonts w:ascii="TimesNewRomanPS-BoldMT_PDF_Subs" w:hAnsi="TimesNewRomanPS-BoldMT_PDF_Subs" w:cs="TimesNewRomanPS-BoldMT_PDF_Subs"/>
              <w:b/>
              <w:bCs/>
              <w:color w:val="333333"/>
              <w:sz w:val="23"/>
              <w:szCs w:val="23"/>
            </w:rPr>
          </w:rPrChange>
        </w:rPr>
      </w:pPr>
      <w:ins w:id="361" w:author="Tuleshov, Kurmanbek [Bolashak Atyrau Limited]" w:date="2022-10-09T23:29:00Z">
        <w:r w:rsidRPr="008E3902">
          <w:rPr>
            <w:rFonts w:ascii="TimesNewRomanPS-BoldMT_PDF_Subs" w:hAnsi="TimesNewRomanPS-BoldMT_PDF_Subs" w:cs="TimesNewRomanPS-BoldMT_PDF_Subs"/>
            <w:b/>
            <w:bCs/>
            <w:color w:val="333333"/>
            <w:sz w:val="23"/>
            <w:szCs w:val="23"/>
            <w:lang w:val="ru-RU"/>
            <w:rPrChange w:id="362" w:author="Tuleshov, Kurmanbek [Bolashak Atyrau Limited]" w:date="2022-10-10T21:48:00Z">
              <w:rPr>
                <w:rFonts w:ascii="TimesNewRomanPS-BoldMT_PDF_Subs" w:hAnsi="TimesNewRomanPS-BoldMT_PDF_Subs" w:cs="TimesNewRomanPS-BoldMT_PDF_Subs"/>
                <w:b/>
                <w:bCs/>
                <w:color w:val="333333"/>
                <w:sz w:val="23"/>
                <w:szCs w:val="23"/>
              </w:rPr>
            </w:rPrChange>
          </w:rPr>
          <w:t xml:space="preserve">Международная организация по стандартизации </w:t>
        </w:r>
      </w:ins>
      <w:ins w:id="363" w:author="Tuleshov, Kurmanbek [Bolashak Atyrau Limited]" w:date="2022-10-09T23:25:00Z">
        <w:r w:rsidRPr="008E3902">
          <w:rPr>
            <w:rFonts w:ascii="TimesNewRomanPS-BoldMT_PDF_Subs" w:hAnsi="TimesNewRomanPS-BoldMT_PDF_Subs" w:cs="TimesNewRomanPS-BoldMT_PDF_Subs"/>
            <w:b/>
            <w:bCs/>
            <w:color w:val="333333"/>
            <w:sz w:val="23"/>
            <w:szCs w:val="23"/>
            <w:lang w:val="ru-RU"/>
            <w:rPrChange w:id="364" w:author="Tuleshov, Kurmanbek [Bolashak Atyrau Limited]" w:date="2022-10-10T21:48:00Z">
              <w:rPr>
                <w:rFonts w:ascii="TimesNewRomanPS-BoldMT_PDF_Subs" w:hAnsi="TimesNewRomanPS-BoldMT_PDF_Subs" w:cs="TimesNewRomanPS-BoldMT_PDF_Subs"/>
                <w:b/>
                <w:bCs/>
                <w:color w:val="333333"/>
                <w:sz w:val="23"/>
                <w:szCs w:val="23"/>
              </w:rPr>
            </w:rPrChange>
          </w:rPr>
          <w:t>(</w:t>
        </w:r>
        <w:r w:rsidRPr="008E3902">
          <w:rPr>
            <w:rFonts w:ascii="TimesNewRomanPS-BoldMT_PDF_Subs" w:hAnsi="TimesNewRomanPS-BoldMT_PDF_Subs" w:cs="TimesNewRomanPS-BoldMT_PDF_Subs"/>
            <w:b/>
            <w:bCs/>
            <w:color w:val="333333"/>
            <w:sz w:val="23"/>
            <w:szCs w:val="23"/>
            <w:lang w:val="ru-RU"/>
          </w:rPr>
          <w:t>ISO</w:t>
        </w:r>
        <w:r w:rsidRPr="008E3902">
          <w:rPr>
            <w:rFonts w:ascii="TimesNewRomanPS-BoldMT_PDF_Subs" w:hAnsi="TimesNewRomanPS-BoldMT_PDF_Subs" w:cs="TimesNewRomanPS-BoldMT_PDF_Subs"/>
            <w:b/>
            <w:bCs/>
            <w:color w:val="333333"/>
            <w:sz w:val="23"/>
            <w:szCs w:val="23"/>
            <w:lang w:val="ru-RU"/>
            <w:rPrChange w:id="365" w:author="Tuleshov, Kurmanbek [Bolashak Atyrau Limited]" w:date="2022-10-10T21:48:00Z">
              <w:rPr>
                <w:rFonts w:ascii="TimesNewRomanPS-BoldMT_PDF_Subs" w:hAnsi="TimesNewRomanPS-BoldMT_PDF_Subs" w:cs="TimesNewRomanPS-BoldMT_PDF_Subs"/>
                <w:b/>
                <w:bCs/>
                <w:color w:val="333333"/>
                <w:sz w:val="23"/>
                <w:szCs w:val="23"/>
              </w:rPr>
            </w:rPrChange>
          </w:rPr>
          <w:t>)</w:t>
        </w:r>
      </w:ins>
    </w:p>
    <w:p w14:paraId="0949DE01" w14:textId="49128F41" w:rsidR="006D0DAC" w:rsidRPr="008E3902" w:rsidRDefault="006D0DAC" w:rsidP="006D0DAC">
      <w:pPr>
        <w:spacing w:line="240" w:lineRule="auto"/>
        <w:ind w:left="2694" w:hanging="1974"/>
        <w:rPr>
          <w:ins w:id="366" w:author="Tuleshov, Kurmanbek [Bolashak Atyrau Limited]" w:date="2022-10-09T23:25:00Z"/>
          <w:w w:val="0"/>
          <w:lang w:val="ru-RU"/>
          <w:rPrChange w:id="367" w:author="Tuleshov, Kurmanbek [Bolashak Atyrau Limited]" w:date="2022-10-10T21:48:00Z">
            <w:rPr>
              <w:ins w:id="368" w:author="Tuleshov, Kurmanbek [Bolashak Atyrau Limited]" w:date="2022-10-09T23:25:00Z"/>
              <w:w w:val="0"/>
            </w:rPr>
          </w:rPrChange>
        </w:rPr>
      </w:pPr>
      <w:ins w:id="369" w:author="Tuleshov, Kurmanbek [Bolashak Atyrau Limited]" w:date="2022-10-09T23:25:00Z">
        <w:r w:rsidRPr="008E3902">
          <w:rPr>
            <w:w w:val="0"/>
            <w:lang w:val="ru-RU"/>
          </w:rPr>
          <w:t>ISO</w:t>
        </w:r>
        <w:r w:rsidRPr="008E3902">
          <w:rPr>
            <w:w w:val="0"/>
            <w:lang w:val="ru-RU"/>
            <w:rPrChange w:id="370" w:author="Tuleshov, Kurmanbek [Bolashak Atyrau Limited]" w:date="2022-10-10T21:48:00Z">
              <w:rPr>
                <w:w w:val="0"/>
              </w:rPr>
            </w:rPrChange>
          </w:rPr>
          <w:t xml:space="preserve"> 1716                    </w:t>
        </w:r>
      </w:ins>
      <w:ins w:id="371" w:author="Tuleshov, Kurmanbek [Bolashak Atyrau Limited]" w:date="2022-10-09T23:28:00Z">
        <w:r w:rsidRPr="008E3902">
          <w:rPr>
            <w:w w:val="0"/>
            <w:lang w:val="ru-RU"/>
            <w:rPrChange w:id="372" w:author="Tuleshov, Kurmanbek [Bolashak Atyrau Limited]" w:date="2022-10-10T21:48:00Z">
              <w:rPr>
                <w:w w:val="0"/>
              </w:rPr>
            </w:rPrChange>
          </w:rPr>
          <w:t>Испытания продукции для определения реакции на огнестойкость. Определение высшей теплотворной способности (теплоты</w:t>
        </w:r>
        <w:r w:rsidRPr="008E3902">
          <w:rPr>
            <w:w w:val="0"/>
            <w:lang w:val="ru-RU"/>
          </w:rPr>
          <w:t xml:space="preserve"> </w:t>
        </w:r>
        <w:r w:rsidRPr="008E3902">
          <w:rPr>
            <w:w w:val="0"/>
            <w:lang w:val="ru-RU"/>
            <w:rPrChange w:id="373" w:author="Tuleshov, Kurmanbek [Bolashak Atyrau Limited]" w:date="2022-10-10T21:48:00Z">
              <w:rPr>
                <w:w w:val="0"/>
              </w:rPr>
            </w:rPrChange>
          </w:rPr>
          <w:t>сгорания)</w:t>
        </w:r>
      </w:ins>
    </w:p>
    <w:p w14:paraId="71D691AB" w14:textId="37E59B57" w:rsidR="006D0DAC" w:rsidRPr="008E3902" w:rsidRDefault="00AB5003" w:rsidP="006D0DAC">
      <w:pPr>
        <w:spacing w:line="240" w:lineRule="auto"/>
        <w:rPr>
          <w:ins w:id="374" w:author="Tuleshov, Kurmanbek [Bolashak Atyrau Limited]" w:date="2022-10-09T23:25:00Z"/>
          <w:rFonts w:ascii="TimesNewRomanPS-BoldMT_PDF_Subs" w:hAnsi="TimesNewRomanPS-BoldMT_PDF_Subs" w:cs="TimesNewRomanPS-BoldMT_PDF_Subs"/>
          <w:b/>
          <w:bCs/>
          <w:color w:val="333333"/>
          <w:sz w:val="23"/>
          <w:szCs w:val="23"/>
          <w:lang w:val="ru-RU"/>
          <w:rPrChange w:id="375" w:author="Tuleshov, Kurmanbek [Bolashak Atyrau Limited]" w:date="2022-10-10T21:48:00Z">
            <w:rPr>
              <w:ins w:id="376" w:author="Tuleshov, Kurmanbek [Bolashak Atyrau Limited]" w:date="2022-10-09T23:25:00Z"/>
              <w:rFonts w:ascii="TimesNewRomanPS-BoldMT_PDF_Subs" w:hAnsi="TimesNewRomanPS-BoldMT_PDF_Subs" w:cs="TimesNewRomanPS-BoldMT_PDF_Subs"/>
              <w:b/>
              <w:bCs/>
              <w:color w:val="333333"/>
              <w:sz w:val="23"/>
              <w:szCs w:val="23"/>
            </w:rPr>
          </w:rPrChange>
        </w:rPr>
      </w:pPr>
      <w:ins w:id="377" w:author="Tuleshov, Kurmanbek [Bolashak Atyrau Limited]" w:date="2022-10-09T23:41:00Z">
        <w:r w:rsidRPr="008E3902">
          <w:rPr>
            <w:rFonts w:ascii="TimesNewRomanPS-BoldMT_PDF_Subs" w:hAnsi="TimesNewRomanPS-BoldMT_PDF_Subs" w:cs="TimesNewRomanPS-BoldMT_PDF_Subs"/>
            <w:b/>
            <w:bCs/>
            <w:color w:val="333333"/>
            <w:sz w:val="23"/>
            <w:szCs w:val="23"/>
            <w:lang w:val="ru-RU"/>
            <w:rPrChange w:id="378" w:author="Tuleshov, Kurmanbek [Bolashak Atyrau Limited]" w:date="2022-10-10T21:48:00Z">
              <w:rPr>
                <w:rFonts w:asciiTheme="minorHAnsi" w:hAnsiTheme="minorHAnsi" w:cs="TimesNewRomanPS-BoldMT_PDF_Subs"/>
                <w:b/>
                <w:bCs/>
                <w:color w:val="333333"/>
                <w:sz w:val="23"/>
                <w:szCs w:val="23"/>
                <w:lang w:val="ru-RU"/>
              </w:rPr>
            </w:rPrChange>
          </w:rPr>
          <w:t>К</w:t>
        </w:r>
      </w:ins>
      <w:ins w:id="379" w:author="Tuleshov, Kurmanbek [Bolashak Atyrau Limited]" w:date="2022-10-09T23:40:00Z">
        <w:r w:rsidRPr="008E3902">
          <w:rPr>
            <w:rFonts w:ascii="TimesNewRomanPS-BoldMT_PDF_Subs" w:hAnsi="TimesNewRomanPS-BoldMT_PDF_Subs" w:cs="TimesNewRomanPS-BoldMT_PDF_Subs"/>
            <w:b/>
            <w:bCs/>
            <w:color w:val="333333"/>
            <w:sz w:val="23"/>
            <w:szCs w:val="23"/>
            <w:lang w:val="ru-RU"/>
            <w:rPrChange w:id="380" w:author="Tuleshov, Kurmanbek [Bolashak Atyrau Limited]" w:date="2022-10-10T21:48:00Z">
              <w:rPr>
                <w:rFonts w:ascii="Roboto" w:hAnsi="Roboto"/>
                <w:sz w:val="27"/>
                <w:szCs w:val="27"/>
                <w:shd w:val="clear" w:color="auto" w:fill="F5F5F5"/>
              </w:rPr>
            </w:rPrChange>
          </w:rPr>
          <w:t>онкурентная позиция норвежского шельфа</w:t>
        </w:r>
      </w:ins>
      <w:ins w:id="381" w:author="Tuleshov, Kurmanbek [Bolashak Atyrau Limited]" w:date="2022-10-09T23:25:00Z">
        <w:r w:rsidR="006D0DAC" w:rsidRPr="008E3902">
          <w:rPr>
            <w:rFonts w:ascii="TimesNewRomanPS-BoldMT_PDF_Subs" w:hAnsi="TimesNewRomanPS-BoldMT_PDF_Subs" w:cs="TimesNewRomanPS-BoldMT_PDF_Subs"/>
            <w:b/>
            <w:bCs/>
            <w:color w:val="333333"/>
            <w:sz w:val="23"/>
            <w:szCs w:val="23"/>
            <w:lang w:val="ru-RU"/>
            <w:rPrChange w:id="382" w:author="Tuleshov, Kurmanbek [Bolashak Atyrau Limited]" w:date="2022-10-10T21:48:00Z">
              <w:rPr>
                <w:rFonts w:ascii="TimesNewRomanPS-BoldMT_PDF_Subs" w:hAnsi="TimesNewRomanPS-BoldMT_PDF_Subs" w:cs="TimesNewRomanPS-BoldMT_PDF_Subs"/>
                <w:b/>
                <w:bCs/>
                <w:color w:val="333333"/>
                <w:sz w:val="23"/>
                <w:szCs w:val="23"/>
              </w:rPr>
            </w:rPrChange>
          </w:rPr>
          <w:t xml:space="preserve">, </w:t>
        </w:r>
      </w:ins>
      <w:ins w:id="383" w:author="Tuleshov, Kurmanbek [Bolashak Atyrau Limited]" w:date="2022-10-09T23:41:00Z">
        <w:r w:rsidRPr="008E3902">
          <w:rPr>
            <w:rFonts w:ascii="TimesNewRomanPS-BoldMT_PDF_Subs" w:hAnsi="TimesNewRomanPS-BoldMT_PDF_Subs" w:cs="TimesNewRomanPS-BoldMT_PDF_Subs"/>
            <w:b/>
            <w:bCs/>
            <w:color w:val="333333"/>
            <w:sz w:val="23"/>
            <w:szCs w:val="23"/>
            <w:lang w:val="ru-RU"/>
            <w:rPrChange w:id="384" w:author="Tuleshov, Kurmanbek [Bolashak Atyrau Limited]" w:date="2022-10-10T21:48:00Z">
              <w:rPr>
                <w:rFonts w:ascii="Roboto" w:hAnsi="Roboto"/>
                <w:sz w:val="36"/>
                <w:szCs w:val="36"/>
                <w:shd w:val="clear" w:color="auto" w:fill="F5F5F5"/>
              </w:rPr>
            </w:rPrChange>
          </w:rPr>
          <w:t>Норвежская организация по стандартизации</w:t>
        </w:r>
        <w:r w:rsidRPr="008E3902">
          <w:rPr>
            <w:rFonts w:ascii="TimesNewRomanPS-BoldMT_PDF_Subs" w:hAnsi="TimesNewRomanPS-BoldMT_PDF_Subs" w:cs="TimesNewRomanPS-BoldMT_PDF_Subs"/>
            <w:b/>
            <w:bCs/>
            <w:color w:val="333333"/>
            <w:sz w:val="23"/>
            <w:szCs w:val="23"/>
            <w:lang w:val="ru-RU"/>
          </w:rPr>
          <w:t xml:space="preserve"> </w:t>
        </w:r>
      </w:ins>
      <w:ins w:id="385" w:author="Tuleshov, Kurmanbek [Bolashak Atyrau Limited]" w:date="2022-10-09T23:25:00Z">
        <w:r w:rsidR="006D0DAC" w:rsidRPr="008E3902">
          <w:rPr>
            <w:rFonts w:ascii="TimesNewRomanPS-BoldMT_PDF_Subs" w:hAnsi="TimesNewRomanPS-BoldMT_PDF_Subs" w:cs="TimesNewRomanPS-BoldMT_PDF_Subs"/>
            <w:b/>
            <w:bCs/>
            <w:color w:val="333333"/>
            <w:sz w:val="23"/>
            <w:szCs w:val="23"/>
            <w:lang w:val="ru-RU"/>
            <w:rPrChange w:id="386" w:author="Tuleshov, Kurmanbek [Bolashak Atyrau Limited]" w:date="2022-10-10T21:48:00Z">
              <w:rPr>
                <w:rFonts w:ascii="TimesNewRomanPS-BoldMT_PDF_Subs" w:hAnsi="TimesNewRomanPS-BoldMT_PDF_Subs" w:cs="TimesNewRomanPS-BoldMT_PDF_Subs"/>
                <w:b/>
                <w:bCs/>
                <w:color w:val="333333"/>
                <w:sz w:val="23"/>
                <w:szCs w:val="23"/>
              </w:rPr>
            </w:rPrChange>
          </w:rPr>
          <w:t>(NORSOK)</w:t>
        </w:r>
      </w:ins>
    </w:p>
    <w:p w14:paraId="49354002" w14:textId="334768E9" w:rsidR="006D0DAC" w:rsidRPr="008E3902" w:rsidRDefault="006D0DAC">
      <w:pPr>
        <w:pStyle w:val="Text1"/>
        <w:rPr>
          <w:lang w:val="ru-RU"/>
        </w:rPr>
        <w:pPrChange w:id="387" w:author="Tuleshov, Kurmanbek [Bolashak Atyrau Limited]" w:date="2022-10-09T23:42:00Z">
          <w:pPr>
            <w:pStyle w:val="Reference"/>
          </w:pPr>
        </w:pPrChange>
      </w:pPr>
      <w:ins w:id="388" w:author="Tuleshov, Kurmanbek [Bolashak Atyrau Limited]" w:date="2022-10-09T23:25:00Z">
        <w:r w:rsidRPr="008E3902">
          <w:rPr>
            <w:lang w:val="ru-RU"/>
          </w:rPr>
          <w:t>NORSOK</w:t>
        </w:r>
        <w:r w:rsidRPr="008E3902">
          <w:rPr>
            <w:lang w:val="ru-RU"/>
            <w:rPrChange w:id="389" w:author="Tuleshov, Kurmanbek [Bolashak Atyrau Limited]" w:date="2022-10-10T21:48:00Z">
              <w:rPr/>
            </w:rPrChange>
          </w:rPr>
          <w:t xml:space="preserve"> </w:t>
        </w:r>
        <w:r w:rsidRPr="008E3902">
          <w:rPr>
            <w:lang w:val="ru-RU"/>
          </w:rPr>
          <w:t>M</w:t>
        </w:r>
        <w:r w:rsidRPr="008E3902">
          <w:rPr>
            <w:lang w:val="ru-RU"/>
            <w:rPrChange w:id="390" w:author="Tuleshov, Kurmanbek [Bolashak Atyrau Limited]" w:date="2022-10-10T21:48:00Z">
              <w:rPr/>
            </w:rPrChange>
          </w:rPr>
          <w:t xml:space="preserve">-004        </w:t>
        </w:r>
      </w:ins>
      <w:ins w:id="391" w:author="Tuleshov, Kurmanbek [Bolashak Atyrau Limited]" w:date="2022-10-09T23:42:00Z">
        <w:r w:rsidR="00AB5003" w:rsidRPr="008E3902">
          <w:rPr>
            <w:lang w:val="ru-RU"/>
            <w:rPrChange w:id="392" w:author="Tuleshov, Kurmanbek [Bolashak Atyrau Limited]" w:date="2022-10-10T21:48:00Z">
              <w:rPr>
                <w:rFonts w:ascii="Roboto" w:hAnsi="Roboto"/>
                <w:sz w:val="36"/>
                <w:szCs w:val="36"/>
                <w:shd w:val="clear" w:color="auto" w:fill="F5F5F5"/>
              </w:rPr>
            </w:rPrChange>
          </w:rPr>
          <w:t>Изоляция трубопроводов и оборудования</w:t>
        </w:r>
      </w:ins>
    </w:p>
    <w:p w14:paraId="4BB63DC7" w14:textId="77777777" w:rsidR="00CD112F" w:rsidRPr="008E3902" w:rsidRDefault="00CD112F" w:rsidP="000656E2">
      <w:pPr>
        <w:pStyle w:val="Text1Bold"/>
        <w:rPr>
          <w:lang w:val="ru-RU"/>
        </w:rPr>
      </w:pPr>
      <w:r w:rsidRPr="008E3902">
        <w:rPr>
          <w:lang w:val="ru-RU"/>
        </w:rPr>
        <w:t>Североамериканская ассоциация производителей теплоизоляционных материалов (NAIMA)</w:t>
      </w:r>
    </w:p>
    <w:p w14:paraId="4BB63DC8" w14:textId="77777777" w:rsidR="00CD112F" w:rsidRPr="008E3902" w:rsidRDefault="00CD112F" w:rsidP="000656E2">
      <w:pPr>
        <w:pStyle w:val="Reference"/>
        <w:rPr>
          <w:lang w:val="ru-RU"/>
        </w:rPr>
      </w:pPr>
      <w:r w:rsidRPr="008E3902">
        <w:rPr>
          <w:lang w:val="ru-RU"/>
        </w:rPr>
        <w:t xml:space="preserve">3E PLUS </w:t>
      </w:r>
      <w:r w:rsidRPr="008E3902">
        <w:rPr>
          <w:lang w:val="ru-RU"/>
        </w:rPr>
        <w:tab/>
        <w:t>Компьютерная программа для определения толщины изоляции</w:t>
      </w:r>
    </w:p>
    <w:p w14:paraId="4BB63DC9" w14:textId="77777777" w:rsidR="00CD112F" w:rsidRPr="008E3902" w:rsidRDefault="00CD112F" w:rsidP="000656E2">
      <w:pPr>
        <w:pStyle w:val="Text1Bold"/>
        <w:rPr>
          <w:lang w:val="ru-RU"/>
        </w:rPr>
      </w:pPr>
      <w:r w:rsidRPr="008E3902">
        <w:rPr>
          <w:lang w:val="ru-RU"/>
        </w:rPr>
        <w:t>Методы перерабатывающей промышленности (PIP)</w:t>
      </w:r>
    </w:p>
    <w:p w14:paraId="4BB63DCA" w14:textId="77777777" w:rsidR="00CD112F" w:rsidRPr="008E3902" w:rsidRDefault="00CD112F" w:rsidP="000656E2">
      <w:pPr>
        <w:pStyle w:val="Reference"/>
        <w:rPr>
          <w:lang w:val="ru-RU"/>
        </w:rPr>
      </w:pPr>
      <w:r w:rsidRPr="008E3902">
        <w:rPr>
          <w:lang w:val="ru-RU"/>
        </w:rPr>
        <w:t>INIH1000</w:t>
      </w:r>
      <w:r w:rsidRPr="008E3902">
        <w:rPr>
          <w:lang w:val="ru-RU"/>
        </w:rPr>
        <w:tab/>
        <w:t>Подробные данные по монтажу изоляции для высоких температур</w:t>
      </w:r>
    </w:p>
    <w:p w14:paraId="4BB63DCB" w14:textId="77777777" w:rsidR="00CD112F" w:rsidRPr="008E3902" w:rsidRDefault="00CD112F" w:rsidP="000656E2">
      <w:pPr>
        <w:pStyle w:val="Reference"/>
        <w:rPr>
          <w:lang w:val="ru-RU"/>
        </w:rPr>
      </w:pPr>
      <w:r w:rsidRPr="008E3902">
        <w:rPr>
          <w:lang w:val="ru-RU"/>
        </w:rPr>
        <w:t>INSH1000</w:t>
      </w:r>
      <w:r w:rsidRPr="008E3902">
        <w:rPr>
          <w:lang w:val="ru-RU"/>
        </w:rPr>
        <w:tab/>
        <w:t>Технические условия на материалы и установку изоляции для высоких температур</w:t>
      </w:r>
    </w:p>
    <w:p w14:paraId="4BB63DCC" w14:textId="77777777" w:rsidR="00CD112F" w:rsidRPr="008E3902" w:rsidRDefault="00CD112F" w:rsidP="000656E2">
      <w:pPr>
        <w:pStyle w:val="Reference"/>
        <w:rPr>
          <w:lang w:val="ru-RU"/>
        </w:rPr>
      </w:pPr>
      <w:r w:rsidRPr="008E3902">
        <w:rPr>
          <w:lang w:val="ru-RU"/>
        </w:rPr>
        <w:t>INSR1000</w:t>
      </w:r>
      <w:r w:rsidRPr="008E3902">
        <w:rPr>
          <w:lang w:val="ru-RU"/>
        </w:rPr>
        <w:tab/>
        <w:t>Установка гибких съемных/многократного использования кожухов изоляции для высоких температур</w:t>
      </w:r>
    </w:p>
    <w:p w14:paraId="4BB63DCD" w14:textId="77777777" w:rsidR="004D336A" w:rsidRPr="008E3902" w:rsidRDefault="004D336A" w:rsidP="000656E2">
      <w:pPr>
        <w:pStyle w:val="Text1Bold"/>
        <w:rPr>
          <w:color w:val="auto"/>
          <w:lang w:val="ru-RU"/>
        </w:rPr>
      </w:pPr>
      <w:bookmarkStart w:id="393" w:name="_Toc325464827"/>
      <w:r w:rsidRPr="008E3902">
        <w:rPr>
          <w:color w:val="auto"/>
          <w:lang w:val="ru-RU"/>
        </w:rPr>
        <w:t>Нормы и стандарты Республики Казахстан</w:t>
      </w:r>
    </w:p>
    <w:p w14:paraId="4BB63DCE" w14:textId="77777777" w:rsidR="004D336A" w:rsidRPr="008E3902" w:rsidRDefault="004D336A" w:rsidP="000656E2">
      <w:pPr>
        <w:pStyle w:val="Reference"/>
        <w:tabs>
          <w:tab w:val="clear" w:pos="2680"/>
          <w:tab w:val="left" w:pos="2790"/>
        </w:tabs>
        <w:ind w:left="2790" w:hanging="2070"/>
        <w:rPr>
          <w:lang w:val="ru-RU"/>
        </w:rPr>
      </w:pPr>
      <w:r w:rsidRPr="008E3902">
        <w:rPr>
          <w:lang w:val="ru-RU"/>
        </w:rPr>
        <w:t xml:space="preserve">ВСН 008-88 </w:t>
      </w:r>
      <w:r w:rsidRPr="008E3902">
        <w:rPr>
          <w:lang w:val="ru-RU"/>
        </w:rPr>
        <w:tab/>
        <w:t>Строительство магистральных и промысловых трубопроводов</w:t>
      </w:r>
      <w:r w:rsidR="00FB1652" w:rsidRPr="008E3902">
        <w:rPr>
          <w:lang w:val="ru-RU"/>
        </w:rPr>
        <w:t>.</w:t>
      </w:r>
      <w:r w:rsidRPr="008E3902">
        <w:rPr>
          <w:lang w:val="ru-RU"/>
        </w:rPr>
        <w:t xml:space="preserve"> Противокоррозионная и тепловая изоляция</w:t>
      </w:r>
    </w:p>
    <w:p w14:paraId="4BB63DCF" w14:textId="77777777" w:rsidR="004D336A" w:rsidRPr="008E3902" w:rsidRDefault="004D336A" w:rsidP="000656E2">
      <w:pPr>
        <w:pStyle w:val="Reference"/>
        <w:tabs>
          <w:tab w:val="clear" w:pos="2680"/>
          <w:tab w:val="left" w:pos="2790"/>
        </w:tabs>
        <w:ind w:left="2790" w:hanging="2070"/>
        <w:rPr>
          <w:lang w:val="ru-RU"/>
        </w:rPr>
      </w:pPr>
      <w:r w:rsidRPr="008E3902">
        <w:rPr>
          <w:lang w:val="ru-RU"/>
        </w:rPr>
        <w:lastRenderedPageBreak/>
        <w:t>ГОСТ 21880-2011</w:t>
      </w:r>
      <w:r w:rsidRPr="008E3902">
        <w:rPr>
          <w:lang w:val="ru-RU"/>
        </w:rPr>
        <w:tab/>
        <w:t>Маты из минеральной ваты прошивные теплоизоляционные</w:t>
      </w:r>
    </w:p>
    <w:p w14:paraId="4BB63DD0" w14:textId="77777777" w:rsidR="004D336A" w:rsidRPr="008E3902" w:rsidRDefault="004D336A" w:rsidP="000656E2">
      <w:pPr>
        <w:pStyle w:val="Reference"/>
        <w:tabs>
          <w:tab w:val="clear" w:pos="2680"/>
          <w:tab w:val="left" w:pos="2790"/>
        </w:tabs>
        <w:ind w:left="2790" w:hanging="2070"/>
        <w:rPr>
          <w:lang w:val="ru-RU"/>
        </w:rPr>
      </w:pPr>
      <w:r w:rsidRPr="008E3902">
        <w:rPr>
          <w:lang w:val="ru-RU"/>
        </w:rPr>
        <w:t>МСН 4.02-03-2004</w:t>
      </w:r>
      <w:r w:rsidRPr="008E3902">
        <w:rPr>
          <w:lang w:val="ru-RU"/>
        </w:rPr>
        <w:tab/>
        <w:t>Тепловая изоляция оборудования и трубопроводов</w:t>
      </w:r>
    </w:p>
    <w:p w14:paraId="4BB63DD1" w14:textId="19B0E50E" w:rsidR="004D336A" w:rsidRPr="008E3902" w:rsidRDefault="004D336A" w:rsidP="000656E2">
      <w:pPr>
        <w:pStyle w:val="Reference"/>
        <w:tabs>
          <w:tab w:val="clear" w:pos="2680"/>
          <w:tab w:val="left" w:pos="2790"/>
        </w:tabs>
        <w:ind w:left="2790" w:hanging="2070"/>
        <w:rPr>
          <w:lang w:val="ru-RU"/>
        </w:rPr>
      </w:pPr>
      <w:r w:rsidRPr="008E3902">
        <w:rPr>
          <w:lang w:val="ru-RU"/>
        </w:rPr>
        <w:t xml:space="preserve">МСП 4.02-102-99 </w:t>
      </w:r>
      <w:r w:rsidRPr="008E3902">
        <w:rPr>
          <w:lang w:val="ru-RU"/>
        </w:rPr>
        <w:tab/>
        <w:t xml:space="preserve">Проектирование тепловой изоляции оборудования и </w:t>
      </w:r>
      <w:del w:id="394" w:author="Makanova, Akbope A. [Fircroft Eng Services Ltd Atyrau Branch]" w:date="2022-11-03T12:13:00Z">
        <w:r w:rsidRPr="008E3902" w:rsidDel="00805C08">
          <w:rPr>
            <w:lang w:val="ru-RU"/>
          </w:rPr>
          <w:delText>трубопровод</w:delText>
        </w:r>
        <w:r w:rsidR="00FB1652" w:rsidRPr="008E3902" w:rsidDel="00805C08">
          <w:rPr>
            <w:lang w:val="ru-RU"/>
          </w:rPr>
          <w:delText>oв</w:delText>
        </w:r>
      </w:del>
      <w:ins w:id="395" w:author="Makanova, Akbope A. [Fircroft Eng Services Ltd Atyrau Branch]" w:date="2022-11-03T12:13:00Z">
        <w:r w:rsidR="00805C08" w:rsidRPr="008E3902">
          <w:rPr>
            <w:lang w:val="ru-RU"/>
          </w:rPr>
          <w:t>трубопроводов</w:t>
        </w:r>
      </w:ins>
    </w:p>
    <w:p w14:paraId="4BB63DD2" w14:textId="77777777" w:rsidR="004D336A" w:rsidRPr="008E3902" w:rsidRDefault="004D336A" w:rsidP="000656E2">
      <w:pPr>
        <w:pStyle w:val="Reference"/>
        <w:tabs>
          <w:tab w:val="clear" w:pos="2680"/>
          <w:tab w:val="left" w:pos="2790"/>
        </w:tabs>
        <w:ind w:left="2790" w:hanging="2070"/>
        <w:rPr>
          <w:lang w:val="ru-RU"/>
        </w:rPr>
      </w:pPr>
      <w:r w:rsidRPr="008E3902">
        <w:rPr>
          <w:lang w:val="ru-RU"/>
        </w:rPr>
        <w:t xml:space="preserve">ОСТ РК 7.20.03-2005 Система стандартов безопасности труда. Строительство. Работы по тепловой изоляции оборудования и трубопроводов. Требования безопасности </w:t>
      </w:r>
    </w:p>
    <w:p w14:paraId="4BB63DD3" w14:textId="0F09CB1F" w:rsidR="004D336A" w:rsidRPr="008E3902" w:rsidRDefault="00EF6C2D" w:rsidP="0012065A">
      <w:pPr>
        <w:pStyle w:val="Reference"/>
        <w:tabs>
          <w:tab w:val="clear" w:pos="2680"/>
          <w:tab w:val="left" w:pos="2790"/>
        </w:tabs>
        <w:spacing w:after="240"/>
        <w:ind w:left="2790" w:hanging="2070"/>
        <w:rPr>
          <w:lang w:val="ru-RU"/>
        </w:rPr>
      </w:pPr>
      <w:r w:rsidRPr="008E3902">
        <w:rPr>
          <w:lang w:val="ru-RU"/>
        </w:rPr>
        <w:t>С</w:t>
      </w:r>
      <w:r w:rsidR="004D336A" w:rsidRPr="008E3902">
        <w:rPr>
          <w:lang w:val="ru-RU"/>
        </w:rPr>
        <w:t xml:space="preserve">П РК 4.02-17-2005 </w:t>
      </w:r>
      <w:r w:rsidR="004D336A" w:rsidRPr="008E3902">
        <w:rPr>
          <w:lang w:val="ru-RU"/>
        </w:rPr>
        <w:tab/>
        <w:t>Проектирование тепловых пунктов</w:t>
      </w:r>
    </w:p>
    <w:p w14:paraId="4BB63DD4" w14:textId="45B6549E" w:rsidR="004D336A" w:rsidRPr="008E3902" w:rsidDel="009C4C74" w:rsidRDefault="004D336A" w:rsidP="0012065A">
      <w:pPr>
        <w:pStyle w:val="Text1"/>
        <w:spacing w:after="240"/>
        <w:rPr>
          <w:del w:id="396" w:author="Tuleshov, Kurmanbek [Bolashak Atyrau Limited]" w:date="2022-10-06T00:04:00Z"/>
          <w:lang w:val="ru-RU"/>
        </w:rPr>
      </w:pPr>
      <w:del w:id="397" w:author="Tuleshov, Kurmanbek [Bolashak Atyrau Limited]" w:date="2022-10-06T00:04:00Z">
        <w:r w:rsidRPr="008E3902" w:rsidDel="009C4C74">
          <w:rPr>
            <w:lang w:val="ru-RU"/>
          </w:rPr>
          <w:delText>Требование промышленной безопасности при эксплуатации технологических трубопроводов. Утверждены приказом Министра по чрезвычайным ситуациям Республики Казахстан от 27 июля 2009 года № 176</w:delText>
        </w:r>
      </w:del>
    </w:p>
    <w:p w14:paraId="7ED91A25" w14:textId="2658497A" w:rsidR="009C4C74" w:rsidRPr="008E3902" w:rsidRDefault="009C4C74">
      <w:pPr>
        <w:pStyle w:val="pr"/>
        <w:shd w:val="clear" w:color="auto" w:fill="FFFFFF"/>
        <w:spacing w:before="0" w:beforeAutospacing="0" w:after="240" w:afterAutospacing="0"/>
        <w:ind w:left="709" w:hanging="142"/>
        <w:textAlignment w:val="baseline"/>
        <w:rPr>
          <w:ins w:id="398" w:author="Tuleshov, Kurmanbek [Bolashak Atyrau Limited]" w:date="2022-10-06T00:04:00Z"/>
          <w:lang w:val="ru-RU"/>
        </w:rPr>
        <w:pPrChange w:id="399" w:author="Tuleshov, Kurmanbek [Bolashak Atyrau Limited]" w:date="2022-10-11T00:06:00Z">
          <w:pPr>
            <w:pStyle w:val="Text1"/>
          </w:pPr>
        </w:pPrChange>
      </w:pPr>
      <w:ins w:id="400" w:author="Tuleshov, Kurmanbek [Bolashak Atyrau Limited]" w:date="2022-10-06T00:06:00Z">
        <w:r w:rsidRPr="008E3902">
          <w:rPr>
            <w:color w:val="000000"/>
            <w:w w:val="0"/>
            <w:sz w:val="22"/>
            <w:szCs w:val="22"/>
            <w:lang w:val="ru-RU"/>
            <w:rPrChange w:id="401" w:author="Tuleshov, Kurmanbek [Bolashak Atyrau Limited]" w:date="2022-10-06T00:06:00Z">
              <w:rPr/>
            </w:rPrChange>
          </w:rPr>
          <w:t xml:space="preserve">   </w:t>
        </w:r>
      </w:ins>
      <w:ins w:id="402" w:author="Tuleshov, Kurmanbek [Bolashak Atyrau Limited]" w:date="2022-10-06T00:04:00Z">
        <w:r w:rsidRPr="008E3902">
          <w:rPr>
            <w:color w:val="000000"/>
            <w:w w:val="0"/>
            <w:sz w:val="22"/>
            <w:szCs w:val="22"/>
            <w:lang w:val="ru-RU"/>
          </w:rPr>
          <w:t>Инструкци</w:t>
        </w:r>
        <w:del w:id="403" w:author="Kenzhekova, Aliya [Tengizchevroil]" w:date="2022-10-18T14:08:00Z">
          <w:r w:rsidRPr="008E3902" w:rsidDel="003F7875">
            <w:rPr>
              <w:color w:val="000000"/>
              <w:w w:val="0"/>
              <w:sz w:val="22"/>
              <w:szCs w:val="22"/>
              <w:lang w:val="ru-RU"/>
            </w:rPr>
            <w:delText>я</w:delText>
          </w:r>
        </w:del>
      </w:ins>
      <w:ins w:id="404" w:author="Kenzhekova, Aliya [Tengizchevroil]" w:date="2022-10-18T14:08:00Z">
        <w:r w:rsidR="003F7875" w:rsidRPr="008E3902">
          <w:rPr>
            <w:color w:val="000000"/>
            <w:w w:val="0"/>
            <w:sz w:val="22"/>
            <w:szCs w:val="22"/>
            <w:lang w:val="ru-RU"/>
          </w:rPr>
          <w:t>и</w:t>
        </w:r>
      </w:ins>
      <w:ins w:id="405" w:author="Tuleshov, Kurmanbek [Bolashak Atyrau Limited]" w:date="2022-10-06T00:04:00Z">
        <w:r w:rsidRPr="008E3902">
          <w:rPr>
            <w:color w:val="000000"/>
            <w:w w:val="0"/>
            <w:sz w:val="22"/>
            <w:szCs w:val="22"/>
            <w:lang w:val="ru-RU"/>
          </w:rPr>
          <w:t xml:space="preserve"> по безопасности при эксплуатации технологических трубопроводов</w:t>
        </w:r>
        <w:r w:rsidRPr="008E3902">
          <w:rPr>
            <w:color w:val="000000"/>
            <w:w w:val="0"/>
            <w:sz w:val="22"/>
            <w:szCs w:val="22"/>
            <w:lang w:val="ru-RU"/>
            <w:rPrChange w:id="406" w:author="Tuleshov, Kurmanbek [Bolashak Atyrau Limited]" w:date="2022-10-10T23:18:00Z">
              <w:rPr/>
            </w:rPrChange>
          </w:rPr>
          <w:t>.</w:t>
        </w:r>
      </w:ins>
      <w:ins w:id="407" w:author="Tuleshov, Kurmanbek [Bolashak Atyrau Limited]" w:date="2022-10-06T00:05:00Z">
        <w:r w:rsidRPr="008E3902">
          <w:rPr>
            <w:lang w:val="ru-RU"/>
            <w:rPrChange w:id="408" w:author="Tuleshov, Kurmanbek [Bolashak Atyrau Limited]" w:date="2022-10-11T09:10:00Z">
              <w:rPr>
                <w:rStyle w:val="Heading2Char"/>
              </w:rPr>
            </w:rPrChange>
          </w:rPr>
          <w:t xml:space="preserve"> </w:t>
        </w:r>
        <w:r w:rsidRPr="008E3902">
          <w:rPr>
            <w:lang w:val="ru-RU"/>
            <w:rPrChange w:id="409" w:author="Tuleshov, Kurmanbek [Bolashak Atyrau Limited]" w:date="2022-10-11T09:10:00Z">
              <w:rPr>
                <w:rStyle w:val="s0"/>
              </w:rPr>
            </w:rPrChange>
          </w:rPr>
          <w:t>Утвержден</w:t>
        </w:r>
      </w:ins>
      <w:ins w:id="410" w:author="Kenzhekova, Aliya [Tengizchevroil]" w:date="2022-10-18T14:08:00Z">
        <w:r w:rsidR="003F7875" w:rsidRPr="008E3902">
          <w:rPr>
            <w:lang w:val="ru-RU"/>
          </w:rPr>
          <w:t>ы</w:t>
        </w:r>
      </w:ins>
      <w:ins w:id="411" w:author="Tuleshov, Kurmanbek [Bolashak Atyrau Limited]" w:date="2022-10-06T00:06:00Z">
        <w:r w:rsidRPr="008E3902">
          <w:rPr>
            <w:color w:val="000000"/>
            <w:w w:val="0"/>
            <w:sz w:val="22"/>
            <w:szCs w:val="22"/>
            <w:lang w:val="ru-RU"/>
            <w:rPrChange w:id="412" w:author="Tuleshov, Kurmanbek [Bolashak Atyrau Limited]" w:date="2022-10-10T23:18:00Z">
              <w:rPr/>
            </w:rPrChange>
          </w:rPr>
          <w:t xml:space="preserve"> </w:t>
        </w:r>
      </w:ins>
      <w:ins w:id="413" w:author="Tuleshov, Kurmanbek [Bolashak Atyrau Limited]" w:date="2022-10-06T00:05:00Z">
        <w:r w:rsidRPr="008E3902">
          <w:rPr>
            <w:color w:val="000000"/>
            <w:lang w:val="ru-RU"/>
            <w:rPrChange w:id="414" w:author="Tuleshov, Kurmanbek [Bolashak Atyrau Limited]" w:date="2022-10-11T09:10:00Z">
              <w:rPr>
                <w:rStyle w:val="s2"/>
                <w:color w:val="333399"/>
                <w:u w:val="single"/>
              </w:rPr>
            </w:rPrChange>
          </w:rPr>
          <w:fldChar w:fldCharType="begin"/>
        </w:r>
        <w:r w:rsidRPr="008E3902">
          <w:rPr>
            <w:color w:val="000000"/>
            <w:lang w:val="ru-RU"/>
            <w:rPrChange w:id="415" w:author="Tuleshov, Kurmanbek [Bolashak Atyrau Limited]" w:date="2022-10-11T09:10:00Z">
              <w:rPr>
                <w:rStyle w:val="s2"/>
                <w:color w:val="333399"/>
                <w:u w:val="single"/>
              </w:rPr>
            </w:rPrChange>
          </w:rPr>
          <w:instrText xml:space="preserve"> HYPERLINK "https://online.zakon.kz/Document/?doc_id=33609056" </w:instrText>
        </w:r>
        <w:r w:rsidRPr="00C40309">
          <w:rPr>
            <w:color w:val="000000"/>
            <w:lang w:val="ru-RU"/>
          </w:rPr>
        </w:r>
        <w:r w:rsidRPr="008E3902">
          <w:rPr>
            <w:color w:val="000000"/>
            <w:lang w:val="ru-RU"/>
            <w:rPrChange w:id="416" w:author="Tuleshov, Kurmanbek [Bolashak Atyrau Limited]" w:date="2022-10-11T09:10:00Z">
              <w:rPr>
                <w:rStyle w:val="s2"/>
                <w:color w:val="333399"/>
                <w:u w:val="single"/>
              </w:rPr>
            </w:rPrChange>
          </w:rPr>
          <w:fldChar w:fldCharType="separate"/>
        </w:r>
        <w:r w:rsidRPr="008E3902">
          <w:rPr>
            <w:color w:val="000000"/>
            <w:lang w:val="ru-RU"/>
            <w:rPrChange w:id="417" w:author="Tuleshov, Kurmanbek [Bolashak Atyrau Limited]" w:date="2022-10-11T09:10:00Z">
              <w:rPr>
                <w:rStyle w:val="Hyperlink"/>
                <w:color w:val="333399"/>
              </w:rPr>
            </w:rPrChange>
          </w:rPr>
          <w:t>приказом</w:t>
        </w:r>
        <w:r w:rsidRPr="008E3902">
          <w:rPr>
            <w:color w:val="000000"/>
            <w:lang w:val="ru-RU"/>
            <w:rPrChange w:id="418" w:author="Tuleshov, Kurmanbek [Bolashak Atyrau Limited]" w:date="2022-10-11T09:10:00Z">
              <w:rPr>
                <w:rStyle w:val="s2"/>
                <w:color w:val="333399"/>
                <w:u w:val="single"/>
              </w:rPr>
            </w:rPrChange>
          </w:rPr>
          <w:fldChar w:fldCharType="end"/>
        </w:r>
        <w:r w:rsidRPr="008E3902">
          <w:rPr>
            <w:lang w:val="ru-RU"/>
            <w:rPrChange w:id="419" w:author="Tuleshov, Kurmanbek [Bolashak Atyrau Limited]" w:date="2022-10-11T09:10:00Z">
              <w:rPr>
                <w:rStyle w:val="s0"/>
              </w:rPr>
            </w:rPrChange>
          </w:rPr>
          <w:t> Министра по чрезвычайным ситуациям</w:t>
        </w:r>
      </w:ins>
      <w:ins w:id="420" w:author="Tuleshov, Kurmanbek [Bolashak Atyrau Limited]" w:date="2022-10-06T00:06:00Z">
        <w:r w:rsidRPr="008E3902">
          <w:rPr>
            <w:color w:val="000000"/>
            <w:w w:val="0"/>
            <w:sz w:val="22"/>
            <w:szCs w:val="22"/>
            <w:lang w:val="ru-RU"/>
            <w:rPrChange w:id="421" w:author="Tuleshov, Kurmanbek [Bolashak Atyrau Limited]" w:date="2022-10-10T23:18:00Z">
              <w:rPr/>
            </w:rPrChange>
          </w:rPr>
          <w:t xml:space="preserve"> </w:t>
        </w:r>
      </w:ins>
      <w:ins w:id="422" w:author="Tuleshov, Kurmanbek [Bolashak Atyrau Limited]" w:date="2022-10-06T00:05:00Z">
        <w:r w:rsidRPr="008E3902">
          <w:rPr>
            <w:lang w:val="ru-RU"/>
            <w:rPrChange w:id="423" w:author="Tuleshov, Kurmanbek [Bolashak Atyrau Limited]" w:date="2022-10-11T09:10:00Z">
              <w:rPr>
                <w:rStyle w:val="s0"/>
              </w:rPr>
            </w:rPrChange>
          </w:rPr>
          <w:t>Республики Казахстан</w:t>
        </w:r>
      </w:ins>
      <w:ins w:id="424" w:author="Tuleshov, Kurmanbek [Bolashak Atyrau Limited]" w:date="2022-10-06T00:06:00Z">
        <w:r w:rsidRPr="008E3902">
          <w:rPr>
            <w:color w:val="000000"/>
            <w:w w:val="0"/>
            <w:sz w:val="22"/>
            <w:szCs w:val="22"/>
            <w:lang w:val="ru-RU"/>
            <w:rPrChange w:id="425" w:author="Tuleshov, Kurmanbek [Bolashak Atyrau Limited]" w:date="2022-10-10T23:18:00Z">
              <w:rPr/>
            </w:rPrChange>
          </w:rPr>
          <w:t xml:space="preserve"> </w:t>
        </w:r>
      </w:ins>
      <w:ins w:id="426" w:author="Kenzhekova, Aliya [Tengizchevroil]" w:date="2022-10-18T14:09:00Z">
        <w:r w:rsidR="0049325E" w:rsidRPr="008E3902">
          <w:rPr>
            <w:lang w:val="ru-RU"/>
          </w:rPr>
          <w:t xml:space="preserve">№ 359 </w:t>
        </w:r>
      </w:ins>
      <w:ins w:id="427" w:author="Tuleshov, Kurmanbek [Bolashak Atyrau Limited]" w:date="2022-10-06T00:05:00Z">
        <w:r w:rsidRPr="008E3902">
          <w:rPr>
            <w:lang w:val="ru-RU"/>
            <w:rPrChange w:id="428" w:author="Tuleshov, Kurmanbek [Bolashak Atyrau Limited]" w:date="2022-10-11T09:10:00Z">
              <w:rPr>
                <w:rStyle w:val="s0"/>
              </w:rPr>
            </w:rPrChange>
          </w:rPr>
          <w:t xml:space="preserve">от 27 июля 2021 года </w:t>
        </w:r>
        <w:del w:id="429" w:author="Kenzhekova, Aliya [Tengizchevroil]" w:date="2022-10-18T14:08:00Z">
          <w:r w:rsidRPr="008E3902" w:rsidDel="0049325E">
            <w:rPr>
              <w:lang w:val="ru-RU"/>
              <w:rPrChange w:id="430" w:author="Tuleshov, Kurmanbek [Bolashak Atyrau Limited]" w:date="2022-10-11T09:10:00Z">
                <w:rPr>
                  <w:rStyle w:val="s0"/>
                </w:rPr>
              </w:rPrChange>
            </w:rPr>
            <w:delText>№ 359</w:delText>
          </w:r>
        </w:del>
      </w:ins>
    </w:p>
    <w:p w14:paraId="4BB63DD5" w14:textId="7B3D2201" w:rsidR="00CD112F" w:rsidRPr="008E3902" w:rsidRDefault="00CD112F" w:rsidP="00F85E17">
      <w:pPr>
        <w:pStyle w:val="Heading1"/>
        <w:numPr>
          <w:ilvl w:val="0"/>
          <w:numId w:val="14"/>
        </w:numPr>
        <w:ind w:left="720" w:hanging="720"/>
        <w:rPr>
          <w:rFonts w:ascii="Arial" w:hAnsi="Arial"/>
          <w:lang w:val="ru-RU"/>
        </w:rPr>
      </w:pPr>
      <w:bookmarkStart w:id="431" w:name="_Toc117352144"/>
      <w:r w:rsidRPr="008E3902">
        <w:rPr>
          <w:rFonts w:ascii="Arial" w:hAnsi="Arial"/>
          <w:lang w:val="ru-RU"/>
        </w:rPr>
        <w:t>ОПРЕДЕЛЕНИЯ</w:t>
      </w:r>
      <w:bookmarkEnd w:id="393"/>
      <w:bookmarkEnd w:id="431"/>
    </w:p>
    <w:p w14:paraId="4BB63DD6" w14:textId="77777777" w:rsidR="00CD112F" w:rsidRPr="008E3902" w:rsidRDefault="00CD112F" w:rsidP="000656E2">
      <w:pPr>
        <w:pStyle w:val="Text1"/>
        <w:rPr>
          <w:lang w:val="ru-RU"/>
        </w:rPr>
      </w:pPr>
      <w:r w:rsidRPr="008E3902">
        <w:rPr>
          <w:lang w:val="ru-RU"/>
        </w:rPr>
        <w:t xml:space="preserve">В данном документе используются следующие типовые определения: </w:t>
      </w:r>
    </w:p>
    <w:p w14:paraId="4BB63DD7" w14:textId="77777777" w:rsidR="00CD112F" w:rsidRPr="008E3902" w:rsidRDefault="00CD112F" w:rsidP="000656E2">
      <w:pPr>
        <w:pStyle w:val="Text1"/>
        <w:rPr>
          <w:lang w:val="ru-RU"/>
        </w:rPr>
      </w:pPr>
      <w:r w:rsidRPr="008E3902">
        <w:rPr>
          <w:b/>
          <w:lang w:val="ru-RU"/>
        </w:rPr>
        <w:t>Компания</w:t>
      </w:r>
      <w:r w:rsidRPr="008E3902">
        <w:rPr>
          <w:lang w:val="ru-RU"/>
        </w:rPr>
        <w:tab/>
        <w:t xml:space="preserve"> «Тенгизшевройл» (ТШО) </w:t>
      </w:r>
    </w:p>
    <w:p w14:paraId="4BB63DD8" w14:textId="77777777" w:rsidR="00CD112F" w:rsidRPr="008E3902" w:rsidRDefault="00CD112F" w:rsidP="000656E2">
      <w:pPr>
        <w:pStyle w:val="Text1"/>
        <w:ind w:left="2160" w:hanging="1440"/>
        <w:rPr>
          <w:lang w:val="ru-RU"/>
        </w:rPr>
      </w:pPr>
      <w:r w:rsidRPr="008E3902">
        <w:rPr>
          <w:b/>
          <w:lang w:val="ru-RU"/>
        </w:rPr>
        <w:t>Заказчик</w:t>
      </w:r>
      <w:r w:rsidRPr="008E3902">
        <w:rPr>
          <w:lang w:val="ru-RU"/>
        </w:rPr>
        <w:tab/>
        <w:t xml:space="preserve">Сторона, размещающая заказ на покупку или присуждающая контракт Заказчиком может выступать Компания или уполномоченный Компанией агент. </w:t>
      </w:r>
    </w:p>
    <w:p w14:paraId="4BB63DD9" w14:textId="77777777" w:rsidR="00CD112F" w:rsidRPr="008E3902" w:rsidRDefault="00CD112F" w:rsidP="000656E2">
      <w:pPr>
        <w:pStyle w:val="Text1"/>
        <w:rPr>
          <w:lang w:val="ru-RU"/>
        </w:rPr>
      </w:pPr>
      <w:r w:rsidRPr="008E3902">
        <w:rPr>
          <w:b/>
          <w:lang w:val="ru-RU"/>
        </w:rPr>
        <w:t>Подрядчик</w:t>
      </w:r>
      <w:r w:rsidRPr="008E3902">
        <w:rPr>
          <w:lang w:val="ru-RU"/>
        </w:rPr>
        <w:tab/>
        <w:t xml:space="preserve">Любой поставщик услуг для Компании, включая Консультантов. </w:t>
      </w:r>
    </w:p>
    <w:p w14:paraId="4BB63DDA" w14:textId="77777777" w:rsidR="00CD112F" w:rsidRPr="008E3902" w:rsidRDefault="00CD112F" w:rsidP="000656E2">
      <w:pPr>
        <w:pStyle w:val="Text1"/>
        <w:ind w:left="2160" w:hanging="1440"/>
        <w:rPr>
          <w:lang w:val="ru-RU"/>
        </w:rPr>
      </w:pPr>
      <w:r w:rsidRPr="008E3902">
        <w:rPr>
          <w:b/>
          <w:lang w:val="ru-RU"/>
        </w:rPr>
        <w:t>Поставщик</w:t>
      </w:r>
      <w:r w:rsidRPr="008E3902">
        <w:rPr>
          <w:lang w:val="ru-RU"/>
        </w:rPr>
        <w:tab/>
        <w:t xml:space="preserve">Любой вендор, продавец, провайдер или поставщик товаров для Компании </w:t>
      </w:r>
    </w:p>
    <w:p w14:paraId="4BB63DDB" w14:textId="77777777" w:rsidR="00CD112F" w:rsidRPr="008E3902" w:rsidRDefault="00CD112F" w:rsidP="00F85E17">
      <w:pPr>
        <w:pStyle w:val="Heading1"/>
        <w:numPr>
          <w:ilvl w:val="0"/>
          <w:numId w:val="14"/>
        </w:numPr>
        <w:ind w:left="720" w:hanging="720"/>
        <w:rPr>
          <w:rFonts w:ascii="Arial" w:hAnsi="Arial"/>
          <w:lang w:val="ru-RU"/>
        </w:rPr>
      </w:pPr>
      <w:bookmarkStart w:id="432" w:name="_Toc325464828"/>
      <w:bookmarkStart w:id="433" w:name="_Toc117352145"/>
      <w:r w:rsidRPr="008E3902">
        <w:rPr>
          <w:rFonts w:ascii="Arial" w:hAnsi="Arial"/>
          <w:lang w:val="ru-RU"/>
        </w:rPr>
        <w:t>ПРОТИВОРЕЧИЯ И ИСКЛЮЧЕНИЯ</w:t>
      </w:r>
      <w:bookmarkEnd w:id="432"/>
      <w:bookmarkEnd w:id="433"/>
    </w:p>
    <w:p w14:paraId="4BB63DDC" w14:textId="77777777" w:rsidR="00CD112F" w:rsidRPr="008E3902" w:rsidRDefault="00CD112F" w:rsidP="000656E2">
      <w:pPr>
        <w:pStyle w:val="Text1"/>
        <w:rPr>
          <w:lang w:val="ru-RU"/>
        </w:rPr>
      </w:pPr>
      <w:r w:rsidRPr="008E3902">
        <w:rPr>
          <w:lang w:val="ru-RU"/>
        </w:rPr>
        <w:t>В настоящих технических условиях определены лишь технические требования. Требования к закупочной спецификации, объему поставки, документации и все другие коммерческие/контрактные требования устанавливаются в соответствующей заявке на закупку материалов.</w:t>
      </w:r>
    </w:p>
    <w:p w14:paraId="4BB63DDD" w14:textId="77777777" w:rsidR="00CD112F" w:rsidRPr="008E3902" w:rsidRDefault="00CD112F" w:rsidP="00C14B28">
      <w:pPr>
        <w:pStyle w:val="Heading2"/>
        <w:rPr>
          <w:lang w:val="ru-RU"/>
        </w:rPr>
      </w:pPr>
      <w:bookmarkStart w:id="434" w:name="_Toc325464829"/>
      <w:bookmarkStart w:id="435" w:name="_Toc117352146"/>
      <w:r w:rsidRPr="008E3902">
        <w:rPr>
          <w:lang w:val="ru-RU"/>
        </w:rPr>
        <w:t>Разрешение противоречий в требованиях</w:t>
      </w:r>
      <w:bookmarkEnd w:id="434"/>
      <w:bookmarkEnd w:id="435"/>
    </w:p>
    <w:p w14:paraId="4BB63DDE" w14:textId="77777777" w:rsidR="00CD112F" w:rsidRPr="008E3902" w:rsidRDefault="00CD112F" w:rsidP="000656E2">
      <w:pPr>
        <w:pStyle w:val="Text1"/>
        <w:rPr>
          <w:lang w:val="ru-RU"/>
        </w:rPr>
      </w:pPr>
      <w:r w:rsidRPr="008E3902">
        <w:rPr>
          <w:lang w:val="ru-RU"/>
        </w:rPr>
        <w:t xml:space="preserve">В случае любых разногласий между требованиями, приведенными в любых технических и справочных документах, применяется следующий порядок приоритетности: </w:t>
      </w:r>
    </w:p>
    <w:p w14:paraId="4BB63DDF" w14:textId="77777777" w:rsidR="00CD112F" w:rsidRPr="008E3902" w:rsidRDefault="00CD112F" w:rsidP="00134246">
      <w:pPr>
        <w:pStyle w:val="List1"/>
        <w:numPr>
          <w:ilvl w:val="0"/>
          <w:numId w:val="112"/>
        </w:numPr>
        <w:tabs>
          <w:tab w:val="clear" w:pos="1080"/>
          <w:tab w:val="left" w:pos="993"/>
        </w:tabs>
        <w:ind w:hanging="1920"/>
        <w:rPr>
          <w:lang w:val="ru-RU"/>
        </w:rPr>
      </w:pPr>
      <w:r w:rsidRPr="008E3902">
        <w:rPr>
          <w:lang w:val="ru-RU"/>
        </w:rPr>
        <w:t>Местные государственные законодательные акты, законы и указы</w:t>
      </w:r>
    </w:p>
    <w:p w14:paraId="4BB63DE0"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Местные государственные нормы и стандарты</w:t>
      </w:r>
    </w:p>
    <w:p w14:paraId="4BB63DE1"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Особые технические требования проекта</w:t>
      </w:r>
    </w:p>
    <w:p w14:paraId="4BB63DE2"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Листы технических данных</w:t>
      </w:r>
    </w:p>
    <w:p w14:paraId="4BB63DE3" w14:textId="77777777" w:rsidR="00CD112F" w:rsidRPr="008E3902" w:rsidRDefault="004D336A" w:rsidP="00134246">
      <w:pPr>
        <w:pStyle w:val="List1"/>
        <w:numPr>
          <w:ilvl w:val="0"/>
          <w:numId w:val="1"/>
        </w:numPr>
        <w:tabs>
          <w:tab w:val="clear" w:pos="1080"/>
          <w:tab w:val="left" w:pos="993"/>
        </w:tabs>
        <w:ind w:hanging="1920"/>
        <w:rPr>
          <w:lang w:val="ru-RU"/>
        </w:rPr>
      </w:pPr>
      <w:r w:rsidRPr="008E3902">
        <w:rPr>
          <w:lang w:val="ru-RU"/>
        </w:rPr>
        <w:t>Настоящие технические условия</w:t>
      </w:r>
    </w:p>
    <w:p w14:paraId="4BB63DE4"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Специальные стандарты заказчика</w:t>
      </w:r>
    </w:p>
    <w:p w14:paraId="4BB63DE5"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Прочие международные нормы и стандарты</w:t>
      </w:r>
    </w:p>
    <w:p w14:paraId="4BB63DE6" w14:textId="77777777" w:rsidR="00CD112F" w:rsidRPr="008E3902" w:rsidRDefault="00CD112F" w:rsidP="00134246">
      <w:pPr>
        <w:pStyle w:val="List1"/>
        <w:numPr>
          <w:ilvl w:val="0"/>
          <w:numId w:val="1"/>
        </w:numPr>
        <w:tabs>
          <w:tab w:val="clear" w:pos="1080"/>
          <w:tab w:val="left" w:pos="993"/>
        </w:tabs>
        <w:ind w:hanging="1920"/>
        <w:rPr>
          <w:lang w:val="ru-RU"/>
        </w:rPr>
      </w:pPr>
      <w:r w:rsidRPr="008E3902">
        <w:rPr>
          <w:lang w:val="ru-RU"/>
        </w:rPr>
        <w:t>Международные об</w:t>
      </w:r>
      <w:r w:rsidR="00F85E17" w:rsidRPr="008E3902">
        <w:rPr>
          <w:lang w:val="ru-RU"/>
        </w:rPr>
        <w:t>щепринятые методы ведения работ</w:t>
      </w:r>
    </w:p>
    <w:p w14:paraId="4BB63DE7" w14:textId="77777777" w:rsidR="00CD112F" w:rsidRPr="008E3902" w:rsidRDefault="00CD112F" w:rsidP="000656E2">
      <w:pPr>
        <w:rPr>
          <w:lang w:val="ru-RU"/>
        </w:rPr>
      </w:pPr>
      <w:r w:rsidRPr="008E3902">
        <w:rPr>
          <w:lang w:val="ru-RU"/>
        </w:rPr>
        <w:t xml:space="preserve">Несмотря на приведенный выше порядок приоритетности, любые несоответствия в вышеуказанных документах должны быть в письменном виде доведены до сведения Заказчика для разрешения таких противоречий. </w:t>
      </w:r>
    </w:p>
    <w:p w14:paraId="4BB63DE8" w14:textId="77777777" w:rsidR="00CD112F" w:rsidRPr="008E3902" w:rsidRDefault="00CD112F" w:rsidP="00F85E17">
      <w:pPr>
        <w:pStyle w:val="Heading1"/>
        <w:numPr>
          <w:ilvl w:val="0"/>
          <w:numId w:val="14"/>
        </w:numPr>
        <w:ind w:left="720" w:hanging="720"/>
        <w:rPr>
          <w:rFonts w:ascii="Arial" w:hAnsi="Arial"/>
          <w:lang w:val="ru-RU"/>
        </w:rPr>
      </w:pPr>
      <w:bookmarkStart w:id="436" w:name="_Toc325464830"/>
      <w:bookmarkStart w:id="437" w:name="_Toc117352147"/>
      <w:r w:rsidRPr="008E3902">
        <w:rPr>
          <w:rFonts w:ascii="Arial" w:hAnsi="Arial"/>
          <w:lang w:val="ru-RU"/>
        </w:rPr>
        <w:lastRenderedPageBreak/>
        <w:t>ОБЩИЕ ТРЕБОВАНИЯ</w:t>
      </w:r>
      <w:bookmarkEnd w:id="436"/>
      <w:bookmarkEnd w:id="437"/>
    </w:p>
    <w:p w14:paraId="4BB63DE9" w14:textId="77777777" w:rsidR="00CD112F" w:rsidRPr="008E3902" w:rsidRDefault="00CD112F" w:rsidP="007D7B95">
      <w:pPr>
        <w:pStyle w:val="List1"/>
        <w:numPr>
          <w:ilvl w:val="0"/>
          <w:numId w:val="113"/>
        </w:numPr>
        <w:tabs>
          <w:tab w:val="clear" w:pos="1080"/>
          <w:tab w:val="left" w:pos="1276"/>
        </w:tabs>
        <w:ind w:left="1134" w:hanging="283"/>
        <w:rPr>
          <w:lang w:val="ru-RU"/>
        </w:rPr>
      </w:pPr>
      <w:r w:rsidRPr="008E3902">
        <w:rPr>
          <w:lang w:val="ru-RU"/>
        </w:rPr>
        <w:t>Системы изоляции должны удовлетворять законам и постановлениям соответствующей регламентирующей организации.</w:t>
      </w:r>
    </w:p>
    <w:p w14:paraId="4BB63DEA" w14:textId="77777777" w:rsidR="00CD112F" w:rsidRPr="008E3902" w:rsidRDefault="00CD112F" w:rsidP="007D7B95">
      <w:pPr>
        <w:pStyle w:val="List1"/>
        <w:tabs>
          <w:tab w:val="clear" w:pos="1080"/>
          <w:tab w:val="left" w:pos="1276"/>
        </w:tabs>
        <w:ind w:left="1134" w:hanging="283"/>
        <w:rPr>
          <w:lang w:val="ru-RU"/>
        </w:rPr>
      </w:pPr>
      <w:r w:rsidRPr="008E3902">
        <w:rPr>
          <w:lang w:val="ru-RU"/>
        </w:rPr>
        <w:t>Все изоляционные и вспомогательные материалы должны:</w:t>
      </w:r>
    </w:p>
    <w:p w14:paraId="4BB63DEB" w14:textId="77777777" w:rsidR="00CD112F" w:rsidRPr="008E3902" w:rsidRDefault="00CD112F" w:rsidP="00296A2B">
      <w:pPr>
        <w:pStyle w:val="ListAlpha1"/>
        <w:numPr>
          <w:ilvl w:val="1"/>
          <w:numId w:val="1"/>
        </w:numPr>
        <w:tabs>
          <w:tab w:val="clear" w:pos="1080"/>
          <w:tab w:val="left" w:pos="1418"/>
        </w:tabs>
        <w:ind w:left="1418" w:hanging="284"/>
        <w:rPr>
          <w:lang w:val="ru-RU"/>
        </w:rPr>
      </w:pPr>
      <w:r w:rsidRPr="008E3902">
        <w:rPr>
          <w:lang w:val="ru-RU"/>
        </w:rPr>
        <w:t>Не содержать асбест.</w:t>
      </w:r>
    </w:p>
    <w:p w14:paraId="4BB63DEC" w14:textId="77777777" w:rsidR="00CD112F" w:rsidRPr="008E3902" w:rsidRDefault="00CD112F" w:rsidP="00296A2B">
      <w:pPr>
        <w:pStyle w:val="ListAlpha1"/>
        <w:numPr>
          <w:ilvl w:val="1"/>
          <w:numId w:val="1"/>
        </w:numPr>
        <w:tabs>
          <w:tab w:val="clear" w:pos="1080"/>
          <w:tab w:val="left" w:pos="1418"/>
        </w:tabs>
        <w:ind w:left="1418" w:hanging="284"/>
        <w:rPr>
          <w:lang w:val="ru-RU"/>
        </w:rPr>
      </w:pPr>
      <w:r w:rsidRPr="008E3902">
        <w:rPr>
          <w:lang w:val="ru-RU"/>
        </w:rPr>
        <w:t>Быть новыми, и использоваться до даты истечения срока хранения.</w:t>
      </w:r>
    </w:p>
    <w:p w14:paraId="4BB63DED" w14:textId="6DD621C8" w:rsidR="00CD112F" w:rsidRPr="008E3902" w:rsidRDefault="00CD112F" w:rsidP="00296A2B">
      <w:pPr>
        <w:pStyle w:val="ListAlpha1"/>
        <w:numPr>
          <w:ilvl w:val="1"/>
          <w:numId w:val="1"/>
        </w:numPr>
        <w:tabs>
          <w:tab w:val="clear" w:pos="1080"/>
          <w:tab w:val="left" w:pos="1418"/>
        </w:tabs>
        <w:ind w:left="1418" w:hanging="284"/>
        <w:rPr>
          <w:lang w:val="ru-RU"/>
        </w:rPr>
      </w:pPr>
      <w:r w:rsidRPr="008E3902">
        <w:rPr>
          <w:lang w:val="ru-RU"/>
        </w:rPr>
        <w:t>Быть пригодными для использования на аустенитной нержавеющей стали в соответствии со стандартом ASTM C795.</w:t>
      </w:r>
    </w:p>
    <w:p w14:paraId="4ADAF808" w14:textId="53514492" w:rsidR="00312ED2" w:rsidRPr="008E3902" w:rsidRDefault="00F44212" w:rsidP="00296A2B">
      <w:pPr>
        <w:pStyle w:val="ListAlpha1"/>
        <w:numPr>
          <w:ilvl w:val="1"/>
          <w:numId w:val="1"/>
        </w:numPr>
        <w:tabs>
          <w:tab w:val="clear" w:pos="1080"/>
          <w:tab w:val="left" w:pos="1418"/>
        </w:tabs>
        <w:ind w:left="1418" w:hanging="284"/>
        <w:rPr>
          <w:lang w:val="ru-RU"/>
        </w:rPr>
      </w:pPr>
      <w:ins w:id="438" w:author="Tuleshov, Kurmanbek [Bolashak Atyrau Limited]" w:date="2022-10-21T09:22:00Z">
        <w:r w:rsidRPr="008E3902">
          <w:rPr>
            <w:lang w:val="ru-RU"/>
          </w:rPr>
          <w:t xml:space="preserve">К изоляции не должны прикрепляться никакие горючие материалы </w:t>
        </w:r>
      </w:ins>
    </w:p>
    <w:p w14:paraId="4BB63DEE"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Многослойная жесткая изоляция труб</w:t>
      </w:r>
      <w:r w:rsidR="00DF2334" w:rsidRPr="008E3902">
        <w:rPr>
          <w:lang w:val="ru-RU"/>
        </w:rPr>
        <w:t>, в том числе из силиката кальция, пеностекла, минеральной ваты и вспученного перлита,</w:t>
      </w:r>
      <w:r w:rsidRPr="008E3902">
        <w:rPr>
          <w:lang w:val="ru-RU"/>
        </w:rPr>
        <w:t xml:space="preserve"> должна быть изготовлена в заводских условиях.</w:t>
      </w:r>
    </w:p>
    <w:p w14:paraId="4BB63DEF"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Изготовитель должен предоставить результаты анализа в соответствии с требованиями ASTM C871.</w:t>
      </w:r>
    </w:p>
    <w:p w14:paraId="4BB63DF0"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Клеящие и уплотняющие материалы, цементы, герметики, этикетки, маркеры и маркировочные ленты должны содержать не более 50 ppm выщелачиваемого хлорида при испытаниях этих материалов в соответствии с ASTM C871.</w:t>
      </w:r>
    </w:p>
    <w:p w14:paraId="4BB63DF1"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Герметики и пароизолирующие материалы должны оставаться эластичными во всем диапазоне рабочих температур.</w:t>
      </w:r>
    </w:p>
    <w:p w14:paraId="4BB63DF2"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Изоляция должна устанавливаться в соответствии с подробным описанием, приведенным в PIP INIH1000.</w:t>
      </w:r>
    </w:p>
    <w:p w14:paraId="4BB63DF3"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Готовые сегменты изоляции должны соответствовать требованиям стандарта ASTM C450.</w:t>
      </w:r>
    </w:p>
    <w:p w14:paraId="4BB63DF4" w14:textId="77777777" w:rsidR="00CD112F" w:rsidRPr="008E3902" w:rsidRDefault="00CD112F" w:rsidP="007D7B95">
      <w:pPr>
        <w:pStyle w:val="List1"/>
        <w:numPr>
          <w:ilvl w:val="0"/>
          <w:numId w:val="1"/>
        </w:numPr>
        <w:tabs>
          <w:tab w:val="clear" w:pos="1080"/>
          <w:tab w:val="left" w:pos="1276"/>
        </w:tabs>
        <w:ind w:left="1134" w:hanging="283"/>
        <w:rPr>
          <w:lang w:val="ru-RU"/>
        </w:rPr>
      </w:pPr>
      <w:r w:rsidRPr="008E3902">
        <w:rPr>
          <w:lang w:val="ru-RU"/>
        </w:rPr>
        <w:t xml:space="preserve">Изолированные нижние слои при необходимости должны быть покрыты в соответствии с требованиями COM-SU-5191-TCO. </w:t>
      </w:r>
    </w:p>
    <w:p w14:paraId="4BB63DF5" w14:textId="77777777" w:rsidR="00DF2334" w:rsidRPr="008E3902" w:rsidRDefault="00CD112F" w:rsidP="00F558B0">
      <w:pPr>
        <w:pStyle w:val="List1"/>
        <w:numPr>
          <w:ilvl w:val="0"/>
          <w:numId w:val="1"/>
        </w:numPr>
        <w:tabs>
          <w:tab w:val="clear" w:pos="1080"/>
          <w:tab w:val="left" w:pos="851"/>
          <w:tab w:val="left" w:pos="1276"/>
        </w:tabs>
        <w:ind w:left="1134" w:hanging="425"/>
        <w:rPr>
          <w:lang w:val="ru-RU"/>
        </w:rPr>
      </w:pPr>
      <w:r w:rsidRPr="008E3902">
        <w:rPr>
          <w:lang w:val="ru-RU"/>
        </w:rPr>
        <w:t>Минимальная расчетная толщина изоляции</w:t>
      </w:r>
      <w:r w:rsidR="002B1853" w:rsidRPr="008E3902">
        <w:rPr>
          <w:lang w:val="ru-RU"/>
        </w:rPr>
        <w:t xml:space="preserve"> должна составлять 40 мм (1-1/2 дюйма</w:t>
      </w:r>
      <w:r w:rsidRPr="008E3902">
        <w:rPr>
          <w:lang w:val="ru-RU"/>
        </w:rPr>
        <w:t>), если иное не указано в настоящих ТУ.</w:t>
      </w:r>
    </w:p>
    <w:p w14:paraId="4BB63DF6" w14:textId="77777777" w:rsidR="00CD112F" w:rsidRPr="008E3902" w:rsidRDefault="00CD112F" w:rsidP="00F558B0">
      <w:pPr>
        <w:pStyle w:val="List1"/>
        <w:tabs>
          <w:tab w:val="clear" w:pos="1080"/>
          <w:tab w:val="left" w:pos="851"/>
          <w:tab w:val="left" w:pos="1276"/>
          <w:tab w:val="left" w:pos="1418"/>
        </w:tabs>
        <w:ind w:left="1134" w:hanging="425"/>
        <w:rPr>
          <w:lang w:val="ru-RU"/>
        </w:rPr>
      </w:pPr>
      <w:r w:rsidRPr="008E3902">
        <w:rPr>
          <w:lang w:val="ru-RU"/>
        </w:rPr>
        <w:t>Кроме обычных рабочих инструментов, для выполнения работ, указанных в настоящих ТУ, необходимы следующие инструменты:</w:t>
      </w:r>
    </w:p>
    <w:p w14:paraId="4BB63DF7" w14:textId="77777777" w:rsidR="00CD112F" w:rsidRPr="008E3902" w:rsidRDefault="00CD112F" w:rsidP="008F331F">
      <w:pPr>
        <w:pStyle w:val="ListAlpha1"/>
        <w:numPr>
          <w:ilvl w:val="1"/>
          <w:numId w:val="1"/>
        </w:numPr>
        <w:tabs>
          <w:tab w:val="clear" w:pos="1080"/>
          <w:tab w:val="left" w:pos="851"/>
          <w:tab w:val="left" w:pos="1418"/>
        </w:tabs>
        <w:ind w:left="1418" w:hanging="284"/>
        <w:rPr>
          <w:lang w:val="ru-RU"/>
        </w:rPr>
      </w:pPr>
      <w:r w:rsidRPr="008E3902">
        <w:rPr>
          <w:lang w:val="ru-RU"/>
        </w:rPr>
        <w:t>Инструмент для стягивания полос, имеющий размеры, достаточные для работы с полосами, указанными в настоящих ТУ.</w:t>
      </w:r>
    </w:p>
    <w:p w14:paraId="4BB63DF8" w14:textId="77777777" w:rsidR="00CD112F" w:rsidRPr="008E3902" w:rsidRDefault="00CD112F" w:rsidP="008F331F">
      <w:pPr>
        <w:pStyle w:val="ListAlpha1"/>
        <w:numPr>
          <w:ilvl w:val="1"/>
          <w:numId w:val="1"/>
        </w:numPr>
        <w:tabs>
          <w:tab w:val="clear" w:pos="1080"/>
          <w:tab w:val="left" w:pos="851"/>
          <w:tab w:val="left" w:pos="1418"/>
        </w:tabs>
        <w:ind w:left="1418" w:hanging="284"/>
        <w:rPr>
          <w:lang w:val="ru-RU"/>
        </w:rPr>
      </w:pPr>
      <w:r w:rsidRPr="008E3902">
        <w:rPr>
          <w:lang w:val="ru-RU"/>
        </w:rPr>
        <w:t>Настольная модель обжимного и кромкогибочного инструмента для работы с кромками металла, указанными в настоящих ТУ.</w:t>
      </w:r>
    </w:p>
    <w:p w14:paraId="4BB63DF9" w14:textId="3B7CF7D0" w:rsidR="00CD112F" w:rsidRPr="008E3902" w:rsidRDefault="00CD112F" w:rsidP="008F331F">
      <w:pPr>
        <w:pStyle w:val="ListAlpha1"/>
        <w:numPr>
          <w:ilvl w:val="1"/>
          <w:numId w:val="1"/>
        </w:numPr>
        <w:tabs>
          <w:tab w:val="clear" w:pos="1080"/>
          <w:tab w:val="left" w:pos="851"/>
          <w:tab w:val="left" w:pos="1418"/>
        </w:tabs>
        <w:ind w:left="1418" w:hanging="284"/>
        <w:rPr>
          <w:lang w:val="ru-RU"/>
        </w:rPr>
      </w:pPr>
      <w:r w:rsidRPr="008E3902">
        <w:rPr>
          <w:lang w:val="ru-RU"/>
        </w:rPr>
        <w:t>Механическая отвертка с регулируемым моментом затяжки, чтобы не срывать резьбу в металле.</w:t>
      </w:r>
    </w:p>
    <w:p w14:paraId="45896685" w14:textId="77777777" w:rsidR="00B81AAA" w:rsidRPr="008E3902" w:rsidRDefault="004F0AAF" w:rsidP="00F558B0">
      <w:pPr>
        <w:pStyle w:val="List1"/>
        <w:tabs>
          <w:tab w:val="clear" w:pos="1080"/>
          <w:tab w:val="left" w:pos="851"/>
          <w:tab w:val="left" w:pos="1276"/>
          <w:tab w:val="left" w:pos="1418"/>
        </w:tabs>
        <w:ind w:left="1134" w:hanging="425"/>
        <w:rPr>
          <w:ins w:id="439" w:author="Tuleshov, Kurmanbek [Bolashak Atyrau Limited]" w:date="2022-10-09T23:56:00Z"/>
          <w:lang w:val="ru-RU"/>
          <w:rPrChange w:id="440" w:author="Tuleshov, Kurmanbek [Bolashak Atyrau Limited]" w:date="2022-10-10T21:51:00Z">
            <w:rPr>
              <w:ins w:id="441" w:author="Tuleshov, Kurmanbek [Bolashak Atyrau Limited]" w:date="2022-10-09T23:56:00Z"/>
            </w:rPr>
          </w:rPrChange>
        </w:rPr>
      </w:pPr>
      <w:ins w:id="442" w:author="Tuleshov, Kurmanbek [Bolashak Atyrau Limited]" w:date="2022-10-09T23:45:00Z">
        <w:r w:rsidRPr="008E3902">
          <w:rPr>
            <w:lang w:val="ru-RU"/>
            <w:rPrChange w:id="443" w:author="Tuleshov, Kurmanbek [Bolashak Atyrau Limited]" w:date="2022-10-10T21:51:00Z">
              <w:rPr/>
            </w:rPrChange>
          </w:rPr>
          <w:t xml:space="preserve">Максимальная рабочая температура определяется в соответствии с </w:t>
        </w:r>
        <w:r w:rsidRPr="008E3902">
          <w:rPr>
            <w:lang w:val="ru-RU"/>
          </w:rPr>
          <w:t>ASTM</w:t>
        </w:r>
        <w:r w:rsidRPr="008E3902">
          <w:rPr>
            <w:lang w:val="ru-RU"/>
            <w:rPrChange w:id="444" w:author="Tuleshov, Kurmanbek [Bolashak Atyrau Limited]" w:date="2022-10-10T21:51:00Z">
              <w:rPr/>
            </w:rPrChange>
          </w:rPr>
          <w:t xml:space="preserve"> </w:t>
        </w:r>
        <w:r w:rsidRPr="008E3902">
          <w:rPr>
            <w:lang w:val="ru-RU"/>
          </w:rPr>
          <w:t>C</w:t>
        </w:r>
        <w:r w:rsidRPr="008E3902">
          <w:rPr>
            <w:lang w:val="ru-RU"/>
            <w:rPrChange w:id="445" w:author="Tuleshov, Kurmanbek [Bolashak Atyrau Limited]" w:date="2022-10-10T21:51:00Z">
              <w:rPr/>
            </w:rPrChange>
          </w:rPr>
          <w:t>447.</w:t>
        </w:r>
      </w:ins>
    </w:p>
    <w:p w14:paraId="35CC8E0E" w14:textId="79E25705" w:rsidR="00BE50D2" w:rsidRPr="008E3902" w:rsidRDefault="00B81AAA" w:rsidP="00F558B0">
      <w:pPr>
        <w:pStyle w:val="List1"/>
        <w:tabs>
          <w:tab w:val="clear" w:pos="1080"/>
          <w:tab w:val="left" w:pos="851"/>
          <w:tab w:val="left" w:pos="1276"/>
          <w:tab w:val="left" w:pos="1418"/>
        </w:tabs>
        <w:ind w:left="1134" w:hanging="425"/>
        <w:rPr>
          <w:ins w:id="446" w:author="Tuleshov, Kurmanbek [Bolashak Atyrau Limited]" w:date="2022-10-21T10:39:00Z"/>
          <w:lang w:val="ru-RU"/>
        </w:rPr>
      </w:pPr>
      <w:ins w:id="447" w:author="Tuleshov, Kurmanbek [Bolashak Atyrau Limited]" w:date="2022-10-09T23:57:00Z">
        <w:r w:rsidRPr="008E3902">
          <w:rPr>
            <w:lang w:val="ru-RU"/>
            <w:rPrChange w:id="448" w:author="Tuleshov, Kurmanbek [Bolashak Atyrau Limited]" w:date="2022-10-10T21:51:00Z">
              <w:rPr>
                <w:rFonts w:ascii="Roboto" w:hAnsi="Roboto"/>
                <w:sz w:val="36"/>
                <w:szCs w:val="36"/>
                <w:shd w:val="clear" w:color="auto" w:fill="D2E3FC"/>
              </w:rPr>
            </w:rPrChange>
          </w:rPr>
          <w:t>Для цилиндрических применений значения теплопроводности долж</w:t>
        </w:r>
        <w:r w:rsidRPr="008E3902">
          <w:rPr>
            <w:lang w:val="ru-RU"/>
          </w:rPr>
          <w:t xml:space="preserve">ны </w:t>
        </w:r>
        <w:r w:rsidRPr="008E3902">
          <w:rPr>
            <w:lang w:val="ru-RU"/>
            <w:rPrChange w:id="449" w:author="Tuleshov, Kurmanbek [Bolashak Atyrau Limited]" w:date="2022-10-10T21:51:00Z">
              <w:rPr>
                <w:rFonts w:ascii="Roboto" w:hAnsi="Roboto"/>
                <w:sz w:val="36"/>
                <w:szCs w:val="36"/>
                <w:shd w:val="clear" w:color="auto" w:fill="D2E3FC"/>
              </w:rPr>
            </w:rPrChange>
          </w:rPr>
          <w:t>соответствовать ASTM C335.</w:t>
        </w:r>
      </w:ins>
    </w:p>
    <w:p w14:paraId="7B3165CE" w14:textId="2A2F6D44" w:rsidR="0094298E" w:rsidRPr="008E3902" w:rsidRDefault="00122E44">
      <w:pPr>
        <w:pStyle w:val="List1"/>
        <w:tabs>
          <w:tab w:val="clear" w:pos="1080"/>
          <w:tab w:val="left" w:pos="851"/>
          <w:tab w:val="left" w:pos="1276"/>
          <w:tab w:val="left" w:pos="1418"/>
        </w:tabs>
        <w:ind w:left="1134" w:hanging="425"/>
        <w:rPr>
          <w:ins w:id="450" w:author="Tuleshov, Kurmanbek [Bolashak Atyrau Limited]" w:date="2022-10-09T23:44:00Z"/>
          <w:lang w:val="ru-RU"/>
          <w:rPrChange w:id="451" w:author="Tuleshov, Kurmanbek [Bolashak Atyrau Limited]" w:date="2022-10-21T10:39:00Z">
            <w:rPr>
              <w:ins w:id="452" w:author="Tuleshov, Kurmanbek [Bolashak Atyrau Limited]" w:date="2022-10-09T23:44:00Z"/>
            </w:rPr>
          </w:rPrChange>
        </w:rPr>
        <w:pPrChange w:id="453" w:author="Tuleshov, Kurmanbek [Bolashak Atyrau Limited]" w:date="2022-10-10T23:21:00Z">
          <w:pPr>
            <w:pStyle w:val="List1"/>
          </w:pPr>
        </w:pPrChange>
      </w:pPr>
      <w:ins w:id="454" w:author="Tuleshov, Kurmanbek [Bolashak Atyrau Limited]" w:date="2022-10-21T10:39:00Z">
        <w:r w:rsidRPr="008E3902">
          <w:rPr>
            <w:lang w:val="ru-RU"/>
          </w:rPr>
          <w:t>Изоляция должна быть водонепроницаемого качества при измерении в соответствии с BS 2972 часть 2</w:t>
        </w:r>
        <w:r w:rsidRPr="008E3902">
          <w:rPr>
            <w:lang w:val="ru-RU"/>
            <w:rPrChange w:id="455" w:author="Tuleshov, Kurmanbek [Bolashak Atyrau Limited]" w:date="2022-10-21T10:39:00Z">
              <w:rPr>
                <w:highlight w:val="green"/>
              </w:rPr>
            </w:rPrChange>
          </w:rPr>
          <w:t>.</w:t>
        </w:r>
      </w:ins>
    </w:p>
    <w:p w14:paraId="037291B2" w14:textId="737A556B" w:rsidR="00BE50D2" w:rsidRPr="008E3902" w:rsidRDefault="005E5E2B">
      <w:pPr>
        <w:pStyle w:val="List1"/>
        <w:tabs>
          <w:tab w:val="clear" w:pos="1080"/>
          <w:tab w:val="left" w:pos="851"/>
          <w:tab w:val="left" w:pos="1276"/>
          <w:tab w:val="left" w:pos="1418"/>
        </w:tabs>
        <w:ind w:left="1134" w:hanging="425"/>
        <w:rPr>
          <w:ins w:id="456" w:author="Tuleshov, Kurmanbek [Bolashak Atyrau Limited]" w:date="2022-10-09T23:44:00Z"/>
          <w:lang w:val="ru-RU"/>
          <w:rPrChange w:id="457" w:author="Tuleshov, Kurmanbek [Bolashak Atyrau Limited]" w:date="2022-10-10T21:51:00Z">
            <w:rPr>
              <w:ins w:id="458" w:author="Tuleshov, Kurmanbek [Bolashak Atyrau Limited]" w:date="2022-10-09T23:44:00Z"/>
            </w:rPr>
          </w:rPrChange>
        </w:rPr>
        <w:pPrChange w:id="459" w:author="Tuleshov, Kurmanbek [Bolashak Atyrau Limited]" w:date="2022-10-10T23:21:00Z">
          <w:pPr>
            <w:pStyle w:val="List1"/>
          </w:pPr>
        </w:pPrChange>
      </w:pPr>
      <w:ins w:id="460" w:author="Tuleshov, Kurmanbek [Bolashak Atyrau Limited]" w:date="2022-10-09T23:58:00Z">
        <w:r w:rsidRPr="008E3902">
          <w:rPr>
            <w:lang w:val="ru-RU"/>
            <w:rPrChange w:id="461" w:author="Tuleshov, Kurmanbek [Bolashak Atyrau Limited]" w:date="2022-10-10T21:51:00Z">
              <w:rPr/>
            </w:rPrChange>
          </w:rPr>
          <w:t>Изоляционные материалы, работающие при температурах ниже 260°</w:t>
        </w:r>
        <w:r w:rsidRPr="008E3902">
          <w:rPr>
            <w:lang w:val="ru-RU"/>
          </w:rPr>
          <w:t>C</w:t>
        </w:r>
        <w:r w:rsidRPr="008E3902">
          <w:rPr>
            <w:lang w:val="ru-RU"/>
            <w:rPrChange w:id="462" w:author="Tuleshov, Kurmanbek [Bolashak Atyrau Limited]" w:date="2022-10-10T21:51:00Z">
              <w:rPr/>
            </w:rPrChange>
          </w:rPr>
          <w:t xml:space="preserve"> (500°</w:t>
        </w:r>
        <w:r w:rsidRPr="008E3902">
          <w:rPr>
            <w:lang w:val="ru-RU"/>
          </w:rPr>
          <w:t>F</w:t>
        </w:r>
        <w:r w:rsidRPr="008E3902">
          <w:rPr>
            <w:lang w:val="ru-RU"/>
            <w:rPrChange w:id="463" w:author="Tuleshov, Kurmanbek [Bolashak Atyrau Limited]" w:date="2022-10-10T21:51:00Z">
              <w:rPr/>
            </w:rPrChange>
          </w:rPr>
          <w:t xml:space="preserve">), должны быть сертифицированы на гидрофобность с использованием процедур </w:t>
        </w:r>
        <w:r w:rsidRPr="008E3902">
          <w:rPr>
            <w:lang w:val="ru-RU"/>
          </w:rPr>
          <w:t>A</w:t>
        </w:r>
        <w:r w:rsidRPr="008E3902">
          <w:rPr>
            <w:lang w:val="ru-RU"/>
            <w:rPrChange w:id="464" w:author="Tuleshov, Kurmanbek [Bolashak Atyrau Limited]" w:date="2022-10-10T21:51:00Z">
              <w:rPr/>
            </w:rPrChange>
          </w:rPr>
          <w:t xml:space="preserve">, </w:t>
        </w:r>
        <w:r w:rsidRPr="008E3902">
          <w:rPr>
            <w:lang w:val="ru-RU"/>
          </w:rPr>
          <w:t>B</w:t>
        </w:r>
        <w:r w:rsidRPr="008E3902">
          <w:rPr>
            <w:lang w:val="ru-RU"/>
            <w:rPrChange w:id="465" w:author="Tuleshov, Kurmanbek [Bolashak Atyrau Limited]" w:date="2022-10-10T21:51:00Z">
              <w:rPr/>
            </w:rPrChange>
          </w:rPr>
          <w:t xml:space="preserve"> или </w:t>
        </w:r>
        <w:r w:rsidRPr="008E3902">
          <w:rPr>
            <w:lang w:val="ru-RU"/>
          </w:rPr>
          <w:t>C</w:t>
        </w:r>
        <w:r w:rsidRPr="008E3902">
          <w:rPr>
            <w:lang w:val="ru-RU"/>
            <w:rPrChange w:id="466" w:author="Tuleshov, Kurmanbek [Bolashak Atyrau Limited]" w:date="2022-10-10T21:51:00Z">
              <w:rPr/>
            </w:rPrChange>
          </w:rPr>
          <w:t xml:space="preserve"> </w:t>
        </w:r>
        <w:r w:rsidRPr="008E3902">
          <w:rPr>
            <w:lang w:val="ru-RU"/>
          </w:rPr>
          <w:t>ASTM</w:t>
        </w:r>
        <w:r w:rsidRPr="008E3902">
          <w:rPr>
            <w:lang w:val="ru-RU"/>
            <w:rPrChange w:id="467" w:author="Tuleshov, Kurmanbek [Bolashak Atyrau Limited]" w:date="2022-10-10T21:51:00Z">
              <w:rPr/>
            </w:rPrChange>
          </w:rPr>
          <w:t xml:space="preserve"> </w:t>
        </w:r>
        <w:r w:rsidRPr="008E3902">
          <w:rPr>
            <w:lang w:val="ru-RU"/>
          </w:rPr>
          <w:t>C</w:t>
        </w:r>
        <w:r w:rsidRPr="008E3902">
          <w:rPr>
            <w:lang w:val="ru-RU"/>
            <w:rPrChange w:id="468" w:author="Tuleshov, Kurmanbek [Bolashak Atyrau Limited]" w:date="2022-10-10T21:51:00Z">
              <w:rPr/>
            </w:rPrChange>
          </w:rPr>
          <w:t xml:space="preserve">1763, в зависимости от типа материала, после </w:t>
        </w:r>
      </w:ins>
      <w:ins w:id="469" w:author="Tuleshov, Kurmanbek [Bolashak Atyrau Limited]" w:date="2022-10-10T00:03:00Z">
        <w:r w:rsidRPr="008E3902">
          <w:rPr>
            <w:lang w:val="ru-RU"/>
          </w:rPr>
          <w:t xml:space="preserve">тепловой выдержки </w:t>
        </w:r>
      </w:ins>
      <w:ins w:id="470" w:author="Tuleshov, Kurmanbek [Bolashak Atyrau Limited]" w:date="2022-10-09T23:58:00Z">
        <w:r w:rsidRPr="008E3902">
          <w:rPr>
            <w:lang w:val="ru-RU"/>
            <w:rPrChange w:id="471" w:author="Tuleshov, Kurmanbek [Bolashak Atyrau Limited]" w:date="2022-10-10T21:51:00Z">
              <w:rPr/>
            </w:rPrChange>
          </w:rPr>
          <w:lastRenderedPageBreak/>
          <w:t>в течение 24 часов при температуре 315°</w:t>
        </w:r>
        <w:r w:rsidRPr="008E3902">
          <w:rPr>
            <w:lang w:val="ru-RU"/>
          </w:rPr>
          <w:t>C</w:t>
        </w:r>
        <w:r w:rsidRPr="008E3902">
          <w:rPr>
            <w:lang w:val="ru-RU"/>
            <w:rPrChange w:id="472" w:author="Tuleshov, Kurmanbek [Bolashak Atyrau Limited]" w:date="2022-10-10T21:51:00Z">
              <w:rPr/>
            </w:rPrChange>
          </w:rPr>
          <w:t xml:space="preserve"> (600°</w:t>
        </w:r>
        <w:r w:rsidRPr="008E3902">
          <w:rPr>
            <w:lang w:val="ru-RU"/>
          </w:rPr>
          <w:t>F</w:t>
        </w:r>
        <w:r w:rsidRPr="008E3902">
          <w:rPr>
            <w:lang w:val="ru-RU"/>
            <w:rPrChange w:id="473" w:author="Tuleshov, Kurmanbek [Bolashak Atyrau Limited]" w:date="2022-10-10T21:51:00Z">
              <w:rPr/>
            </w:rPrChange>
          </w:rPr>
          <w:t>). Критерии должны быть &lt;5 процентов поглощения/удержания.</w:t>
        </w:r>
      </w:ins>
    </w:p>
    <w:p w14:paraId="443BB324" w14:textId="3CBABA85" w:rsidR="00BE50D2" w:rsidRPr="008E3902" w:rsidRDefault="006C0F38">
      <w:pPr>
        <w:pStyle w:val="List1"/>
        <w:tabs>
          <w:tab w:val="clear" w:pos="1080"/>
          <w:tab w:val="left" w:pos="1134"/>
        </w:tabs>
        <w:ind w:left="1134" w:hanging="425"/>
        <w:rPr>
          <w:lang w:val="ru-RU"/>
        </w:rPr>
        <w:pPrChange w:id="474" w:author="Tuleshov, Kurmanbek [Bolashak Atyrau Limited]" w:date="2022-10-11T00:07:00Z">
          <w:pPr>
            <w:pStyle w:val="ListAlpha1"/>
            <w:numPr>
              <w:numId w:val="1"/>
            </w:numPr>
          </w:pPr>
        </w:pPrChange>
      </w:pPr>
      <w:ins w:id="475" w:author="Tuleshov, Kurmanbek [Bolashak Atyrau Limited]" w:date="2022-10-10T00:05:00Z">
        <w:r w:rsidRPr="008E3902">
          <w:rPr>
            <w:lang w:val="ru-RU"/>
            <w:rPrChange w:id="476" w:author="Tuleshov, Kurmanbek [Bolashak Atyrau Limited]" w:date="2022-10-10T00:05:00Z">
              <w:rPr>
                <w:rFonts w:ascii="Roboto" w:hAnsi="Roboto"/>
                <w:sz w:val="27"/>
                <w:szCs w:val="27"/>
                <w:shd w:val="clear" w:color="auto" w:fill="F5F5F5"/>
              </w:rPr>
            </w:rPrChange>
          </w:rPr>
          <w:t>Огнеупорное керамическое волокно нельзя использовать в качестве наружного</w:t>
        </w:r>
      </w:ins>
      <w:r w:rsidR="00F558B0" w:rsidRPr="008E3902">
        <w:rPr>
          <w:lang w:val="ru-RU"/>
        </w:rPr>
        <w:t xml:space="preserve"> </w:t>
      </w:r>
      <w:ins w:id="477" w:author="Tuleshov, Kurmanbek [Bolashak Atyrau Limited]" w:date="2022-10-10T00:05:00Z">
        <w:r w:rsidRPr="008E3902">
          <w:rPr>
            <w:lang w:val="ru-RU"/>
            <w:rPrChange w:id="478" w:author="Tuleshov, Kurmanbek [Bolashak Atyrau Limited]" w:date="2022-10-10T00:05:00Z">
              <w:rPr>
                <w:rFonts w:ascii="Roboto" w:hAnsi="Roboto"/>
                <w:sz w:val="27"/>
                <w:szCs w:val="27"/>
                <w:shd w:val="clear" w:color="auto" w:fill="F5F5F5"/>
              </w:rPr>
            </w:rPrChange>
          </w:rPr>
          <w:t>изоляционного материала из-за его водопоглощающей способности.</w:t>
        </w:r>
      </w:ins>
    </w:p>
    <w:p w14:paraId="4BB63DFA" w14:textId="77777777" w:rsidR="00CD112F" w:rsidRPr="008E3902" w:rsidRDefault="00CD112F" w:rsidP="000656E2">
      <w:pPr>
        <w:pStyle w:val="Heading2"/>
        <w:rPr>
          <w:lang w:val="ru-RU"/>
        </w:rPr>
      </w:pPr>
      <w:bookmarkStart w:id="479" w:name="_Toc325464831"/>
      <w:bookmarkStart w:id="480" w:name="_Toc117352148"/>
      <w:r w:rsidRPr="008E3902">
        <w:rPr>
          <w:lang w:val="ru-RU"/>
        </w:rPr>
        <w:t>Поверхность, подлежащая изоляции</w:t>
      </w:r>
      <w:bookmarkEnd w:id="479"/>
      <w:bookmarkEnd w:id="480"/>
    </w:p>
    <w:p w14:paraId="4BB63DFB" w14:textId="77777777" w:rsidR="00CD112F" w:rsidRPr="008E3902" w:rsidRDefault="00CD112F" w:rsidP="00166193">
      <w:pPr>
        <w:pStyle w:val="List1"/>
        <w:numPr>
          <w:ilvl w:val="0"/>
          <w:numId w:val="114"/>
        </w:numPr>
        <w:tabs>
          <w:tab w:val="clear" w:pos="1080"/>
          <w:tab w:val="left" w:pos="1276"/>
        </w:tabs>
        <w:ind w:left="1134" w:hanging="283"/>
        <w:rPr>
          <w:lang w:val="ru-RU"/>
        </w:rPr>
      </w:pPr>
      <w:r w:rsidRPr="008E3902">
        <w:rPr>
          <w:lang w:val="ru-RU"/>
        </w:rPr>
        <w:t>Поверхности всех резервуаров, сосудов, колонн, оборудования и трубопроводов, содержащих жидкости или пары, должны быть изолированы в случае, когда необходимо:</w:t>
      </w:r>
    </w:p>
    <w:p w14:paraId="4BB63DFC" w14:textId="77777777" w:rsidR="00CD112F" w:rsidRPr="008E3902" w:rsidRDefault="00CD112F" w:rsidP="00166193">
      <w:pPr>
        <w:pStyle w:val="ListAlpha1"/>
        <w:numPr>
          <w:ilvl w:val="1"/>
          <w:numId w:val="1"/>
        </w:numPr>
        <w:tabs>
          <w:tab w:val="clear" w:pos="1080"/>
          <w:tab w:val="left" w:pos="1276"/>
        </w:tabs>
        <w:ind w:left="1134" w:firstLine="0"/>
        <w:rPr>
          <w:lang w:val="ru-RU"/>
        </w:rPr>
      </w:pPr>
      <w:r w:rsidRPr="008E3902">
        <w:rPr>
          <w:lang w:val="ru-RU"/>
        </w:rPr>
        <w:t>Сохранить тепло.</w:t>
      </w:r>
    </w:p>
    <w:p w14:paraId="4BB63DFD" w14:textId="77777777" w:rsidR="00CD112F" w:rsidRPr="008E3902" w:rsidRDefault="00CD112F" w:rsidP="00166193">
      <w:pPr>
        <w:pStyle w:val="ListAlpha1"/>
        <w:numPr>
          <w:ilvl w:val="1"/>
          <w:numId w:val="1"/>
        </w:numPr>
        <w:tabs>
          <w:tab w:val="clear" w:pos="1080"/>
          <w:tab w:val="left" w:pos="1276"/>
        </w:tabs>
        <w:ind w:left="1134" w:firstLine="0"/>
        <w:rPr>
          <w:lang w:val="ru-RU"/>
        </w:rPr>
      </w:pPr>
      <w:r w:rsidRPr="008E3902">
        <w:rPr>
          <w:lang w:val="ru-RU"/>
        </w:rPr>
        <w:t>Поддержать температуру в целях управления технологическим процессом.</w:t>
      </w:r>
    </w:p>
    <w:p w14:paraId="4BB63DFE" w14:textId="77777777" w:rsidR="00CD112F" w:rsidRPr="008E3902" w:rsidRDefault="00CD112F" w:rsidP="008F331F">
      <w:pPr>
        <w:pStyle w:val="ListAlpha1"/>
        <w:numPr>
          <w:ilvl w:val="1"/>
          <w:numId w:val="1"/>
        </w:numPr>
        <w:tabs>
          <w:tab w:val="clear" w:pos="1080"/>
          <w:tab w:val="left" w:pos="1418"/>
        </w:tabs>
        <w:ind w:left="1418" w:hanging="284"/>
        <w:rPr>
          <w:lang w:val="ru-RU"/>
        </w:rPr>
      </w:pPr>
      <w:r w:rsidRPr="008E3902">
        <w:rPr>
          <w:lang w:val="ru-RU"/>
        </w:rPr>
        <w:t>Защитить от мороза и обеспечить подготовку к эксплуатации в зимних условиях.</w:t>
      </w:r>
    </w:p>
    <w:p w14:paraId="4BB63DFF" w14:textId="77777777" w:rsidR="00CD112F" w:rsidRPr="008E3902" w:rsidRDefault="00CD112F" w:rsidP="00166193">
      <w:pPr>
        <w:pStyle w:val="ListAlpha1"/>
        <w:numPr>
          <w:ilvl w:val="1"/>
          <w:numId w:val="1"/>
        </w:numPr>
        <w:tabs>
          <w:tab w:val="clear" w:pos="1080"/>
          <w:tab w:val="left" w:pos="1276"/>
        </w:tabs>
        <w:ind w:left="1134" w:firstLine="0"/>
        <w:rPr>
          <w:lang w:val="ru-RU"/>
        </w:rPr>
      </w:pPr>
      <w:r w:rsidRPr="008E3902">
        <w:rPr>
          <w:lang w:val="ru-RU"/>
        </w:rPr>
        <w:t>Обеспечить защиту обслуживающего персонала.</w:t>
      </w:r>
    </w:p>
    <w:p w14:paraId="4BB63E00" w14:textId="77777777" w:rsidR="00CD112F" w:rsidRPr="008E3902" w:rsidRDefault="00CD112F" w:rsidP="00166193">
      <w:pPr>
        <w:pStyle w:val="List1"/>
        <w:numPr>
          <w:ilvl w:val="0"/>
          <w:numId w:val="1"/>
        </w:numPr>
        <w:tabs>
          <w:tab w:val="clear" w:pos="1080"/>
          <w:tab w:val="left" w:pos="1276"/>
        </w:tabs>
        <w:ind w:left="1134" w:hanging="283"/>
        <w:rPr>
          <w:lang w:val="ru-RU"/>
        </w:rPr>
      </w:pPr>
      <w:r w:rsidRPr="008E3902">
        <w:rPr>
          <w:lang w:val="ru-RU"/>
        </w:rPr>
        <w:t>Гидростатические испытания трубопроводов и оборудования должны, по возможности, проводиться до установки любой изоляции. Если изоляция устанавливается до испытаний, все зоны сварки, фитинги и т.п., подлежащие контролю, необходимо оставить открытыми до завершения испытаний.</w:t>
      </w:r>
    </w:p>
    <w:p w14:paraId="4BB63E01" w14:textId="77777777" w:rsidR="00CD112F" w:rsidRPr="008E3902" w:rsidRDefault="00CD112F" w:rsidP="00F85E17">
      <w:pPr>
        <w:pStyle w:val="Heading1"/>
        <w:numPr>
          <w:ilvl w:val="0"/>
          <w:numId w:val="14"/>
        </w:numPr>
        <w:ind w:left="720" w:hanging="720"/>
        <w:rPr>
          <w:rFonts w:ascii="Arial" w:hAnsi="Arial"/>
          <w:lang w:val="ru-RU"/>
        </w:rPr>
      </w:pPr>
      <w:bookmarkStart w:id="481" w:name="_Toc325464832"/>
      <w:bookmarkStart w:id="482" w:name="_Toc117352149"/>
      <w:r w:rsidRPr="008E3902">
        <w:rPr>
          <w:rFonts w:ascii="Arial" w:hAnsi="Arial"/>
          <w:lang w:val="ru-RU"/>
        </w:rPr>
        <w:t>КОДЫ ТИПА ИЗОЛЯЦИИ</w:t>
      </w:r>
      <w:bookmarkEnd w:id="481"/>
      <w:bookmarkEnd w:id="482"/>
    </w:p>
    <w:p w14:paraId="4BB63E02" w14:textId="77777777" w:rsidR="00CD112F" w:rsidRPr="008E3902" w:rsidRDefault="00CD112F" w:rsidP="000656E2">
      <w:pPr>
        <w:pStyle w:val="Heading2"/>
        <w:rPr>
          <w:lang w:val="ru-RU"/>
        </w:rPr>
      </w:pPr>
      <w:bookmarkStart w:id="483" w:name="_Toc325464833"/>
      <w:bookmarkStart w:id="484" w:name="_Toc117352150"/>
      <w:r w:rsidRPr="008E3902">
        <w:rPr>
          <w:lang w:val="ru-RU"/>
        </w:rPr>
        <w:t>Изоляция для сохранения тепла (HC)</w:t>
      </w:r>
      <w:bookmarkEnd w:id="483"/>
      <w:bookmarkEnd w:id="484"/>
    </w:p>
    <w:p w14:paraId="4BB63E03" w14:textId="77777777" w:rsidR="00CD112F" w:rsidRPr="008E3902" w:rsidRDefault="00CD112F" w:rsidP="00584001">
      <w:pPr>
        <w:pStyle w:val="List1"/>
        <w:numPr>
          <w:ilvl w:val="0"/>
          <w:numId w:val="115"/>
        </w:numPr>
        <w:tabs>
          <w:tab w:val="clear" w:pos="1080"/>
          <w:tab w:val="left" w:pos="1276"/>
        </w:tabs>
        <w:ind w:left="1134" w:hanging="283"/>
        <w:rPr>
          <w:lang w:val="ru-RU"/>
        </w:rPr>
      </w:pPr>
      <w:r w:rsidRPr="008E3902">
        <w:rPr>
          <w:lang w:val="ru-RU"/>
        </w:rPr>
        <w:t>Изоляция для сохранения тепла должна быть обозначена кодом HC.</w:t>
      </w:r>
    </w:p>
    <w:p w14:paraId="4BB63E04" w14:textId="77777777" w:rsidR="00CD112F" w:rsidRPr="008E3902" w:rsidRDefault="00CD112F" w:rsidP="00584001">
      <w:pPr>
        <w:pStyle w:val="List1"/>
        <w:numPr>
          <w:ilvl w:val="0"/>
          <w:numId w:val="1"/>
        </w:numPr>
        <w:tabs>
          <w:tab w:val="clear" w:pos="1080"/>
          <w:tab w:val="left" w:pos="1276"/>
        </w:tabs>
        <w:ind w:left="1134" w:hanging="283"/>
        <w:rPr>
          <w:lang w:val="ru-RU"/>
        </w:rPr>
      </w:pPr>
      <w:r w:rsidRPr="008E3902">
        <w:rPr>
          <w:lang w:val="ru-RU"/>
        </w:rPr>
        <w:t>Использование изоляции для сохранения тепла должно определяться, главным образом, экономическими соображениями.</w:t>
      </w:r>
    </w:p>
    <w:p w14:paraId="4BB63E05" w14:textId="77777777" w:rsidR="00CD112F" w:rsidRPr="008E3902" w:rsidRDefault="00CD112F" w:rsidP="00584001">
      <w:pPr>
        <w:pStyle w:val="List1"/>
        <w:numPr>
          <w:ilvl w:val="0"/>
          <w:numId w:val="1"/>
        </w:numPr>
        <w:tabs>
          <w:tab w:val="clear" w:pos="1080"/>
          <w:tab w:val="left" w:pos="1276"/>
        </w:tabs>
        <w:ind w:left="1134" w:hanging="283"/>
        <w:rPr>
          <w:lang w:val="ru-RU"/>
        </w:rPr>
      </w:pPr>
      <w:r w:rsidRPr="008E3902">
        <w:rPr>
          <w:lang w:val="ru-RU"/>
        </w:rPr>
        <w:t>В основе проектирования изоляции для сохранения тепла должна лежать самая высокая рабочая температура технологического процесса, среднегодовые окружающие климатические условия и экономика проекта.</w:t>
      </w:r>
    </w:p>
    <w:p w14:paraId="4BB63E06" w14:textId="77777777" w:rsidR="00CD112F" w:rsidRPr="008E3902" w:rsidRDefault="00CD112F" w:rsidP="000656E2">
      <w:pPr>
        <w:pStyle w:val="Heading2"/>
        <w:rPr>
          <w:lang w:val="ru-RU"/>
        </w:rPr>
      </w:pPr>
      <w:bookmarkStart w:id="485" w:name="_Toc325464834"/>
      <w:bookmarkStart w:id="486" w:name="_Toc117352151"/>
      <w:r w:rsidRPr="008E3902">
        <w:rPr>
          <w:lang w:val="ru-RU"/>
        </w:rPr>
        <w:t>Изоляция для защиты персонала (PP)</w:t>
      </w:r>
      <w:bookmarkEnd w:id="485"/>
      <w:bookmarkEnd w:id="486"/>
    </w:p>
    <w:p w14:paraId="4BB63E07" w14:textId="1BA0F45A" w:rsidR="00CD112F" w:rsidRPr="008E3902" w:rsidRDefault="00CD112F" w:rsidP="00D534FA">
      <w:pPr>
        <w:pStyle w:val="List1"/>
        <w:numPr>
          <w:ilvl w:val="0"/>
          <w:numId w:val="290"/>
        </w:numPr>
        <w:tabs>
          <w:tab w:val="clear" w:pos="1080"/>
          <w:tab w:val="left" w:pos="1276"/>
        </w:tabs>
        <w:ind w:left="1134" w:hanging="283"/>
        <w:rPr>
          <w:lang w:val="ru-RU"/>
        </w:rPr>
      </w:pPr>
      <w:r w:rsidRPr="008E3902">
        <w:rPr>
          <w:lang w:val="ru-RU"/>
        </w:rPr>
        <w:t>Изоляция для защиты персонала должна быть обозначена кодом PP.</w:t>
      </w:r>
    </w:p>
    <w:p w14:paraId="08CAEFC0" w14:textId="715F4903" w:rsidR="00AB6006" w:rsidRPr="008E3902" w:rsidRDefault="00AB6006" w:rsidP="00D534FA">
      <w:pPr>
        <w:pStyle w:val="List1"/>
        <w:tabs>
          <w:tab w:val="clear" w:pos="1080"/>
          <w:tab w:val="left" w:pos="1276"/>
        </w:tabs>
        <w:ind w:left="1134" w:hanging="283"/>
        <w:rPr>
          <w:lang w:val="ru-RU"/>
        </w:rPr>
      </w:pPr>
      <w:r w:rsidRPr="008E3902">
        <w:rPr>
          <w:lang w:val="ru-RU"/>
        </w:rPr>
        <w:t xml:space="preserve">Защита персонала должна состоять из изоляции, экранов, ограждений </w:t>
      </w:r>
      <w:ins w:id="487" w:author="Tuleshov, Kurmanbek [Bolashak Atyrau Limited]" w:date="2022-10-10T00:07:00Z">
        <w:r w:rsidRPr="008E3902">
          <w:rPr>
            <w:lang w:val="ru-RU"/>
          </w:rPr>
          <w:t>или</w:t>
        </w:r>
      </w:ins>
      <w:ins w:id="488" w:author="Tuleshov, Kurmanbek [Bolashak Atyrau Limited]" w:date="2022-10-10T00:10:00Z">
        <w:r w:rsidR="00B131E9" w:rsidRPr="008E3902">
          <w:rPr>
            <w:lang w:val="ru-RU"/>
          </w:rPr>
          <w:t xml:space="preserve"> </w:t>
        </w:r>
      </w:ins>
      <w:ins w:id="489" w:author="Tuleshov, Kurmanbek [Bolashak Atyrau Limited]" w:date="2022-10-10T00:07:00Z">
        <w:del w:id="490" w:author="Makanova, Akbope A. [Fircroft Eng Services Ltd Atyrau Branch]" w:date="2022-10-31T14:38:00Z">
          <w:r w:rsidRPr="008E3902" w:rsidDel="00621C72">
            <w:rPr>
              <w:lang w:val="ru-RU"/>
            </w:rPr>
            <w:delText>ограждений</w:delText>
          </w:r>
        </w:del>
      </w:ins>
      <w:ins w:id="491" w:author="Makanova, Akbope A. [Fircroft Eng Services Ltd Atyrau Branch]" w:date="2022-10-31T14:38:00Z">
        <w:r w:rsidR="00621C72" w:rsidRPr="008E3902">
          <w:rPr>
            <w:lang w:val="ru-RU"/>
          </w:rPr>
          <w:t>барьеров</w:t>
        </w:r>
      </w:ins>
      <w:ins w:id="492" w:author="Tuleshov, Kurmanbek [Bolashak Atyrau Limited]" w:date="2022-10-10T00:07:00Z">
        <w:r w:rsidRPr="008E3902">
          <w:rPr>
            <w:lang w:val="ru-RU"/>
          </w:rPr>
          <w:t>.</w:t>
        </w:r>
      </w:ins>
    </w:p>
    <w:p w14:paraId="4BB63E08" w14:textId="77777777" w:rsidR="00CD112F" w:rsidRPr="008E3902" w:rsidRDefault="00CD112F" w:rsidP="00D534FA">
      <w:pPr>
        <w:pStyle w:val="List1"/>
        <w:tabs>
          <w:tab w:val="clear" w:pos="1080"/>
          <w:tab w:val="left" w:pos="1276"/>
        </w:tabs>
        <w:ind w:left="1134" w:hanging="283"/>
        <w:rPr>
          <w:lang w:val="ru-RU"/>
        </w:rPr>
      </w:pPr>
      <w:r w:rsidRPr="008E3902">
        <w:rPr>
          <w:lang w:val="ru-RU"/>
        </w:rPr>
        <w:t xml:space="preserve">Основным фактором, определяющим использование изоляции для защиты персонала, должно быть ограничение температуры поверхности до 60°C (140°F) в соответствии с ASTM C1055, </w:t>
      </w:r>
      <w:r w:rsidR="002B1853" w:rsidRPr="008E3902">
        <w:rPr>
          <w:lang w:val="ru-RU"/>
        </w:rPr>
        <w:t xml:space="preserve">рисунок </w:t>
      </w:r>
      <w:r w:rsidRPr="008E3902">
        <w:rPr>
          <w:lang w:val="ru-RU"/>
        </w:rPr>
        <w:t xml:space="preserve">1, </w:t>
      </w:r>
      <w:r w:rsidR="002B1853" w:rsidRPr="008E3902">
        <w:rPr>
          <w:lang w:val="ru-RU"/>
        </w:rPr>
        <w:t xml:space="preserve">порог </w:t>
      </w:r>
      <w:r w:rsidRPr="008E3902">
        <w:rPr>
          <w:lang w:val="ru-RU"/>
        </w:rPr>
        <w:t>B для воздействия в течение 5 секунд, и требования SID-SU-5106-TCO.</w:t>
      </w:r>
    </w:p>
    <w:p w14:paraId="4BB63E09" w14:textId="77777777" w:rsidR="00CD112F" w:rsidRPr="008E3902" w:rsidRDefault="00CD112F" w:rsidP="00D534FA">
      <w:pPr>
        <w:pStyle w:val="List1"/>
        <w:tabs>
          <w:tab w:val="clear" w:pos="1080"/>
          <w:tab w:val="left" w:pos="1276"/>
        </w:tabs>
        <w:ind w:left="1134" w:hanging="283"/>
        <w:rPr>
          <w:lang w:val="ru-RU"/>
        </w:rPr>
      </w:pPr>
      <w:r w:rsidRPr="008E3902">
        <w:rPr>
          <w:lang w:val="ru-RU"/>
        </w:rPr>
        <w:t>В основе проектирования изоляции для защиты персонала должна лежать самая высокая рабочая температура технологического процесса, самая высокая среднегодовая летняя температура по сухому термометру и скорость ветра 1 м/с (2 мили в час).</w:t>
      </w:r>
    </w:p>
    <w:p w14:paraId="4BB63E0A" w14:textId="77777777" w:rsidR="00CD112F" w:rsidRPr="008E3902" w:rsidRDefault="00CD112F" w:rsidP="00D534FA">
      <w:pPr>
        <w:pStyle w:val="List1"/>
        <w:tabs>
          <w:tab w:val="clear" w:pos="1080"/>
          <w:tab w:val="left" w:pos="1276"/>
        </w:tabs>
        <w:ind w:left="1134" w:hanging="283"/>
        <w:rPr>
          <w:lang w:val="ru-RU"/>
        </w:rPr>
      </w:pPr>
      <w:r w:rsidRPr="008E3902">
        <w:rPr>
          <w:lang w:val="ru-RU"/>
        </w:rPr>
        <w:t>Изоляция для защиты персонала должна использоваться там, где поверхность находится в зоне, доступной для персонала. "Доступная зона" определяется как зона, в которой персонал регулярно выполняет свои служебные обязанности, кроме работ по техническому обслуживанию, в процессе эксплуатации завода.</w:t>
      </w:r>
    </w:p>
    <w:p w14:paraId="4BB63E0B" w14:textId="77777777" w:rsidR="00CD112F" w:rsidRPr="008E3902" w:rsidRDefault="00CD112F" w:rsidP="00D534FA">
      <w:pPr>
        <w:pStyle w:val="List1"/>
        <w:tabs>
          <w:tab w:val="clear" w:pos="1080"/>
          <w:tab w:val="left" w:pos="1276"/>
        </w:tabs>
        <w:ind w:left="1134" w:hanging="283"/>
        <w:rPr>
          <w:lang w:val="ru-RU"/>
        </w:rPr>
      </w:pPr>
      <w:r w:rsidRPr="008E3902">
        <w:rPr>
          <w:lang w:val="ru-RU"/>
        </w:rPr>
        <w:lastRenderedPageBreak/>
        <w:t>Изоляция для защиты персонала необходима там, где рабочая температура технологической линии превышает 60ºC. Изоляция должна устанавливаться там, где выполняются следующие условия:</w:t>
      </w:r>
    </w:p>
    <w:p w14:paraId="4BB63E0C" w14:textId="77777777" w:rsidR="00CD112F" w:rsidRPr="008E3902" w:rsidRDefault="00CD112F" w:rsidP="008F331F">
      <w:pPr>
        <w:pStyle w:val="ListAlpha1"/>
        <w:numPr>
          <w:ilvl w:val="1"/>
          <w:numId w:val="1"/>
        </w:numPr>
        <w:tabs>
          <w:tab w:val="clear" w:pos="1080"/>
          <w:tab w:val="left" w:pos="1560"/>
        </w:tabs>
        <w:ind w:left="1418" w:hanging="284"/>
        <w:rPr>
          <w:lang w:val="ru-RU"/>
        </w:rPr>
      </w:pPr>
      <w:r w:rsidRPr="008E3902">
        <w:rPr>
          <w:lang w:val="ru-RU"/>
        </w:rPr>
        <w:t>Горизонтальные трубопроводы - там, где низ трубы расположен ниже 2 метров над поверхностью земли или рабочей площадки.</w:t>
      </w:r>
    </w:p>
    <w:p w14:paraId="4BB63E0D" w14:textId="77777777" w:rsidR="00CD112F" w:rsidRPr="008E3902" w:rsidRDefault="00CD112F" w:rsidP="008F331F">
      <w:pPr>
        <w:pStyle w:val="ListAlpha1"/>
        <w:numPr>
          <w:ilvl w:val="1"/>
          <w:numId w:val="1"/>
        </w:numPr>
        <w:tabs>
          <w:tab w:val="clear" w:pos="1080"/>
          <w:tab w:val="left" w:pos="1560"/>
        </w:tabs>
        <w:ind w:left="1418" w:hanging="284"/>
        <w:rPr>
          <w:lang w:val="ru-RU"/>
        </w:rPr>
      </w:pPr>
      <w:r w:rsidRPr="008E3902">
        <w:rPr>
          <w:lang w:val="ru-RU"/>
        </w:rPr>
        <w:t>Вертикальные трубопроводы - те участки трубы, которые расположены ниже 2 метров над уровнем земли или рабочей площадки.</w:t>
      </w:r>
    </w:p>
    <w:p w14:paraId="4BB63E0E" w14:textId="77777777" w:rsidR="00CD112F" w:rsidRPr="008E3902" w:rsidRDefault="00CD112F" w:rsidP="008F331F">
      <w:pPr>
        <w:pStyle w:val="ListAlpha1"/>
        <w:numPr>
          <w:ilvl w:val="1"/>
          <w:numId w:val="1"/>
        </w:numPr>
        <w:tabs>
          <w:tab w:val="clear" w:pos="1080"/>
          <w:tab w:val="left" w:pos="1560"/>
        </w:tabs>
        <w:ind w:left="1418" w:hanging="284"/>
        <w:rPr>
          <w:lang w:val="ru-RU"/>
        </w:rPr>
      </w:pPr>
      <w:r w:rsidRPr="008E3902">
        <w:rPr>
          <w:lang w:val="ru-RU"/>
        </w:rPr>
        <w:t>Трубопроводы, расположенные в непосредственной близости или в пределах 600 мм от рабочей платформы.</w:t>
      </w:r>
    </w:p>
    <w:p w14:paraId="4BB63E0F" w14:textId="77777777" w:rsidR="00CD112F" w:rsidRPr="008E3902" w:rsidRDefault="00CD112F" w:rsidP="008F331F">
      <w:pPr>
        <w:pStyle w:val="ListAlpha1"/>
        <w:numPr>
          <w:ilvl w:val="1"/>
          <w:numId w:val="1"/>
        </w:numPr>
        <w:tabs>
          <w:tab w:val="clear" w:pos="1080"/>
          <w:tab w:val="left" w:pos="1418"/>
        </w:tabs>
        <w:ind w:left="1418" w:hanging="284"/>
        <w:rPr>
          <w:lang w:val="ru-RU"/>
        </w:rPr>
      </w:pPr>
      <w:r w:rsidRPr="008E3902">
        <w:rPr>
          <w:lang w:val="ru-RU"/>
        </w:rPr>
        <w:t>Должна быть предусмотрена защита трубопровода на участке от 150 мм до 2 метров над уровнем земли или рабочей платформы.</w:t>
      </w:r>
    </w:p>
    <w:p w14:paraId="4BB63E10" w14:textId="77777777" w:rsidR="00CD112F" w:rsidRPr="008E3902" w:rsidRDefault="00CD112F" w:rsidP="008F331F">
      <w:pPr>
        <w:pStyle w:val="ListAlpha1"/>
        <w:numPr>
          <w:ilvl w:val="1"/>
          <w:numId w:val="1"/>
        </w:numPr>
        <w:tabs>
          <w:tab w:val="clear" w:pos="1080"/>
          <w:tab w:val="left" w:pos="1418"/>
        </w:tabs>
        <w:ind w:left="1418" w:hanging="284"/>
        <w:rPr>
          <w:lang w:val="ru-RU"/>
        </w:rPr>
      </w:pPr>
      <w:r w:rsidRPr="008E3902">
        <w:rPr>
          <w:lang w:val="ru-RU"/>
        </w:rPr>
        <w:t>Оборудование/трубопроводы, эксплуатируемые в диапазоне температур 50ºC - 120ºC, очень подвержены внешней коррозии из-за пропитанной водой изоляции. Следовательно, там, где это практически осуществимо, в диапазоне рабочих температур до 120ºC желательно предусмотреть разделяющий барьер в виде сетки, например, сварной сетки, без изоляции внутри.</w:t>
      </w:r>
    </w:p>
    <w:p w14:paraId="4BB63E11" w14:textId="3C5902F6" w:rsidR="00CD112F" w:rsidRPr="008E3902" w:rsidDel="00B131E9" w:rsidRDefault="00CD112F">
      <w:pPr>
        <w:pStyle w:val="List1"/>
        <w:tabs>
          <w:tab w:val="clear" w:pos="1080"/>
          <w:tab w:val="left" w:pos="1276"/>
          <w:tab w:val="left" w:pos="1418"/>
        </w:tabs>
        <w:ind w:left="1134" w:hanging="283"/>
        <w:rPr>
          <w:del w:id="493" w:author="Tuleshov, Kurmanbek [Bolashak Atyrau Limited]" w:date="2022-10-10T00:12:00Z"/>
          <w:lang w:val="ru-RU"/>
        </w:rPr>
        <w:pPrChange w:id="494" w:author="Tuleshov, Kurmanbek [Bolashak Atyrau Limited]" w:date="2022-10-10T23:26:00Z">
          <w:pPr>
            <w:pStyle w:val="List1"/>
          </w:pPr>
        </w:pPrChange>
      </w:pPr>
      <w:del w:id="495" w:author="Tuleshov, Kurmanbek [Bolashak Atyrau Limited]" w:date="2022-10-10T00:12:00Z">
        <w:r w:rsidRPr="008E3902" w:rsidDel="00B131E9">
          <w:rPr>
            <w:lang w:val="ru-RU"/>
          </w:rPr>
          <w:delText>Для защиты персонала, с предварительного письменного разрешения Представителя Компании, могут быть установлены защитные металлические решетки.</w:delText>
        </w:r>
      </w:del>
    </w:p>
    <w:p w14:paraId="4BB63E12" w14:textId="6F7F5682" w:rsidR="00CD112F" w:rsidRPr="008E3902" w:rsidDel="00B131E9" w:rsidRDefault="00CD112F">
      <w:pPr>
        <w:pStyle w:val="List1"/>
        <w:tabs>
          <w:tab w:val="left" w:pos="1276"/>
          <w:tab w:val="left" w:pos="1418"/>
        </w:tabs>
        <w:ind w:left="1134" w:hanging="283"/>
        <w:rPr>
          <w:del w:id="496" w:author="Tuleshov, Kurmanbek [Bolashak Atyrau Limited]" w:date="2022-10-10T00:12:00Z"/>
          <w:lang w:val="ru-RU"/>
        </w:rPr>
        <w:pPrChange w:id="497" w:author="Tuleshov, Kurmanbek [Bolashak Atyrau Limited]" w:date="2022-10-10T23:26:00Z">
          <w:pPr>
            <w:pStyle w:val="List1"/>
            <w:ind w:hanging="502"/>
          </w:pPr>
        </w:pPrChange>
      </w:pPr>
      <w:del w:id="498" w:author="Tuleshov, Kurmanbek [Bolashak Atyrau Limited]" w:date="2022-10-10T00:12:00Z">
        <w:r w:rsidRPr="008E3902" w:rsidDel="00B131E9">
          <w:rPr>
            <w:lang w:val="ru-RU"/>
          </w:rPr>
          <w:delText xml:space="preserve">Защитные металлические решетки должны быть изготовлены и установлены в соответствии с величиной зазора, указанной в таблицах </w:delText>
        </w:r>
        <w:r w:rsidR="002B1853" w:rsidRPr="008E3902" w:rsidDel="00B131E9">
          <w:rPr>
            <w:lang w:val="ru-RU"/>
          </w:rPr>
          <w:delText xml:space="preserve">приложения </w:delText>
        </w:r>
        <w:r w:rsidRPr="008E3902" w:rsidDel="00B131E9">
          <w:rPr>
            <w:lang w:val="ru-RU"/>
          </w:rPr>
          <w:delText>I настоящих ТУ.</w:delText>
        </w:r>
      </w:del>
    </w:p>
    <w:p w14:paraId="4BB63E13" w14:textId="77777777" w:rsidR="00CD112F" w:rsidRPr="008E3902" w:rsidRDefault="00CD112F" w:rsidP="008F331F">
      <w:pPr>
        <w:pStyle w:val="List1"/>
        <w:numPr>
          <w:ilvl w:val="0"/>
          <w:numId w:val="1"/>
        </w:numPr>
        <w:tabs>
          <w:tab w:val="clear" w:pos="1080"/>
          <w:tab w:val="left" w:pos="1276"/>
          <w:tab w:val="left" w:pos="1418"/>
        </w:tabs>
        <w:ind w:left="1134" w:hanging="283"/>
        <w:rPr>
          <w:lang w:val="ru-RU"/>
        </w:rPr>
      </w:pPr>
      <w:r w:rsidRPr="008E3902">
        <w:rPr>
          <w:lang w:val="ru-RU"/>
        </w:rPr>
        <w:t>Конденсатоотводчики должны быть изолированы съемными кожухами, или защита персонала должна быть обеспечена за счет разделяющего барьера в виде защитной сетки.</w:t>
      </w:r>
    </w:p>
    <w:p w14:paraId="4BB63E14" w14:textId="77777777" w:rsidR="00CD112F" w:rsidRPr="008E3902" w:rsidRDefault="00CD112F" w:rsidP="008F331F">
      <w:pPr>
        <w:pStyle w:val="List1"/>
        <w:numPr>
          <w:ilvl w:val="0"/>
          <w:numId w:val="1"/>
        </w:numPr>
        <w:tabs>
          <w:tab w:val="clear" w:pos="1080"/>
          <w:tab w:val="left" w:pos="1276"/>
          <w:tab w:val="left" w:pos="1418"/>
        </w:tabs>
        <w:ind w:left="1134" w:hanging="283"/>
        <w:rPr>
          <w:lang w:val="ru-RU"/>
        </w:rPr>
      </w:pPr>
      <w:r w:rsidRPr="008E3902">
        <w:rPr>
          <w:lang w:val="ru-RU"/>
        </w:rPr>
        <w:t>Там, где температура коллектора превышает 120ºC, все подвески, доступные с земли или с рабочей площадки, должны быть изолированы для защиты персонала.</w:t>
      </w:r>
    </w:p>
    <w:p w14:paraId="4BB63E16" w14:textId="77777777" w:rsidR="00CD112F" w:rsidRPr="008E3902" w:rsidRDefault="00CD112F" w:rsidP="00AF2A9B">
      <w:pPr>
        <w:pStyle w:val="Heading2"/>
        <w:rPr>
          <w:lang w:val="ru-RU"/>
        </w:rPr>
      </w:pPr>
      <w:bookmarkStart w:id="499" w:name="_Toc325464835"/>
      <w:bookmarkStart w:id="500" w:name="_Toc117352152"/>
      <w:r w:rsidRPr="008E3902">
        <w:rPr>
          <w:lang w:val="ru-RU"/>
        </w:rPr>
        <w:t>Противопожарная изоляция (FP)</w:t>
      </w:r>
      <w:bookmarkEnd w:id="499"/>
      <w:bookmarkEnd w:id="500"/>
    </w:p>
    <w:p w14:paraId="4BB63E17" w14:textId="77777777" w:rsidR="00CD112F" w:rsidRPr="008E3902" w:rsidRDefault="00CD112F" w:rsidP="009C1FCF">
      <w:pPr>
        <w:pStyle w:val="List1"/>
        <w:numPr>
          <w:ilvl w:val="0"/>
          <w:numId w:val="117"/>
        </w:numPr>
        <w:tabs>
          <w:tab w:val="clear" w:pos="1080"/>
          <w:tab w:val="left" w:pos="1134"/>
        </w:tabs>
        <w:ind w:left="1134" w:hanging="283"/>
        <w:rPr>
          <w:lang w:val="ru-RU"/>
        </w:rPr>
      </w:pPr>
      <w:r w:rsidRPr="008E3902">
        <w:rPr>
          <w:lang w:val="ru-RU"/>
        </w:rPr>
        <w:t>Противопожарная изоляция должна быть обозначена кодом FP.</w:t>
      </w:r>
    </w:p>
    <w:p w14:paraId="4BB63E18" w14:textId="77777777" w:rsidR="00CD112F" w:rsidRPr="008E3902" w:rsidRDefault="00CD112F" w:rsidP="009C1FCF">
      <w:pPr>
        <w:pStyle w:val="List1"/>
        <w:numPr>
          <w:ilvl w:val="0"/>
          <w:numId w:val="1"/>
        </w:numPr>
        <w:tabs>
          <w:tab w:val="clear" w:pos="1080"/>
          <w:tab w:val="left" w:pos="1134"/>
        </w:tabs>
        <w:ind w:left="1134" w:hanging="283"/>
        <w:rPr>
          <w:lang w:val="ru-RU"/>
        </w:rPr>
      </w:pPr>
      <w:r w:rsidRPr="008E3902">
        <w:rPr>
          <w:lang w:val="ru-RU"/>
        </w:rPr>
        <w:t>Основным соображением относительно необходимости использования противопожарной изоляции должен быть расчет параметров устройств защиты от избыточного давления в случае пожара.</w:t>
      </w:r>
    </w:p>
    <w:p w14:paraId="4BB63E19" w14:textId="77777777" w:rsidR="00CD112F" w:rsidRPr="008E3902" w:rsidRDefault="00CD112F" w:rsidP="009C1FCF">
      <w:pPr>
        <w:pStyle w:val="List1"/>
        <w:numPr>
          <w:ilvl w:val="0"/>
          <w:numId w:val="1"/>
        </w:numPr>
        <w:tabs>
          <w:tab w:val="clear" w:pos="1080"/>
          <w:tab w:val="left" w:pos="1134"/>
        </w:tabs>
        <w:ind w:left="1134" w:hanging="283"/>
        <w:rPr>
          <w:lang w:val="ru-RU"/>
        </w:rPr>
      </w:pPr>
      <w:r w:rsidRPr="008E3902">
        <w:rPr>
          <w:lang w:val="ru-RU"/>
        </w:rPr>
        <w:t>Проект противопожарной изоляции должен соответствовать требованиям API RP 521.</w:t>
      </w:r>
    </w:p>
    <w:p w14:paraId="4BB63E1A" w14:textId="77777777" w:rsidR="00CD112F" w:rsidRPr="008E3902" w:rsidRDefault="00CD112F" w:rsidP="009C1FCF">
      <w:pPr>
        <w:pStyle w:val="List1"/>
        <w:numPr>
          <w:ilvl w:val="0"/>
          <w:numId w:val="1"/>
        </w:numPr>
        <w:tabs>
          <w:tab w:val="clear" w:pos="1080"/>
          <w:tab w:val="left" w:pos="1134"/>
        </w:tabs>
        <w:ind w:left="1134" w:hanging="283"/>
        <w:rPr>
          <w:lang w:val="ru-RU"/>
        </w:rPr>
      </w:pPr>
      <w:r w:rsidRPr="008E3902">
        <w:rPr>
          <w:lang w:val="ru-RU"/>
        </w:rPr>
        <w:t>Обшивка противопожарной изоляции для защиты от погодных условий должна быть выполнена из нержавеющей стали.</w:t>
      </w:r>
    </w:p>
    <w:p w14:paraId="4BB63E1B" w14:textId="77777777" w:rsidR="00AF2A9B" w:rsidRPr="008E3902" w:rsidRDefault="00AF2A9B" w:rsidP="00AF2A9B">
      <w:pPr>
        <w:pStyle w:val="Heading2"/>
        <w:rPr>
          <w:color w:val="auto"/>
          <w:lang w:val="ru-RU"/>
        </w:rPr>
      </w:pPr>
      <w:bookmarkStart w:id="501" w:name="_Toc341436076"/>
      <w:bookmarkStart w:id="502" w:name="_Toc117352153"/>
      <w:r w:rsidRPr="008E3902">
        <w:rPr>
          <w:color w:val="auto"/>
          <w:lang w:val="ru-RU"/>
        </w:rPr>
        <w:t>Изоляция паропроводов и трубопроводов горячего водоснабжения (HCPP)</w:t>
      </w:r>
      <w:bookmarkEnd w:id="501"/>
      <w:bookmarkEnd w:id="502"/>
    </w:p>
    <w:p w14:paraId="4BB63E1C" w14:textId="437F6432" w:rsidR="00AF2A9B" w:rsidRPr="008E3902" w:rsidRDefault="00AF2A9B" w:rsidP="009C1FCF">
      <w:pPr>
        <w:pStyle w:val="Text1"/>
        <w:ind w:left="851"/>
        <w:rPr>
          <w:color w:val="auto"/>
          <w:lang w:val="ru-RU"/>
        </w:rPr>
      </w:pPr>
      <w:r w:rsidRPr="008E3902">
        <w:rPr>
          <w:color w:val="auto"/>
          <w:lang w:val="ru-RU"/>
        </w:rPr>
        <w:t xml:space="preserve">Для всех паропроводов и трубопроводов горячего водоснабжения с изоляцией для </w:t>
      </w:r>
      <w:r w:rsidRPr="0065699F">
        <w:rPr>
          <w:color w:val="auto"/>
          <w:lang w:val="ru-RU"/>
        </w:rPr>
        <w:t xml:space="preserve">сохранения тепла применяется кодовое обозначение HCPP в соответствии с таблицей </w:t>
      </w:r>
      <w:r w:rsidR="00E96425" w:rsidRPr="0065699F">
        <w:rPr>
          <w:color w:val="auto"/>
          <w:lang w:val="ru-RU"/>
        </w:rPr>
        <w:t>9</w:t>
      </w:r>
      <w:r w:rsidRPr="0065699F">
        <w:rPr>
          <w:color w:val="auto"/>
          <w:lang w:val="ru-RU"/>
        </w:rPr>
        <w:t xml:space="preserve"> и где требуется защита для персонала. Защитные устройства должны соответствовать требованиям раздел</w:t>
      </w:r>
      <w:r w:rsidR="00F7755E" w:rsidRPr="0065699F">
        <w:rPr>
          <w:color w:val="auto"/>
          <w:lang w:val="ru-RU"/>
        </w:rPr>
        <w:t>а</w:t>
      </w:r>
      <w:r w:rsidR="00CF6967" w:rsidRPr="0065699F">
        <w:rPr>
          <w:color w:val="auto"/>
          <w:lang w:val="ru-RU"/>
        </w:rPr>
        <w:t xml:space="preserve"> 6.2 </w:t>
      </w:r>
      <w:r w:rsidRPr="0065699F">
        <w:rPr>
          <w:color w:val="auto"/>
          <w:lang w:val="ru-RU"/>
        </w:rPr>
        <w:t>.</w:t>
      </w:r>
    </w:p>
    <w:p w14:paraId="4BB63E1D" w14:textId="77777777" w:rsidR="00CD112F" w:rsidRPr="008E3902" w:rsidRDefault="00CD112F" w:rsidP="00F85E17">
      <w:pPr>
        <w:pStyle w:val="Heading1"/>
        <w:numPr>
          <w:ilvl w:val="0"/>
          <w:numId w:val="14"/>
        </w:numPr>
        <w:ind w:left="720" w:hanging="720"/>
        <w:rPr>
          <w:rFonts w:ascii="Arial" w:hAnsi="Arial"/>
          <w:lang w:val="ru-RU"/>
        </w:rPr>
      </w:pPr>
      <w:bookmarkStart w:id="503" w:name="_Toc325464836"/>
      <w:bookmarkStart w:id="504" w:name="_Toc117352154"/>
      <w:r w:rsidRPr="008E3902">
        <w:rPr>
          <w:rFonts w:ascii="Arial" w:hAnsi="Arial"/>
          <w:lang w:val="ru-RU"/>
        </w:rPr>
        <w:t>ОБЪЕМ ИЗОЛЯЦИИ</w:t>
      </w:r>
      <w:bookmarkEnd w:id="503"/>
      <w:bookmarkEnd w:id="504"/>
    </w:p>
    <w:p w14:paraId="4BB63E1E" w14:textId="77777777" w:rsidR="00CD112F" w:rsidRPr="008E3902" w:rsidRDefault="00CD112F" w:rsidP="00A605D4">
      <w:pPr>
        <w:pStyle w:val="List1"/>
        <w:numPr>
          <w:ilvl w:val="0"/>
          <w:numId w:val="265"/>
        </w:numPr>
        <w:tabs>
          <w:tab w:val="clear" w:pos="1080"/>
          <w:tab w:val="left" w:pos="1276"/>
        </w:tabs>
        <w:ind w:left="1134" w:hanging="283"/>
        <w:rPr>
          <w:lang w:val="ru-RU"/>
        </w:rPr>
      </w:pPr>
      <w:r w:rsidRPr="008E3902">
        <w:rPr>
          <w:lang w:val="ru-RU"/>
        </w:rPr>
        <w:t>Трубопроводы и оборудование, подлежащие изоляции, должны быть указаны Заказчиком.</w:t>
      </w:r>
    </w:p>
    <w:p w14:paraId="4BB63E1F"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Размер, нормальная рабочая температура и толщина изоляции трубопроводов и оборудования, подлежащего изоляции, должны быть указаны Заказчиком.</w:t>
      </w:r>
    </w:p>
    <w:p w14:paraId="4BB63E20"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Заказчик должен предоставить технологические схемы, перечень трубопроводов, перечни сосудов и оборудования и чертежи трубопроводов.</w:t>
      </w:r>
    </w:p>
    <w:p w14:paraId="4BB63E21"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lastRenderedPageBreak/>
        <w:t>Объем изоляции на сосудах и/или оборудовании должен быть указан Проектировщиком на листах технических данных в INSH1000, в зависимости от конкретного случая, и должен быть утвержден Заказчиком.</w:t>
      </w:r>
    </w:p>
    <w:p w14:paraId="4BB63E22"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Заказчик в перечне трубопроводов должен привести перечень трубопроводов, КИП и рабочего оборудования (например, насосы и трубопроводы КИП), которые должны обогреваться. Перечень должен включать номинальные размеры и толщину изоляции.</w:t>
      </w:r>
    </w:p>
    <w:p w14:paraId="4BB63E23"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Толщина основной изоляции на днищах сосуда должна быть такой же, что и толщина на прилегающей цилиндрической части сосуда.</w:t>
      </w:r>
    </w:p>
    <w:p w14:paraId="4BB63E24"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Толщина основной изоляции на фитингах трубопровода должна быть такой же, что и толщина на прилегающем трубопроводе.</w:t>
      </w:r>
    </w:p>
    <w:p w14:paraId="4BB63E25" w14:textId="77777777" w:rsidR="00CD112F" w:rsidRPr="008E3902" w:rsidRDefault="00CD112F" w:rsidP="00A605D4">
      <w:pPr>
        <w:pStyle w:val="List1"/>
        <w:numPr>
          <w:ilvl w:val="0"/>
          <w:numId w:val="1"/>
        </w:numPr>
        <w:tabs>
          <w:tab w:val="left" w:pos="1276"/>
        </w:tabs>
        <w:ind w:left="1134" w:hanging="283"/>
        <w:rPr>
          <w:lang w:val="ru-RU"/>
        </w:rPr>
      </w:pPr>
      <w:r w:rsidRPr="008E3902">
        <w:rPr>
          <w:lang w:val="ru-RU"/>
        </w:rPr>
        <w:t>Толщина изоляции теплообменников должна определяться по среднему значению температуры на входе и выходе конкретной изолируемой секции.</w:t>
      </w:r>
    </w:p>
    <w:p w14:paraId="4BB63E26" w14:textId="0CEDA700" w:rsidR="00CD112F" w:rsidRPr="008E3902" w:rsidRDefault="00CD112F" w:rsidP="00A605D4">
      <w:pPr>
        <w:pStyle w:val="List1"/>
        <w:numPr>
          <w:ilvl w:val="0"/>
          <w:numId w:val="1"/>
        </w:numPr>
        <w:tabs>
          <w:tab w:val="left" w:pos="1276"/>
        </w:tabs>
        <w:ind w:left="1134" w:hanging="283"/>
        <w:rPr>
          <w:lang w:val="ru-RU"/>
        </w:rPr>
      </w:pPr>
      <w:r w:rsidRPr="008E3902">
        <w:rPr>
          <w:lang w:val="ru-RU"/>
        </w:rPr>
        <w:t>Если теплообменник или вытяжные трубы необходимо изолировать снаружи, то толщина изоляции должна рассчитываться так, чтобы дымовые газы поддерживались при температуре выше точки росы.</w:t>
      </w:r>
    </w:p>
    <w:p w14:paraId="142C721C" w14:textId="5CE7212E" w:rsidR="00E26146" w:rsidRPr="008E3902" w:rsidRDefault="00E26146">
      <w:pPr>
        <w:pStyle w:val="List1"/>
        <w:numPr>
          <w:ilvl w:val="0"/>
          <w:numId w:val="1"/>
        </w:numPr>
        <w:tabs>
          <w:tab w:val="clear" w:pos="1080"/>
          <w:tab w:val="left" w:pos="1276"/>
        </w:tabs>
        <w:ind w:left="1134" w:hanging="425"/>
        <w:rPr>
          <w:lang w:val="ru-RU"/>
        </w:rPr>
        <w:pPrChange w:id="505" w:author="Tuleshov, Kurmanbek [Bolashak Atyrau Limited]" w:date="2022-10-11T00:07:00Z">
          <w:pPr>
            <w:pStyle w:val="List1"/>
            <w:numPr>
              <w:numId w:val="1"/>
            </w:numPr>
          </w:pPr>
        </w:pPrChange>
      </w:pPr>
      <w:ins w:id="506" w:author="Tuleshov, Kurmanbek [Bolashak Atyrau Limited]" w:date="2022-10-10T00:15:00Z">
        <w:r w:rsidRPr="008E3902">
          <w:rPr>
            <w:lang w:val="ru-RU"/>
            <w:rPrChange w:id="507" w:author="Tuleshov, Kurmanbek [Bolashak Atyrau Limited]" w:date="2022-10-10T21:52:00Z">
              <w:rPr>
                <w:rStyle w:val="q4iawc"/>
                <w:rFonts w:ascii="Roboto" w:hAnsi="Roboto"/>
                <w:sz w:val="27"/>
                <w:szCs w:val="27"/>
                <w:shd w:val="clear" w:color="auto" w:fill="D2E3FC"/>
              </w:rPr>
            </w:rPrChange>
          </w:rPr>
          <w:t xml:space="preserve">Фланцевые соединения не </w:t>
        </w:r>
      </w:ins>
      <w:ins w:id="508" w:author="Tuleshov, Kurmanbek [Bolashak Atyrau Limited]" w:date="2022-10-10T00:17:00Z">
        <w:r w:rsidRPr="008E3902">
          <w:rPr>
            <w:lang w:val="ru-RU"/>
          </w:rPr>
          <w:t xml:space="preserve">должны </w:t>
        </w:r>
      </w:ins>
      <w:ins w:id="509" w:author="Tuleshov, Kurmanbek [Bolashak Atyrau Limited]" w:date="2022-10-10T00:15:00Z">
        <w:r w:rsidRPr="008E3902">
          <w:rPr>
            <w:lang w:val="ru-RU"/>
            <w:rPrChange w:id="510" w:author="Tuleshov, Kurmanbek [Bolashak Atyrau Limited]" w:date="2022-10-10T21:52:00Z">
              <w:rPr>
                <w:rStyle w:val="q4iawc"/>
                <w:rFonts w:ascii="Roboto" w:hAnsi="Roboto"/>
                <w:sz w:val="27"/>
                <w:szCs w:val="27"/>
                <w:shd w:val="clear" w:color="auto" w:fill="D2E3FC"/>
              </w:rPr>
            </w:rPrChange>
          </w:rPr>
          <w:t>изолир</w:t>
        </w:r>
      </w:ins>
      <w:ins w:id="511" w:author="Tuleshov, Kurmanbek [Bolashak Atyrau Limited]" w:date="2022-10-10T00:17:00Z">
        <w:r w:rsidRPr="008E3902">
          <w:rPr>
            <w:lang w:val="ru-RU"/>
          </w:rPr>
          <w:t>овать</w:t>
        </w:r>
      </w:ins>
      <w:ins w:id="512" w:author="Tuleshov, Kurmanbek [Bolashak Atyrau Limited]" w:date="2022-10-10T00:15:00Z">
        <w:r w:rsidRPr="008E3902">
          <w:rPr>
            <w:lang w:val="ru-RU"/>
            <w:rPrChange w:id="513" w:author="Tuleshov, Kurmanbek [Bolashak Atyrau Limited]" w:date="2022-10-10T21:52:00Z">
              <w:rPr>
                <w:rStyle w:val="q4iawc"/>
                <w:rFonts w:ascii="Roboto" w:hAnsi="Roboto"/>
                <w:sz w:val="27"/>
                <w:szCs w:val="27"/>
                <w:shd w:val="clear" w:color="auto" w:fill="D2E3FC"/>
              </w:rPr>
            </w:rPrChange>
          </w:rPr>
          <w:t>ся.</w:t>
        </w:r>
        <w:r w:rsidRPr="008E3902">
          <w:rPr>
            <w:lang w:val="ru-RU"/>
            <w:rPrChange w:id="514" w:author="Tuleshov, Kurmanbek [Bolashak Atyrau Limited]" w:date="2022-10-10T21:52:00Z">
              <w:rPr>
                <w:rFonts w:ascii="Roboto" w:hAnsi="Roboto"/>
                <w:sz w:val="27"/>
                <w:szCs w:val="27"/>
                <w:shd w:val="clear" w:color="auto" w:fill="F5F5F5"/>
              </w:rPr>
            </w:rPrChange>
          </w:rPr>
          <w:t xml:space="preserve"> </w:t>
        </w:r>
        <w:r w:rsidRPr="008E3902">
          <w:rPr>
            <w:lang w:val="ru-RU"/>
            <w:rPrChange w:id="515" w:author="Tuleshov, Kurmanbek [Bolashak Atyrau Limited]" w:date="2022-10-10T21:52:00Z">
              <w:rPr>
                <w:rStyle w:val="q4iawc"/>
                <w:rFonts w:ascii="Roboto" w:hAnsi="Roboto"/>
                <w:sz w:val="27"/>
                <w:szCs w:val="27"/>
                <w:shd w:val="clear" w:color="auto" w:fill="F5F5F5"/>
              </w:rPr>
            </w:rPrChange>
          </w:rPr>
          <w:t>Если фланцевые соединения должны быть изолированы, процедура должна соответствовать PIM-SU-5209-TCO.</w:t>
        </w:r>
      </w:ins>
    </w:p>
    <w:p w14:paraId="4BB63E28" w14:textId="77777777" w:rsidR="00CD112F" w:rsidRPr="008E3902" w:rsidRDefault="00CD112F" w:rsidP="00A605D4">
      <w:pPr>
        <w:pStyle w:val="List1"/>
        <w:numPr>
          <w:ilvl w:val="0"/>
          <w:numId w:val="1"/>
        </w:numPr>
        <w:tabs>
          <w:tab w:val="clear" w:pos="1080"/>
          <w:tab w:val="left" w:pos="1276"/>
        </w:tabs>
        <w:ind w:left="1134" w:hanging="425"/>
        <w:rPr>
          <w:lang w:val="ru-RU"/>
        </w:rPr>
      </w:pPr>
      <w:r w:rsidRPr="008E3902">
        <w:rPr>
          <w:lang w:val="ru-RU"/>
        </w:rPr>
        <w:t>Предохранительные клапаны и отводящие трубопроводы не должны изолироваться.</w:t>
      </w:r>
    </w:p>
    <w:p w14:paraId="4BB63E29" w14:textId="77777777" w:rsidR="00CD112F" w:rsidRPr="008E3902" w:rsidRDefault="00CD112F" w:rsidP="00A605D4">
      <w:pPr>
        <w:pStyle w:val="List1"/>
        <w:numPr>
          <w:ilvl w:val="0"/>
          <w:numId w:val="1"/>
        </w:numPr>
        <w:tabs>
          <w:tab w:val="clear" w:pos="1080"/>
          <w:tab w:val="left" w:pos="1276"/>
        </w:tabs>
        <w:ind w:left="1134" w:hanging="425"/>
        <w:rPr>
          <w:lang w:val="ru-RU"/>
        </w:rPr>
      </w:pPr>
      <w:r w:rsidRPr="008E3902">
        <w:rPr>
          <w:lang w:val="ru-RU"/>
        </w:rPr>
        <w:t>Ручные дренажи и воздушники сосудов, механического оборудования и трубопроводов, включая клапаны с резьбовым соединением и вваренные клапаны, не должны изолироваться, если они не обогреваются.</w:t>
      </w:r>
    </w:p>
    <w:p w14:paraId="4BB63E2A" w14:textId="77777777" w:rsidR="008A166D" w:rsidRPr="008E3902" w:rsidRDefault="008A166D" w:rsidP="00A605D4">
      <w:pPr>
        <w:pStyle w:val="List1"/>
        <w:numPr>
          <w:ilvl w:val="0"/>
          <w:numId w:val="1"/>
        </w:numPr>
        <w:tabs>
          <w:tab w:val="clear" w:pos="1080"/>
          <w:tab w:val="left" w:pos="1276"/>
        </w:tabs>
        <w:ind w:left="1134" w:hanging="425"/>
        <w:rPr>
          <w:lang w:val="ru-RU"/>
        </w:rPr>
      </w:pPr>
      <w:r w:rsidRPr="008E3902">
        <w:rPr>
          <w:lang w:val="ru-RU"/>
        </w:rPr>
        <w:t>Оборудование и трубопроводы, содержащие жидкие теплоносители должны быть изолированы пеностеклом или съемными крышками в соответствии PIP</w:t>
      </w:r>
      <w:r w:rsidR="006918F7" w:rsidRPr="008E3902">
        <w:rPr>
          <w:lang w:val="ru-RU"/>
        </w:rPr>
        <w:t xml:space="preserve"> </w:t>
      </w:r>
      <w:r w:rsidRPr="008E3902">
        <w:rPr>
          <w:lang w:val="ru-RU"/>
        </w:rPr>
        <w:t>INSR</w:t>
      </w:r>
      <w:r w:rsidR="006918F7" w:rsidRPr="008E3902">
        <w:rPr>
          <w:lang w:val="ru-RU"/>
        </w:rPr>
        <w:t xml:space="preserve">1000. </w:t>
      </w:r>
    </w:p>
    <w:p w14:paraId="4BB63E2B" w14:textId="77777777" w:rsidR="00CD112F" w:rsidRPr="008E3902" w:rsidRDefault="00CD112F" w:rsidP="00F85E17">
      <w:pPr>
        <w:pStyle w:val="Heading1"/>
        <w:numPr>
          <w:ilvl w:val="0"/>
          <w:numId w:val="14"/>
        </w:numPr>
        <w:ind w:left="720" w:hanging="720"/>
        <w:rPr>
          <w:rFonts w:ascii="Arial" w:hAnsi="Arial"/>
          <w:lang w:val="ru-RU"/>
        </w:rPr>
      </w:pPr>
      <w:bookmarkStart w:id="516" w:name="_Toc325464837"/>
      <w:bookmarkStart w:id="517" w:name="_Toc117352155"/>
      <w:r w:rsidRPr="008E3902">
        <w:rPr>
          <w:rFonts w:ascii="Arial" w:hAnsi="Arial"/>
          <w:lang w:val="ru-RU"/>
        </w:rPr>
        <w:t>ИЗОЛЯЦИОННЫЕ МАТЕРИАЛЫ</w:t>
      </w:r>
      <w:bookmarkEnd w:id="516"/>
      <w:bookmarkEnd w:id="517"/>
    </w:p>
    <w:p w14:paraId="4BB63E2C" w14:textId="77777777" w:rsidR="00CD112F" w:rsidRPr="008E3902" w:rsidRDefault="00CD112F" w:rsidP="000656E2">
      <w:pPr>
        <w:pStyle w:val="Heading2"/>
        <w:rPr>
          <w:lang w:val="ru-RU"/>
        </w:rPr>
      </w:pPr>
      <w:bookmarkStart w:id="518" w:name="_Toc325464838"/>
      <w:bookmarkStart w:id="519" w:name="_Toc117352156"/>
      <w:r w:rsidRPr="008E3902">
        <w:rPr>
          <w:lang w:val="ru-RU"/>
        </w:rPr>
        <w:t>Силикат кальция</w:t>
      </w:r>
      <w:bookmarkEnd w:id="518"/>
      <w:bookmarkEnd w:id="519"/>
    </w:p>
    <w:p w14:paraId="4BB63E2D" w14:textId="77777777" w:rsidR="00CD112F" w:rsidRPr="008E3902" w:rsidRDefault="00CD112F" w:rsidP="00C3019C">
      <w:pPr>
        <w:pStyle w:val="List1"/>
        <w:numPr>
          <w:ilvl w:val="0"/>
          <w:numId w:val="119"/>
        </w:numPr>
        <w:tabs>
          <w:tab w:val="clear" w:pos="1080"/>
          <w:tab w:val="left" w:pos="1276"/>
        </w:tabs>
        <w:ind w:left="1134" w:hanging="283"/>
        <w:rPr>
          <w:lang w:val="ru-RU"/>
        </w:rPr>
      </w:pPr>
      <w:r w:rsidRPr="008E3902">
        <w:rPr>
          <w:lang w:val="ru-RU"/>
        </w:rPr>
        <w:t>Предварительно отлитые из силиката кальция цилиндры и криволинейные сегменты, и плоские блоки должны быть пригодны для температуры рабочей поверхности от 150°C</w:t>
      </w:r>
      <w:r w:rsidR="00F829AB" w:rsidRPr="008E3902">
        <w:rPr>
          <w:lang w:val="ru-RU"/>
        </w:rPr>
        <w:t xml:space="preserve"> (300°F) до 54</w:t>
      </w:r>
      <w:r w:rsidRPr="008E3902">
        <w:rPr>
          <w:lang w:val="ru-RU"/>
        </w:rPr>
        <w:t xml:space="preserve">0°C </w:t>
      </w:r>
      <w:r w:rsidR="00F829AB" w:rsidRPr="008E3902">
        <w:rPr>
          <w:lang w:val="ru-RU"/>
        </w:rPr>
        <w:t xml:space="preserve">(1000°F) </w:t>
      </w:r>
      <w:r w:rsidRPr="008E3902">
        <w:rPr>
          <w:lang w:val="ru-RU"/>
        </w:rPr>
        <w:t>в соответствии с ASTM C</w:t>
      </w:r>
      <w:r w:rsidR="00CC44B5" w:rsidRPr="008E3902">
        <w:rPr>
          <w:lang w:val="ru-RU"/>
        </w:rPr>
        <w:t xml:space="preserve"> </w:t>
      </w:r>
      <w:r w:rsidRPr="008E3902">
        <w:rPr>
          <w:lang w:val="ru-RU"/>
        </w:rPr>
        <w:t xml:space="preserve">533, </w:t>
      </w:r>
      <w:r w:rsidR="00F829AB" w:rsidRPr="008E3902">
        <w:rPr>
          <w:lang w:val="ru-RU"/>
        </w:rPr>
        <w:t xml:space="preserve">тип </w:t>
      </w:r>
      <w:r w:rsidRPr="008E3902">
        <w:rPr>
          <w:lang w:val="ru-RU"/>
        </w:rPr>
        <w:t>I.</w:t>
      </w:r>
    </w:p>
    <w:p w14:paraId="4BB63E2E" w14:textId="77777777" w:rsidR="00CD112F" w:rsidRPr="008E3902" w:rsidRDefault="00CD112F" w:rsidP="00C3019C">
      <w:pPr>
        <w:pStyle w:val="List1"/>
        <w:tabs>
          <w:tab w:val="clear" w:pos="1080"/>
          <w:tab w:val="left" w:pos="1276"/>
        </w:tabs>
        <w:ind w:left="1134" w:hanging="283"/>
        <w:rPr>
          <w:lang w:val="ru-RU"/>
        </w:rPr>
      </w:pPr>
      <w:r w:rsidRPr="008E3902">
        <w:rPr>
          <w:lang w:val="ru-RU"/>
        </w:rPr>
        <w:t>Силикат кальция должен использоваться только там, где он непрерывно эксплуатируется при температуре выше 150°C (300°F).</w:t>
      </w:r>
    </w:p>
    <w:p w14:paraId="4BB63E2F" w14:textId="77777777" w:rsidR="00CD112F" w:rsidRPr="008E3902" w:rsidRDefault="00CD112F" w:rsidP="00C3019C">
      <w:pPr>
        <w:pStyle w:val="List1"/>
        <w:tabs>
          <w:tab w:val="clear" w:pos="1080"/>
          <w:tab w:val="left" w:pos="1276"/>
        </w:tabs>
        <w:ind w:left="1134" w:hanging="283"/>
        <w:rPr>
          <w:lang w:val="ru-RU"/>
        </w:rPr>
      </w:pPr>
      <w:r w:rsidRPr="008E3902">
        <w:rPr>
          <w:lang w:val="ru-RU"/>
        </w:rPr>
        <w:t>Если на рынке отсутствуют криволинейные сегменты, необходимо использовать срезанные на конус изолирующие панели.</w:t>
      </w:r>
    </w:p>
    <w:p w14:paraId="4BB63E30" w14:textId="5AC3C855" w:rsidR="00CD112F" w:rsidRPr="008E3902" w:rsidRDefault="00CD112F" w:rsidP="00C3019C">
      <w:pPr>
        <w:pStyle w:val="List1"/>
        <w:tabs>
          <w:tab w:val="clear" w:pos="1080"/>
          <w:tab w:val="left" w:pos="1276"/>
        </w:tabs>
        <w:ind w:left="1134" w:hanging="283"/>
        <w:rPr>
          <w:lang w:val="ru-RU"/>
        </w:rPr>
      </w:pPr>
      <w:r w:rsidRPr="008E3902">
        <w:rPr>
          <w:lang w:val="ru-RU"/>
        </w:rPr>
        <w:t>Рифленые блоки или блоки с v-образными канавками не должны использоваться.</w:t>
      </w:r>
    </w:p>
    <w:p w14:paraId="23E95C04" w14:textId="48889943" w:rsidR="00170A9D" w:rsidRPr="008E3902" w:rsidRDefault="00912105" w:rsidP="00C3019C">
      <w:pPr>
        <w:pStyle w:val="List1"/>
        <w:tabs>
          <w:tab w:val="clear" w:pos="1080"/>
          <w:tab w:val="left" w:pos="1276"/>
        </w:tabs>
        <w:ind w:left="1134" w:hanging="283"/>
        <w:rPr>
          <w:lang w:val="ru-RU"/>
        </w:rPr>
      </w:pPr>
      <w:ins w:id="520" w:author="Tuleshov, Kurmanbek [Bolashak Atyrau Limited]" w:date="2022-10-10T00:41:00Z">
        <w:r w:rsidRPr="008E3902">
          <w:rPr>
            <w:lang w:val="ru-RU"/>
            <w:rPrChange w:id="521" w:author="Tuleshov, Kurmanbek [Bolashak Atyrau Limited]" w:date="2022-10-10T23:16:00Z">
              <w:rPr>
                <w:rFonts w:ascii="Tms Rmn" w:hAnsi="Tms Rmn" w:cs="Tms Rmn"/>
                <w:sz w:val="24"/>
                <w:szCs w:val="24"/>
                <w:lang w:val="ru-RU"/>
              </w:rPr>
            </w:rPrChange>
          </w:rPr>
          <w:t>Изоляция должна быть пропитана противо</w:t>
        </w:r>
        <w:r w:rsidRPr="008E3902">
          <w:rPr>
            <w:lang w:val="ru-RU"/>
            <w:rPrChange w:id="522" w:author="Tuleshov, Kurmanbek [Bolashak Atyrau Limited]" w:date="2022-10-10T23:16:00Z">
              <w:rPr>
                <w:rFonts w:asciiTheme="minorHAnsi" w:hAnsiTheme="minorHAnsi" w:cs="Tms Rmn"/>
                <w:sz w:val="24"/>
                <w:szCs w:val="24"/>
                <w:lang w:val="ru-RU"/>
              </w:rPr>
            </w:rPrChange>
          </w:rPr>
          <w:t>смачива</w:t>
        </w:r>
        <w:r w:rsidRPr="008E3902">
          <w:rPr>
            <w:lang w:val="ru-RU"/>
            <w:rPrChange w:id="523" w:author="Tuleshov, Kurmanbek [Bolashak Atyrau Limited]" w:date="2022-10-10T23:16:00Z">
              <w:rPr>
                <w:rFonts w:ascii="Tms Rmn" w:hAnsi="Tms Rmn" w:cs="Tms Rmn"/>
                <w:sz w:val="24"/>
                <w:szCs w:val="24"/>
                <w:lang w:val="ru-RU"/>
              </w:rPr>
            </w:rPrChange>
          </w:rPr>
          <w:t>ющим составом</w:t>
        </w:r>
      </w:ins>
      <w:ins w:id="524" w:author="Tuleshov, Kurmanbek [Bolashak Atyrau Limited]" w:date="2022-10-10T00:42:00Z">
        <w:r w:rsidRPr="008E3902">
          <w:rPr>
            <w:lang w:val="ru-RU"/>
            <w:rPrChange w:id="525" w:author="Tuleshov, Kurmanbek [Bolashak Atyrau Limited]" w:date="2022-10-10T23:16:00Z">
              <w:rPr>
                <w:rFonts w:asciiTheme="minorHAnsi" w:hAnsiTheme="minorHAnsi" w:cs="Tms Rmn"/>
                <w:sz w:val="24"/>
                <w:szCs w:val="24"/>
                <w:lang w:val="ru-RU"/>
              </w:rPr>
            </w:rPrChange>
          </w:rPr>
          <w:t>.</w:t>
        </w:r>
      </w:ins>
    </w:p>
    <w:p w14:paraId="4BB63E31" w14:textId="77777777" w:rsidR="00CD112F" w:rsidRPr="008E3902" w:rsidRDefault="00CD112F" w:rsidP="000656E2">
      <w:pPr>
        <w:pStyle w:val="Heading2"/>
        <w:rPr>
          <w:lang w:val="ru-RU"/>
        </w:rPr>
      </w:pPr>
      <w:bookmarkStart w:id="526" w:name="_Toc325464839"/>
      <w:bookmarkStart w:id="527" w:name="_Toc117352157"/>
      <w:r w:rsidRPr="008E3902">
        <w:rPr>
          <w:lang w:val="ru-RU"/>
        </w:rPr>
        <w:t>Ячеистое стекло</w:t>
      </w:r>
      <w:bookmarkEnd w:id="526"/>
      <w:bookmarkEnd w:id="527"/>
    </w:p>
    <w:p w14:paraId="4BB63E32" w14:textId="77777777" w:rsidR="00CD112F" w:rsidRPr="008E3902" w:rsidRDefault="00CD112F" w:rsidP="006B2BD2">
      <w:pPr>
        <w:pStyle w:val="Text1"/>
        <w:ind w:left="851"/>
        <w:rPr>
          <w:lang w:val="ru-RU"/>
        </w:rPr>
      </w:pPr>
      <w:r w:rsidRPr="008E3902">
        <w:rPr>
          <w:lang w:val="ru-RU"/>
        </w:rPr>
        <w:t xml:space="preserve">Предварительно отлитые из ячеистого стекла цилиндры и криволинейные сегменты, и плоские блоки должны быть пригодны для температуры рабочей поверхности до 430°C (800°F) в соответствии с ASTM C 552 </w:t>
      </w:r>
      <w:r w:rsidR="002B1853" w:rsidRPr="008E3902">
        <w:rPr>
          <w:lang w:val="ru-RU"/>
        </w:rPr>
        <w:t xml:space="preserve">категория </w:t>
      </w:r>
      <w:r w:rsidRPr="008E3902">
        <w:rPr>
          <w:lang w:val="ru-RU"/>
        </w:rPr>
        <w:t>1.</w:t>
      </w:r>
    </w:p>
    <w:p w14:paraId="4BB63E33" w14:textId="77777777" w:rsidR="00CD112F" w:rsidRPr="008E3902" w:rsidRDefault="00CD112F" w:rsidP="000656E2">
      <w:pPr>
        <w:pStyle w:val="Heading2"/>
        <w:rPr>
          <w:lang w:val="ru-RU"/>
        </w:rPr>
      </w:pPr>
      <w:bookmarkStart w:id="528" w:name="_Toc325464840"/>
      <w:bookmarkStart w:id="529" w:name="_Toc117352158"/>
      <w:r w:rsidRPr="008E3902">
        <w:rPr>
          <w:lang w:val="ru-RU"/>
        </w:rPr>
        <w:lastRenderedPageBreak/>
        <w:t>Вспученный перлит</w:t>
      </w:r>
      <w:bookmarkEnd w:id="528"/>
      <w:bookmarkEnd w:id="529"/>
    </w:p>
    <w:p w14:paraId="4BB63E34" w14:textId="77777777" w:rsidR="00CD112F" w:rsidRPr="008E3902" w:rsidRDefault="00CD112F" w:rsidP="006B2BD2">
      <w:pPr>
        <w:pStyle w:val="List1"/>
        <w:numPr>
          <w:ilvl w:val="0"/>
          <w:numId w:val="120"/>
        </w:numPr>
        <w:tabs>
          <w:tab w:val="clear" w:pos="1080"/>
          <w:tab w:val="left" w:pos="1276"/>
        </w:tabs>
        <w:ind w:left="1134" w:hanging="283"/>
        <w:rPr>
          <w:lang w:val="ru-RU"/>
        </w:rPr>
      </w:pPr>
      <w:r w:rsidRPr="008E3902">
        <w:rPr>
          <w:lang w:val="ru-RU"/>
        </w:rPr>
        <w:t>Предварительно отлитые из вспученного перлита цилиндры и криволинейные сегменты, и плоские блоки должны быть пригодны для температуры рабочей поверхности от те</w:t>
      </w:r>
      <w:r w:rsidR="00F829AB" w:rsidRPr="008E3902">
        <w:rPr>
          <w:lang w:val="ru-RU"/>
        </w:rPr>
        <w:t>мпературы окружающей среды до 54</w:t>
      </w:r>
      <w:r w:rsidRPr="008E3902">
        <w:rPr>
          <w:lang w:val="ru-RU"/>
        </w:rPr>
        <w:t>0°C (1</w:t>
      </w:r>
      <w:r w:rsidR="00F829AB" w:rsidRPr="008E3902">
        <w:rPr>
          <w:lang w:val="ru-RU"/>
        </w:rPr>
        <w:t>0</w:t>
      </w:r>
      <w:r w:rsidRPr="008E3902">
        <w:rPr>
          <w:lang w:val="ru-RU"/>
        </w:rPr>
        <w:t>00°F) в соответствии с ASTM C 610.</w:t>
      </w:r>
    </w:p>
    <w:p w14:paraId="4BB63E35" w14:textId="77777777" w:rsidR="00CD112F" w:rsidRPr="008E3902" w:rsidRDefault="00CD112F" w:rsidP="006B2BD2">
      <w:pPr>
        <w:pStyle w:val="List1"/>
        <w:numPr>
          <w:ilvl w:val="0"/>
          <w:numId w:val="1"/>
        </w:numPr>
        <w:tabs>
          <w:tab w:val="clear" w:pos="1080"/>
          <w:tab w:val="left" w:pos="1276"/>
        </w:tabs>
        <w:ind w:left="1134" w:hanging="283"/>
        <w:rPr>
          <w:lang w:val="ru-RU"/>
        </w:rPr>
      </w:pPr>
      <w:r w:rsidRPr="008E3902">
        <w:rPr>
          <w:lang w:val="ru-RU"/>
        </w:rPr>
        <w:t>Номинальная плотность должна составлять 190 кг/м</w:t>
      </w:r>
      <w:r w:rsidRPr="008E3902">
        <w:rPr>
          <w:vertAlign w:val="superscript"/>
          <w:lang w:val="ru-RU"/>
        </w:rPr>
        <w:t>3</w:t>
      </w:r>
      <w:r w:rsidRPr="008E3902">
        <w:rPr>
          <w:lang w:val="ru-RU"/>
        </w:rPr>
        <w:t xml:space="preserve"> (12 фунт/фут</w:t>
      </w:r>
      <w:r w:rsidRPr="008E3902">
        <w:rPr>
          <w:vertAlign w:val="superscript"/>
          <w:lang w:val="ru-RU"/>
        </w:rPr>
        <w:t>3</w:t>
      </w:r>
      <w:r w:rsidRPr="008E3902">
        <w:rPr>
          <w:lang w:val="ru-RU"/>
        </w:rPr>
        <w:t>).</w:t>
      </w:r>
    </w:p>
    <w:p w14:paraId="4BB63E36" w14:textId="77777777" w:rsidR="0097390E" w:rsidRPr="008E3902" w:rsidRDefault="0097390E" w:rsidP="006B2BD2">
      <w:pPr>
        <w:pStyle w:val="List1"/>
        <w:numPr>
          <w:ilvl w:val="0"/>
          <w:numId w:val="1"/>
        </w:numPr>
        <w:tabs>
          <w:tab w:val="clear" w:pos="1080"/>
          <w:tab w:val="left" w:pos="1276"/>
        </w:tabs>
        <w:ind w:left="1134" w:hanging="283"/>
        <w:rPr>
          <w:lang w:val="ru-RU"/>
        </w:rPr>
      </w:pPr>
      <w:r w:rsidRPr="008E3902">
        <w:rPr>
          <w:lang w:val="ru-RU"/>
        </w:rPr>
        <w:t xml:space="preserve">Вспученный перлит должен быть обработан несмачиваемым составом. </w:t>
      </w:r>
    </w:p>
    <w:p w14:paraId="4BB63E37" w14:textId="77777777" w:rsidR="00CD112F" w:rsidRPr="008E3902" w:rsidRDefault="00CD112F" w:rsidP="006B2BD2">
      <w:pPr>
        <w:pStyle w:val="List1"/>
        <w:numPr>
          <w:ilvl w:val="0"/>
          <w:numId w:val="1"/>
        </w:numPr>
        <w:tabs>
          <w:tab w:val="clear" w:pos="1080"/>
          <w:tab w:val="left" w:pos="1276"/>
        </w:tabs>
        <w:ind w:left="1134" w:hanging="283"/>
        <w:rPr>
          <w:lang w:val="ru-RU"/>
        </w:rPr>
      </w:pPr>
      <w:r w:rsidRPr="008E3902">
        <w:rPr>
          <w:lang w:val="ru-RU"/>
        </w:rPr>
        <w:t>Если на рынке отсутствуют криволинейные сегменты, необходимо использовать срезанные на конус изолирующие панели.</w:t>
      </w:r>
    </w:p>
    <w:p w14:paraId="4BB63E38" w14:textId="77777777" w:rsidR="00CD112F" w:rsidRPr="008E3902" w:rsidRDefault="00CD112F" w:rsidP="006B2BD2">
      <w:pPr>
        <w:pStyle w:val="List1"/>
        <w:numPr>
          <w:ilvl w:val="0"/>
          <w:numId w:val="1"/>
        </w:numPr>
        <w:tabs>
          <w:tab w:val="clear" w:pos="1080"/>
          <w:tab w:val="left" w:pos="1276"/>
        </w:tabs>
        <w:ind w:left="1134" w:hanging="283"/>
        <w:rPr>
          <w:lang w:val="ru-RU"/>
        </w:rPr>
      </w:pPr>
      <w:r w:rsidRPr="008E3902">
        <w:rPr>
          <w:lang w:val="ru-RU"/>
        </w:rPr>
        <w:t>Рифленые блоки или блоки с v-образными канавками не должны использоваться.</w:t>
      </w:r>
    </w:p>
    <w:p w14:paraId="4BB63E39" w14:textId="77777777" w:rsidR="00CD112F" w:rsidRPr="008E3902" w:rsidRDefault="00CD112F" w:rsidP="000656E2">
      <w:pPr>
        <w:pStyle w:val="Heading2"/>
        <w:rPr>
          <w:lang w:val="ru-RU"/>
        </w:rPr>
      </w:pPr>
      <w:bookmarkStart w:id="530" w:name="_Toc325464841"/>
      <w:bookmarkStart w:id="531" w:name="_Toc117352159"/>
      <w:r w:rsidRPr="008E3902">
        <w:rPr>
          <w:lang w:val="ru-RU"/>
        </w:rPr>
        <w:t>Минеральная вата</w:t>
      </w:r>
      <w:bookmarkEnd w:id="530"/>
      <w:bookmarkEnd w:id="531"/>
    </w:p>
    <w:p w14:paraId="4BB63E3A" w14:textId="1107CC96" w:rsidR="00CD112F" w:rsidRPr="008E3902" w:rsidRDefault="00CD112F" w:rsidP="00C95680">
      <w:pPr>
        <w:pStyle w:val="List1"/>
        <w:numPr>
          <w:ilvl w:val="0"/>
          <w:numId w:val="121"/>
        </w:numPr>
        <w:tabs>
          <w:tab w:val="clear" w:pos="1080"/>
          <w:tab w:val="left" w:pos="1134"/>
        </w:tabs>
        <w:ind w:left="1134" w:hanging="283"/>
        <w:rPr>
          <w:lang w:val="ru-RU"/>
        </w:rPr>
      </w:pPr>
      <w:r w:rsidRPr="008E3902">
        <w:rPr>
          <w:lang w:val="ru-RU"/>
        </w:rPr>
        <w:t>Предварительно формованные из минеральной ваты цилиндры должны быть пригодны для температуры рабочей поверхности от температу</w:t>
      </w:r>
      <w:r w:rsidR="00F829AB" w:rsidRPr="008E3902">
        <w:rPr>
          <w:lang w:val="ru-RU"/>
        </w:rPr>
        <w:t>ры окружающей среды до 54</w:t>
      </w:r>
      <w:r w:rsidRPr="008E3902">
        <w:rPr>
          <w:lang w:val="ru-RU"/>
        </w:rPr>
        <w:t>0°C</w:t>
      </w:r>
      <w:r w:rsidR="00F829AB" w:rsidRPr="008E3902">
        <w:rPr>
          <w:lang w:val="ru-RU"/>
        </w:rPr>
        <w:t xml:space="preserve"> (10</w:t>
      </w:r>
      <w:r w:rsidRPr="008E3902">
        <w:rPr>
          <w:lang w:val="ru-RU"/>
        </w:rPr>
        <w:t>00°F) в соответствии с ASTM C 547,</w:t>
      </w:r>
      <w:del w:id="532" w:author="Tuleshov, Kurmanbek [Bolashak Atyrau Limited]" w:date="2022-10-10T00:42:00Z">
        <w:r w:rsidRPr="008E3902" w:rsidDel="00210B26">
          <w:rPr>
            <w:lang w:val="ru-RU"/>
          </w:rPr>
          <w:delText xml:space="preserve"> </w:delText>
        </w:r>
        <w:r w:rsidR="002B1853" w:rsidRPr="008E3902" w:rsidDel="00210B26">
          <w:rPr>
            <w:lang w:val="ru-RU"/>
          </w:rPr>
          <w:delText xml:space="preserve">класс </w:delText>
        </w:r>
        <w:r w:rsidRPr="008E3902" w:rsidDel="00210B26">
          <w:rPr>
            <w:lang w:val="ru-RU"/>
          </w:rPr>
          <w:delText>3</w:delText>
        </w:r>
      </w:del>
      <w:ins w:id="533" w:author="Tuleshov, Kurmanbek [Bolashak Atyrau Limited]" w:date="2022-10-10T00:42:00Z">
        <w:r w:rsidR="00210B26" w:rsidRPr="008E3902">
          <w:rPr>
            <w:lang w:val="ru-RU"/>
          </w:rPr>
          <w:t xml:space="preserve"> Тип </w:t>
        </w:r>
        <w:r w:rsidR="00210B26" w:rsidRPr="008E3902">
          <w:rPr>
            <w:lang w:val="ru-RU"/>
            <w:rPrChange w:id="534" w:author="Tuleshov, Kurmanbek [Bolashak Atyrau Limited]" w:date="2022-10-11T11:28:00Z">
              <w:rPr/>
            </w:rPrChange>
          </w:rPr>
          <w:t>Ⅳ</w:t>
        </w:r>
      </w:ins>
      <w:r w:rsidRPr="008E3902">
        <w:rPr>
          <w:lang w:val="ru-RU"/>
        </w:rPr>
        <w:t>.</w:t>
      </w:r>
    </w:p>
    <w:p w14:paraId="4BB63E3B" w14:textId="0C191E86" w:rsidR="00CD112F" w:rsidRPr="008E3902" w:rsidDel="00210B26" w:rsidRDefault="00CD112F" w:rsidP="00C95680">
      <w:pPr>
        <w:pStyle w:val="List1"/>
        <w:numPr>
          <w:ilvl w:val="0"/>
          <w:numId w:val="1"/>
        </w:numPr>
        <w:tabs>
          <w:tab w:val="clear" w:pos="1080"/>
          <w:tab w:val="left" w:pos="1134"/>
        </w:tabs>
        <w:ind w:left="1134" w:hanging="283"/>
        <w:rPr>
          <w:del w:id="535" w:author="Tuleshov, Kurmanbek [Bolashak Atyrau Limited]" w:date="2022-10-10T00:43:00Z"/>
          <w:lang w:val="ru-RU"/>
        </w:rPr>
      </w:pPr>
      <w:del w:id="536" w:author="Tuleshov, Kurmanbek [Bolashak Atyrau Limited]" w:date="2022-10-10T00:43:00Z">
        <w:r w:rsidRPr="008E3902" w:rsidDel="00210B26">
          <w:rPr>
            <w:lang w:val="ru-RU"/>
          </w:rPr>
          <w:delText>Вместо предварительно формованных из минеральной ваты цилиндров могут использоваться плиты из минеральной ваты с v-образными канавками, подогнанные точно по диаметру трубы, при условии уплотнения волокон в канавках и наличии подложки из армированного стекловолоконного мата, изготовленного в заводских условиях.</w:delText>
        </w:r>
      </w:del>
    </w:p>
    <w:p w14:paraId="4BB63E3C" w14:textId="3E5CBF47" w:rsidR="00CD112F" w:rsidRPr="008E3902" w:rsidRDefault="00CD112F" w:rsidP="00C95680">
      <w:pPr>
        <w:pStyle w:val="List1"/>
        <w:numPr>
          <w:ilvl w:val="0"/>
          <w:numId w:val="1"/>
        </w:numPr>
        <w:tabs>
          <w:tab w:val="clear" w:pos="1080"/>
          <w:tab w:val="left" w:pos="1134"/>
        </w:tabs>
        <w:ind w:left="1134" w:hanging="283"/>
        <w:rPr>
          <w:lang w:val="ru-RU"/>
        </w:rPr>
      </w:pPr>
      <w:del w:id="537" w:author="Tuleshov, Kurmanbek [Bolashak Atyrau Limited]" w:date="2022-10-10T00:55:00Z">
        <w:r w:rsidRPr="008E3902" w:rsidDel="007914C8">
          <w:rPr>
            <w:lang w:val="ru-RU"/>
          </w:rPr>
          <w:delText>Изоляционные цилиндры</w:delText>
        </w:r>
      </w:del>
      <w:ins w:id="538" w:author="Tuleshov, Kurmanbek [Bolashak Atyrau Limited]" w:date="2022-10-10T00:55:00Z">
        <w:r w:rsidR="007914C8" w:rsidRPr="008E3902">
          <w:rPr>
            <w:lang w:val="ru-RU"/>
          </w:rPr>
          <w:t>Изоляци</w:t>
        </w:r>
        <w:del w:id="539" w:author="Kenzhekova, Aliya [Tengizchevroil]" w:date="2022-10-18T14:14:00Z">
          <w:r w:rsidR="007914C8" w:rsidRPr="008E3902" w:rsidDel="00F16063">
            <w:rPr>
              <w:lang w:val="ru-RU"/>
            </w:rPr>
            <w:delText>я</w:delText>
          </w:r>
        </w:del>
      </w:ins>
      <w:ins w:id="540" w:author="Kenzhekova, Aliya [Tengizchevroil]" w:date="2022-10-18T14:14:00Z">
        <w:r w:rsidR="00F16063" w:rsidRPr="008E3902">
          <w:rPr>
            <w:lang w:val="ru-RU"/>
          </w:rPr>
          <w:t>ю</w:t>
        </w:r>
      </w:ins>
      <w:ins w:id="541" w:author="Tuleshov, Kurmanbek [Bolashak Atyrau Limited]" w:date="2022-10-10T00:55:00Z">
        <w:r w:rsidR="007914C8" w:rsidRPr="008E3902">
          <w:rPr>
            <w:lang w:val="ru-RU"/>
          </w:rPr>
          <w:t xml:space="preserve"> труб, намотанную на стержень</w:t>
        </w:r>
      </w:ins>
      <w:r w:rsidRPr="008E3902">
        <w:rPr>
          <w:lang w:val="ru-RU"/>
        </w:rPr>
        <w:t xml:space="preserve"> из минеральной ваты не</w:t>
      </w:r>
      <w:ins w:id="542" w:author="Kenzhekova, Aliya [Tengizchevroil]" w:date="2022-10-18T14:14:00Z">
        <w:r w:rsidR="008F1094" w:rsidRPr="008E3902">
          <w:rPr>
            <w:lang w:val="ru-RU"/>
          </w:rPr>
          <w:t>льзя</w:t>
        </w:r>
      </w:ins>
      <w:del w:id="543" w:author="Kenzhekova, Aliya [Tengizchevroil]" w:date="2022-10-18T14:14:00Z">
        <w:r w:rsidRPr="008E3902" w:rsidDel="008F1094">
          <w:rPr>
            <w:lang w:val="ru-RU"/>
          </w:rPr>
          <w:delText xml:space="preserve"> должны</w:delText>
        </w:r>
      </w:del>
      <w:r w:rsidRPr="008E3902">
        <w:rPr>
          <w:lang w:val="ru-RU"/>
        </w:rPr>
        <w:t xml:space="preserve"> вырезать</w:t>
      </w:r>
      <w:del w:id="544" w:author="Kenzhekova, Aliya [Tengizchevroil]" w:date="2022-10-18T14:14:00Z">
        <w:r w:rsidRPr="008E3902" w:rsidDel="008F1094">
          <w:rPr>
            <w:lang w:val="ru-RU"/>
          </w:rPr>
          <w:delText>ся</w:delText>
        </w:r>
      </w:del>
      <w:r w:rsidRPr="008E3902">
        <w:rPr>
          <w:lang w:val="ru-RU"/>
        </w:rPr>
        <w:t xml:space="preserve"> из плит.</w:t>
      </w:r>
    </w:p>
    <w:p w14:paraId="4BB63E3D" w14:textId="77777777" w:rsidR="00CD112F" w:rsidRPr="008E3902" w:rsidRDefault="00CD112F" w:rsidP="00C95680">
      <w:pPr>
        <w:pStyle w:val="List1"/>
        <w:numPr>
          <w:ilvl w:val="0"/>
          <w:numId w:val="1"/>
        </w:numPr>
        <w:tabs>
          <w:tab w:val="clear" w:pos="1080"/>
          <w:tab w:val="left" w:pos="1134"/>
        </w:tabs>
        <w:ind w:left="1134" w:hanging="283"/>
        <w:rPr>
          <w:lang w:val="ru-RU"/>
        </w:rPr>
      </w:pPr>
      <w:r w:rsidRPr="008E3902">
        <w:rPr>
          <w:lang w:val="ru-RU"/>
        </w:rPr>
        <w:t>Волокна изоляционных цилиндров из минеральной ваты не должны быть ориентированы перпендикулярно нагретой поверхности.</w:t>
      </w:r>
    </w:p>
    <w:p w14:paraId="4BB63E3E" w14:textId="7F2214A6" w:rsidR="00CD112F" w:rsidRPr="008E3902" w:rsidRDefault="00CD112F" w:rsidP="00C95680">
      <w:pPr>
        <w:pStyle w:val="List1"/>
        <w:numPr>
          <w:ilvl w:val="0"/>
          <w:numId w:val="1"/>
        </w:numPr>
        <w:tabs>
          <w:tab w:val="clear" w:pos="1080"/>
          <w:tab w:val="left" w:pos="1134"/>
        </w:tabs>
        <w:ind w:left="1134" w:hanging="283"/>
        <w:rPr>
          <w:lang w:val="ru-RU"/>
        </w:rPr>
      </w:pPr>
      <w:r w:rsidRPr="008E3902">
        <w:rPr>
          <w:lang w:val="ru-RU"/>
        </w:rPr>
        <w:t>Плиты из минеральной ваты должны быть пригодны для температуры рабочей поверхности от те</w:t>
      </w:r>
      <w:r w:rsidR="00F829AB" w:rsidRPr="008E3902">
        <w:rPr>
          <w:lang w:val="ru-RU"/>
        </w:rPr>
        <w:t>мпературы окружающей среды до 54</w:t>
      </w:r>
      <w:r w:rsidRPr="008E3902">
        <w:rPr>
          <w:lang w:val="ru-RU"/>
        </w:rPr>
        <w:t>0°C (1</w:t>
      </w:r>
      <w:r w:rsidR="00F829AB" w:rsidRPr="008E3902">
        <w:rPr>
          <w:lang w:val="ru-RU"/>
        </w:rPr>
        <w:t>0</w:t>
      </w:r>
      <w:r w:rsidRPr="008E3902">
        <w:rPr>
          <w:lang w:val="ru-RU"/>
        </w:rPr>
        <w:t xml:space="preserve">00 °F) в соответствии с ASTM C 612, </w:t>
      </w:r>
      <w:r w:rsidR="002B1853" w:rsidRPr="008E3902">
        <w:rPr>
          <w:lang w:val="ru-RU"/>
        </w:rPr>
        <w:t xml:space="preserve">тип </w:t>
      </w:r>
      <w:del w:id="545" w:author="Tuleshov, Kurmanbek [Bolashak Atyrau Limited]" w:date="2022-10-10T00:56:00Z">
        <w:r w:rsidRPr="008E3902" w:rsidDel="00C1093B">
          <w:rPr>
            <w:lang w:val="ru-RU"/>
          </w:rPr>
          <w:delText>4B</w:delText>
        </w:r>
      </w:del>
      <w:ins w:id="546" w:author="Tuleshov, Kurmanbek [Bolashak Atyrau Limited]" w:date="2022-10-20T11:07:00Z">
        <w:r w:rsidR="00C362B6" w:rsidRPr="008E3902">
          <w:rPr>
            <w:lang w:val="ru-RU"/>
            <w:rPrChange w:id="547" w:author="Tuleshov, Kurmanbek [Bolashak Atyrau Limited]" w:date="2022-10-20T11:07:00Z">
              <w:rPr>
                <w:highlight w:val="yellow"/>
                <w:lang w:val="ru-RU"/>
              </w:rPr>
            </w:rPrChange>
          </w:rPr>
          <w:t>Ⅲ</w:t>
        </w:r>
      </w:ins>
      <w:r w:rsidRPr="008E3902">
        <w:rPr>
          <w:lang w:val="ru-RU"/>
        </w:rPr>
        <w:t xml:space="preserve">, </w:t>
      </w:r>
      <w:r w:rsidR="002B1853" w:rsidRPr="008E3902">
        <w:rPr>
          <w:lang w:val="ru-RU"/>
        </w:rPr>
        <w:t xml:space="preserve">категория </w:t>
      </w:r>
      <w:r w:rsidRPr="008E3902">
        <w:rPr>
          <w:lang w:val="ru-RU"/>
        </w:rPr>
        <w:t>2.</w:t>
      </w:r>
    </w:p>
    <w:p w14:paraId="4BB63E3F" w14:textId="77777777" w:rsidR="00CD112F" w:rsidRPr="008E3902" w:rsidRDefault="00CD112F" w:rsidP="00C95680">
      <w:pPr>
        <w:pStyle w:val="List1"/>
        <w:numPr>
          <w:ilvl w:val="0"/>
          <w:numId w:val="1"/>
        </w:numPr>
        <w:tabs>
          <w:tab w:val="clear" w:pos="1080"/>
          <w:tab w:val="left" w:pos="1134"/>
        </w:tabs>
        <w:ind w:left="1134" w:hanging="283"/>
        <w:rPr>
          <w:lang w:val="ru-RU"/>
        </w:rPr>
      </w:pPr>
      <w:r w:rsidRPr="008E3902">
        <w:rPr>
          <w:lang w:val="ru-RU"/>
        </w:rPr>
        <w:t>Минеральная вата должна:</w:t>
      </w:r>
    </w:p>
    <w:p w14:paraId="4BB63E40" w14:textId="6158298B" w:rsidR="00CD112F" w:rsidRPr="008E3902" w:rsidRDefault="00CD112F" w:rsidP="008F331F">
      <w:pPr>
        <w:pStyle w:val="ListAlpha1"/>
        <w:numPr>
          <w:ilvl w:val="1"/>
          <w:numId w:val="1"/>
        </w:numPr>
        <w:tabs>
          <w:tab w:val="clear" w:pos="1080"/>
          <w:tab w:val="left" w:pos="1418"/>
          <w:tab w:val="left" w:pos="1701"/>
        </w:tabs>
        <w:ind w:left="1418" w:hanging="284"/>
        <w:rPr>
          <w:lang w:val="ru-RU"/>
        </w:rPr>
      </w:pPr>
      <w:r w:rsidRPr="008E3902">
        <w:rPr>
          <w:lang w:val="ru-RU"/>
        </w:rPr>
        <w:t xml:space="preserve">Иметь содержание неволокнистых включений, рассчитанное в соответствии с ASTM C 612, </w:t>
      </w:r>
      <w:r w:rsidR="002B1853" w:rsidRPr="008E3902">
        <w:rPr>
          <w:lang w:val="ru-RU"/>
        </w:rPr>
        <w:t xml:space="preserve">приложение </w:t>
      </w:r>
      <w:r w:rsidRPr="008E3902">
        <w:rPr>
          <w:lang w:val="ru-RU"/>
        </w:rPr>
        <w:t xml:space="preserve">A1, не больше, чем максимально допустимое содержание </w:t>
      </w:r>
      <w:del w:id="548" w:author="Tuleshov, Kurmanbek [Bolashak Atyrau Limited]" w:date="2022-10-10T00:56:00Z">
        <w:r w:rsidRPr="008E3902" w:rsidDel="006D3813">
          <w:rPr>
            <w:lang w:val="ru-RU"/>
          </w:rPr>
          <w:delText>30</w:delText>
        </w:r>
      </w:del>
      <w:ins w:id="549" w:author="Tuleshov, Kurmanbek [Bolashak Atyrau Limited]" w:date="2022-10-10T00:56:00Z">
        <w:r w:rsidR="006D3813" w:rsidRPr="008E3902">
          <w:rPr>
            <w:lang w:val="ru-RU"/>
          </w:rPr>
          <w:t>25</w:t>
        </w:r>
      </w:ins>
      <w:r w:rsidRPr="008E3902">
        <w:rPr>
          <w:lang w:val="ru-RU"/>
        </w:rPr>
        <w:t xml:space="preserve">%. Вне зависимости от фактического содержания неволокнистых включений, плотность поставляемого материала не должна быть меньше, чем 120 кг/м3 (7 фунт/фут3). Если содержание неволокнистых включений меньше, чем </w:t>
      </w:r>
      <w:del w:id="550" w:author="Tuleshov, Kurmanbek [Bolashak Atyrau Limited]" w:date="2022-10-10T00:57:00Z">
        <w:r w:rsidRPr="008E3902" w:rsidDel="006D3813">
          <w:rPr>
            <w:lang w:val="ru-RU"/>
          </w:rPr>
          <w:delText>30</w:delText>
        </w:r>
      </w:del>
      <w:ins w:id="551" w:author="Tuleshov, Kurmanbek [Bolashak Atyrau Limited]" w:date="2022-10-10T00:57:00Z">
        <w:r w:rsidR="006D3813" w:rsidRPr="008E3902">
          <w:rPr>
            <w:lang w:val="ru-RU"/>
          </w:rPr>
          <w:t>25</w:t>
        </w:r>
      </w:ins>
      <w:r w:rsidRPr="008E3902">
        <w:rPr>
          <w:lang w:val="ru-RU"/>
        </w:rPr>
        <w:t xml:space="preserve">%, как указано в ASTM C 612, </w:t>
      </w:r>
      <w:del w:id="552" w:author="Tuleshov, Kurmanbek [Bolashak Atyrau Limited]" w:date="2022-10-10T00:57:00Z">
        <w:r w:rsidRPr="008E3902" w:rsidDel="006D3813">
          <w:rPr>
            <w:lang w:val="ru-RU"/>
          </w:rPr>
          <w:delText xml:space="preserve">параграф 6.1.3.1, </w:delText>
        </w:r>
      </w:del>
      <w:r w:rsidRPr="008E3902">
        <w:rPr>
          <w:lang w:val="ru-RU"/>
        </w:rPr>
        <w:t>производитель материала не должен корректировать плотность поставляемого материала.</w:t>
      </w:r>
    </w:p>
    <w:p w14:paraId="4BB63E41" w14:textId="77777777" w:rsidR="00CD112F" w:rsidRPr="008E3902" w:rsidRDefault="00CD112F" w:rsidP="00435198">
      <w:pPr>
        <w:pStyle w:val="ListAlpha1"/>
        <w:numPr>
          <w:ilvl w:val="1"/>
          <w:numId w:val="1"/>
        </w:numPr>
        <w:tabs>
          <w:tab w:val="clear" w:pos="1080"/>
          <w:tab w:val="left" w:pos="1418"/>
          <w:tab w:val="left" w:pos="1701"/>
        </w:tabs>
        <w:ind w:left="1134" w:firstLine="0"/>
        <w:rPr>
          <w:lang w:val="ru-RU"/>
        </w:rPr>
      </w:pPr>
      <w:r w:rsidRPr="008E3902">
        <w:rPr>
          <w:lang w:val="ru-RU"/>
        </w:rPr>
        <w:t>Иметь pH от 6,0 до 8,0.</w:t>
      </w:r>
    </w:p>
    <w:p w14:paraId="4BB63E42" w14:textId="77777777" w:rsidR="00CD112F" w:rsidRPr="008E3902" w:rsidRDefault="00CD112F" w:rsidP="00435198">
      <w:pPr>
        <w:pStyle w:val="ListAlpha1"/>
        <w:numPr>
          <w:ilvl w:val="1"/>
          <w:numId w:val="1"/>
        </w:numPr>
        <w:tabs>
          <w:tab w:val="clear" w:pos="1080"/>
          <w:tab w:val="left" w:pos="1418"/>
          <w:tab w:val="left" w:pos="1701"/>
        </w:tabs>
        <w:ind w:left="1134" w:firstLine="0"/>
        <w:rPr>
          <w:lang w:val="ru-RU"/>
        </w:rPr>
      </w:pPr>
      <w:r w:rsidRPr="008E3902">
        <w:rPr>
          <w:lang w:val="ru-RU"/>
        </w:rPr>
        <w:t>Должна быть обработана силиконом.</w:t>
      </w:r>
    </w:p>
    <w:p w14:paraId="4BB63E43" w14:textId="77777777" w:rsidR="00CD112F" w:rsidRPr="008E3902" w:rsidRDefault="00CD112F" w:rsidP="00C95680">
      <w:pPr>
        <w:pStyle w:val="List1"/>
        <w:numPr>
          <w:ilvl w:val="0"/>
          <w:numId w:val="1"/>
        </w:numPr>
        <w:tabs>
          <w:tab w:val="clear" w:pos="1080"/>
          <w:tab w:val="left" w:pos="1134"/>
        </w:tabs>
        <w:ind w:left="1134" w:hanging="283"/>
        <w:rPr>
          <w:lang w:val="ru-RU"/>
        </w:rPr>
      </w:pPr>
      <w:r w:rsidRPr="008E3902">
        <w:rPr>
          <w:lang w:val="ru-RU"/>
        </w:rPr>
        <w:t>Все горизонтальные сосуды, теплообменники и обечайки сосудов должны быть изолированы с использованием готовых панелей и плит из минеральной ваты. Для оборудования диаметром меньше, чем 3,5 метра, панели должны быть обрезаны в соответствии с радиусом оборудования и иметь скошенные кромки для герметизации вертикальных швов.</w:t>
      </w:r>
    </w:p>
    <w:p w14:paraId="4BB63E44" w14:textId="2DC199D6" w:rsidR="00CD112F" w:rsidRPr="008E3902" w:rsidRDefault="00CD112F" w:rsidP="00C95680">
      <w:pPr>
        <w:pStyle w:val="List1"/>
        <w:numPr>
          <w:ilvl w:val="0"/>
          <w:numId w:val="1"/>
        </w:numPr>
        <w:tabs>
          <w:tab w:val="clear" w:pos="1080"/>
          <w:tab w:val="left" w:pos="1134"/>
        </w:tabs>
        <w:ind w:left="1134" w:hanging="283"/>
        <w:rPr>
          <w:lang w:val="ru-RU"/>
        </w:rPr>
      </w:pPr>
      <w:r w:rsidRPr="008E3902">
        <w:rPr>
          <w:lang w:val="ru-RU"/>
        </w:rPr>
        <w:t xml:space="preserve">Нижние днища вертикальных сосудов внутри юбки следует изолировать с использованием матов из минеральной ваты, армированных сеткой из нержавеющей стали с шестиугольными ячейками 25 мм. Устойчивость к атмосферным воздействиям следует придавать за счет использования быстросхватывающегося гидравлического цемента, армированного металлической сеткой, как указано. </w:t>
      </w:r>
    </w:p>
    <w:p w14:paraId="7597C51F" w14:textId="67CC7272" w:rsidR="00F50101" w:rsidRPr="008E3902" w:rsidRDefault="002A5C0E" w:rsidP="00C95680">
      <w:pPr>
        <w:pStyle w:val="List1"/>
        <w:tabs>
          <w:tab w:val="clear" w:pos="1080"/>
          <w:tab w:val="left" w:pos="1134"/>
          <w:tab w:val="left" w:pos="1418"/>
        </w:tabs>
        <w:ind w:left="1134" w:hanging="283"/>
        <w:rPr>
          <w:ins w:id="553" w:author="Tuleshov, Kurmanbek [Bolashak Atyrau Limited]" w:date="2022-10-10T01:01:00Z"/>
          <w:lang w:val="ru-RU"/>
          <w:rPrChange w:id="554" w:author="Tuleshov, Kurmanbek [Bolashak Atyrau Limited]" w:date="2022-10-10T01:04:00Z">
            <w:rPr>
              <w:ins w:id="555" w:author="Tuleshov, Kurmanbek [Bolashak Atyrau Limited]" w:date="2022-10-10T01:01:00Z"/>
            </w:rPr>
          </w:rPrChange>
        </w:rPr>
      </w:pPr>
      <w:ins w:id="556" w:author="Tuleshov, Kurmanbek [Bolashak Atyrau Limited]" w:date="2022-10-10T01:04:00Z">
        <w:r w:rsidRPr="008E3902">
          <w:rPr>
            <w:lang w:val="ru-RU"/>
            <w:rPrChange w:id="557" w:author="Tuleshov, Kurmanbek [Bolashak Atyrau Limited]" w:date="2022-10-10T01:04:00Z">
              <w:rPr>
                <w:rFonts w:ascii="Roboto" w:hAnsi="Roboto"/>
                <w:sz w:val="27"/>
                <w:szCs w:val="27"/>
                <w:shd w:val="clear" w:color="auto" w:fill="D2E3FC"/>
              </w:rPr>
            </w:rPrChange>
          </w:rPr>
          <w:t>Минеральная вата должна быть пропитана противосмачивающим составом и демонстрировать гидрофобность согласно BSI BS EN ISO 29767 для плит и BSI BS</w:t>
        </w:r>
        <w:r w:rsidRPr="008E3902">
          <w:rPr>
            <w:lang w:val="ru-RU"/>
          </w:rPr>
          <w:t xml:space="preserve"> </w:t>
        </w:r>
        <w:r w:rsidRPr="008E3902">
          <w:rPr>
            <w:lang w:val="ru-RU"/>
            <w:rPrChange w:id="558" w:author="Tuleshov, Kurmanbek [Bolashak Atyrau Limited]" w:date="2022-10-10T01:04:00Z">
              <w:rPr>
                <w:rFonts w:ascii="Roboto" w:hAnsi="Roboto"/>
                <w:sz w:val="27"/>
                <w:szCs w:val="27"/>
                <w:shd w:val="clear" w:color="auto" w:fill="D2E3FC"/>
              </w:rPr>
            </w:rPrChange>
          </w:rPr>
          <w:lastRenderedPageBreak/>
          <w:t>EN13472 для труб при использовании при температурах ниже температуры</w:t>
        </w:r>
        <w:r w:rsidRPr="008E3902">
          <w:rPr>
            <w:lang w:val="ru-RU"/>
          </w:rPr>
          <w:t xml:space="preserve"> </w:t>
        </w:r>
        <w:r w:rsidRPr="008E3902">
          <w:rPr>
            <w:lang w:val="ru-RU"/>
            <w:rPrChange w:id="559" w:author="Tuleshov, Kurmanbek [Bolashak Atyrau Limited]" w:date="2022-10-10T01:04:00Z">
              <w:rPr>
                <w:rFonts w:ascii="Roboto" w:hAnsi="Roboto"/>
                <w:sz w:val="27"/>
                <w:szCs w:val="27"/>
                <w:shd w:val="clear" w:color="auto" w:fill="D2E3FC"/>
              </w:rPr>
            </w:rPrChange>
          </w:rPr>
          <w:t>разложения состава.</w:t>
        </w:r>
      </w:ins>
    </w:p>
    <w:p w14:paraId="5A722A2D" w14:textId="75839117" w:rsidR="00F50101" w:rsidRPr="008E3902" w:rsidRDefault="002A5C0E" w:rsidP="00C95680">
      <w:pPr>
        <w:pStyle w:val="List1"/>
        <w:tabs>
          <w:tab w:val="clear" w:pos="1080"/>
          <w:tab w:val="left" w:pos="1134"/>
          <w:tab w:val="left" w:pos="1276"/>
        </w:tabs>
        <w:ind w:left="1134" w:hanging="283"/>
        <w:rPr>
          <w:ins w:id="560" w:author="Tuleshov, Kurmanbek [Bolashak Atyrau Limited]" w:date="2022-10-10T01:01:00Z"/>
          <w:lang w:val="ru-RU"/>
          <w:rPrChange w:id="561" w:author="Tuleshov, Kurmanbek [Bolashak Atyrau Limited]" w:date="2022-10-10T21:53:00Z">
            <w:rPr>
              <w:ins w:id="562" w:author="Tuleshov, Kurmanbek [Bolashak Atyrau Limited]" w:date="2022-10-10T01:01:00Z"/>
            </w:rPr>
          </w:rPrChange>
        </w:rPr>
      </w:pPr>
      <w:ins w:id="563" w:author="Tuleshov, Kurmanbek [Bolashak Atyrau Limited]" w:date="2022-10-10T01:06:00Z">
        <w:r w:rsidRPr="008E3902">
          <w:rPr>
            <w:lang w:val="ru-RU"/>
          </w:rPr>
          <w:t>Влагозадержание</w:t>
        </w:r>
        <w:r w:rsidRPr="008E3902">
          <w:rPr>
            <w:lang w:val="ru-RU"/>
            <w:rPrChange w:id="564" w:author="Tuleshov, Kurmanbek [Bolashak Atyrau Limited]" w:date="2022-10-10T21:53:00Z">
              <w:rPr>
                <w:rFonts w:ascii="Roboto" w:hAnsi="Roboto"/>
                <w:sz w:val="36"/>
                <w:szCs w:val="36"/>
                <w:shd w:val="clear" w:color="auto" w:fill="D2E3FC"/>
              </w:rPr>
            </w:rPrChange>
          </w:rPr>
          <w:t xml:space="preserve"> должно быть определено в соответствии с IOGP S-738</w:t>
        </w:r>
      </w:ins>
      <w:ins w:id="565" w:author="Tuleshov, Kurmanbek [Bolashak Atyrau Limited]" w:date="2022-10-10T01:01:00Z">
        <w:r w:rsidR="00F50101" w:rsidRPr="008E3902">
          <w:rPr>
            <w:lang w:val="ru-RU"/>
            <w:rPrChange w:id="566" w:author="Tuleshov, Kurmanbek [Bolashak Atyrau Limited]" w:date="2022-10-10T21:53:00Z">
              <w:rPr/>
            </w:rPrChange>
          </w:rPr>
          <w:t>.</w:t>
        </w:r>
      </w:ins>
    </w:p>
    <w:p w14:paraId="77377FC1" w14:textId="15C67037" w:rsidR="00F50101" w:rsidRPr="008E3902" w:rsidRDefault="00774D64" w:rsidP="00435198">
      <w:pPr>
        <w:pStyle w:val="List1"/>
        <w:numPr>
          <w:ilvl w:val="0"/>
          <w:numId w:val="243"/>
        </w:numPr>
        <w:tabs>
          <w:tab w:val="clear" w:pos="1080"/>
          <w:tab w:val="left" w:pos="1134"/>
          <w:tab w:val="left" w:pos="1276"/>
        </w:tabs>
        <w:ind w:left="1134" w:hanging="425"/>
        <w:rPr>
          <w:lang w:val="ru-RU"/>
        </w:rPr>
      </w:pPr>
      <w:ins w:id="567" w:author="Tuleshov, Kurmanbek [Bolashak Atyrau Limited]" w:date="2022-10-10T01:09:00Z">
        <w:r w:rsidRPr="008E3902">
          <w:rPr>
            <w:lang w:val="ru-RU"/>
          </w:rPr>
          <w:t>Количество растворимых в воде хлоридов в изоляции из минеральной ваты не должно превышать 14 мг/кг при измерении в соответствии с BS 2972, часть 22.</w:t>
        </w:r>
      </w:ins>
    </w:p>
    <w:p w14:paraId="4BB63E45" w14:textId="4DE25DEC" w:rsidR="00307C9D" w:rsidRPr="008E3902" w:rsidDel="00411362" w:rsidRDefault="00D03F38" w:rsidP="000656E2">
      <w:pPr>
        <w:pStyle w:val="Heading2"/>
        <w:rPr>
          <w:del w:id="568" w:author="Tuleshov, Kurmanbek [Bolashak Atyrau Limited]" w:date="2022-10-20T15:43:00Z"/>
          <w:lang w:val="ru-RU"/>
        </w:rPr>
      </w:pPr>
      <w:bookmarkStart w:id="569" w:name="_Toc117352160"/>
      <w:bookmarkStart w:id="570" w:name="_Toc325464842"/>
      <w:del w:id="571" w:author="Tuleshov, Kurmanbek [Bolashak Atyrau Limited]" w:date="2022-10-28T15:05:00Z">
        <w:r w:rsidRPr="008E3902" w:rsidDel="00F16330">
          <w:rPr>
            <w:lang w:val="ru-RU"/>
          </w:rPr>
          <w:delText>Аэрогель</w:delText>
        </w:r>
      </w:del>
      <w:bookmarkEnd w:id="569"/>
    </w:p>
    <w:p w14:paraId="24803E6E" w14:textId="03B3CC92" w:rsidR="00583B3E" w:rsidRPr="008E3902" w:rsidRDefault="00F16330">
      <w:pPr>
        <w:pStyle w:val="Heading2"/>
        <w:rPr>
          <w:ins w:id="572" w:author="Tuleshov, Kurmanbek [Bolashak Atyrau Limited]" w:date="2022-10-20T15:41:00Z"/>
          <w:lang w:val="ru-RU"/>
        </w:rPr>
        <w:pPrChange w:id="573" w:author="Tuleshov, Kurmanbek [Bolashak Atyrau Limited]" w:date="2022-10-20T15:43:00Z">
          <w:pPr>
            <w:pStyle w:val="Default"/>
          </w:pPr>
        </w:pPrChange>
      </w:pPr>
      <w:bookmarkStart w:id="574" w:name="_Toc117352161"/>
      <w:bookmarkEnd w:id="574"/>
      <w:ins w:id="575" w:author="Tuleshov, Kurmanbek [Bolashak Atyrau Limited]" w:date="2022-10-28T15:04:00Z">
        <w:r w:rsidRPr="008E3902">
          <w:rPr>
            <w:lang w:val="ru-RU"/>
          </w:rPr>
          <w:t xml:space="preserve">Гибкий </w:t>
        </w:r>
        <w:r w:rsidR="006E6119" w:rsidRPr="008E3902">
          <w:rPr>
            <w:lang w:val="ru-RU"/>
          </w:rPr>
          <w:t>аэрогель</w:t>
        </w:r>
      </w:ins>
    </w:p>
    <w:p w14:paraId="66E7B74F" w14:textId="07048AF3" w:rsidR="00583B3E" w:rsidRPr="008E3902" w:rsidRDefault="009E4C82">
      <w:pPr>
        <w:pStyle w:val="ListParagraph"/>
        <w:numPr>
          <w:ilvl w:val="0"/>
          <w:numId w:val="268"/>
        </w:numPr>
        <w:spacing w:before="100" w:after="0"/>
        <w:ind w:left="1135" w:hanging="284"/>
        <w:rPr>
          <w:ins w:id="576" w:author="Tuleshov, Kurmanbek [Bolashak Atyrau Limited]" w:date="2022-10-20T15:41:00Z"/>
          <w:lang w:val="ru-RU"/>
          <w:rPrChange w:id="577" w:author="Tuleshov, Kurmanbek [Bolashak Atyrau Limited]" w:date="2022-10-20T15:42:00Z">
            <w:rPr>
              <w:ins w:id="578" w:author="Tuleshov, Kurmanbek [Bolashak Atyrau Limited]" w:date="2022-10-20T15:41:00Z"/>
              <w:sz w:val="22"/>
              <w:szCs w:val="22"/>
            </w:rPr>
          </w:rPrChange>
        </w:rPr>
        <w:pPrChange w:id="579" w:author="Tuleshov, Kurmanbek [Bolashak Atyrau Limited]" w:date="2022-10-20T15:42:00Z">
          <w:pPr>
            <w:pStyle w:val="Default"/>
          </w:pPr>
        </w:pPrChange>
      </w:pPr>
      <w:ins w:id="580" w:author="Tuleshov, Kurmanbek [Bolashak Atyrau Limited]" w:date="2022-10-20T15:42:00Z">
        <w:r w:rsidRPr="008E3902">
          <w:rPr>
            <w:lang w:val="ru-RU"/>
          </w:rPr>
          <w:t>Применение</w:t>
        </w:r>
      </w:ins>
      <w:ins w:id="581" w:author="Tuleshov, Kurmanbek [Bolashak Atyrau Limited]" w:date="2022-10-20T15:41:00Z">
        <w:r w:rsidR="00583B3E" w:rsidRPr="008E3902">
          <w:rPr>
            <w:lang w:val="ru-RU"/>
            <w:rPrChange w:id="582" w:author="Tuleshov, Kurmanbek [Bolashak Atyrau Limited]" w:date="2022-10-20T15:42:00Z">
              <w:rPr/>
            </w:rPrChange>
          </w:rPr>
          <w:t xml:space="preserve"> изоляции </w:t>
        </w:r>
      </w:ins>
      <w:ins w:id="583" w:author="Tuleshov, Kurmanbek [Bolashak Atyrau Limited]" w:date="2022-10-20T15:42:00Z">
        <w:r w:rsidRPr="008E3902">
          <w:rPr>
            <w:lang w:val="ru-RU"/>
          </w:rPr>
          <w:t xml:space="preserve">на основе аэрогеля </w:t>
        </w:r>
      </w:ins>
      <w:ins w:id="584" w:author="Tuleshov, Kurmanbek [Bolashak Atyrau Limited]" w:date="2022-10-20T15:41:00Z">
        <w:r w:rsidR="00583B3E" w:rsidRPr="008E3902">
          <w:rPr>
            <w:lang w:val="ru-RU"/>
            <w:rPrChange w:id="585" w:author="Tuleshov, Kurmanbek [Bolashak Atyrau Limited]" w:date="2022-10-20T15:42:00Z">
              <w:rPr/>
            </w:rPrChange>
          </w:rPr>
          <w:t>долж</w:t>
        </w:r>
      </w:ins>
      <w:ins w:id="586" w:author="Tuleshov, Kurmanbek [Bolashak Atyrau Limited]" w:date="2022-10-20T15:42:00Z">
        <w:r w:rsidRPr="008E3902">
          <w:rPr>
            <w:lang w:val="ru-RU"/>
          </w:rPr>
          <w:t>но</w:t>
        </w:r>
      </w:ins>
      <w:ins w:id="587" w:author="Tuleshov, Kurmanbek [Bolashak Atyrau Limited]" w:date="2022-10-20T15:41:00Z">
        <w:r w:rsidR="00583B3E" w:rsidRPr="008E3902">
          <w:rPr>
            <w:lang w:val="ru-RU"/>
            <w:rPrChange w:id="588" w:author="Tuleshov, Kurmanbek [Bolashak Atyrau Limited]" w:date="2022-10-20T15:42:00Z">
              <w:rPr/>
            </w:rPrChange>
          </w:rPr>
          <w:t xml:space="preserve"> быть представлен</w:t>
        </w:r>
      </w:ins>
      <w:ins w:id="589" w:author="Tuleshov, Kurmanbek [Bolashak Atyrau Limited]" w:date="2022-10-20T15:43:00Z">
        <w:r w:rsidR="009A6C9D" w:rsidRPr="008E3902">
          <w:rPr>
            <w:lang w:val="ru-RU"/>
          </w:rPr>
          <w:t>о</w:t>
        </w:r>
      </w:ins>
      <w:ins w:id="590" w:author="Tuleshov, Kurmanbek [Bolashak Atyrau Limited]" w:date="2022-10-20T15:41:00Z">
        <w:r w:rsidR="00583B3E" w:rsidRPr="008E3902">
          <w:rPr>
            <w:lang w:val="ru-RU"/>
            <w:rPrChange w:id="591" w:author="Tuleshov, Kurmanbek [Bolashak Atyrau Limited]" w:date="2022-10-20T15:42:00Z">
              <w:rPr/>
            </w:rPrChange>
          </w:rPr>
          <w:t xml:space="preserve"> на рассмотрение и утверждение Представителю Компании. </w:t>
        </w:r>
      </w:ins>
    </w:p>
    <w:p w14:paraId="4F5F15EA" w14:textId="77873708" w:rsidR="008755EC" w:rsidRPr="008E3902" w:rsidDel="009867B1" w:rsidRDefault="00AF6019" w:rsidP="00873A02">
      <w:pPr>
        <w:rPr>
          <w:del w:id="592" w:author="Tuleshov, Kurmanbek [Bolashak Atyrau Limited]" w:date="2022-10-10T01:10:00Z"/>
          <w:lang w:val="ru-RU"/>
        </w:rPr>
      </w:pPr>
      <w:del w:id="593" w:author="Tuleshov, Kurmanbek [Bolashak Atyrau Limited]" w:date="2022-10-10T01:10:00Z">
        <w:r w:rsidRPr="008E3902" w:rsidDel="009867B1">
          <w:rPr>
            <w:lang w:val="ru-RU"/>
          </w:rPr>
          <w:delText>Изоляция</w:delText>
        </w:r>
        <w:r w:rsidR="009F6DD1" w:rsidRPr="008E3902" w:rsidDel="009867B1">
          <w:rPr>
            <w:lang w:val="ru-RU"/>
          </w:rPr>
          <w:delText xml:space="preserve"> на основе аэрогеля является предпочтительной изоляцией для T</w:delText>
        </w:r>
        <w:r w:rsidRPr="008E3902" w:rsidDel="009867B1">
          <w:rPr>
            <w:lang w:val="ru-RU"/>
          </w:rPr>
          <w:delText>Ш</w:delText>
        </w:r>
        <w:r w:rsidR="009F6DD1" w:rsidRPr="008E3902" w:rsidDel="009867B1">
          <w:rPr>
            <w:lang w:val="ru-RU"/>
          </w:rPr>
          <w:delText>O</w:delText>
        </w:r>
        <w:r w:rsidRPr="008E3902" w:rsidDel="009867B1">
          <w:rPr>
            <w:lang w:val="ru-RU"/>
          </w:rPr>
          <w:delText xml:space="preserve">. </w:delText>
        </w:r>
      </w:del>
    </w:p>
    <w:p w14:paraId="4A0B38FF" w14:textId="1B0EDEA6" w:rsidR="00D22AE2" w:rsidRPr="008E3902" w:rsidRDefault="00D03F38">
      <w:pPr>
        <w:pStyle w:val="ListParagraph"/>
        <w:numPr>
          <w:ilvl w:val="0"/>
          <w:numId w:val="268"/>
        </w:numPr>
        <w:spacing w:before="100" w:after="0"/>
        <w:ind w:left="1135" w:hanging="284"/>
        <w:rPr>
          <w:lang w:val="ru-RU"/>
          <w:rPrChange w:id="594" w:author="Tuleshov, Kurmanbek [Bolashak Atyrau Limited]" w:date="2022-10-20T15:33:00Z">
            <w:rPr/>
          </w:rPrChange>
        </w:rPr>
        <w:pPrChange w:id="595" w:author="Tuleshov, Kurmanbek [Bolashak Atyrau Limited]" w:date="2022-10-20T15:33:00Z">
          <w:pPr/>
        </w:pPrChange>
      </w:pPr>
      <w:del w:id="596" w:author="Tuleshov, Kurmanbek [Bolashak Atyrau Limited]" w:date="2022-10-10T09:23:00Z">
        <w:r w:rsidRPr="008E3902" w:rsidDel="00422A5F">
          <w:rPr>
            <w:lang w:val="ru-RU"/>
            <w:rPrChange w:id="597" w:author="Tuleshov, Kurmanbek [Bolashak Atyrau Limited]" w:date="2022-10-10T09:23:00Z">
              <w:rPr/>
            </w:rPrChange>
          </w:rPr>
          <w:delText>1</w:delText>
        </w:r>
        <w:r w:rsidRPr="008E3902" w:rsidDel="00422A5F">
          <w:rPr>
            <w:lang w:val="ru-RU"/>
            <w:rPrChange w:id="598" w:author="Tuleshov, Kurmanbek [Bolashak Atyrau Limited]" w:date="2022-10-11T11:28:00Z">
              <w:rPr/>
            </w:rPrChange>
          </w:rPr>
          <w:delText xml:space="preserve">.    </w:delText>
        </w:r>
      </w:del>
      <w:del w:id="599" w:author="Tuleshov, Kurmanbek [Bolashak Atyrau Limited]" w:date="2022-10-20T15:38:00Z">
        <w:r w:rsidRPr="008E3902" w:rsidDel="00ED0363">
          <w:rPr>
            <w:lang w:val="ru-RU"/>
            <w:rPrChange w:id="600" w:author="Tuleshov, Kurmanbek [Bolashak Atyrau Limited]" w:date="2022-10-11T11:28:00Z">
              <w:rPr/>
            </w:rPrChange>
          </w:rPr>
          <w:delText xml:space="preserve">Высокотемпературные покрытия на основе аэрогеля применяются для высоких температур </w:delText>
        </w:r>
      </w:del>
      <w:del w:id="601" w:author="Tuleshov, Kurmanbek [Bolashak Atyrau Limited]" w:date="2022-10-10T01:12:00Z">
        <w:r w:rsidRPr="008E3902" w:rsidDel="009867B1">
          <w:rPr>
            <w:lang w:val="ru-RU"/>
            <w:rPrChange w:id="602" w:author="Tuleshov, Kurmanbek [Bolashak Atyrau Limited]" w:date="2022-10-11T11:28:00Z">
              <w:rPr/>
            </w:rPrChange>
          </w:rPr>
          <w:delText>до 1200°F (650°C).</w:delText>
        </w:r>
      </w:del>
      <w:ins w:id="603" w:author="Tuleshov, Kurmanbek [Bolashak Atyrau Limited]" w:date="2022-10-20T15:33:00Z">
        <w:r w:rsidR="00D22AE2" w:rsidRPr="008E3902">
          <w:rPr>
            <w:lang w:val="ru-RU"/>
          </w:rPr>
          <w:t xml:space="preserve">Высокотемпературные покрытия на основе аэрогеля применяются для высоких температур от 24°C (75°F) до 650°C (1200°F) согласно ASTM C1728, Тип III, Сорт 1A.  </w:t>
        </w:r>
      </w:ins>
    </w:p>
    <w:p w14:paraId="4BB63E47" w14:textId="016B3A28" w:rsidR="00D03F38" w:rsidRPr="008E3902" w:rsidDel="00F76587" w:rsidRDefault="00D03F38">
      <w:pPr>
        <w:spacing w:before="100"/>
        <w:ind w:left="1135" w:hanging="284"/>
        <w:rPr>
          <w:del w:id="604" w:author="Tuleshov, Kurmanbek [Bolashak Atyrau Limited]" w:date="2022-10-10T23:31:00Z"/>
          <w:lang w:val="ru-RU"/>
        </w:rPr>
        <w:pPrChange w:id="605" w:author="Tuleshov, Kurmanbek [Bolashak Atyrau Limited]" w:date="2022-10-11T00:11:00Z">
          <w:pPr/>
        </w:pPrChange>
      </w:pPr>
      <w:del w:id="606" w:author="Tuleshov, Kurmanbek [Bolashak Atyrau Limited]" w:date="2022-10-10T23:31:00Z">
        <w:r w:rsidRPr="008E3902" w:rsidDel="00F76587">
          <w:rPr>
            <w:lang w:val="ru-RU"/>
          </w:rPr>
          <w:delText xml:space="preserve">2.    </w:delText>
        </w:r>
      </w:del>
      <w:del w:id="607" w:author="Tuleshov, Kurmanbek [Bolashak Atyrau Limited]" w:date="2022-10-10T01:13:00Z">
        <w:r w:rsidRPr="008E3902" w:rsidDel="000400A3">
          <w:rPr>
            <w:lang w:val="ru-RU"/>
          </w:rPr>
          <w:delText xml:space="preserve">Высокотемпературные покрытия на основе аэрогеля должны соответствовать требованиям, изложенным в таблице 1. </w:delText>
        </w:r>
      </w:del>
    </w:p>
    <w:p w14:paraId="3D4B5B91" w14:textId="7051EF11" w:rsidR="000400A3" w:rsidRPr="008E3902" w:rsidRDefault="000B6E0B">
      <w:pPr>
        <w:pStyle w:val="ListParagraph"/>
        <w:numPr>
          <w:ilvl w:val="0"/>
          <w:numId w:val="268"/>
        </w:numPr>
        <w:spacing w:before="100" w:after="0"/>
        <w:ind w:left="1135" w:hanging="284"/>
        <w:rPr>
          <w:ins w:id="608" w:author="Tuleshov, Kurmanbek [Bolashak Atyrau Limited]" w:date="2022-10-10T01:14:00Z"/>
          <w:lang w:val="ru-RU"/>
        </w:rPr>
        <w:pPrChange w:id="609" w:author="Tuleshov, Kurmanbek [Bolashak Atyrau Limited]" w:date="2022-10-11T00:12:00Z">
          <w:pPr>
            <w:pStyle w:val="List1"/>
            <w:numPr>
              <w:numId w:val="267"/>
            </w:numPr>
          </w:pPr>
        </w:pPrChange>
      </w:pPr>
      <w:del w:id="610" w:author="Tuleshov, Kurmanbek [Bolashak Atyrau Limited]" w:date="2022-10-10T09:24:00Z">
        <w:r w:rsidRPr="008E3902" w:rsidDel="00422A5F">
          <w:rPr>
            <w:lang w:val="ru-RU"/>
          </w:rPr>
          <w:delText>3</w:delText>
        </w:r>
        <w:r w:rsidRPr="008E3902" w:rsidDel="00422A5F">
          <w:rPr>
            <w:lang w:val="ru-RU"/>
            <w:rPrChange w:id="611" w:author="Tuleshov, Kurmanbek [Bolashak Atyrau Limited]" w:date="2022-10-20T11:07:00Z">
              <w:rPr>
                <w:rFonts w:ascii="Tms Rmn" w:hAnsi="Tms Rmn" w:cs="Tms Rmn"/>
                <w:sz w:val="24"/>
                <w:szCs w:val="24"/>
                <w:lang w:val="ru-RU"/>
              </w:rPr>
            </w:rPrChange>
          </w:rPr>
          <w:delText xml:space="preserve">. </w:delText>
        </w:r>
      </w:del>
      <w:ins w:id="612" w:author="Tuleshov, Kurmanbek [Bolashak Atyrau Limited]" w:date="2022-10-20T11:07:00Z">
        <w:r w:rsidR="00CE0833" w:rsidRPr="008E3902">
          <w:rPr>
            <w:lang w:val="ru-RU"/>
          </w:rPr>
          <w:t>Изоляция</w:t>
        </w:r>
      </w:ins>
      <w:ins w:id="613" w:author="Tuleshov, Kurmanbek [Bolashak Atyrau Limited]" w:date="2022-10-10T01:14:00Z">
        <w:r w:rsidR="000400A3" w:rsidRPr="008E3902">
          <w:rPr>
            <w:lang w:val="ru-RU"/>
            <w:rPrChange w:id="614" w:author="Tuleshov, Kurmanbek [Bolashak Atyrau Limited]" w:date="2022-10-20T11:07:00Z">
              <w:rPr>
                <w:highlight w:val="yellow"/>
                <w:lang w:val="ru-RU"/>
              </w:rPr>
            </w:rPrChange>
          </w:rPr>
          <w:t xml:space="preserve"> </w:t>
        </w:r>
        <w:r w:rsidR="000400A3" w:rsidRPr="008E3902">
          <w:rPr>
            <w:lang w:val="ru-RU"/>
          </w:rPr>
          <w:t xml:space="preserve">должна быть пропитана противосмачивающим составом и демонстрировать гидрофобность согласно </w:t>
        </w:r>
      </w:ins>
      <w:ins w:id="615" w:author="Tuleshov, Kurmanbek [Bolashak Atyrau Limited]" w:date="2022-10-10T09:23:00Z">
        <w:r w:rsidR="00DA556A" w:rsidRPr="008E3902">
          <w:rPr>
            <w:lang w:val="ru-RU"/>
            <w:rPrChange w:id="616" w:author="Tuleshov, Kurmanbek [Bolashak Atyrau Limited]" w:date="2022-10-10T21:54:00Z">
              <w:rPr/>
            </w:rPrChange>
          </w:rPr>
          <w:t>ASTM C1763</w:t>
        </w:r>
      </w:ins>
      <w:ins w:id="617" w:author="Tuleshov, Kurmanbek [Bolashak Atyrau Limited]" w:date="2022-10-10T01:14:00Z">
        <w:r w:rsidR="000400A3" w:rsidRPr="008E3902">
          <w:rPr>
            <w:lang w:val="ru-RU"/>
          </w:rPr>
          <w:t xml:space="preserve"> при использовании при температурах ниже температуры разложения состава.</w:t>
        </w:r>
      </w:ins>
    </w:p>
    <w:p w14:paraId="452EC1D3" w14:textId="6729F217" w:rsidR="00306A3F" w:rsidRPr="008E3902" w:rsidRDefault="00D03F38" w:rsidP="00E14A5C">
      <w:pPr>
        <w:pStyle w:val="ListParagraph"/>
        <w:numPr>
          <w:ilvl w:val="0"/>
          <w:numId w:val="268"/>
        </w:numPr>
        <w:spacing w:before="100" w:after="0"/>
        <w:ind w:left="1134" w:hanging="283"/>
        <w:rPr>
          <w:lang w:val="ru-RU"/>
        </w:rPr>
      </w:pPr>
      <w:r w:rsidRPr="008E3902">
        <w:rPr>
          <w:lang w:val="ru-RU"/>
        </w:rPr>
        <w:t>Нанесение  высокотемпературных покрытий на основе аэрогеля должно соответствовать техническим условиям изготовителя.</w:t>
      </w:r>
    </w:p>
    <w:p w14:paraId="2C129C62" w14:textId="7426AD30" w:rsidR="004A69BC" w:rsidRPr="008E3902" w:rsidRDefault="003234BC">
      <w:pPr>
        <w:pStyle w:val="List1"/>
        <w:numPr>
          <w:ilvl w:val="0"/>
          <w:numId w:val="268"/>
        </w:numPr>
        <w:tabs>
          <w:tab w:val="clear" w:pos="1080"/>
        </w:tabs>
        <w:ind w:left="1134" w:hanging="283"/>
        <w:rPr>
          <w:ins w:id="618" w:author="Tuleshov, Kurmanbek [Bolashak Atyrau Limited]" w:date="2022-10-10T09:26:00Z"/>
          <w:lang w:val="ru-RU"/>
          <w:rPrChange w:id="619" w:author="Tuleshov, Kurmanbek [Bolashak Atyrau Limited]" w:date="2022-10-10T21:55:00Z">
            <w:rPr>
              <w:ins w:id="620" w:author="Tuleshov, Kurmanbek [Bolashak Atyrau Limited]" w:date="2022-10-10T09:26:00Z"/>
            </w:rPr>
          </w:rPrChange>
        </w:rPr>
        <w:pPrChange w:id="621" w:author="Tuleshov, Kurmanbek [Bolashak Atyrau Limited]" w:date="2022-10-11T00:11:00Z">
          <w:pPr>
            <w:pStyle w:val="List1"/>
            <w:numPr>
              <w:numId w:val="268"/>
            </w:numPr>
            <w:tabs>
              <w:tab w:val="clear" w:pos="1080"/>
            </w:tabs>
            <w:ind w:left="1440"/>
          </w:pPr>
        </w:pPrChange>
      </w:pPr>
      <w:ins w:id="622" w:author="Tuleshov, Kurmanbek [Bolashak Atyrau Limited]" w:date="2022-10-10T09:28:00Z">
        <w:r w:rsidRPr="008E3902">
          <w:rPr>
            <w:lang w:val="ru-RU"/>
          </w:rPr>
          <w:t>Влагоза</w:t>
        </w:r>
      </w:ins>
      <w:ins w:id="623" w:author="Tuleshov, Kurmanbek [Bolashak Atyrau Limited]" w:date="2022-10-10T09:27:00Z">
        <w:r w:rsidRPr="008E3902">
          <w:rPr>
            <w:lang w:val="ru-RU"/>
            <w:rPrChange w:id="624" w:author="Tuleshov, Kurmanbek [Bolashak Atyrau Limited]" w:date="2022-10-10T21:55:00Z">
              <w:rPr/>
            </w:rPrChange>
          </w:rPr>
          <w:t>держание после нагревания до 315°</w:t>
        </w:r>
        <w:r w:rsidRPr="008E3902">
          <w:rPr>
            <w:lang w:val="ru-RU"/>
          </w:rPr>
          <w:t>C</w:t>
        </w:r>
        <w:r w:rsidRPr="008E3902">
          <w:rPr>
            <w:lang w:val="ru-RU"/>
            <w:rPrChange w:id="625" w:author="Tuleshov, Kurmanbek [Bolashak Atyrau Limited]" w:date="2022-10-10T21:55:00Z">
              <w:rPr/>
            </w:rPrChange>
          </w:rPr>
          <w:t xml:space="preserve"> (600°</w:t>
        </w:r>
        <w:r w:rsidRPr="008E3902">
          <w:rPr>
            <w:lang w:val="ru-RU"/>
          </w:rPr>
          <w:t>F</w:t>
        </w:r>
        <w:r w:rsidRPr="008E3902">
          <w:rPr>
            <w:lang w:val="ru-RU"/>
            <w:rPrChange w:id="626" w:author="Tuleshov, Kurmanbek [Bolashak Atyrau Limited]" w:date="2022-10-10T21:55:00Z">
              <w:rPr/>
            </w:rPrChange>
          </w:rPr>
          <w:t>) и выдержки в воде в течение 24 часов (</w:t>
        </w:r>
        <w:r w:rsidRPr="008E3902">
          <w:rPr>
            <w:lang w:val="ru-RU"/>
          </w:rPr>
          <w:t>ASTM</w:t>
        </w:r>
        <w:r w:rsidRPr="008E3902">
          <w:rPr>
            <w:lang w:val="ru-RU"/>
            <w:rPrChange w:id="627" w:author="Tuleshov, Kurmanbek [Bolashak Atyrau Limited]" w:date="2022-10-10T21:55:00Z">
              <w:rPr/>
            </w:rPrChange>
          </w:rPr>
          <w:t xml:space="preserve"> </w:t>
        </w:r>
        <w:r w:rsidRPr="008E3902">
          <w:rPr>
            <w:lang w:val="ru-RU"/>
          </w:rPr>
          <w:t>C</w:t>
        </w:r>
        <w:r w:rsidRPr="008E3902">
          <w:rPr>
            <w:lang w:val="ru-RU"/>
            <w:rPrChange w:id="628" w:author="Tuleshov, Kurmanbek [Bolashak Atyrau Limited]" w:date="2022-10-10T21:55:00Z">
              <w:rPr/>
            </w:rPrChange>
          </w:rPr>
          <w:t>1511) должно быть менее 5 процентов.</w:t>
        </w:r>
      </w:ins>
    </w:p>
    <w:p w14:paraId="61062BC6" w14:textId="26797A42" w:rsidR="004A69BC" w:rsidRPr="008E3902" w:rsidRDefault="00592F7E">
      <w:pPr>
        <w:pStyle w:val="List1"/>
        <w:numPr>
          <w:ilvl w:val="0"/>
          <w:numId w:val="268"/>
        </w:numPr>
        <w:tabs>
          <w:tab w:val="clear" w:pos="1080"/>
        </w:tabs>
        <w:ind w:left="1134" w:hanging="283"/>
        <w:rPr>
          <w:ins w:id="629" w:author="Tuleshov, Kurmanbek [Bolashak Atyrau Limited]" w:date="2022-10-10T09:26:00Z"/>
          <w:lang w:val="ru-RU"/>
          <w:rPrChange w:id="630" w:author="Tuleshov, Kurmanbek [Bolashak Atyrau Limited]" w:date="2022-10-10T21:55:00Z">
            <w:rPr>
              <w:ins w:id="631" w:author="Tuleshov, Kurmanbek [Bolashak Atyrau Limited]" w:date="2022-10-10T09:26:00Z"/>
            </w:rPr>
          </w:rPrChange>
        </w:rPr>
        <w:pPrChange w:id="632" w:author="Tuleshov, Kurmanbek [Bolashak Atyrau Limited]" w:date="2022-10-10T09:27:00Z">
          <w:pPr>
            <w:pStyle w:val="List1"/>
            <w:numPr>
              <w:numId w:val="268"/>
            </w:numPr>
            <w:tabs>
              <w:tab w:val="clear" w:pos="1080"/>
            </w:tabs>
            <w:ind w:left="1440" w:hanging="589"/>
          </w:pPr>
        </w:pPrChange>
      </w:pPr>
      <w:ins w:id="633" w:author="Tuleshov, Kurmanbek [Bolashak Atyrau Limited]" w:date="2022-10-10T09:29:00Z">
        <w:r w:rsidRPr="008E3902">
          <w:rPr>
            <w:lang w:val="ru-RU"/>
            <w:rPrChange w:id="634" w:author="Tuleshov, Kurmanbek [Bolashak Atyrau Limited]" w:date="2022-10-10T21:55:00Z">
              <w:rPr>
                <w:rFonts w:ascii="Roboto" w:hAnsi="Roboto"/>
                <w:sz w:val="27"/>
                <w:szCs w:val="27"/>
                <w:shd w:val="clear" w:color="auto" w:fill="D2E3FC"/>
              </w:rPr>
            </w:rPrChange>
          </w:rPr>
          <w:t>Материал должен иметь теплоту сгорания (HOC) не более 717 кал/г при испытании по ISO 1716.</w:t>
        </w:r>
      </w:ins>
    </w:p>
    <w:p w14:paraId="298EB81C" w14:textId="2C2B7CF4" w:rsidR="004A69BC" w:rsidRPr="008E3902" w:rsidRDefault="0003305A">
      <w:pPr>
        <w:pStyle w:val="List1"/>
        <w:numPr>
          <w:ilvl w:val="0"/>
          <w:numId w:val="268"/>
        </w:numPr>
        <w:tabs>
          <w:tab w:val="clear" w:pos="1080"/>
        </w:tabs>
        <w:ind w:left="1134" w:hanging="283"/>
        <w:rPr>
          <w:lang w:val="ru-RU"/>
        </w:rPr>
        <w:pPrChange w:id="635" w:author="Tuleshov, Kurmanbek [Bolashak Atyrau Limited]" w:date="2022-10-10T09:27:00Z">
          <w:pPr/>
        </w:pPrChange>
      </w:pPr>
      <w:ins w:id="636" w:author="Tuleshov, Kurmanbek [Bolashak Atyrau Limited]" w:date="2022-10-10T09:31:00Z">
        <w:r w:rsidRPr="008E3902">
          <w:rPr>
            <w:lang w:val="ru-RU"/>
            <w:rPrChange w:id="637" w:author="Tuleshov, Kurmanbek [Bolashak Atyrau Limited]" w:date="2022-10-10T21:55:00Z">
              <w:rPr/>
            </w:rPrChange>
          </w:rPr>
          <w:t xml:space="preserve">Каждая партия материала должна сопровождаться сертификатом анализа, показывающим, как минимум, результаты испытаний этой партии на теплопроводность и теплоту сгорания. </w:t>
        </w:r>
        <w:r w:rsidRPr="008E3902">
          <w:rPr>
            <w:lang w:val="ru-RU"/>
          </w:rPr>
          <w:t>Партия должна состоять из не более 10 кубометров изоляционного материала.</w:t>
        </w:r>
      </w:ins>
    </w:p>
    <w:p w14:paraId="228ABAB4" w14:textId="337B344C" w:rsidR="00395C82" w:rsidRPr="008E3902" w:rsidDel="00BF3FB3" w:rsidRDefault="006918F7">
      <w:pPr>
        <w:rPr>
          <w:del w:id="638" w:author="Tuleshov, Kurmanbek [Bolashak Atyrau Limited]" w:date="2022-10-10T09:32:00Z"/>
          <w:rFonts w:ascii="Arial" w:hAnsi="Arial" w:cs="Arial"/>
          <w:b/>
          <w:sz w:val="20"/>
          <w:szCs w:val="24"/>
          <w:lang w:val="ru-RU"/>
        </w:rPr>
      </w:pPr>
      <w:del w:id="639" w:author="Tuleshov, Kurmanbek [Bolashak Atyrau Limited]" w:date="2022-10-10T09:32:00Z">
        <w:r w:rsidRPr="008E3902" w:rsidDel="00BF3FB3">
          <w:rPr>
            <w:rFonts w:ascii="Arial" w:hAnsi="Arial" w:cs="Arial"/>
            <w:b/>
            <w:sz w:val="20"/>
            <w:szCs w:val="24"/>
            <w:lang w:val="ru-RU"/>
          </w:rPr>
          <w:delText>Таблица 1: Высокотемпературная изоляция на основе аэрогеля.</w:delText>
        </w:r>
      </w:del>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
        <w:gridCol w:w="948"/>
        <w:gridCol w:w="1023"/>
        <w:gridCol w:w="885"/>
        <w:gridCol w:w="640"/>
        <w:gridCol w:w="232"/>
        <w:gridCol w:w="876"/>
        <w:gridCol w:w="962"/>
        <w:gridCol w:w="962"/>
        <w:gridCol w:w="962"/>
        <w:gridCol w:w="471"/>
      </w:tblGrid>
      <w:tr w:rsidR="00D03F38" w:rsidRPr="008E3902" w:rsidDel="00BF3FB3" w14:paraId="4BB63E4C" w14:textId="2F63C0F2" w:rsidTr="00306A3F">
        <w:trPr>
          <w:del w:id="640" w:author="Tuleshov, Kurmanbek [Bolashak Atyrau Limited]" w:date="2022-10-10T09:32:00Z"/>
        </w:trPr>
        <w:tc>
          <w:tcPr>
            <w:tcW w:w="3820" w:type="dxa"/>
            <w:gridSpan w:val="5"/>
            <w:tcBorders>
              <w:top w:val="single" w:sz="4" w:space="0" w:color="auto"/>
              <w:left w:val="single" w:sz="4" w:space="0" w:color="auto"/>
              <w:bottom w:val="single" w:sz="18" w:space="0" w:color="auto"/>
              <w:right w:val="single" w:sz="4" w:space="0" w:color="auto"/>
            </w:tcBorders>
            <w:shd w:val="clear" w:color="auto" w:fill="auto"/>
          </w:tcPr>
          <w:p w14:paraId="4BB63E4A" w14:textId="35DB4FD3" w:rsidR="00BC3FCF" w:rsidRPr="008E3902" w:rsidDel="00BF3FB3" w:rsidRDefault="006918F7" w:rsidP="00B510DE">
            <w:pPr>
              <w:spacing w:line="240" w:lineRule="auto"/>
              <w:ind w:left="34"/>
              <w:contextualSpacing/>
              <w:rPr>
                <w:del w:id="641" w:author="Tuleshov, Kurmanbek [Bolashak Atyrau Limited]" w:date="2022-10-10T09:32:00Z"/>
                <w:b/>
                <w:sz w:val="20"/>
                <w:lang w:val="ru-RU"/>
              </w:rPr>
            </w:pPr>
            <w:del w:id="642" w:author="Tuleshov, Kurmanbek [Bolashak Atyrau Limited]" w:date="2022-10-10T09:32:00Z">
              <w:r w:rsidRPr="008E3902" w:rsidDel="00BF3FB3">
                <w:rPr>
                  <w:b/>
                  <w:sz w:val="20"/>
                  <w:lang w:val="ru-RU"/>
                </w:rPr>
                <w:delText>Свойства</w:delText>
              </w:r>
            </w:del>
          </w:p>
        </w:tc>
        <w:tc>
          <w:tcPr>
            <w:tcW w:w="4606" w:type="dxa"/>
            <w:gridSpan w:val="6"/>
            <w:tcBorders>
              <w:top w:val="single" w:sz="4" w:space="0" w:color="auto"/>
              <w:left w:val="single" w:sz="4" w:space="0" w:color="auto"/>
              <w:bottom w:val="single" w:sz="18" w:space="0" w:color="auto"/>
              <w:right w:val="single" w:sz="4" w:space="0" w:color="auto"/>
            </w:tcBorders>
            <w:shd w:val="clear" w:color="auto" w:fill="auto"/>
          </w:tcPr>
          <w:p w14:paraId="4BB63E4B" w14:textId="37CC303F" w:rsidR="00BC3FCF" w:rsidRPr="008E3902" w:rsidDel="00BF3FB3" w:rsidRDefault="006918F7" w:rsidP="00B510DE">
            <w:pPr>
              <w:spacing w:line="240" w:lineRule="auto"/>
              <w:ind w:left="34"/>
              <w:contextualSpacing/>
              <w:rPr>
                <w:del w:id="643" w:author="Tuleshov, Kurmanbek [Bolashak Atyrau Limited]" w:date="2022-10-10T09:32:00Z"/>
                <w:b/>
                <w:sz w:val="20"/>
                <w:lang w:val="ru-RU"/>
              </w:rPr>
            </w:pPr>
            <w:del w:id="644" w:author="Tuleshov, Kurmanbek [Bolashak Atyrau Limited]" w:date="2022-10-10T09:32:00Z">
              <w:r w:rsidRPr="008E3902" w:rsidDel="00BF3FB3">
                <w:rPr>
                  <w:b/>
                  <w:sz w:val="20"/>
                  <w:lang w:val="ru-RU"/>
                </w:rPr>
                <w:delText>Значения</w:delText>
              </w:r>
            </w:del>
          </w:p>
        </w:tc>
      </w:tr>
      <w:tr w:rsidR="00D03F38" w:rsidRPr="008E3902" w:rsidDel="00BF3FB3" w14:paraId="4BB63E4F" w14:textId="20AFBC59" w:rsidTr="00306A3F">
        <w:trPr>
          <w:del w:id="645" w:author="Tuleshov, Kurmanbek [Bolashak Atyrau Limited]" w:date="2022-10-10T09:32:00Z"/>
        </w:trPr>
        <w:tc>
          <w:tcPr>
            <w:tcW w:w="3820" w:type="dxa"/>
            <w:gridSpan w:val="5"/>
            <w:tcBorders>
              <w:top w:val="single" w:sz="18" w:space="0" w:color="auto"/>
              <w:left w:val="single" w:sz="4" w:space="0" w:color="auto"/>
              <w:right w:val="single" w:sz="4" w:space="0" w:color="auto"/>
            </w:tcBorders>
            <w:shd w:val="clear" w:color="auto" w:fill="auto"/>
          </w:tcPr>
          <w:p w14:paraId="4BB63E4D" w14:textId="5F97CFD6" w:rsidR="00BC3FCF" w:rsidRPr="008E3902" w:rsidDel="00BF3FB3" w:rsidRDefault="006918F7" w:rsidP="00B510DE">
            <w:pPr>
              <w:spacing w:line="240" w:lineRule="auto"/>
              <w:ind w:left="34"/>
              <w:contextualSpacing/>
              <w:rPr>
                <w:del w:id="646" w:author="Tuleshov, Kurmanbek [Bolashak Atyrau Limited]" w:date="2022-10-10T09:32:00Z"/>
                <w:sz w:val="20"/>
                <w:lang w:val="ru-RU"/>
              </w:rPr>
            </w:pPr>
            <w:del w:id="647" w:author="Tuleshov, Kurmanbek [Bolashak Atyrau Limited]" w:date="2022-10-10T09:32:00Z">
              <w:r w:rsidRPr="008E3902" w:rsidDel="00BF3FB3">
                <w:rPr>
                  <w:sz w:val="20"/>
                  <w:lang w:val="ru-RU"/>
                </w:rPr>
                <w:delText>Объемный вес</w:delText>
              </w:r>
            </w:del>
          </w:p>
        </w:tc>
        <w:tc>
          <w:tcPr>
            <w:tcW w:w="4606" w:type="dxa"/>
            <w:gridSpan w:val="6"/>
            <w:tcBorders>
              <w:top w:val="single" w:sz="18" w:space="0" w:color="auto"/>
              <w:left w:val="single" w:sz="4" w:space="0" w:color="auto"/>
              <w:right w:val="single" w:sz="4" w:space="0" w:color="auto"/>
            </w:tcBorders>
            <w:shd w:val="clear" w:color="auto" w:fill="auto"/>
          </w:tcPr>
          <w:p w14:paraId="4BB63E4E" w14:textId="2BC787C1" w:rsidR="00BC3FCF" w:rsidRPr="008E3902" w:rsidDel="00BF3FB3" w:rsidRDefault="006918F7" w:rsidP="00B510DE">
            <w:pPr>
              <w:spacing w:line="240" w:lineRule="auto"/>
              <w:ind w:left="34"/>
              <w:contextualSpacing/>
              <w:rPr>
                <w:del w:id="648" w:author="Tuleshov, Kurmanbek [Bolashak Atyrau Limited]" w:date="2022-10-10T09:32:00Z"/>
                <w:sz w:val="20"/>
                <w:lang w:val="ru-RU"/>
              </w:rPr>
            </w:pPr>
            <w:del w:id="649" w:author="Tuleshov, Kurmanbek [Bolashak Atyrau Limited]" w:date="2022-10-10T09:32:00Z">
              <w:r w:rsidRPr="008E3902" w:rsidDel="00BF3FB3">
                <w:rPr>
                  <w:sz w:val="20"/>
                  <w:lang w:val="ru-RU"/>
                </w:rPr>
                <w:delText>11 фунтов/фт</w:delText>
              </w:r>
              <w:r w:rsidRPr="008E3902" w:rsidDel="00BF3FB3">
                <w:rPr>
                  <w:sz w:val="20"/>
                  <w:vertAlign w:val="superscript"/>
                  <w:lang w:val="ru-RU"/>
                </w:rPr>
                <w:delText xml:space="preserve">3 </w:delText>
              </w:r>
              <w:r w:rsidRPr="008E3902" w:rsidDel="00BF3FB3">
                <w:rPr>
                  <w:sz w:val="20"/>
                  <w:lang w:val="ru-RU"/>
                </w:rPr>
                <w:delText>(0,</w:delText>
              </w:r>
              <w:r w:rsidR="008A2DB4" w:rsidRPr="008E3902" w:rsidDel="00BF3FB3">
                <w:rPr>
                  <w:sz w:val="20"/>
                  <w:lang w:val="ru-RU"/>
                </w:rPr>
                <w:delText>1</w:delText>
              </w:r>
              <w:r w:rsidRPr="008E3902" w:rsidDel="00BF3FB3">
                <w:rPr>
                  <w:sz w:val="20"/>
                  <w:lang w:val="ru-RU"/>
                </w:rPr>
                <w:delText>8 г/см</w:delText>
              </w:r>
              <w:r w:rsidRPr="008E3902" w:rsidDel="00BF3FB3">
                <w:rPr>
                  <w:sz w:val="20"/>
                  <w:vertAlign w:val="superscript"/>
                  <w:lang w:val="ru-RU"/>
                </w:rPr>
                <w:delText>3</w:delText>
              </w:r>
              <w:r w:rsidRPr="008E3902" w:rsidDel="00BF3FB3">
                <w:rPr>
                  <w:sz w:val="20"/>
                  <w:lang w:val="ru-RU"/>
                </w:rPr>
                <w:delText>)</w:delText>
              </w:r>
              <w:r w:rsidRPr="008E3902" w:rsidDel="00BF3FB3">
                <w:rPr>
                  <w:sz w:val="20"/>
                  <w:vertAlign w:val="superscript"/>
                  <w:lang w:val="ru-RU"/>
                </w:rPr>
                <w:delText xml:space="preserve"> </w:delText>
              </w:r>
              <w:r w:rsidRPr="008E3902" w:rsidDel="00BF3FB3">
                <w:rPr>
                  <w:sz w:val="20"/>
                  <w:lang w:val="ru-RU"/>
                </w:rPr>
                <w:delText>–стандартное значение</w:delText>
              </w:r>
            </w:del>
          </w:p>
        </w:tc>
      </w:tr>
      <w:tr w:rsidR="00D03F38" w:rsidRPr="008E3902" w:rsidDel="00BF3FB3" w14:paraId="4BB63E53" w14:textId="0E61FE0A" w:rsidTr="00306A3F">
        <w:trPr>
          <w:del w:id="650" w:author="Tuleshov, Kurmanbek [Bolashak Atyrau Limited]" w:date="2022-10-10T09:32:00Z"/>
        </w:trPr>
        <w:tc>
          <w:tcPr>
            <w:tcW w:w="3820" w:type="dxa"/>
            <w:gridSpan w:val="5"/>
            <w:tcBorders>
              <w:left w:val="single" w:sz="4" w:space="0" w:color="auto"/>
              <w:right w:val="single" w:sz="4" w:space="0" w:color="auto"/>
            </w:tcBorders>
            <w:shd w:val="clear" w:color="auto" w:fill="auto"/>
          </w:tcPr>
          <w:p w14:paraId="4BB63E50" w14:textId="7FF8F1AE" w:rsidR="00BC3FCF" w:rsidRPr="008E3902" w:rsidDel="00BF3FB3" w:rsidRDefault="006918F7" w:rsidP="00B510DE">
            <w:pPr>
              <w:spacing w:line="240" w:lineRule="auto"/>
              <w:ind w:left="34"/>
              <w:contextualSpacing/>
              <w:rPr>
                <w:del w:id="651" w:author="Tuleshov, Kurmanbek [Bolashak Atyrau Limited]" w:date="2022-10-10T09:32:00Z"/>
                <w:sz w:val="20"/>
                <w:lang w:val="ru-RU"/>
              </w:rPr>
            </w:pPr>
            <w:del w:id="652" w:author="Tuleshov, Kurmanbek [Bolashak Atyrau Limited]" w:date="2022-10-10T09:32:00Z">
              <w:r w:rsidRPr="008E3902" w:rsidDel="00BF3FB3">
                <w:rPr>
                  <w:sz w:val="20"/>
                  <w:lang w:val="ru-RU"/>
                </w:rPr>
                <w:delText>Прочность при сжатии (ASTM C165)</w:delText>
              </w:r>
            </w:del>
          </w:p>
        </w:tc>
        <w:tc>
          <w:tcPr>
            <w:tcW w:w="4606" w:type="dxa"/>
            <w:gridSpan w:val="6"/>
            <w:tcBorders>
              <w:left w:val="single" w:sz="4" w:space="0" w:color="auto"/>
              <w:right w:val="single" w:sz="4" w:space="0" w:color="auto"/>
            </w:tcBorders>
            <w:shd w:val="clear" w:color="auto" w:fill="auto"/>
          </w:tcPr>
          <w:p w14:paraId="4BB63E51" w14:textId="15C3B05C" w:rsidR="00BC3FCF" w:rsidRPr="008E3902" w:rsidDel="00BF3FB3" w:rsidRDefault="006918F7" w:rsidP="00B510DE">
            <w:pPr>
              <w:spacing w:line="240" w:lineRule="auto"/>
              <w:ind w:left="34"/>
              <w:contextualSpacing/>
              <w:rPr>
                <w:del w:id="653" w:author="Tuleshov, Kurmanbek [Bolashak Atyrau Limited]" w:date="2022-10-10T09:32:00Z"/>
                <w:sz w:val="20"/>
                <w:lang w:val="ru-RU"/>
              </w:rPr>
            </w:pPr>
            <w:del w:id="654" w:author="Tuleshov, Kurmanbek [Bolashak Atyrau Limited]" w:date="2022-10-10T09:32:00Z">
              <w:r w:rsidRPr="008E3902" w:rsidDel="00BF3FB3">
                <w:rPr>
                  <w:sz w:val="20"/>
                  <w:lang w:val="ru-RU"/>
                </w:rPr>
                <w:delText>Напряжение при 10% растяжении ≥ 14.8 фунта/дюйм</w:delText>
              </w:r>
              <w:r w:rsidRPr="008E3902" w:rsidDel="00BF3FB3">
                <w:rPr>
                  <w:sz w:val="20"/>
                  <w:vertAlign w:val="superscript"/>
                  <w:lang w:val="ru-RU"/>
                </w:rPr>
                <w:delText xml:space="preserve">2 </w:delText>
              </w:r>
              <w:r w:rsidRPr="008E3902" w:rsidDel="00BF3FB3">
                <w:rPr>
                  <w:sz w:val="20"/>
                  <w:lang w:val="ru-RU"/>
                </w:rPr>
                <w:delText>(102 кПа)</w:delText>
              </w:r>
            </w:del>
          </w:p>
          <w:p w14:paraId="4BB63E52" w14:textId="4BEAEBB9" w:rsidR="00BC3FCF" w:rsidRPr="008E3902" w:rsidDel="00BF3FB3" w:rsidRDefault="006918F7" w:rsidP="00B510DE">
            <w:pPr>
              <w:spacing w:line="240" w:lineRule="auto"/>
              <w:ind w:left="34"/>
              <w:contextualSpacing/>
              <w:rPr>
                <w:del w:id="655" w:author="Tuleshov, Kurmanbek [Bolashak Atyrau Limited]" w:date="2022-10-10T09:32:00Z"/>
                <w:sz w:val="20"/>
                <w:lang w:val="ru-RU"/>
              </w:rPr>
            </w:pPr>
            <w:del w:id="656" w:author="Tuleshov, Kurmanbek [Bolashak Atyrau Limited]" w:date="2022-10-10T09:32:00Z">
              <w:r w:rsidRPr="008E3902" w:rsidDel="00BF3FB3">
                <w:rPr>
                  <w:sz w:val="20"/>
                  <w:lang w:val="ru-RU"/>
                </w:rPr>
                <w:delText>Напряжение при 25% растяжении ≥ 26.6 фунта/дюйм</w:delText>
              </w:r>
              <w:r w:rsidRPr="008E3902" w:rsidDel="00BF3FB3">
                <w:rPr>
                  <w:sz w:val="20"/>
                  <w:vertAlign w:val="superscript"/>
                  <w:lang w:val="ru-RU"/>
                </w:rPr>
                <w:delText xml:space="preserve">2 </w:delText>
              </w:r>
              <w:r w:rsidRPr="008E3902" w:rsidDel="00BF3FB3">
                <w:rPr>
                  <w:sz w:val="20"/>
                  <w:lang w:val="ru-RU"/>
                </w:rPr>
                <w:delText>(185 кПа)</w:delText>
              </w:r>
            </w:del>
          </w:p>
        </w:tc>
      </w:tr>
      <w:tr w:rsidR="00D03F38" w:rsidRPr="008E3902" w:rsidDel="00BF3FB3" w14:paraId="4BB63E56" w14:textId="7463F5D2" w:rsidTr="00306A3F">
        <w:trPr>
          <w:del w:id="657" w:author="Tuleshov, Kurmanbek [Bolashak Atyrau Limited]" w:date="2022-10-10T09:32:00Z"/>
        </w:trPr>
        <w:tc>
          <w:tcPr>
            <w:tcW w:w="3820" w:type="dxa"/>
            <w:gridSpan w:val="5"/>
            <w:tcBorders>
              <w:left w:val="single" w:sz="4" w:space="0" w:color="auto"/>
              <w:right w:val="single" w:sz="4" w:space="0" w:color="auto"/>
            </w:tcBorders>
            <w:shd w:val="clear" w:color="auto" w:fill="auto"/>
          </w:tcPr>
          <w:p w14:paraId="4BB63E54" w14:textId="0A14E706" w:rsidR="00BC3FCF" w:rsidRPr="008E3902" w:rsidDel="00BF3FB3" w:rsidRDefault="006918F7" w:rsidP="00B510DE">
            <w:pPr>
              <w:spacing w:line="240" w:lineRule="auto"/>
              <w:ind w:left="34"/>
              <w:contextualSpacing/>
              <w:rPr>
                <w:del w:id="658" w:author="Tuleshov, Kurmanbek [Bolashak Atyrau Limited]" w:date="2022-10-10T09:32:00Z"/>
                <w:sz w:val="20"/>
                <w:lang w:val="ru-RU"/>
              </w:rPr>
            </w:pPr>
            <w:del w:id="659" w:author="Tuleshov, Kurmanbek [Bolashak Atyrau Limited]" w:date="2022-10-10T09:32:00Z">
              <w:r w:rsidRPr="008E3902" w:rsidDel="00BF3FB3">
                <w:rPr>
                  <w:sz w:val="20"/>
                  <w:lang w:val="ru-RU"/>
                </w:rPr>
                <w:delText>Линейная усадка под действием нагрева при томлении (ASTM C356) при температуре 1200°F (650°C)</w:delText>
              </w:r>
            </w:del>
          </w:p>
        </w:tc>
        <w:tc>
          <w:tcPr>
            <w:tcW w:w="4606" w:type="dxa"/>
            <w:gridSpan w:val="6"/>
            <w:tcBorders>
              <w:left w:val="single" w:sz="4" w:space="0" w:color="auto"/>
              <w:right w:val="single" w:sz="4" w:space="0" w:color="auto"/>
            </w:tcBorders>
            <w:shd w:val="clear" w:color="auto" w:fill="auto"/>
          </w:tcPr>
          <w:p w14:paraId="4BB63E55" w14:textId="249E9FC4" w:rsidR="00BC3FCF" w:rsidRPr="008E3902" w:rsidDel="00BF3FB3" w:rsidRDefault="006918F7" w:rsidP="00B510DE">
            <w:pPr>
              <w:spacing w:line="240" w:lineRule="auto"/>
              <w:ind w:left="34"/>
              <w:contextualSpacing/>
              <w:rPr>
                <w:del w:id="660" w:author="Tuleshov, Kurmanbek [Bolashak Atyrau Limited]" w:date="2022-10-10T09:32:00Z"/>
                <w:sz w:val="20"/>
                <w:lang w:val="ru-RU"/>
              </w:rPr>
            </w:pPr>
            <w:del w:id="661" w:author="Tuleshov, Kurmanbek [Bolashak Atyrau Limited]" w:date="2022-10-10T09:32:00Z">
              <w:r w:rsidRPr="008E3902" w:rsidDel="00BF3FB3">
                <w:rPr>
                  <w:sz w:val="20"/>
                  <w:lang w:val="ru-RU"/>
                </w:rPr>
                <w:delText>≤ 1,3%</w:delText>
              </w:r>
            </w:del>
          </w:p>
        </w:tc>
      </w:tr>
      <w:tr w:rsidR="00D03F38" w:rsidRPr="008E3902" w:rsidDel="00BF3FB3" w14:paraId="4BB63E59" w14:textId="5B1C4F96" w:rsidTr="00306A3F">
        <w:trPr>
          <w:del w:id="662" w:author="Tuleshov, Kurmanbek [Bolashak Atyrau Limited]" w:date="2022-10-10T09:32:00Z"/>
        </w:trPr>
        <w:tc>
          <w:tcPr>
            <w:tcW w:w="3820" w:type="dxa"/>
            <w:gridSpan w:val="5"/>
            <w:tcBorders>
              <w:left w:val="single" w:sz="4" w:space="0" w:color="auto"/>
              <w:right w:val="single" w:sz="4" w:space="0" w:color="auto"/>
            </w:tcBorders>
            <w:shd w:val="clear" w:color="auto" w:fill="auto"/>
          </w:tcPr>
          <w:p w14:paraId="4BB63E57" w14:textId="1AFD1FDF" w:rsidR="00BC3FCF" w:rsidRPr="008E3902" w:rsidDel="00BF3FB3" w:rsidRDefault="006918F7" w:rsidP="00B510DE">
            <w:pPr>
              <w:spacing w:line="240" w:lineRule="auto"/>
              <w:ind w:left="34"/>
              <w:contextualSpacing/>
              <w:rPr>
                <w:del w:id="663" w:author="Tuleshov, Kurmanbek [Bolashak Atyrau Limited]" w:date="2022-10-10T09:32:00Z"/>
                <w:sz w:val="20"/>
                <w:lang w:val="ru-RU"/>
              </w:rPr>
            </w:pPr>
            <w:del w:id="664" w:author="Tuleshov, Kurmanbek [Bolashak Atyrau Limited]" w:date="2022-10-10T09:32:00Z">
              <w:r w:rsidRPr="008E3902" w:rsidDel="00BF3FB3">
                <w:rPr>
                  <w:sz w:val="20"/>
                  <w:lang w:val="ru-RU"/>
                </w:rPr>
                <w:delText>Максимальная применяемая температура (ASTM C447)</w:delText>
              </w:r>
            </w:del>
          </w:p>
        </w:tc>
        <w:tc>
          <w:tcPr>
            <w:tcW w:w="4606" w:type="dxa"/>
            <w:gridSpan w:val="6"/>
            <w:tcBorders>
              <w:left w:val="single" w:sz="4" w:space="0" w:color="auto"/>
              <w:right w:val="single" w:sz="4" w:space="0" w:color="auto"/>
            </w:tcBorders>
            <w:shd w:val="clear" w:color="auto" w:fill="auto"/>
          </w:tcPr>
          <w:p w14:paraId="4BB63E58" w14:textId="075ECE48" w:rsidR="00BC3FCF" w:rsidRPr="008E3902" w:rsidDel="00BF3FB3" w:rsidRDefault="006918F7" w:rsidP="00B510DE">
            <w:pPr>
              <w:spacing w:line="240" w:lineRule="auto"/>
              <w:ind w:left="34"/>
              <w:contextualSpacing/>
              <w:rPr>
                <w:del w:id="665" w:author="Tuleshov, Kurmanbek [Bolashak Atyrau Limited]" w:date="2022-10-10T09:32:00Z"/>
                <w:sz w:val="20"/>
                <w:lang w:val="ru-RU"/>
              </w:rPr>
            </w:pPr>
            <w:del w:id="666" w:author="Tuleshov, Kurmanbek [Bolashak Atyrau Limited]" w:date="2022-10-10T09:32:00Z">
              <w:r w:rsidRPr="008E3902" w:rsidDel="00BF3FB3">
                <w:rPr>
                  <w:sz w:val="20"/>
                  <w:lang w:val="ru-RU"/>
                </w:rPr>
                <w:delText>≥ 1200°F (650°C)</w:delText>
              </w:r>
            </w:del>
          </w:p>
        </w:tc>
      </w:tr>
      <w:tr w:rsidR="00D03F38" w:rsidRPr="008E3902" w:rsidDel="00BF3FB3" w14:paraId="4BB63E5C" w14:textId="500277D2" w:rsidTr="00306A3F">
        <w:trPr>
          <w:del w:id="667" w:author="Tuleshov, Kurmanbek [Bolashak Atyrau Limited]" w:date="2022-10-10T09:32:00Z"/>
        </w:trPr>
        <w:tc>
          <w:tcPr>
            <w:tcW w:w="3820" w:type="dxa"/>
            <w:gridSpan w:val="5"/>
            <w:tcBorders>
              <w:left w:val="single" w:sz="4" w:space="0" w:color="auto"/>
              <w:right w:val="single" w:sz="4" w:space="0" w:color="auto"/>
            </w:tcBorders>
            <w:shd w:val="clear" w:color="auto" w:fill="auto"/>
          </w:tcPr>
          <w:p w14:paraId="4BB63E5A" w14:textId="7EC38DD8" w:rsidR="00BC3FCF" w:rsidRPr="008E3902" w:rsidDel="00BF3FB3" w:rsidRDefault="006918F7" w:rsidP="00B510DE">
            <w:pPr>
              <w:spacing w:line="240" w:lineRule="auto"/>
              <w:ind w:left="34"/>
              <w:contextualSpacing/>
              <w:rPr>
                <w:del w:id="668" w:author="Tuleshov, Kurmanbek [Bolashak Atyrau Limited]" w:date="2022-10-10T09:32:00Z"/>
                <w:sz w:val="20"/>
                <w:lang w:val="ru-RU"/>
              </w:rPr>
            </w:pPr>
            <w:del w:id="669" w:author="Tuleshov, Kurmanbek [Bolashak Atyrau Limited]" w:date="2022-10-10T09:32:00Z">
              <w:r w:rsidRPr="008E3902" w:rsidDel="00BF3FB3">
                <w:rPr>
                  <w:sz w:val="20"/>
                  <w:lang w:val="ru-RU"/>
                </w:rPr>
                <w:delText>Сорбция водяных паров (ASTM C1104)</w:delText>
              </w:r>
            </w:del>
          </w:p>
        </w:tc>
        <w:tc>
          <w:tcPr>
            <w:tcW w:w="4606" w:type="dxa"/>
            <w:gridSpan w:val="6"/>
            <w:tcBorders>
              <w:left w:val="single" w:sz="4" w:space="0" w:color="auto"/>
              <w:right w:val="single" w:sz="4" w:space="0" w:color="auto"/>
            </w:tcBorders>
            <w:shd w:val="clear" w:color="auto" w:fill="auto"/>
          </w:tcPr>
          <w:p w14:paraId="4BB63E5B" w14:textId="4FB4392E" w:rsidR="00BC3FCF" w:rsidRPr="008E3902" w:rsidDel="00BF3FB3" w:rsidRDefault="006918F7" w:rsidP="00B510DE">
            <w:pPr>
              <w:spacing w:line="240" w:lineRule="auto"/>
              <w:ind w:left="34"/>
              <w:contextualSpacing/>
              <w:rPr>
                <w:del w:id="670" w:author="Tuleshov, Kurmanbek [Bolashak Atyrau Limited]" w:date="2022-10-10T09:32:00Z"/>
                <w:sz w:val="20"/>
                <w:lang w:val="ru-RU"/>
              </w:rPr>
            </w:pPr>
            <w:del w:id="671" w:author="Tuleshov, Kurmanbek [Bolashak Atyrau Limited]" w:date="2022-10-10T09:32:00Z">
              <w:r w:rsidRPr="008E3902" w:rsidDel="00BF3FB3">
                <w:rPr>
                  <w:sz w:val="20"/>
                  <w:lang w:val="ru-RU"/>
                </w:rPr>
                <w:delText>≤ 2,25% (по весу)</w:delText>
              </w:r>
            </w:del>
          </w:p>
        </w:tc>
      </w:tr>
      <w:tr w:rsidR="00D03F38" w:rsidRPr="008E3902" w:rsidDel="00BF3FB3" w14:paraId="4BB63E5F" w14:textId="321A4014" w:rsidTr="00306A3F">
        <w:trPr>
          <w:del w:id="672" w:author="Tuleshov, Kurmanbek [Bolashak Atyrau Limited]" w:date="2022-10-10T09:32:00Z"/>
        </w:trPr>
        <w:tc>
          <w:tcPr>
            <w:tcW w:w="3820" w:type="dxa"/>
            <w:gridSpan w:val="5"/>
            <w:tcBorders>
              <w:left w:val="single" w:sz="4" w:space="0" w:color="auto"/>
              <w:right w:val="single" w:sz="4" w:space="0" w:color="auto"/>
            </w:tcBorders>
            <w:shd w:val="clear" w:color="auto" w:fill="auto"/>
          </w:tcPr>
          <w:p w14:paraId="4BB63E5D" w14:textId="7BF0F358" w:rsidR="00BC3FCF" w:rsidRPr="008E3902" w:rsidDel="00BF3FB3" w:rsidRDefault="006918F7" w:rsidP="00B510DE">
            <w:pPr>
              <w:spacing w:line="240" w:lineRule="auto"/>
              <w:ind w:left="34"/>
              <w:contextualSpacing/>
              <w:rPr>
                <w:del w:id="673" w:author="Tuleshov, Kurmanbek [Bolashak Atyrau Limited]" w:date="2022-10-10T09:32:00Z"/>
                <w:sz w:val="20"/>
                <w:lang w:val="ru-RU"/>
              </w:rPr>
            </w:pPr>
            <w:del w:id="674" w:author="Tuleshov, Kurmanbek [Bolashak Atyrau Limited]" w:date="2022-10-10T09:32:00Z">
              <w:r w:rsidRPr="008E3902" w:rsidDel="00BF3FB3">
                <w:rPr>
                  <w:sz w:val="20"/>
                  <w:lang w:val="ru-RU"/>
                </w:rPr>
                <w:delText>Влагозадержание (ASTM C1511)</w:delText>
              </w:r>
            </w:del>
          </w:p>
        </w:tc>
        <w:tc>
          <w:tcPr>
            <w:tcW w:w="4606" w:type="dxa"/>
            <w:gridSpan w:val="6"/>
            <w:tcBorders>
              <w:left w:val="single" w:sz="4" w:space="0" w:color="auto"/>
              <w:right w:val="single" w:sz="4" w:space="0" w:color="auto"/>
            </w:tcBorders>
            <w:shd w:val="clear" w:color="auto" w:fill="auto"/>
          </w:tcPr>
          <w:p w14:paraId="4BB63E5E" w14:textId="58C253EB" w:rsidR="00BC3FCF" w:rsidRPr="008E3902" w:rsidDel="00BF3FB3" w:rsidRDefault="006918F7" w:rsidP="00B510DE">
            <w:pPr>
              <w:spacing w:line="240" w:lineRule="auto"/>
              <w:ind w:left="34"/>
              <w:contextualSpacing/>
              <w:rPr>
                <w:del w:id="675" w:author="Tuleshov, Kurmanbek [Bolashak Atyrau Limited]" w:date="2022-10-10T09:32:00Z"/>
                <w:sz w:val="20"/>
                <w:lang w:val="ru-RU"/>
              </w:rPr>
            </w:pPr>
            <w:del w:id="676" w:author="Tuleshov, Kurmanbek [Bolashak Atyrau Limited]" w:date="2022-10-10T09:32:00Z">
              <w:r w:rsidRPr="008E3902" w:rsidDel="00BF3FB3">
                <w:rPr>
                  <w:sz w:val="20"/>
                  <w:lang w:val="ru-RU"/>
                </w:rPr>
                <w:delText>≤ 4% (по весу)</w:delText>
              </w:r>
            </w:del>
          </w:p>
        </w:tc>
      </w:tr>
      <w:tr w:rsidR="00D03F38" w:rsidRPr="008E3902" w:rsidDel="00BF3FB3" w14:paraId="4BB63E67" w14:textId="79FE5C5C" w:rsidTr="00306A3F">
        <w:trPr>
          <w:del w:id="677" w:author="Tuleshov, Kurmanbek [Bolashak Atyrau Limited]" w:date="2022-10-10T09:32:00Z"/>
        </w:trPr>
        <w:tc>
          <w:tcPr>
            <w:tcW w:w="3820" w:type="dxa"/>
            <w:gridSpan w:val="5"/>
            <w:tcBorders>
              <w:left w:val="single" w:sz="4" w:space="0" w:color="auto"/>
              <w:bottom w:val="single" w:sz="4" w:space="0" w:color="auto"/>
              <w:right w:val="single" w:sz="4" w:space="0" w:color="auto"/>
            </w:tcBorders>
            <w:shd w:val="clear" w:color="auto" w:fill="auto"/>
          </w:tcPr>
          <w:p w14:paraId="4BB63E60" w14:textId="7E124286" w:rsidR="00BC3FCF" w:rsidRPr="008E3902" w:rsidDel="00BF3FB3" w:rsidRDefault="006918F7" w:rsidP="00B510DE">
            <w:pPr>
              <w:spacing w:line="240" w:lineRule="auto"/>
              <w:ind w:left="34"/>
              <w:contextualSpacing/>
              <w:rPr>
                <w:del w:id="678" w:author="Tuleshov, Kurmanbek [Bolashak Atyrau Limited]" w:date="2022-10-10T09:32:00Z"/>
                <w:sz w:val="20"/>
                <w:lang w:val="ru-RU"/>
              </w:rPr>
            </w:pPr>
            <w:del w:id="679" w:author="Tuleshov, Kurmanbek [Bolashak Atyrau Limited]" w:date="2022-10-10T09:32:00Z">
              <w:r w:rsidRPr="008E3902" w:rsidDel="00BF3FB3">
                <w:rPr>
                  <w:sz w:val="20"/>
                  <w:lang w:val="ru-RU"/>
                </w:rPr>
                <w:delText>Теплотехнические характеристики поверхностей (ASTM Е84)</w:delText>
              </w:r>
            </w:del>
          </w:p>
          <w:p w14:paraId="4BB63E61" w14:textId="159F35D1" w:rsidR="00BC3FCF" w:rsidRPr="008E3902" w:rsidDel="00BF3FB3" w:rsidRDefault="006918F7" w:rsidP="00B510DE">
            <w:pPr>
              <w:pStyle w:val="ListParagraph"/>
              <w:numPr>
                <w:ilvl w:val="0"/>
                <w:numId w:val="199"/>
              </w:numPr>
              <w:spacing w:after="0" w:line="240" w:lineRule="auto"/>
              <w:ind w:left="34"/>
              <w:contextualSpacing/>
              <w:rPr>
                <w:del w:id="680" w:author="Tuleshov, Kurmanbek [Bolashak Atyrau Limited]" w:date="2022-10-10T09:32:00Z"/>
                <w:sz w:val="20"/>
                <w:lang w:val="ru-RU"/>
              </w:rPr>
            </w:pPr>
            <w:del w:id="681" w:author="Tuleshov, Kurmanbek [Bolashak Atyrau Limited]" w:date="2022-10-10T09:32:00Z">
              <w:r w:rsidRPr="008E3902" w:rsidDel="00BF3FB3">
                <w:rPr>
                  <w:sz w:val="20"/>
                  <w:lang w:val="ru-RU"/>
                </w:rPr>
                <w:delText>Коэффициент распространения пламени</w:delText>
              </w:r>
            </w:del>
          </w:p>
          <w:p w14:paraId="4BB63E62" w14:textId="111C590D" w:rsidR="00BC3FCF" w:rsidRPr="008E3902" w:rsidDel="00BF3FB3" w:rsidRDefault="006918F7" w:rsidP="00B510DE">
            <w:pPr>
              <w:pStyle w:val="ListParagraph"/>
              <w:numPr>
                <w:ilvl w:val="0"/>
                <w:numId w:val="199"/>
              </w:numPr>
              <w:spacing w:after="0" w:line="240" w:lineRule="auto"/>
              <w:ind w:left="34"/>
              <w:contextualSpacing/>
              <w:rPr>
                <w:del w:id="682" w:author="Tuleshov, Kurmanbek [Bolashak Atyrau Limited]" w:date="2022-10-10T09:32:00Z"/>
                <w:sz w:val="20"/>
                <w:lang w:val="ru-RU"/>
              </w:rPr>
            </w:pPr>
            <w:del w:id="683" w:author="Tuleshov, Kurmanbek [Bolashak Atyrau Limited]" w:date="2022-10-10T09:32:00Z">
              <w:r w:rsidRPr="008E3902" w:rsidDel="00BF3FB3">
                <w:rPr>
                  <w:sz w:val="20"/>
                  <w:lang w:val="ru-RU"/>
                </w:rPr>
                <w:delText>Коэффициент дымообразования</w:delText>
              </w:r>
            </w:del>
          </w:p>
        </w:tc>
        <w:tc>
          <w:tcPr>
            <w:tcW w:w="4606" w:type="dxa"/>
            <w:gridSpan w:val="6"/>
            <w:tcBorders>
              <w:left w:val="single" w:sz="4" w:space="0" w:color="auto"/>
              <w:bottom w:val="single" w:sz="4" w:space="0" w:color="auto"/>
              <w:right w:val="single" w:sz="4" w:space="0" w:color="auto"/>
            </w:tcBorders>
            <w:shd w:val="clear" w:color="auto" w:fill="auto"/>
          </w:tcPr>
          <w:p w14:paraId="4BB63E63" w14:textId="617FF3FF" w:rsidR="00BC3FCF" w:rsidRPr="008E3902" w:rsidDel="00BF3FB3" w:rsidRDefault="006918F7" w:rsidP="00B510DE">
            <w:pPr>
              <w:spacing w:line="240" w:lineRule="auto"/>
              <w:ind w:left="34"/>
              <w:contextualSpacing/>
              <w:rPr>
                <w:del w:id="684" w:author="Tuleshov, Kurmanbek [Bolashak Atyrau Limited]" w:date="2022-10-10T09:32:00Z"/>
                <w:sz w:val="20"/>
                <w:lang w:val="ru-RU"/>
              </w:rPr>
            </w:pPr>
            <w:del w:id="685" w:author="Tuleshov, Kurmanbek [Bolashak Atyrau Limited]" w:date="2022-10-10T09:32:00Z">
              <w:r w:rsidRPr="008E3902" w:rsidDel="00BF3FB3">
                <w:rPr>
                  <w:sz w:val="20"/>
                  <w:lang w:val="ru-RU"/>
                </w:rPr>
                <w:delText xml:space="preserve">  </w:delText>
              </w:r>
            </w:del>
          </w:p>
          <w:p w14:paraId="4BB63E64" w14:textId="04C07261" w:rsidR="00BC3FCF" w:rsidRPr="008E3902" w:rsidDel="00BF3FB3" w:rsidRDefault="00BC3FCF" w:rsidP="00B510DE">
            <w:pPr>
              <w:spacing w:line="240" w:lineRule="auto"/>
              <w:ind w:left="34"/>
              <w:contextualSpacing/>
              <w:rPr>
                <w:del w:id="686" w:author="Tuleshov, Kurmanbek [Bolashak Atyrau Limited]" w:date="2022-10-10T09:32:00Z"/>
                <w:sz w:val="20"/>
                <w:lang w:val="ru-RU"/>
              </w:rPr>
            </w:pPr>
          </w:p>
          <w:p w14:paraId="4BB63E65" w14:textId="5C32CC69" w:rsidR="00BC3FCF" w:rsidRPr="008E3902" w:rsidDel="00BF3FB3" w:rsidRDefault="006918F7" w:rsidP="00B510DE">
            <w:pPr>
              <w:spacing w:line="240" w:lineRule="auto"/>
              <w:ind w:left="34"/>
              <w:contextualSpacing/>
              <w:rPr>
                <w:del w:id="687" w:author="Tuleshov, Kurmanbek [Bolashak Atyrau Limited]" w:date="2022-10-10T09:32:00Z"/>
                <w:sz w:val="20"/>
                <w:lang w:val="ru-RU"/>
              </w:rPr>
            </w:pPr>
            <w:del w:id="688" w:author="Tuleshov, Kurmanbek [Bolashak Atyrau Limited]" w:date="2022-10-10T09:32:00Z">
              <w:r w:rsidRPr="008E3902" w:rsidDel="00BF3FB3">
                <w:rPr>
                  <w:sz w:val="20"/>
                  <w:lang w:val="ru-RU"/>
                </w:rPr>
                <w:delText>0</w:delText>
              </w:r>
            </w:del>
          </w:p>
          <w:p w14:paraId="4BB63E66" w14:textId="4C5BD4C5" w:rsidR="00BC3FCF" w:rsidRPr="008E3902" w:rsidDel="00BF3FB3" w:rsidRDefault="006918F7" w:rsidP="00B510DE">
            <w:pPr>
              <w:spacing w:line="240" w:lineRule="auto"/>
              <w:ind w:left="34"/>
              <w:contextualSpacing/>
              <w:rPr>
                <w:del w:id="689" w:author="Tuleshov, Kurmanbek [Bolashak Atyrau Limited]" w:date="2022-10-10T09:32:00Z"/>
                <w:sz w:val="20"/>
                <w:lang w:val="ru-RU"/>
              </w:rPr>
            </w:pPr>
            <w:del w:id="690" w:author="Tuleshov, Kurmanbek [Bolashak Atyrau Limited]" w:date="2022-10-10T09:32:00Z">
              <w:r w:rsidRPr="008E3902" w:rsidDel="00BF3FB3">
                <w:rPr>
                  <w:sz w:val="20"/>
                  <w:lang w:val="ru-RU"/>
                </w:rPr>
                <w:delText>0</w:delText>
              </w:r>
            </w:del>
          </w:p>
        </w:tc>
      </w:tr>
      <w:tr w:rsidR="00D03F38" w:rsidRPr="008E3902" w:rsidDel="00BF3FB3" w14:paraId="4BB63E6F" w14:textId="4C81CB58" w:rsidTr="00306A3F">
        <w:trPr>
          <w:del w:id="691" w:author="Tuleshov, Kurmanbek [Bolashak Atyrau Limited]" w:date="2022-10-10T09:32:00Z"/>
        </w:trPr>
        <w:tc>
          <w:tcPr>
            <w:tcW w:w="3820" w:type="dxa"/>
            <w:gridSpan w:val="5"/>
            <w:tcBorders>
              <w:left w:val="single" w:sz="4" w:space="0" w:color="auto"/>
              <w:bottom w:val="single" w:sz="4" w:space="0" w:color="auto"/>
              <w:right w:val="single" w:sz="4" w:space="0" w:color="auto"/>
            </w:tcBorders>
            <w:shd w:val="clear" w:color="auto" w:fill="auto"/>
          </w:tcPr>
          <w:p w14:paraId="4BB63E68" w14:textId="19D8AEE3" w:rsidR="00BC3FCF" w:rsidRPr="008E3902" w:rsidDel="00BF3FB3" w:rsidRDefault="006918F7" w:rsidP="00B510DE">
            <w:pPr>
              <w:spacing w:line="240" w:lineRule="auto"/>
              <w:ind w:left="34"/>
              <w:contextualSpacing/>
              <w:rPr>
                <w:del w:id="692" w:author="Tuleshov, Kurmanbek [Bolashak Atyrau Limited]" w:date="2022-10-10T09:32:00Z"/>
                <w:sz w:val="20"/>
                <w:lang w:val="ru-RU"/>
              </w:rPr>
            </w:pPr>
            <w:del w:id="693" w:author="Tuleshov, Kurmanbek [Bolashak Atyrau Limited]" w:date="2022-10-10T09:32:00Z">
              <w:r w:rsidRPr="008E3902" w:rsidDel="00BF3FB3">
                <w:rPr>
                  <w:sz w:val="20"/>
                  <w:lang w:val="ru-RU"/>
                </w:rPr>
                <w:delText>Теплопроводность (ASTM C177). Стандартные значения:</w:delText>
              </w:r>
            </w:del>
          </w:p>
          <w:p w14:paraId="4BB63E69" w14:textId="7FF2BED6" w:rsidR="00BC3FCF" w:rsidRPr="008E3902" w:rsidDel="00BF3FB3" w:rsidRDefault="006918F7" w:rsidP="00B510DE">
            <w:pPr>
              <w:pStyle w:val="ListParagraph"/>
              <w:numPr>
                <w:ilvl w:val="0"/>
                <w:numId w:val="200"/>
              </w:numPr>
              <w:spacing w:after="0" w:line="240" w:lineRule="auto"/>
              <w:ind w:left="34"/>
              <w:contextualSpacing/>
              <w:rPr>
                <w:del w:id="694" w:author="Tuleshov, Kurmanbek [Bolashak Atyrau Limited]" w:date="2022-10-10T09:32:00Z"/>
                <w:sz w:val="20"/>
                <w:lang w:val="ru-RU"/>
              </w:rPr>
            </w:pPr>
            <w:del w:id="695" w:author="Tuleshov, Kurmanbek [Bolashak Atyrau Limited]" w:date="2022-10-10T09:32:00Z">
              <w:r w:rsidRPr="008E3902" w:rsidDel="00BF3FB3">
                <w:rPr>
                  <w:sz w:val="20"/>
                  <w:lang w:val="ru-RU"/>
                </w:rPr>
                <w:delText>392°F (200°C)</w:delText>
              </w:r>
            </w:del>
          </w:p>
          <w:p w14:paraId="4BB63E6A" w14:textId="15AC166D" w:rsidR="00BC3FCF" w:rsidRPr="008E3902" w:rsidDel="00BF3FB3" w:rsidRDefault="006918F7" w:rsidP="00B510DE">
            <w:pPr>
              <w:pStyle w:val="ListParagraph"/>
              <w:numPr>
                <w:ilvl w:val="0"/>
                <w:numId w:val="200"/>
              </w:numPr>
              <w:spacing w:after="0" w:line="240" w:lineRule="auto"/>
              <w:ind w:left="34"/>
              <w:contextualSpacing/>
              <w:rPr>
                <w:del w:id="696" w:author="Tuleshov, Kurmanbek [Bolashak Atyrau Limited]" w:date="2022-10-10T09:32:00Z"/>
                <w:sz w:val="20"/>
                <w:lang w:val="ru-RU"/>
              </w:rPr>
            </w:pPr>
            <w:del w:id="697" w:author="Tuleshov, Kurmanbek [Bolashak Atyrau Limited]" w:date="2022-10-10T09:32:00Z">
              <w:r w:rsidRPr="008E3902" w:rsidDel="00BF3FB3">
                <w:rPr>
                  <w:sz w:val="20"/>
                  <w:lang w:val="ru-RU"/>
                </w:rPr>
                <w:delText>752°F (400°C)</w:delText>
              </w:r>
            </w:del>
          </w:p>
        </w:tc>
        <w:tc>
          <w:tcPr>
            <w:tcW w:w="4606" w:type="dxa"/>
            <w:gridSpan w:val="6"/>
            <w:tcBorders>
              <w:left w:val="single" w:sz="4" w:space="0" w:color="auto"/>
              <w:bottom w:val="single" w:sz="4" w:space="0" w:color="auto"/>
              <w:right w:val="single" w:sz="4" w:space="0" w:color="auto"/>
            </w:tcBorders>
            <w:shd w:val="clear" w:color="auto" w:fill="auto"/>
          </w:tcPr>
          <w:p w14:paraId="4BB63E6B" w14:textId="05E51BAF" w:rsidR="00BC3FCF" w:rsidRPr="008E3902" w:rsidDel="00BF3FB3" w:rsidRDefault="00BC3FCF" w:rsidP="00B510DE">
            <w:pPr>
              <w:spacing w:line="240" w:lineRule="auto"/>
              <w:ind w:left="34"/>
              <w:contextualSpacing/>
              <w:rPr>
                <w:del w:id="698" w:author="Tuleshov, Kurmanbek [Bolashak Atyrau Limited]" w:date="2022-10-10T09:32:00Z"/>
                <w:sz w:val="20"/>
                <w:lang w:val="ru-RU"/>
              </w:rPr>
            </w:pPr>
          </w:p>
          <w:p w14:paraId="4BB63E6C" w14:textId="4163B203" w:rsidR="00BC3FCF" w:rsidRPr="008E3902" w:rsidDel="00BF3FB3" w:rsidRDefault="00BC3FCF" w:rsidP="00B510DE">
            <w:pPr>
              <w:spacing w:line="240" w:lineRule="auto"/>
              <w:ind w:left="34"/>
              <w:contextualSpacing/>
              <w:rPr>
                <w:del w:id="699" w:author="Tuleshov, Kurmanbek [Bolashak Atyrau Limited]" w:date="2022-10-10T09:32:00Z"/>
                <w:sz w:val="20"/>
                <w:lang w:val="ru-RU"/>
              </w:rPr>
            </w:pPr>
          </w:p>
          <w:p w14:paraId="4BB63E6D" w14:textId="393F60D2" w:rsidR="00BC3FCF" w:rsidRPr="008E3902" w:rsidDel="00BF3FB3" w:rsidRDefault="006918F7" w:rsidP="00B510DE">
            <w:pPr>
              <w:spacing w:line="240" w:lineRule="auto"/>
              <w:ind w:left="34"/>
              <w:contextualSpacing/>
              <w:rPr>
                <w:del w:id="700" w:author="Tuleshov, Kurmanbek [Bolashak Atyrau Limited]" w:date="2022-10-10T09:32:00Z"/>
                <w:sz w:val="20"/>
                <w:lang w:val="ru-RU"/>
              </w:rPr>
            </w:pPr>
            <w:del w:id="701" w:author="Tuleshov, Kurmanbek [Bolashak Atyrau Limited]" w:date="2022-10-10T09:32:00Z">
              <w:r w:rsidRPr="008E3902" w:rsidDel="00BF3FB3">
                <w:rPr>
                  <w:sz w:val="20"/>
                  <w:lang w:val="ru-RU"/>
                </w:rPr>
                <w:delText>0,19 БЕТ-дюйм/час-фт</w:delText>
              </w:r>
              <w:r w:rsidRPr="008E3902" w:rsidDel="00BF3FB3">
                <w:rPr>
                  <w:sz w:val="20"/>
                  <w:vertAlign w:val="superscript"/>
                  <w:lang w:val="ru-RU"/>
                </w:rPr>
                <w:delText>2</w:delText>
              </w:r>
              <w:r w:rsidRPr="008E3902" w:rsidDel="00BF3FB3">
                <w:rPr>
                  <w:sz w:val="20"/>
                  <w:lang w:val="ru-RU"/>
                </w:rPr>
                <w:delText>-°F (0,028 Вт/м-°К)</w:delText>
              </w:r>
            </w:del>
          </w:p>
          <w:p w14:paraId="4BB63E6E" w14:textId="507FA8F6" w:rsidR="00BC3FCF" w:rsidRPr="008E3902" w:rsidDel="00BF3FB3" w:rsidRDefault="006918F7" w:rsidP="00B510DE">
            <w:pPr>
              <w:spacing w:line="240" w:lineRule="auto"/>
              <w:ind w:left="34"/>
              <w:contextualSpacing/>
              <w:rPr>
                <w:del w:id="702" w:author="Tuleshov, Kurmanbek [Bolashak Atyrau Limited]" w:date="2022-10-10T09:32:00Z"/>
                <w:sz w:val="20"/>
                <w:lang w:val="ru-RU"/>
              </w:rPr>
            </w:pPr>
            <w:del w:id="703" w:author="Tuleshov, Kurmanbek [Bolashak Atyrau Limited]" w:date="2022-10-10T09:32:00Z">
              <w:r w:rsidRPr="008E3902" w:rsidDel="00BF3FB3">
                <w:rPr>
                  <w:sz w:val="20"/>
                  <w:lang w:val="ru-RU"/>
                </w:rPr>
                <w:delText>0,32 БЕТ-дюйм/час-фт</w:delText>
              </w:r>
              <w:r w:rsidRPr="008E3902" w:rsidDel="00BF3FB3">
                <w:rPr>
                  <w:sz w:val="20"/>
                  <w:vertAlign w:val="superscript"/>
                  <w:lang w:val="ru-RU"/>
                </w:rPr>
                <w:delText>2</w:delText>
              </w:r>
              <w:r w:rsidRPr="008E3902" w:rsidDel="00BF3FB3">
                <w:rPr>
                  <w:sz w:val="20"/>
                  <w:lang w:val="ru-RU"/>
                </w:rPr>
                <w:delText>-°F (0,046 Вт/м-°К)</w:delText>
              </w:r>
            </w:del>
          </w:p>
        </w:tc>
      </w:tr>
      <w:tr w:rsidR="00267315" w:rsidRPr="008E3902" w14:paraId="21F33F83"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trHeight w:hRule="exact" w:val="100"/>
        </w:trPr>
        <w:tc>
          <w:tcPr>
            <w:tcW w:w="7680" w:type="dxa"/>
            <w:gridSpan w:val="9"/>
            <w:tcBorders>
              <w:top w:val="nil"/>
              <w:left w:val="nil"/>
              <w:bottom w:val="nil"/>
              <w:right w:val="nil"/>
            </w:tcBorders>
            <w:shd w:val="clear" w:color="auto" w:fill="auto"/>
            <w:vAlign w:val="bottom"/>
          </w:tcPr>
          <w:p w14:paraId="6865BC3C" w14:textId="77777777" w:rsidR="00267315" w:rsidRPr="008E3902" w:rsidRDefault="00267315">
            <w:pPr>
              <w:autoSpaceDE/>
              <w:autoSpaceDN/>
              <w:adjustRightInd/>
              <w:spacing w:before="0" w:line="240" w:lineRule="auto"/>
              <w:ind w:left="0"/>
              <w:rPr>
                <w:b/>
                <w:sz w:val="16"/>
                <w:szCs w:val="16"/>
                <w:lang w:val="ru-RU"/>
              </w:rPr>
              <w:pPrChange w:id="704" w:author="Tuleshov, Kurmanbek [Bolashak Atyrau Limited]" w:date="2022-10-10T09:32:00Z">
                <w:pPr>
                  <w:spacing w:before="0" w:line="253" w:lineRule="auto"/>
                  <w:ind w:left="0" w:right="36"/>
                  <w:jc w:val="center"/>
                </w:pPr>
              </w:pPrChange>
            </w:pPr>
          </w:p>
        </w:tc>
      </w:tr>
      <w:tr w:rsidR="00306A3F" w:rsidRPr="008E50FF" w14:paraId="72F0091B"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trHeight w:hRule="exact" w:val="1000"/>
        </w:trPr>
        <w:tc>
          <w:tcPr>
            <w:tcW w:w="7680" w:type="dxa"/>
            <w:gridSpan w:val="9"/>
            <w:tcBorders>
              <w:top w:val="nil"/>
              <w:left w:val="nil"/>
              <w:bottom w:val="single" w:sz="4" w:space="0" w:color="000000"/>
              <w:right w:val="nil"/>
            </w:tcBorders>
            <w:shd w:val="clear" w:color="auto" w:fill="auto"/>
            <w:vAlign w:val="bottom"/>
          </w:tcPr>
          <w:p w14:paraId="2F5F37E5" w14:textId="150750AA" w:rsidR="00395C82" w:rsidRPr="008E3902" w:rsidRDefault="003F32F6" w:rsidP="00377EDE">
            <w:pPr>
              <w:spacing w:line="240" w:lineRule="auto"/>
              <w:ind w:left="0"/>
              <w:rPr>
                <w:rFonts w:ascii="Arial" w:hAnsi="Arial" w:cs="Arial"/>
                <w:b/>
                <w:sz w:val="20"/>
                <w:szCs w:val="24"/>
                <w:lang w:val="ru-RU"/>
              </w:rPr>
            </w:pPr>
            <w:r w:rsidRPr="008E3902">
              <w:rPr>
                <w:rFonts w:ascii="Arial" w:hAnsi="Arial" w:cs="Arial"/>
                <w:b/>
                <w:sz w:val="20"/>
                <w:szCs w:val="20"/>
                <w:lang w:val="ru-RU"/>
              </w:rPr>
              <w:t xml:space="preserve">Таблица 1: </w:t>
            </w:r>
            <w:r w:rsidR="00395C82" w:rsidRPr="008E3902">
              <w:rPr>
                <w:rFonts w:ascii="Arial" w:hAnsi="Arial" w:cs="Arial"/>
                <w:b/>
                <w:sz w:val="20"/>
                <w:szCs w:val="24"/>
                <w:lang w:val="ru-RU"/>
              </w:rPr>
              <w:t>Таблица толщины высокотемпературной изоляции Pyrogel    XTE Heat</w:t>
            </w:r>
          </w:p>
        </w:tc>
      </w:tr>
      <w:tr w:rsidR="00306A3F" w:rsidRPr="008E3902" w14:paraId="721B4B90" w14:textId="77777777" w:rsidTr="00306A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Ex>
        <w:trPr>
          <w:gridBefore w:val="1"/>
          <w:gridAfter w:val="1"/>
          <w:wBefore w:w="251" w:type="dxa"/>
          <w:wAfter w:w="495" w:type="dxa"/>
          <w:trHeight w:hRule="exact" w:val="374"/>
        </w:trPr>
        <w:tc>
          <w:tcPr>
            <w:tcW w:w="2010" w:type="dxa"/>
            <w:gridSpan w:val="2"/>
            <w:tcBorders>
              <w:top w:val="single" w:sz="4" w:space="0" w:color="000000"/>
              <w:left w:val="single" w:sz="4" w:space="0" w:color="000000"/>
              <w:bottom w:val="single" w:sz="4" w:space="0" w:color="000000"/>
              <w:right w:val="single" w:sz="4" w:space="0" w:color="000000"/>
            </w:tcBorders>
            <w:shd w:val="clear" w:color="auto" w:fill="auto"/>
          </w:tcPr>
          <w:p w14:paraId="7D9A447F" w14:textId="3F84D1C1" w:rsidR="00306A3F" w:rsidRPr="008E3902" w:rsidRDefault="00AF6019" w:rsidP="003F32F6">
            <w:pPr>
              <w:spacing w:before="4"/>
              <w:ind w:left="4"/>
              <w:jc w:val="center"/>
              <w:rPr>
                <w:rFonts w:ascii="Arial" w:eastAsia="Calibri" w:hAnsi="Arial" w:cs="Arial"/>
                <w:b/>
                <w:color w:val="auto"/>
                <w:sz w:val="20"/>
                <w:szCs w:val="20"/>
                <w:lang w:val="ru-RU"/>
              </w:rPr>
            </w:pPr>
            <w:r w:rsidRPr="008E3902">
              <w:rPr>
                <w:rFonts w:ascii="Arial" w:hAnsi="Arial" w:cs="Arial"/>
                <w:b/>
                <w:color w:val="auto"/>
                <w:w w:val="110"/>
                <w:sz w:val="20"/>
                <w:szCs w:val="20"/>
                <w:lang w:val="ru-RU"/>
              </w:rPr>
              <w:t>Размер</w:t>
            </w:r>
          </w:p>
        </w:tc>
        <w:tc>
          <w:tcPr>
            <w:tcW w:w="5670" w:type="dxa"/>
            <w:gridSpan w:val="7"/>
            <w:tcBorders>
              <w:top w:val="single" w:sz="4" w:space="0" w:color="000000"/>
              <w:left w:val="single" w:sz="4" w:space="0" w:color="000000"/>
              <w:bottom w:val="single" w:sz="4" w:space="0" w:color="000000"/>
              <w:right w:val="single" w:sz="4" w:space="0" w:color="000000"/>
            </w:tcBorders>
            <w:shd w:val="clear" w:color="auto" w:fill="auto"/>
          </w:tcPr>
          <w:p w14:paraId="2242A75C" w14:textId="06FBD951" w:rsidR="00306A3F" w:rsidRPr="008E3902" w:rsidRDefault="00AF6019" w:rsidP="003F32F6">
            <w:pPr>
              <w:spacing w:before="4"/>
              <w:ind w:left="404"/>
              <w:jc w:val="center"/>
              <w:rPr>
                <w:rFonts w:ascii="Arial" w:eastAsia="Calibri" w:hAnsi="Arial" w:cs="Arial"/>
                <w:b/>
                <w:color w:val="auto"/>
                <w:sz w:val="20"/>
                <w:szCs w:val="20"/>
                <w:lang w:val="ru-RU"/>
              </w:rPr>
            </w:pPr>
            <w:r w:rsidRPr="008E3902">
              <w:rPr>
                <w:rFonts w:ascii="Arial" w:hAnsi="Arial" w:cs="Arial"/>
                <w:b/>
                <w:sz w:val="20"/>
                <w:szCs w:val="20"/>
                <w:lang w:val="ru-RU"/>
              </w:rPr>
              <w:t>Рабочая температура в</w:t>
            </w:r>
            <w:r w:rsidRPr="008E3902">
              <w:rPr>
                <w:rFonts w:ascii="Arial" w:eastAsia="Calibri" w:hAnsi="Arial" w:cs="Arial"/>
                <w:b/>
                <w:color w:val="auto"/>
                <w:w w:val="110"/>
                <w:sz w:val="20"/>
                <w:szCs w:val="20"/>
                <w:lang w:val="ru-RU"/>
              </w:rPr>
              <w:t xml:space="preserve"> </w:t>
            </w:r>
            <w:r w:rsidR="00306A3F" w:rsidRPr="008E3902">
              <w:rPr>
                <w:rFonts w:ascii="Arial" w:eastAsia="Calibri" w:hAnsi="Arial" w:cs="Arial"/>
                <w:b/>
                <w:color w:val="auto"/>
                <w:w w:val="110"/>
                <w:sz w:val="20"/>
                <w:szCs w:val="20"/>
                <w:lang w:val="ru-RU"/>
              </w:rPr>
              <w:t>°C</w:t>
            </w:r>
          </w:p>
        </w:tc>
      </w:tr>
      <w:tr w:rsidR="00306A3F" w:rsidRPr="008E3902" w14:paraId="433DAF2B" w14:textId="77777777" w:rsidTr="00306A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Ex>
        <w:trPr>
          <w:gridBefore w:val="1"/>
          <w:gridAfter w:val="1"/>
          <w:wBefore w:w="251" w:type="dxa"/>
          <w:wAfter w:w="495" w:type="dxa"/>
          <w:trHeight w:hRule="exact" w:val="676"/>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1C2EB6AC" w14:textId="77777777" w:rsidR="00306A3F" w:rsidRPr="008E3902" w:rsidRDefault="00306A3F" w:rsidP="003F32F6">
            <w:pPr>
              <w:spacing w:before="57"/>
              <w:ind w:left="8"/>
              <w:jc w:val="center"/>
              <w:rPr>
                <w:rFonts w:eastAsia="Calibri"/>
                <w:color w:val="auto"/>
                <w:sz w:val="20"/>
                <w:szCs w:val="20"/>
                <w:lang w:val="ru-RU"/>
              </w:rPr>
            </w:pPr>
            <w:r w:rsidRPr="008E3902">
              <w:rPr>
                <w:color w:val="auto"/>
                <w:w w:val="110"/>
                <w:sz w:val="20"/>
                <w:szCs w:val="20"/>
                <w:lang w:val="ru-RU"/>
              </w:rPr>
              <w:t>DN</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722926A" w14:textId="4CA1B8F5" w:rsidR="00306A3F" w:rsidRPr="008E3902" w:rsidRDefault="00306A3F">
            <w:pPr>
              <w:spacing w:before="57"/>
              <w:ind w:left="66"/>
              <w:jc w:val="center"/>
              <w:rPr>
                <w:rFonts w:eastAsia="Calibri"/>
                <w:color w:val="auto"/>
                <w:sz w:val="20"/>
                <w:szCs w:val="20"/>
                <w:lang w:val="ru-RU"/>
              </w:rPr>
            </w:pPr>
            <w:r w:rsidRPr="008E3902">
              <w:rPr>
                <w:color w:val="auto"/>
                <w:w w:val="110"/>
                <w:sz w:val="20"/>
                <w:szCs w:val="20"/>
                <w:lang w:val="ru-RU"/>
              </w:rPr>
              <w:t>NPS</w:t>
            </w:r>
            <w:r w:rsidRPr="008E3902">
              <w:rPr>
                <w:color w:val="auto"/>
                <w:spacing w:val="-8"/>
                <w:w w:val="110"/>
                <w:sz w:val="20"/>
                <w:szCs w:val="20"/>
                <w:lang w:val="ru-RU"/>
              </w:rPr>
              <w:t xml:space="preserve"> </w:t>
            </w:r>
            <w:r w:rsidR="00AF6019" w:rsidRPr="008E3902">
              <w:rPr>
                <w:color w:val="auto"/>
                <w:w w:val="110"/>
                <w:sz w:val="20"/>
                <w:szCs w:val="20"/>
                <w:lang w:val="ru-RU"/>
              </w:rPr>
              <w:t>дюйм</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457D39D" w14:textId="77777777" w:rsidR="00306A3F" w:rsidRPr="008E3902" w:rsidRDefault="00306A3F" w:rsidP="003F32F6">
            <w:pPr>
              <w:spacing w:before="4" w:line="277" w:lineRule="auto"/>
              <w:ind w:left="107" w:right="56" w:hanging="44"/>
              <w:jc w:val="center"/>
              <w:rPr>
                <w:rFonts w:eastAsia="Calibri"/>
                <w:color w:val="auto"/>
                <w:sz w:val="20"/>
                <w:szCs w:val="20"/>
                <w:lang w:val="ru-RU"/>
              </w:rPr>
            </w:pPr>
            <w:r w:rsidRPr="008E3902">
              <w:rPr>
                <w:color w:val="auto"/>
                <w:w w:val="105"/>
                <w:sz w:val="20"/>
                <w:szCs w:val="20"/>
                <w:lang w:val="ru-RU"/>
              </w:rPr>
              <w:t>AMB</w:t>
            </w:r>
            <w:r w:rsidRPr="008E3902">
              <w:rPr>
                <w:color w:val="auto"/>
                <w:w w:val="108"/>
                <w:sz w:val="20"/>
                <w:szCs w:val="20"/>
                <w:lang w:val="ru-RU"/>
              </w:rPr>
              <w:t xml:space="preserve"> </w:t>
            </w:r>
            <w:r w:rsidRPr="008E3902">
              <w:rPr>
                <w:color w:val="auto"/>
                <w:w w:val="110"/>
                <w:sz w:val="20"/>
                <w:szCs w:val="20"/>
                <w:lang w:val="ru-RU"/>
              </w:rPr>
              <w:t>50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085DDF1E"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51</w:t>
            </w:r>
          </w:p>
          <w:p w14:paraId="14453467" w14:textId="77777777" w:rsidR="00306A3F" w:rsidRPr="008E3902" w:rsidRDefault="00306A3F" w:rsidP="003F32F6">
            <w:pPr>
              <w:spacing w:before="15"/>
              <w:ind w:left="9"/>
              <w:jc w:val="center"/>
              <w:rPr>
                <w:rFonts w:eastAsia="Calibri"/>
                <w:color w:val="auto"/>
                <w:sz w:val="20"/>
                <w:szCs w:val="20"/>
                <w:lang w:val="ru-RU"/>
              </w:rPr>
            </w:pPr>
            <w:r w:rsidRPr="008E3902">
              <w:rPr>
                <w:color w:val="auto"/>
                <w:w w:val="110"/>
                <w:sz w:val="20"/>
                <w:szCs w:val="20"/>
                <w:lang w:val="ru-RU"/>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DF8173B" w14:textId="77777777" w:rsidR="00306A3F" w:rsidRPr="008E3902" w:rsidRDefault="00306A3F" w:rsidP="003F32F6">
            <w:pPr>
              <w:spacing w:before="4"/>
              <w:ind w:left="85"/>
              <w:jc w:val="center"/>
              <w:rPr>
                <w:rFonts w:eastAsia="Calibri"/>
                <w:color w:val="auto"/>
                <w:sz w:val="20"/>
                <w:szCs w:val="20"/>
                <w:lang w:val="ru-RU"/>
              </w:rPr>
            </w:pPr>
            <w:r w:rsidRPr="008E3902">
              <w:rPr>
                <w:color w:val="auto"/>
                <w:w w:val="110"/>
                <w:sz w:val="20"/>
                <w:szCs w:val="20"/>
                <w:lang w:val="ru-RU"/>
              </w:rPr>
              <w:t>101</w:t>
            </w:r>
          </w:p>
          <w:p w14:paraId="719FF4AB" w14:textId="77777777" w:rsidR="00306A3F" w:rsidRPr="008E3902" w:rsidRDefault="00306A3F" w:rsidP="003F32F6">
            <w:pPr>
              <w:spacing w:before="15"/>
              <w:ind w:left="85"/>
              <w:jc w:val="center"/>
              <w:rPr>
                <w:rFonts w:eastAsia="Calibri"/>
                <w:color w:val="auto"/>
                <w:sz w:val="20"/>
                <w:szCs w:val="20"/>
                <w:lang w:val="ru-RU"/>
              </w:rPr>
            </w:pPr>
            <w:r w:rsidRPr="008E3902">
              <w:rPr>
                <w:color w:val="auto"/>
                <w:w w:val="110"/>
                <w:sz w:val="20"/>
                <w:szCs w:val="20"/>
                <w:lang w:val="ru-RU"/>
              </w:rPr>
              <w:t>150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07A33D7" w14:textId="77777777" w:rsidR="00306A3F" w:rsidRPr="008E3902" w:rsidRDefault="00306A3F" w:rsidP="003F32F6">
            <w:pPr>
              <w:spacing w:before="4"/>
              <w:ind w:left="85"/>
              <w:jc w:val="center"/>
              <w:rPr>
                <w:rFonts w:eastAsia="Calibri"/>
                <w:color w:val="auto"/>
                <w:sz w:val="20"/>
                <w:szCs w:val="20"/>
                <w:lang w:val="ru-RU"/>
              </w:rPr>
            </w:pPr>
            <w:r w:rsidRPr="008E3902">
              <w:rPr>
                <w:color w:val="auto"/>
                <w:w w:val="110"/>
                <w:sz w:val="20"/>
                <w:szCs w:val="20"/>
                <w:lang w:val="ru-RU"/>
              </w:rPr>
              <w:t>151</w:t>
            </w:r>
          </w:p>
          <w:p w14:paraId="0B23925B" w14:textId="77777777" w:rsidR="00306A3F" w:rsidRPr="008E3902" w:rsidRDefault="00306A3F" w:rsidP="003F32F6">
            <w:pPr>
              <w:spacing w:before="15"/>
              <w:ind w:left="85"/>
              <w:jc w:val="center"/>
              <w:rPr>
                <w:rFonts w:eastAsia="Calibri"/>
                <w:color w:val="auto"/>
                <w:sz w:val="20"/>
                <w:szCs w:val="20"/>
                <w:lang w:val="ru-RU"/>
              </w:rPr>
            </w:pPr>
            <w:r w:rsidRPr="008E3902">
              <w:rPr>
                <w:color w:val="auto"/>
                <w:w w:val="110"/>
                <w:sz w:val="20"/>
                <w:szCs w:val="20"/>
                <w:lang w:val="ru-RU"/>
              </w:rPr>
              <w:t>200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EB258F7" w14:textId="77777777" w:rsidR="00306A3F" w:rsidRPr="008E3902" w:rsidRDefault="00306A3F" w:rsidP="003F32F6">
            <w:pPr>
              <w:spacing w:before="4"/>
              <w:ind w:left="85"/>
              <w:jc w:val="center"/>
              <w:rPr>
                <w:rFonts w:eastAsia="Calibri"/>
                <w:color w:val="auto"/>
                <w:sz w:val="20"/>
                <w:szCs w:val="20"/>
                <w:lang w:val="ru-RU"/>
              </w:rPr>
            </w:pPr>
            <w:r w:rsidRPr="008E3902">
              <w:rPr>
                <w:color w:val="auto"/>
                <w:w w:val="110"/>
                <w:sz w:val="20"/>
                <w:szCs w:val="20"/>
                <w:lang w:val="ru-RU"/>
              </w:rPr>
              <w:t>201</w:t>
            </w:r>
          </w:p>
          <w:p w14:paraId="4B0BE681" w14:textId="77777777" w:rsidR="00306A3F" w:rsidRPr="008E3902" w:rsidRDefault="00306A3F" w:rsidP="003F32F6">
            <w:pPr>
              <w:spacing w:before="15"/>
              <w:ind w:left="85"/>
              <w:jc w:val="center"/>
              <w:rPr>
                <w:rFonts w:eastAsia="Calibri"/>
                <w:color w:val="auto"/>
                <w:sz w:val="20"/>
                <w:szCs w:val="20"/>
                <w:lang w:val="ru-RU"/>
              </w:rPr>
            </w:pPr>
            <w:r w:rsidRPr="008E3902">
              <w:rPr>
                <w:color w:val="auto"/>
                <w:w w:val="110"/>
                <w:sz w:val="20"/>
                <w:szCs w:val="20"/>
                <w:lang w:val="ru-RU"/>
              </w:rPr>
              <w:t>250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296B68F" w14:textId="77777777" w:rsidR="00306A3F" w:rsidRPr="008E3902" w:rsidRDefault="00306A3F" w:rsidP="003F32F6">
            <w:pPr>
              <w:spacing w:before="4"/>
              <w:ind w:left="85"/>
              <w:jc w:val="center"/>
              <w:rPr>
                <w:rFonts w:eastAsia="Calibri"/>
                <w:color w:val="auto"/>
                <w:sz w:val="20"/>
                <w:szCs w:val="20"/>
                <w:lang w:val="ru-RU"/>
              </w:rPr>
            </w:pPr>
            <w:r w:rsidRPr="008E3902">
              <w:rPr>
                <w:color w:val="auto"/>
                <w:w w:val="110"/>
                <w:sz w:val="20"/>
                <w:szCs w:val="20"/>
                <w:lang w:val="ru-RU"/>
              </w:rPr>
              <w:t>251</w:t>
            </w:r>
          </w:p>
          <w:p w14:paraId="0AE661AC" w14:textId="77777777" w:rsidR="00306A3F" w:rsidRPr="008E3902" w:rsidRDefault="00306A3F" w:rsidP="003F32F6">
            <w:pPr>
              <w:spacing w:before="15"/>
              <w:ind w:left="85"/>
              <w:jc w:val="center"/>
              <w:rPr>
                <w:rFonts w:eastAsia="Calibri"/>
                <w:color w:val="auto"/>
                <w:sz w:val="20"/>
                <w:szCs w:val="20"/>
                <w:lang w:val="ru-RU"/>
              </w:rPr>
            </w:pPr>
            <w:r w:rsidRPr="008E3902">
              <w:rPr>
                <w:color w:val="auto"/>
                <w:w w:val="110"/>
                <w:sz w:val="20"/>
                <w:szCs w:val="20"/>
                <w:lang w:val="ru-RU"/>
              </w:rPr>
              <w:t>400</w:t>
            </w:r>
          </w:p>
        </w:tc>
      </w:tr>
      <w:tr w:rsidR="00306A3F" w:rsidRPr="008E3902" w14:paraId="71A9A959"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3075DA7D"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10"/>
                <w:sz w:val="20"/>
                <w:szCs w:val="20"/>
                <w:lang w:val="ru-RU"/>
              </w:rPr>
              <w:t>15</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44BCD6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0.5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B136951"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15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12BC2929"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783D07A"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6E1B634"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C17D99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A030A2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20</w:t>
            </w:r>
          </w:p>
        </w:tc>
      </w:tr>
      <w:tr w:rsidR="00306A3F" w:rsidRPr="008E3902" w14:paraId="1D41F825"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14D2AF19"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20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71941DFB"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0.75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A4F2676"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29835582"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E74317F"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A9BA3BD"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FE551E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B837591"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r>
      <w:tr w:rsidR="00306A3F" w:rsidRPr="008E3902" w14:paraId="3F441BC5"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6D96D53"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25</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E43C05F"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05"/>
                <w:sz w:val="20"/>
                <w:szCs w:val="20"/>
                <w:lang w:val="ru-RU"/>
              </w:rPr>
              <w:t>1</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837F7B1"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462632D1"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2785CE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E902597"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AFEE361"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F65CBB1"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r>
      <w:tr w:rsidR="00306A3F" w:rsidRPr="008E3902" w14:paraId="6CCAD7BB"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32EA1F92"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40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AC9F70F"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117DE2F"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5BB35B7B"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AC9768C"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DD58BCF"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46171D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958553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r>
      <w:tr w:rsidR="00306A3F" w:rsidRPr="008E3902" w14:paraId="43F85982"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3CC30138"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2012848F"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05"/>
                <w:sz w:val="20"/>
                <w:szCs w:val="20"/>
                <w:lang w:val="ru-RU"/>
              </w:rPr>
              <w:t>2</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17412CE"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5D022CCB"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77D5E4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F96E318"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A9301FC"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4BFFA7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r>
      <w:tr w:rsidR="00306A3F" w:rsidRPr="008E3902" w14:paraId="51084F73"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298EA57F"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80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606FC7BC"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05"/>
                <w:sz w:val="20"/>
                <w:szCs w:val="20"/>
                <w:lang w:val="ru-RU"/>
              </w:rPr>
              <w:t>3</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B4E65E4"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49A7B990"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286AC11"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383F17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7D2AA7C"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7E32B7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r>
      <w:tr w:rsidR="00306A3F" w:rsidRPr="008E3902" w14:paraId="2593A85F"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46DCBDFA"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05"/>
                <w:sz w:val="20"/>
                <w:szCs w:val="20"/>
                <w:lang w:val="ru-RU"/>
              </w:rPr>
              <w:t>100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1D70F970"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05"/>
                <w:sz w:val="20"/>
                <w:szCs w:val="20"/>
                <w:lang w:val="ru-RU"/>
              </w:rPr>
              <w:t>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21DFA75"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231E19E5"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05"/>
                <w:sz w:val="20"/>
                <w:szCs w:val="20"/>
                <w:lang w:val="ru-RU"/>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4D4334B"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BC09A90"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6F669B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643795C"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r>
      <w:tr w:rsidR="00306A3F" w:rsidRPr="008E3902" w14:paraId="6F512F9A"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2CAF1835"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10"/>
                <w:sz w:val="20"/>
                <w:szCs w:val="20"/>
                <w:lang w:val="ru-RU"/>
              </w:rPr>
              <w:t>150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4407EF9"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10"/>
                <w:sz w:val="20"/>
                <w:szCs w:val="20"/>
                <w:lang w:val="ru-RU"/>
              </w:rPr>
              <w:t>6</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953E881"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20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330B72BB"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93D4FE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02FB800"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1B2925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AA60D1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r>
      <w:tr w:rsidR="00306A3F" w:rsidRPr="008E3902" w14:paraId="2C5FA32C"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189C17A4"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10"/>
                <w:sz w:val="20"/>
                <w:szCs w:val="20"/>
                <w:lang w:val="ru-RU"/>
              </w:rPr>
              <w:t>200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743A93F" w14:textId="77777777" w:rsidR="00306A3F" w:rsidRPr="008E3902" w:rsidRDefault="00306A3F" w:rsidP="003F32F6">
            <w:pPr>
              <w:spacing w:before="4"/>
              <w:ind w:left="5"/>
              <w:jc w:val="center"/>
              <w:rPr>
                <w:rFonts w:eastAsia="Calibri"/>
                <w:color w:val="auto"/>
                <w:sz w:val="20"/>
                <w:szCs w:val="20"/>
                <w:lang w:val="ru-RU"/>
              </w:rPr>
            </w:pPr>
            <w:r w:rsidRPr="008E3902">
              <w:rPr>
                <w:color w:val="auto"/>
                <w:w w:val="110"/>
                <w:sz w:val="20"/>
                <w:szCs w:val="20"/>
                <w:lang w:val="ru-RU"/>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9C0B858"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25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316CD55F" w14:textId="77777777" w:rsidR="00306A3F" w:rsidRPr="008E3902" w:rsidRDefault="00306A3F" w:rsidP="003F32F6">
            <w:pPr>
              <w:spacing w:before="4"/>
              <w:ind w:left="8"/>
              <w:jc w:val="center"/>
              <w:rPr>
                <w:rFonts w:eastAsia="Calibri"/>
                <w:color w:val="auto"/>
                <w:sz w:val="20"/>
                <w:szCs w:val="20"/>
                <w:lang w:val="ru-RU"/>
              </w:rPr>
            </w:pPr>
            <w:r w:rsidRPr="008E3902">
              <w:rPr>
                <w:color w:val="auto"/>
                <w:w w:val="110"/>
                <w:sz w:val="20"/>
                <w:szCs w:val="20"/>
                <w:lang w:val="ru-RU"/>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7426957"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9D0018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BD85AFD"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6274A7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r>
      <w:tr w:rsidR="00306A3F" w:rsidRPr="008E3902" w14:paraId="7FA8E108"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C03ABD1"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10"/>
                <w:sz w:val="20"/>
                <w:szCs w:val="20"/>
                <w:lang w:val="ru-RU"/>
              </w:rPr>
              <w:t>250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63E37326"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10"/>
                <w:sz w:val="20"/>
                <w:szCs w:val="20"/>
                <w:lang w:val="ru-RU"/>
              </w:rPr>
              <w:t>10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7C56D2C"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5BF9E7D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D3FAEB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F1EA89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636FB07"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64928A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r>
      <w:tr w:rsidR="00306A3F" w:rsidRPr="008E3902" w14:paraId="2AA5709D"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CCDFEB9"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10"/>
                <w:sz w:val="20"/>
                <w:szCs w:val="20"/>
                <w:lang w:val="ru-RU"/>
              </w:rPr>
              <w:t>300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5B1BAA0"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10"/>
                <w:sz w:val="20"/>
                <w:szCs w:val="20"/>
                <w:lang w:val="ru-RU"/>
              </w:rPr>
              <w:t>12</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E51678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33FDE3B0"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E14A68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944C5A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E60991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ADE3BB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40</w:t>
            </w:r>
          </w:p>
        </w:tc>
      </w:tr>
      <w:tr w:rsidR="00306A3F" w:rsidRPr="008E3902" w14:paraId="7C631DC3"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27DDF30E"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10"/>
                <w:sz w:val="20"/>
                <w:szCs w:val="20"/>
                <w:lang w:val="ru-RU"/>
              </w:rPr>
              <w:t>350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08C22686"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10"/>
                <w:sz w:val="20"/>
                <w:szCs w:val="20"/>
                <w:lang w:val="ru-RU"/>
              </w:rPr>
              <w:t>14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B4C8C44"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62ADDF4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35B60B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39A0F9E"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855F0A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3FDD86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10"/>
                <w:sz w:val="20"/>
                <w:szCs w:val="20"/>
                <w:lang w:val="ru-RU"/>
              </w:rPr>
              <w:t>40</w:t>
            </w:r>
          </w:p>
        </w:tc>
      </w:tr>
      <w:tr w:rsidR="00306A3F" w:rsidRPr="008E3902" w14:paraId="5978BF02"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179ACD7"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05"/>
                <w:sz w:val="20"/>
                <w:szCs w:val="20"/>
                <w:lang w:val="ru-RU"/>
              </w:rPr>
              <w:t>400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3E87645"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80DF77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4ADAFFEF"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E994D5D"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A39C4F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54561C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1C54F1D"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r>
      <w:tr w:rsidR="00306A3F" w:rsidRPr="008E3902" w14:paraId="387F3883"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844A7C4"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05"/>
                <w:sz w:val="20"/>
                <w:szCs w:val="20"/>
                <w:lang w:val="ru-RU"/>
              </w:rPr>
              <w:lastRenderedPageBreak/>
              <w:t>450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CE4BD3B"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18</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E3C4EA8"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6AA2752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574FEDB"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461FF6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E902F8B"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C7CBD8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r>
      <w:tr w:rsidR="00306A3F" w:rsidRPr="008E3902" w14:paraId="2D287DCC"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3A7BEFA"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05"/>
                <w:sz w:val="20"/>
                <w:szCs w:val="20"/>
                <w:lang w:val="ru-RU"/>
              </w:rPr>
              <w:t>500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55637F0"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7ACD81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30</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6CEAC564"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5A381C5"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CB62061"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20523D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A3C0F6C"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r>
      <w:tr w:rsidR="00306A3F" w:rsidRPr="008E3902" w14:paraId="1B5E90E4"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56ED39B" w14:textId="77777777" w:rsidR="00306A3F" w:rsidRPr="008E3902" w:rsidRDefault="00306A3F" w:rsidP="003F32F6">
            <w:pPr>
              <w:spacing w:before="4"/>
              <w:ind w:left="7"/>
              <w:jc w:val="center"/>
              <w:rPr>
                <w:rFonts w:eastAsia="Calibri"/>
                <w:color w:val="auto"/>
                <w:sz w:val="20"/>
                <w:szCs w:val="20"/>
                <w:lang w:val="ru-RU"/>
              </w:rPr>
            </w:pPr>
            <w:r w:rsidRPr="008E3902">
              <w:rPr>
                <w:color w:val="auto"/>
                <w:w w:val="105"/>
                <w:sz w:val="20"/>
                <w:szCs w:val="20"/>
                <w:lang w:val="ru-RU"/>
              </w:rPr>
              <w:t>600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07B88248"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24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C6AB4A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34A098B3"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00EC97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252D9A8"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F74C13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D2479BA"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r>
      <w:tr w:rsidR="00306A3F" w:rsidRPr="008E3902" w14:paraId="4AF5724D" w14:textId="77777777" w:rsidTr="00377EDE">
        <w:tblPrEx>
          <w:tblCellMar>
            <w:left w:w="0" w:type="dxa"/>
            <w:right w:w="0" w:type="dxa"/>
          </w:tblCellMar>
          <w:tblLook w:val="01E0" w:firstRow="1" w:lastRow="1" w:firstColumn="1" w:lastColumn="1" w:noHBand="0" w:noVBand="0"/>
        </w:tblPrEx>
        <w:trPr>
          <w:gridBefore w:val="1"/>
          <w:gridAfter w:val="1"/>
          <w:wBefore w:w="251" w:type="dxa"/>
          <w:wAfter w:w="495" w:type="dxa"/>
          <w:cantSplit/>
          <w:trHeight w:hRule="exact" w:val="28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15E936C6" w14:textId="77777777" w:rsidR="00306A3F" w:rsidRPr="008E3902" w:rsidRDefault="00306A3F" w:rsidP="003F32F6">
            <w:pPr>
              <w:spacing w:before="4"/>
              <w:ind w:left="174"/>
              <w:rPr>
                <w:rFonts w:eastAsia="Calibri"/>
                <w:color w:val="auto"/>
                <w:sz w:val="20"/>
                <w:szCs w:val="20"/>
                <w:lang w:val="ru-RU"/>
              </w:rPr>
            </w:pPr>
            <w:r w:rsidRPr="008E3902">
              <w:rPr>
                <w:color w:val="auto"/>
                <w:w w:val="105"/>
                <w:sz w:val="20"/>
                <w:szCs w:val="20"/>
                <w:lang w:val="ru-RU"/>
              </w:rPr>
              <w:t>&gt;600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2EE70965" w14:textId="77777777" w:rsidR="00306A3F" w:rsidRPr="008E3902" w:rsidRDefault="00306A3F" w:rsidP="003F32F6">
            <w:pPr>
              <w:spacing w:before="4"/>
              <w:ind w:left="6"/>
              <w:jc w:val="center"/>
              <w:rPr>
                <w:rFonts w:eastAsia="Calibri"/>
                <w:color w:val="auto"/>
                <w:sz w:val="20"/>
                <w:szCs w:val="20"/>
                <w:lang w:val="ru-RU"/>
              </w:rPr>
            </w:pPr>
            <w:r w:rsidRPr="008E3902">
              <w:rPr>
                <w:color w:val="auto"/>
                <w:w w:val="105"/>
                <w:sz w:val="20"/>
                <w:szCs w:val="20"/>
                <w:lang w:val="ru-RU"/>
              </w:rPr>
              <w:t>&gt;24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0603BC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gridSpan w:val="2"/>
            <w:tcBorders>
              <w:top w:val="single" w:sz="4" w:space="0" w:color="000000"/>
              <w:left w:val="single" w:sz="4" w:space="0" w:color="000000"/>
              <w:bottom w:val="single" w:sz="4" w:space="0" w:color="000000"/>
              <w:right w:val="single" w:sz="4" w:space="0" w:color="000000"/>
            </w:tcBorders>
            <w:shd w:val="clear" w:color="auto" w:fill="auto"/>
          </w:tcPr>
          <w:p w14:paraId="36E17A09"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3138F27"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0678384"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E2D2936"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592C752" w14:textId="77777777" w:rsidR="00306A3F" w:rsidRPr="008E3902" w:rsidRDefault="00306A3F" w:rsidP="003F32F6">
            <w:pPr>
              <w:spacing w:before="4"/>
              <w:ind w:left="9"/>
              <w:jc w:val="center"/>
              <w:rPr>
                <w:rFonts w:eastAsia="Calibri"/>
                <w:color w:val="auto"/>
                <w:sz w:val="20"/>
                <w:szCs w:val="20"/>
                <w:lang w:val="ru-RU"/>
              </w:rPr>
            </w:pPr>
            <w:r w:rsidRPr="008E3902">
              <w:rPr>
                <w:color w:val="auto"/>
                <w:w w:val="105"/>
                <w:sz w:val="20"/>
                <w:szCs w:val="20"/>
                <w:lang w:val="ru-RU"/>
              </w:rPr>
              <w:t>45</w:t>
            </w:r>
          </w:p>
        </w:tc>
      </w:tr>
    </w:tbl>
    <w:p w14:paraId="5264513D" w14:textId="77777777" w:rsidR="00306A3F" w:rsidRPr="008E3902" w:rsidRDefault="00306A3F" w:rsidP="00377EDE">
      <w:pPr>
        <w:ind w:left="0"/>
        <w:rPr>
          <w:lang w:val="ru-RU"/>
        </w:rPr>
      </w:pPr>
    </w:p>
    <w:p w14:paraId="4BB63E71" w14:textId="43846680" w:rsidR="00CD112F" w:rsidRPr="008E3902" w:rsidRDefault="00CD112F" w:rsidP="000656E2">
      <w:pPr>
        <w:pStyle w:val="Heading2"/>
        <w:rPr>
          <w:lang w:val="ru-RU"/>
        </w:rPr>
      </w:pPr>
      <w:bookmarkStart w:id="705" w:name="_Toc117352162"/>
      <w:r w:rsidRPr="008E3902">
        <w:rPr>
          <w:lang w:val="ru-RU"/>
        </w:rPr>
        <w:t xml:space="preserve">Обшивка для защиты </w:t>
      </w:r>
      <w:del w:id="706" w:author="Tuleshov, Kurmanbek [Bolashak Atyrau Limited]" w:date="2022-10-10T09:32:00Z">
        <w:r w:rsidRPr="008E3902" w:rsidDel="006E5FFA">
          <w:rPr>
            <w:lang w:val="ru-RU"/>
          </w:rPr>
          <w:delText>от погодных условий</w:delText>
        </w:r>
      </w:del>
      <w:bookmarkEnd w:id="570"/>
      <w:bookmarkEnd w:id="705"/>
    </w:p>
    <w:p w14:paraId="4BB63E72" w14:textId="4AD6D453" w:rsidR="00CD112F" w:rsidRPr="008E3902" w:rsidDel="00AE463B" w:rsidRDefault="00CD112F" w:rsidP="005E4248">
      <w:pPr>
        <w:pStyle w:val="Text1"/>
        <w:tabs>
          <w:tab w:val="left" w:pos="1134"/>
        </w:tabs>
        <w:rPr>
          <w:del w:id="707" w:author="Tuleshov, Kurmanbek [Bolashak Atyrau Limited]" w:date="2022-10-10T09:33:00Z"/>
          <w:lang w:val="ru-RU"/>
        </w:rPr>
      </w:pPr>
      <w:del w:id="708" w:author="Tuleshov, Kurmanbek [Bolashak Atyrau Limited]" w:date="2022-10-10T09:33:00Z">
        <w:r w:rsidRPr="008E3902" w:rsidDel="00AE463B">
          <w:rPr>
            <w:lang w:val="ru-RU"/>
          </w:rPr>
          <w:delText>Из-за воздействия внешней среды, необходимо использовать обшивку для защиты изоляции от погодных условий и гидроизоляцию швов, если в особых случаях не указано иное.</w:delText>
        </w:r>
      </w:del>
    </w:p>
    <w:p w14:paraId="4BB63E73" w14:textId="44492EDD" w:rsidR="00CD112F" w:rsidRPr="008E3902" w:rsidDel="00AE463B" w:rsidRDefault="00CD112F" w:rsidP="005E4248">
      <w:pPr>
        <w:pStyle w:val="Text1"/>
        <w:tabs>
          <w:tab w:val="left" w:pos="1134"/>
        </w:tabs>
        <w:rPr>
          <w:del w:id="709" w:author="Tuleshov, Kurmanbek [Bolashak Atyrau Limited]" w:date="2022-10-10T09:33:00Z"/>
          <w:lang w:val="ru-RU"/>
        </w:rPr>
      </w:pPr>
      <w:del w:id="710" w:author="Tuleshov, Kurmanbek [Bolashak Atyrau Limited]" w:date="2022-10-10T09:33:00Z">
        <w:r w:rsidRPr="008E3902" w:rsidDel="00AE463B">
          <w:rPr>
            <w:lang w:val="ru-RU"/>
          </w:rPr>
          <w:delText>В качестве обшивки для защиты теплоизоляционных цилиндров от погодных условий должен использоваться профиль ZX из материала Petrochem Aluzinc (или утвержденного аналогичного материала) толщиной 0,5 мм. Масса цинка должна быть не меньше, чем 185 г/м². Там, где на чертежах общего расположения есть соответствующие указания, в качестве материала покровного слоя (обшивки) следует использовать нержавеющую сталь.</w:delText>
        </w:r>
      </w:del>
    </w:p>
    <w:p w14:paraId="4BB63E74" w14:textId="521A9288" w:rsidR="00CD112F" w:rsidRPr="008E3902" w:rsidDel="00AE463B" w:rsidRDefault="00CD112F" w:rsidP="005E4248">
      <w:pPr>
        <w:pStyle w:val="List1"/>
        <w:numPr>
          <w:ilvl w:val="0"/>
          <w:numId w:val="122"/>
        </w:numPr>
        <w:tabs>
          <w:tab w:val="left" w:pos="1134"/>
        </w:tabs>
        <w:rPr>
          <w:del w:id="711" w:author="Tuleshov, Kurmanbek [Bolashak Atyrau Limited]" w:date="2022-10-10T09:33:00Z"/>
          <w:lang w:val="ru-RU"/>
        </w:rPr>
      </w:pPr>
      <w:del w:id="712" w:author="Tuleshov, Kurmanbek [Bolashak Atyrau Limited]" w:date="2022-10-10T09:33:00Z">
        <w:r w:rsidRPr="008E3902" w:rsidDel="00AE463B">
          <w:rPr>
            <w:lang w:val="ru-RU"/>
          </w:rPr>
          <w:delText>Обшивка должна устанавливаться с минимальным перекрытием 50 мм в направлении по окружности и в продольном направлении.</w:delText>
        </w:r>
      </w:del>
    </w:p>
    <w:p w14:paraId="4BB63E75" w14:textId="4ECA9118" w:rsidR="00CD112F" w:rsidRPr="008E3902" w:rsidDel="00AE463B" w:rsidRDefault="00CD112F" w:rsidP="005E4248">
      <w:pPr>
        <w:pStyle w:val="List1"/>
        <w:numPr>
          <w:ilvl w:val="0"/>
          <w:numId w:val="1"/>
        </w:numPr>
        <w:tabs>
          <w:tab w:val="left" w:pos="1134"/>
        </w:tabs>
        <w:rPr>
          <w:del w:id="713" w:author="Tuleshov, Kurmanbek [Bolashak Atyrau Limited]" w:date="2022-10-10T09:33:00Z"/>
          <w:lang w:val="ru-RU"/>
        </w:rPr>
      </w:pPr>
      <w:del w:id="714" w:author="Tuleshov, Kurmanbek [Bolashak Atyrau Limited]" w:date="2022-10-10T09:33:00Z">
        <w:r w:rsidRPr="008E3902" w:rsidDel="00AE463B">
          <w:rPr>
            <w:lang w:val="ru-RU"/>
          </w:rPr>
          <w:delText>Кольцевые швы обшивки на горизонтальной трубе и продольные швы на вертикальной трубе должны быть заделаны непрерывным валиком компаунда для гидроизоляции швов. Необходимо использовать компаунд для гидроизоляции швов с алюминиевым пигментом.</w:delText>
        </w:r>
      </w:del>
    </w:p>
    <w:p w14:paraId="4BB63E76" w14:textId="69DF4A12" w:rsidR="00CD112F" w:rsidRPr="008E3902" w:rsidDel="00AE463B" w:rsidRDefault="00CD112F" w:rsidP="005E4248">
      <w:pPr>
        <w:pStyle w:val="List1"/>
        <w:numPr>
          <w:ilvl w:val="0"/>
          <w:numId w:val="1"/>
        </w:numPr>
        <w:tabs>
          <w:tab w:val="left" w:pos="1134"/>
        </w:tabs>
        <w:rPr>
          <w:del w:id="715" w:author="Tuleshov, Kurmanbek [Bolashak Atyrau Limited]" w:date="2022-10-10T09:33:00Z"/>
          <w:lang w:val="ru-RU"/>
        </w:rPr>
      </w:pPr>
      <w:del w:id="716" w:author="Tuleshov, Kurmanbek [Bolashak Atyrau Limited]" w:date="2022-10-10T09:33:00Z">
        <w:r w:rsidRPr="008E3902" w:rsidDel="00AE463B">
          <w:rPr>
            <w:lang w:val="ru-RU"/>
          </w:rPr>
          <w:delText>Обшивка должна устанавливаться так, чтобы она плотно облегала изоляцию, и при этом исключалось любое поднятие перекрывающихся краев продольных швов. Продольные швы должны располагаться, чередуясь по сторонам трубы в шахматном порядке, а на горизонтальной трубе они должны размещаться в положениях на 3 и 9 часов так, чтобы исключалась возможность скопления воды.</w:delText>
        </w:r>
      </w:del>
    </w:p>
    <w:p w14:paraId="4BB63E77" w14:textId="7C848655" w:rsidR="00CD112F" w:rsidRPr="008E3902" w:rsidDel="00AE463B" w:rsidRDefault="00CD112F" w:rsidP="005E4248">
      <w:pPr>
        <w:pStyle w:val="List1"/>
        <w:numPr>
          <w:ilvl w:val="0"/>
          <w:numId w:val="1"/>
        </w:numPr>
        <w:tabs>
          <w:tab w:val="left" w:pos="1134"/>
        </w:tabs>
        <w:rPr>
          <w:del w:id="717" w:author="Tuleshov, Kurmanbek [Bolashak Atyrau Limited]" w:date="2022-10-10T09:33:00Z"/>
          <w:lang w:val="ru-RU"/>
        </w:rPr>
      </w:pPr>
      <w:del w:id="718" w:author="Tuleshov, Kurmanbek [Bolashak Atyrau Limited]" w:date="2022-10-10T09:33:00Z">
        <w:r w:rsidRPr="008E3902" w:rsidDel="00AE463B">
          <w:rPr>
            <w:lang w:val="ru-RU"/>
          </w:rPr>
          <w:delText>Все отверстия в металлической обшивке для опор, патрубков и т.п. должны быть защищены от атмосферных воздействий с помощью металлических герметизирующих фартуков. Пустоты между обшивкой и конусом фартука не должны заполняться компаундом для гидроизоляции швов. Фартук должен быть установлен так, чтобы максимальный зазор не превышал 2 мм. Зазор необходимо перекрыть толстым валиком компаунда для гидроизоляции швов. Не следует скашивать кромку валика или сдавливать валик, поскольку это приведет к снижению эластичности и срока службы компаунда.</w:delText>
        </w:r>
      </w:del>
    </w:p>
    <w:p w14:paraId="4BB63E78" w14:textId="3DF20450" w:rsidR="00CD112F" w:rsidRPr="008E3902" w:rsidDel="00AE463B" w:rsidRDefault="00CD112F" w:rsidP="005E4248">
      <w:pPr>
        <w:pStyle w:val="List1"/>
        <w:numPr>
          <w:ilvl w:val="0"/>
          <w:numId w:val="1"/>
        </w:numPr>
        <w:tabs>
          <w:tab w:val="left" w:pos="1134"/>
        </w:tabs>
        <w:rPr>
          <w:del w:id="719" w:author="Tuleshov, Kurmanbek [Bolashak Atyrau Limited]" w:date="2022-10-10T09:33:00Z"/>
          <w:lang w:val="ru-RU"/>
        </w:rPr>
      </w:pPr>
      <w:del w:id="720" w:author="Tuleshov, Kurmanbek [Bolashak Atyrau Limited]" w:date="2022-10-10T09:33:00Z">
        <w:r w:rsidRPr="008E3902" w:rsidDel="00AE463B">
          <w:rPr>
            <w:lang w:val="ru-RU"/>
          </w:rPr>
          <w:delText>Отделочным покрытием всей изоляции сосуда должна быть металлическая обшивка.</w:delText>
        </w:r>
      </w:del>
    </w:p>
    <w:p w14:paraId="4BB63E79" w14:textId="5EAF2BEC" w:rsidR="00CD112F" w:rsidRPr="008E3902" w:rsidDel="006C5DE4" w:rsidRDefault="00CD112F" w:rsidP="005E4248">
      <w:pPr>
        <w:pStyle w:val="List1"/>
        <w:numPr>
          <w:ilvl w:val="0"/>
          <w:numId w:val="1"/>
        </w:numPr>
        <w:tabs>
          <w:tab w:val="left" w:pos="1134"/>
        </w:tabs>
        <w:rPr>
          <w:del w:id="721" w:author="Tuleshov, Kurmanbek [Bolashak Atyrau Limited]" w:date="2022-10-10T09:33:00Z"/>
          <w:lang w:val="ru-RU"/>
        </w:rPr>
      </w:pPr>
      <w:del w:id="722" w:author="Tuleshov, Kurmanbek [Bolashak Atyrau Limited]" w:date="2022-10-10T09:33:00Z">
        <w:r w:rsidRPr="008E3902" w:rsidDel="00AE463B">
          <w:rPr>
            <w:lang w:val="ru-RU"/>
          </w:rPr>
          <w:delText>Под перекрытие обшивки по окружности на горизонтальных сосудах и под перекрытие обшивки в продольном направлении на вертикальных сосудах необходимо уложить валик компаунда для гидроизоляции швов.</w:delText>
        </w:r>
      </w:del>
    </w:p>
    <w:p w14:paraId="27398877" w14:textId="0DC4A3AB" w:rsidR="00816646" w:rsidRPr="008E3902" w:rsidRDefault="006A422D" w:rsidP="005E4248">
      <w:pPr>
        <w:pStyle w:val="List1"/>
        <w:numPr>
          <w:ilvl w:val="0"/>
          <w:numId w:val="271"/>
        </w:numPr>
        <w:tabs>
          <w:tab w:val="clear" w:pos="1080"/>
          <w:tab w:val="left" w:pos="1134"/>
        </w:tabs>
        <w:ind w:left="1134" w:hanging="283"/>
        <w:rPr>
          <w:ins w:id="723" w:author="Tuleshov, Kurmanbek [Bolashak Atyrau Limited]" w:date="2022-10-10T09:34:00Z"/>
          <w:lang w:val="ru-RU"/>
        </w:rPr>
      </w:pPr>
      <w:ins w:id="724" w:author="Tuleshov, Kurmanbek [Bolashak Atyrau Limited]" w:date="2022-10-10T09:34:00Z">
        <w:r w:rsidRPr="008E3902">
          <w:rPr>
            <w:lang w:val="ru-RU"/>
            <w:rPrChange w:id="725" w:author="Tuleshov, Kurmanbek [Bolashak Atyrau Limited]" w:date="2022-10-10T21:56:00Z">
              <w:rPr/>
            </w:rPrChange>
          </w:rPr>
          <w:t xml:space="preserve">Изоляция должна быть защищена </w:t>
        </w:r>
      </w:ins>
      <w:ins w:id="726" w:author="Makanova, Akbope A. [Fircroft Eng Services Ltd Atyrau Branch]" w:date="2022-10-31T17:24:00Z">
        <w:r w:rsidR="00165558" w:rsidRPr="008E3902">
          <w:rPr>
            <w:lang w:val="ru-RU"/>
          </w:rPr>
          <w:t xml:space="preserve">обшивкой </w:t>
        </w:r>
      </w:ins>
      <w:ins w:id="727" w:author="Tuleshov, Kurmanbek [Bolashak Atyrau Limited]" w:date="2022-10-10T09:34:00Z">
        <w:r w:rsidRPr="008E3902">
          <w:rPr>
            <w:lang w:val="ru-RU"/>
            <w:rPrChange w:id="728" w:author="Tuleshov, Kurmanbek [Bolashak Atyrau Limited]" w:date="2022-10-10T21:56:00Z">
              <w:rPr/>
            </w:rPrChange>
          </w:rPr>
          <w:t>от атмосферных воздействий, утечки,</w:t>
        </w:r>
      </w:ins>
      <w:ins w:id="729" w:author="Tuleshov, Kurmanbek [Bolashak Atyrau Limited]" w:date="2022-10-10T23:33:00Z">
        <w:r w:rsidR="00942133" w:rsidRPr="008E3902">
          <w:rPr>
            <w:lang w:val="ru-RU"/>
          </w:rPr>
          <w:t xml:space="preserve"> </w:t>
        </w:r>
      </w:ins>
      <w:ins w:id="730" w:author="Tuleshov, Kurmanbek [Bolashak Atyrau Limited]" w:date="2022-10-10T09:34:00Z">
        <w:r w:rsidRPr="008E3902">
          <w:rPr>
            <w:lang w:val="ru-RU"/>
            <w:rPrChange w:id="731" w:author="Tuleshov, Kurmanbek [Bolashak Atyrau Limited]" w:date="2022-10-10T21:56:00Z">
              <w:rPr/>
            </w:rPrChange>
          </w:rPr>
          <w:t>механического износа или других повреждений</w:t>
        </w:r>
        <w:del w:id="732" w:author="Makanova, Akbope A. [Fircroft Eng Services Ltd Atyrau Branch]" w:date="2022-10-31T17:24:00Z">
          <w:r w:rsidRPr="008E3902" w:rsidDel="00165558">
            <w:rPr>
              <w:lang w:val="ru-RU"/>
              <w:rPrChange w:id="733" w:author="Tuleshov, Kurmanbek [Bolashak Atyrau Limited]" w:date="2022-10-10T21:56:00Z">
                <w:rPr/>
              </w:rPrChange>
            </w:rPr>
            <w:delText xml:space="preserve"> </w:delText>
          </w:r>
        </w:del>
      </w:ins>
      <w:ins w:id="734" w:author="Tuleshov, Kurmanbek [Bolashak Atyrau Limited]" w:date="2022-10-10T09:35:00Z">
        <w:del w:id="735" w:author="Makanova, Akbope A. [Fircroft Eng Services Ltd Atyrau Branch]" w:date="2022-10-31T17:24:00Z">
          <w:r w:rsidR="00816646" w:rsidRPr="008E3902" w:rsidDel="00165558">
            <w:rPr>
              <w:lang w:val="ru-RU"/>
            </w:rPr>
            <w:delText>обшивкой</w:delText>
          </w:r>
        </w:del>
      </w:ins>
      <w:ins w:id="736" w:author="Tuleshov, Kurmanbek [Bolashak Atyrau Limited]" w:date="2022-10-10T09:34:00Z">
        <w:r w:rsidRPr="008E3902">
          <w:rPr>
            <w:lang w:val="ru-RU"/>
            <w:rPrChange w:id="737" w:author="Tuleshov, Kurmanbek [Bolashak Atyrau Limited]" w:date="2022-10-10T21:56:00Z">
              <w:rPr/>
            </w:rPrChange>
          </w:rPr>
          <w:t>.</w:t>
        </w:r>
      </w:ins>
    </w:p>
    <w:p w14:paraId="69DA82D9" w14:textId="5DD09E99" w:rsidR="006C5DE4" w:rsidRPr="008E3902" w:rsidRDefault="00013450">
      <w:pPr>
        <w:pStyle w:val="List1"/>
        <w:numPr>
          <w:ilvl w:val="0"/>
          <w:numId w:val="271"/>
        </w:numPr>
        <w:tabs>
          <w:tab w:val="clear" w:pos="1080"/>
          <w:tab w:val="left" w:pos="1134"/>
        </w:tabs>
        <w:ind w:left="1276" w:hanging="425"/>
        <w:rPr>
          <w:ins w:id="738" w:author="Tuleshov, Kurmanbek [Bolashak Atyrau Limited]" w:date="2022-10-10T09:33:00Z"/>
          <w:lang w:val="ru-RU"/>
          <w:rPrChange w:id="739" w:author="Tuleshov, Kurmanbek [Bolashak Atyrau Limited]" w:date="2022-10-10T21:56:00Z">
            <w:rPr>
              <w:ins w:id="740" w:author="Tuleshov, Kurmanbek [Bolashak Atyrau Limited]" w:date="2022-10-10T09:33:00Z"/>
            </w:rPr>
          </w:rPrChange>
        </w:rPr>
        <w:pPrChange w:id="741" w:author="Tuleshov, Kurmanbek [Bolashak Atyrau Limited]" w:date="2022-10-10T23:33:00Z">
          <w:pPr>
            <w:pStyle w:val="List1"/>
            <w:numPr>
              <w:numId w:val="1"/>
            </w:numPr>
          </w:pPr>
        </w:pPrChange>
      </w:pPr>
      <w:ins w:id="742" w:author="Tuleshov, Kurmanbek [Bolashak Atyrau Limited]" w:date="2022-10-10T09:36:00Z">
        <w:r w:rsidRPr="008E3902">
          <w:rPr>
            <w:lang w:val="ru-RU"/>
          </w:rPr>
          <w:t>Обшивка</w:t>
        </w:r>
        <w:r w:rsidRPr="008E3902">
          <w:rPr>
            <w:lang w:val="ru-RU"/>
            <w:rPrChange w:id="743" w:author="Tuleshov, Kurmanbek [Bolashak Atyrau Limited]" w:date="2022-10-10T21:56:00Z">
              <w:rPr/>
            </w:rPrChange>
          </w:rPr>
          <w:t xml:space="preserve"> должна быть выбрана в соответствии с </w:t>
        </w:r>
        <w:r w:rsidRPr="008E3902">
          <w:rPr>
            <w:lang w:val="ru-RU"/>
          </w:rPr>
          <w:t>ASTM</w:t>
        </w:r>
        <w:r w:rsidRPr="008E3902">
          <w:rPr>
            <w:lang w:val="ru-RU"/>
            <w:rPrChange w:id="744" w:author="Tuleshov, Kurmanbek [Bolashak Atyrau Limited]" w:date="2022-10-10T21:56:00Z">
              <w:rPr/>
            </w:rPrChange>
          </w:rPr>
          <w:t xml:space="preserve"> </w:t>
        </w:r>
        <w:r w:rsidRPr="008E3902">
          <w:rPr>
            <w:lang w:val="ru-RU"/>
          </w:rPr>
          <w:t>C</w:t>
        </w:r>
        <w:r w:rsidRPr="008E3902">
          <w:rPr>
            <w:lang w:val="ru-RU"/>
            <w:rPrChange w:id="745" w:author="Tuleshov, Kurmanbek [Bolashak Atyrau Limited]" w:date="2022-10-10T21:56:00Z">
              <w:rPr/>
            </w:rPrChange>
          </w:rPr>
          <w:t>1423</w:t>
        </w:r>
      </w:ins>
      <w:ins w:id="746" w:author="Tuleshov, Kurmanbek [Bolashak Atyrau Limited]" w:date="2022-10-10T09:33:00Z">
        <w:r w:rsidR="006C5DE4" w:rsidRPr="008E3902">
          <w:rPr>
            <w:lang w:val="ru-RU"/>
            <w:rPrChange w:id="747" w:author="Tuleshov, Kurmanbek [Bolashak Atyrau Limited]" w:date="2022-10-10T21:56:00Z">
              <w:rPr/>
            </w:rPrChange>
          </w:rPr>
          <w:t>.</w:t>
        </w:r>
      </w:ins>
    </w:p>
    <w:p w14:paraId="7EDAA39B" w14:textId="234B2939" w:rsidR="006C5DE4" w:rsidRPr="008E3902" w:rsidRDefault="00013450">
      <w:pPr>
        <w:pStyle w:val="List1"/>
        <w:numPr>
          <w:ilvl w:val="0"/>
          <w:numId w:val="1"/>
        </w:numPr>
        <w:tabs>
          <w:tab w:val="clear" w:pos="1080"/>
          <w:tab w:val="left" w:pos="1134"/>
        </w:tabs>
        <w:ind w:left="1276" w:hanging="425"/>
        <w:rPr>
          <w:ins w:id="748" w:author="Tuleshov, Kurmanbek [Bolashak Atyrau Limited]" w:date="2022-10-10T09:33:00Z"/>
          <w:lang w:val="ru-RU"/>
          <w:rPrChange w:id="749" w:author="Tuleshov, Kurmanbek [Bolashak Atyrau Limited]" w:date="2022-10-10T21:56:00Z">
            <w:rPr>
              <w:ins w:id="750" w:author="Tuleshov, Kurmanbek [Bolashak Atyrau Limited]" w:date="2022-10-10T09:33:00Z"/>
            </w:rPr>
          </w:rPrChange>
        </w:rPr>
        <w:pPrChange w:id="751" w:author="Tuleshov, Kurmanbek [Bolashak Atyrau Limited]" w:date="2022-10-10T23:34:00Z">
          <w:pPr>
            <w:pStyle w:val="List1"/>
            <w:numPr>
              <w:numId w:val="1"/>
            </w:numPr>
          </w:pPr>
        </w:pPrChange>
      </w:pPr>
      <w:ins w:id="752" w:author="Tuleshov, Kurmanbek [Bolashak Atyrau Limited]" w:date="2022-10-10T09:36:00Z">
        <w:r w:rsidRPr="008E3902">
          <w:rPr>
            <w:lang w:val="ru-RU"/>
            <w:rPrChange w:id="753" w:author="Tuleshov, Kurmanbek [Bolashak Atyrau Limited]" w:date="2022-10-10T21:56:00Z">
              <w:rPr/>
            </w:rPrChange>
          </w:rPr>
          <w:t xml:space="preserve">Металлическая </w:t>
        </w:r>
      </w:ins>
      <w:ins w:id="754" w:author="Tuleshov, Kurmanbek [Bolashak Atyrau Limited]" w:date="2022-10-10T09:37:00Z">
        <w:r w:rsidRPr="008E3902">
          <w:rPr>
            <w:lang w:val="ru-RU"/>
          </w:rPr>
          <w:t>обшивка</w:t>
        </w:r>
      </w:ins>
      <w:ins w:id="755" w:author="Tuleshov, Kurmanbek [Bolashak Atyrau Limited]" w:date="2022-10-10T09:36:00Z">
        <w:r w:rsidRPr="008E3902">
          <w:rPr>
            <w:lang w:val="ru-RU"/>
            <w:rPrChange w:id="756" w:author="Tuleshov, Kurmanbek [Bolashak Atyrau Limited]" w:date="2022-10-10T21:56:00Z">
              <w:rPr/>
            </w:rPrChange>
          </w:rPr>
          <w:t xml:space="preserve"> должна быть свернута по окружности трубы.</w:t>
        </w:r>
      </w:ins>
    </w:p>
    <w:p w14:paraId="0134DA06" w14:textId="3E88C9DB" w:rsidR="006C5DE4" w:rsidRPr="008E3902" w:rsidRDefault="006C3DB6">
      <w:pPr>
        <w:pStyle w:val="List1"/>
        <w:numPr>
          <w:ilvl w:val="0"/>
          <w:numId w:val="1"/>
        </w:numPr>
        <w:tabs>
          <w:tab w:val="clear" w:pos="1080"/>
          <w:tab w:val="left" w:pos="1134"/>
        </w:tabs>
        <w:ind w:left="1134" w:hanging="283"/>
        <w:rPr>
          <w:ins w:id="757" w:author="Tuleshov, Kurmanbek [Bolashak Atyrau Limited]" w:date="2022-10-10T09:33:00Z"/>
          <w:lang w:val="ru-RU"/>
        </w:rPr>
        <w:pPrChange w:id="758" w:author="Tuleshov, Kurmanbek [Bolashak Atyrau Limited]" w:date="2022-10-10T23:34:00Z">
          <w:pPr>
            <w:pStyle w:val="List1"/>
            <w:numPr>
              <w:numId w:val="1"/>
            </w:numPr>
          </w:pPr>
        </w:pPrChange>
      </w:pPr>
      <w:ins w:id="759" w:author="Tuleshov, Kurmanbek [Bolashak Atyrau Limited]" w:date="2022-10-10T09:37:00Z">
        <w:r w:rsidRPr="008E3902">
          <w:rPr>
            <w:lang w:val="ru-RU"/>
            <w:rPrChange w:id="760" w:author="Tuleshov, Kurmanbek [Bolashak Atyrau Limited]" w:date="2022-10-11T00:12:00Z">
              <w:rPr/>
            </w:rPrChange>
          </w:rPr>
          <w:t xml:space="preserve">Металлическая </w:t>
        </w:r>
      </w:ins>
      <w:ins w:id="761" w:author="Tuleshov, Kurmanbek [Bolashak Atyrau Limited]" w:date="2022-10-10T09:38:00Z">
        <w:r w:rsidR="00567ED8" w:rsidRPr="008E3902">
          <w:rPr>
            <w:lang w:val="ru-RU"/>
          </w:rPr>
          <w:t>обшивка</w:t>
        </w:r>
      </w:ins>
      <w:ins w:id="762" w:author="Tuleshov, Kurmanbek [Bolashak Atyrau Limited]" w:date="2022-10-10T09:37:00Z">
        <w:r w:rsidRPr="008E3902">
          <w:rPr>
            <w:lang w:val="ru-RU"/>
            <w:rPrChange w:id="763" w:author="Tuleshov, Kurmanbek [Bolashak Atyrau Limited]" w:date="2022-10-11T00:12:00Z">
              <w:rPr/>
            </w:rPrChange>
          </w:rPr>
          <w:t xml:space="preserve"> трубопроводов для всех горизонтальных сосудов и </w:t>
        </w:r>
      </w:ins>
      <w:ins w:id="764" w:author="Tuleshov, Kurmanbek [Bolashak Atyrau Limited]" w:date="2022-10-10T09:39:00Z">
        <w:r w:rsidR="00657596" w:rsidRPr="008E3902">
          <w:rPr>
            <w:lang w:val="ru-RU"/>
          </w:rPr>
          <w:t>кожухов</w:t>
        </w:r>
      </w:ins>
      <w:ins w:id="765" w:author="Tuleshov, Kurmanbek [Bolashak Atyrau Limited]" w:date="2022-10-10T09:37:00Z">
        <w:r w:rsidRPr="008E3902">
          <w:rPr>
            <w:lang w:val="ru-RU"/>
            <w:rPrChange w:id="766" w:author="Tuleshov, Kurmanbek [Bolashak Atyrau Limited]" w:date="2022-10-11T00:12:00Z">
              <w:rPr/>
            </w:rPrChange>
          </w:rPr>
          <w:t xml:space="preserve"> теплообменников, а также для </w:t>
        </w:r>
      </w:ins>
      <w:ins w:id="767" w:author="Tuleshov, Kurmanbek [Bolashak Atyrau Limited]" w:date="2022-10-10T09:39:00Z">
        <w:r w:rsidR="00657596" w:rsidRPr="008E3902">
          <w:rPr>
            <w:lang w:val="ru-RU"/>
          </w:rPr>
          <w:t>кожухов</w:t>
        </w:r>
      </w:ins>
      <w:ins w:id="768" w:author="Tuleshov, Kurmanbek [Bolashak Atyrau Limited]" w:date="2022-10-10T09:37:00Z">
        <w:r w:rsidRPr="008E3902">
          <w:rPr>
            <w:lang w:val="ru-RU"/>
            <w:rPrChange w:id="769" w:author="Tuleshov, Kurmanbek [Bolashak Atyrau Limited]" w:date="2022-10-11T00:12:00Z">
              <w:rPr/>
            </w:rPrChange>
          </w:rPr>
          <w:t xml:space="preserve"> вертикальных сосудов должна иметь открытые днища, переходы и вложенные кольца жесткости, а также должна иметь плоскую </w:t>
        </w:r>
      </w:ins>
      <w:ins w:id="770" w:author="Tuleshov, Kurmanbek [Bolashak Atyrau Limited]" w:date="2022-10-10T09:41:00Z">
        <w:r w:rsidR="00657596" w:rsidRPr="008E3902">
          <w:rPr>
            <w:lang w:val="ru-RU"/>
          </w:rPr>
          <w:t>обшивку</w:t>
        </w:r>
      </w:ins>
      <w:ins w:id="771" w:author="Tuleshov, Kurmanbek [Bolashak Atyrau Limited]" w:date="2022-10-10T09:33:00Z">
        <w:r w:rsidR="006C5DE4" w:rsidRPr="008E3902">
          <w:rPr>
            <w:lang w:val="ru-RU"/>
            <w:rPrChange w:id="772" w:author="Tuleshov, Kurmanbek [Bolashak Atyrau Limited]" w:date="2022-10-11T00:12:00Z">
              <w:rPr/>
            </w:rPrChange>
          </w:rPr>
          <w:t>.</w:t>
        </w:r>
      </w:ins>
    </w:p>
    <w:p w14:paraId="4BB63E7A" w14:textId="77777777" w:rsidR="00CD112F" w:rsidRPr="008E3902" w:rsidRDefault="00CD112F" w:rsidP="000656E2">
      <w:pPr>
        <w:pStyle w:val="Heading3"/>
        <w:rPr>
          <w:lang w:val="ru-RU"/>
        </w:rPr>
      </w:pPr>
      <w:r w:rsidRPr="008E3902">
        <w:rPr>
          <w:lang w:val="ru-RU"/>
        </w:rPr>
        <w:t>Алюминиевая обшивка</w:t>
      </w:r>
    </w:p>
    <w:p w14:paraId="4BB63E7B" w14:textId="33425055" w:rsidR="00CD112F" w:rsidRPr="008E3902" w:rsidRDefault="00CD112F">
      <w:pPr>
        <w:pStyle w:val="List1"/>
        <w:numPr>
          <w:ilvl w:val="0"/>
          <w:numId w:val="123"/>
        </w:numPr>
        <w:tabs>
          <w:tab w:val="clear" w:pos="1080"/>
          <w:tab w:val="left" w:pos="1134"/>
        </w:tabs>
        <w:ind w:left="1134" w:hanging="283"/>
        <w:rPr>
          <w:lang w:val="ru-RU"/>
        </w:rPr>
        <w:pPrChange w:id="773" w:author="Tuleshov, Kurmanbek [Bolashak Atyrau Limited]" w:date="2022-10-10T23:35:00Z">
          <w:pPr>
            <w:pStyle w:val="List1"/>
            <w:numPr>
              <w:numId w:val="123"/>
            </w:numPr>
          </w:pPr>
        </w:pPrChange>
      </w:pPr>
      <w:r w:rsidRPr="008E3902">
        <w:rPr>
          <w:lang w:val="ru-RU"/>
        </w:rPr>
        <w:t xml:space="preserve">Алюминиевые </w:t>
      </w:r>
      <w:del w:id="774" w:author="Tuleshov, Kurmanbek [Bolashak Atyrau Limited]" w:date="2022-10-10T09:46:00Z">
        <w:r w:rsidRPr="008E3902" w:rsidDel="001A3182">
          <w:rPr>
            <w:lang w:val="ru-RU"/>
          </w:rPr>
          <w:delText xml:space="preserve">листы </w:delText>
        </w:r>
      </w:del>
      <w:r w:rsidRPr="008E3902">
        <w:rPr>
          <w:lang w:val="ru-RU"/>
        </w:rPr>
        <w:t>обшивки должны соответствовать</w:t>
      </w:r>
      <w:ins w:id="775" w:author="Tuleshov, Kurmanbek [Bolashak Atyrau Limited]" w:date="2022-10-10T09:45:00Z">
        <w:r w:rsidR="005C136D" w:rsidRPr="008E3902">
          <w:rPr>
            <w:lang w:val="ru-RU"/>
            <w:rPrChange w:id="776" w:author="Tuleshov, Kurmanbek [Bolashak Atyrau Limited]" w:date="2022-10-11T11:29:00Z">
              <w:rPr/>
            </w:rPrChange>
          </w:rPr>
          <w:t xml:space="preserve"> </w:t>
        </w:r>
        <w:r w:rsidR="005C136D" w:rsidRPr="008E3902">
          <w:rPr>
            <w:lang w:val="ru-RU"/>
          </w:rPr>
          <w:t>ASTM</w:t>
        </w:r>
        <w:r w:rsidR="005C136D" w:rsidRPr="008E3902">
          <w:rPr>
            <w:lang w:val="ru-RU"/>
            <w:rPrChange w:id="777" w:author="Tuleshov, Kurmanbek [Bolashak Atyrau Limited]" w:date="2022-10-11T11:29:00Z">
              <w:rPr/>
            </w:rPrChange>
          </w:rPr>
          <w:t xml:space="preserve"> </w:t>
        </w:r>
        <w:r w:rsidR="005C136D" w:rsidRPr="008E3902">
          <w:rPr>
            <w:lang w:val="ru-RU"/>
          </w:rPr>
          <w:t>C</w:t>
        </w:r>
        <w:r w:rsidR="005C136D" w:rsidRPr="008E3902">
          <w:rPr>
            <w:lang w:val="ru-RU"/>
            <w:rPrChange w:id="778" w:author="Tuleshov, Kurmanbek [Bolashak Atyrau Limited]" w:date="2022-10-11T11:29:00Z">
              <w:rPr/>
            </w:rPrChange>
          </w:rPr>
          <w:t xml:space="preserve">1729, </w:t>
        </w:r>
      </w:ins>
      <w:ins w:id="779" w:author="Tuleshov, Kurmanbek [Bolashak Atyrau Limited]" w:date="2022-10-10T09:46:00Z">
        <w:r w:rsidR="001A3182" w:rsidRPr="008E3902">
          <w:rPr>
            <w:lang w:val="ru-RU"/>
          </w:rPr>
          <w:t>Сорт</w:t>
        </w:r>
      </w:ins>
      <w:ins w:id="780" w:author="Tuleshov, Kurmanbek [Bolashak Atyrau Limited]" w:date="2022-10-10T09:45:00Z">
        <w:r w:rsidR="005C136D" w:rsidRPr="008E3902">
          <w:rPr>
            <w:lang w:val="ru-RU"/>
            <w:rPrChange w:id="781" w:author="Tuleshov, Kurmanbek [Bolashak Atyrau Limited]" w:date="2022-10-11T11:29:00Z">
              <w:rPr/>
            </w:rPrChange>
          </w:rPr>
          <w:t xml:space="preserve"> 1 </w:t>
        </w:r>
      </w:ins>
      <w:ins w:id="782" w:author="Tuleshov, Kurmanbek [Bolashak Atyrau Limited]" w:date="2022-10-10T09:46:00Z">
        <w:r w:rsidR="001A3182" w:rsidRPr="008E3902">
          <w:rPr>
            <w:lang w:val="ru-RU"/>
          </w:rPr>
          <w:t>Класс</w:t>
        </w:r>
      </w:ins>
      <w:ins w:id="783" w:author="Tuleshov, Kurmanbek [Bolashak Atyrau Limited]" w:date="2022-10-10T09:45:00Z">
        <w:r w:rsidR="005C136D" w:rsidRPr="008E3902">
          <w:rPr>
            <w:lang w:val="ru-RU"/>
            <w:rPrChange w:id="784" w:author="Tuleshov, Kurmanbek [Bolashak Atyrau Limited]" w:date="2022-10-11T11:29:00Z">
              <w:rPr/>
            </w:rPrChange>
          </w:rPr>
          <w:t xml:space="preserve"> </w:t>
        </w:r>
        <w:r w:rsidR="005C136D" w:rsidRPr="008E3902">
          <w:rPr>
            <w:lang w:val="ru-RU"/>
          </w:rPr>
          <w:t>A</w:t>
        </w:r>
      </w:ins>
      <w:del w:id="785" w:author="Tuleshov, Kurmanbek [Bolashak Atyrau Limited]" w:date="2022-10-10T09:45:00Z">
        <w:r w:rsidRPr="008E3902" w:rsidDel="005C136D">
          <w:rPr>
            <w:lang w:val="ru-RU"/>
          </w:rPr>
          <w:delText xml:space="preserve"> ASTM B 209, сплав 3003-H14</w:delText>
        </w:r>
      </w:del>
      <w:r w:rsidRPr="008E3902">
        <w:rPr>
          <w:lang w:val="ru-RU"/>
        </w:rPr>
        <w:t>.</w:t>
      </w:r>
    </w:p>
    <w:p w14:paraId="4BB63E7C" w14:textId="778D9BD2" w:rsidR="00CD112F" w:rsidRPr="008E3902" w:rsidRDefault="00CD112F">
      <w:pPr>
        <w:pStyle w:val="List1"/>
        <w:numPr>
          <w:ilvl w:val="0"/>
          <w:numId w:val="123"/>
        </w:numPr>
        <w:tabs>
          <w:tab w:val="clear" w:pos="1080"/>
          <w:tab w:val="left" w:pos="1134"/>
        </w:tabs>
        <w:ind w:left="1134" w:hanging="283"/>
        <w:rPr>
          <w:lang w:val="ru-RU"/>
        </w:rPr>
        <w:pPrChange w:id="786" w:author="Tuleshov, Kurmanbek [Bolashak Atyrau Limited]" w:date="2022-10-10T23:35:00Z">
          <w:pPr>
            <w:pStyle w:val="List1"/>
            <w:numPr>
              <w:numId w:val="123"/>
            </w:numPr>
            <w:ind w:left="1134" w:hanging="283"/>
          </w:pPr>
        </w:pPrChange>
      </w:pPr>
      <w:r w:rsidRPr="008E3902">
        <w:rPr>
          <w:lang w:val="ru-RU"/>
        </w:rPr>
        <w:t xml:space="preserve">Обшивка должна иметь цельный, </w:t>
      </w:r>
      <w:ins w:id="787" w:author="Tuleshov, Kurmanbek [Bolashak Atyrau Limited]" w:date="2022-10-10T09:49:00Z">
        <w:r w:rsidR="00043699" w:rsidRPr="008E3902">
          <w:rPr>
            <w:lang w:val="ru-RU"/>
          </w:rPr>
          <w:t xml:space="preserve">непрерывный термоламинированный </w:t>
        </w:r>
      </w:ins>
      <w:del w:id="788" w:author="Tuleshov, Kurmanbek [Bolashak Atyrau Limited]" w:date="2022-10-10T09:49:00Z">
        <w:r w:rsidRPr="008E3902" w:rsidDel="00043699">
          <w:rPr>
            <w:lang w:val="ru-RU"/>
          </w:rPr>
          <w:delText xml:space="preserve">нанесенный термосвариванием </w:delText>
        </w:r>
      </w:del>
      <w:r w:rsidRPr="008E3902">
        <w:rPr>
          <w:lang w:val="ru-RU"/>
        </w:rPr>
        <w:t>гидроизолирующий слой:</w:t>
      </w:r>
    </w:p>
    <w:p w14:paraId="4BB63E7D" w14:textId="4CBB49FD" w:rsidR="00CD112F" w:rsidRPr="008E3902" w:rsidRDefault="00CD112F">
      <w:pPr>
        <w:pStyle w:val="ListAlpha1"/>
        <w:numPr>
          <w:ilvl w:val="0"/>
          <w:numId w:val="0"/>
        </w:numPr>
        <w:tabs>
          <w:tab w:val="clear" w:pos="1080"/>
          <w:tab w:val="left" w:pos="1134"/>
        </w:tabs>
        <w:ind w:left="1134"/>
        <w:rPr>
          <w:lang w:val="ru-RU"/>
        </w:rPr>
        <w:pPrChange w:id="789" w:author="Tuleshov, Kurmanbek [Bolashak Atyrau Limited]" w:date="2022-10-11T00:12:00Z">
          <w:pPr>
            <w:pStyle w:val="ListAlpha1"/>
            <w:numPr>
              <w:numId w:val="1"/>
            </w:numPr>
          </w:pPr>
        </w:pPrChange>
      </w:pPr>
      <w:r w:rsidRPr="008E3902">
        <w:rPr>
          <w:lang w:val="ru-RU"/>
        </w:rPr>
        <w:t>Совместно экструдированного полимера Surlyn и полистирола толщиной 0,08 мм (3</w:t>
      </w:r>
      <w:del w:id="790" w:author="Tuleshov, Kurmanbek [Bolashak Atyrau Limited]" w:date="2022-10-10T09:50:00Z">
        <w:r w:rsidRPr="008E3902" w:rsidDel="002D3D83">
          <w:rPr>
            <w:lang w:val="ru-RU"/>
          </w:rPr>
          <w:delText xml:space="preserve"> </w:delText>
        </w:r>
      </w:del>
      <w:r w:rsidRPr="008E3902">
        <w:rPr>
          <w:lang w:val="ru-RU"/>
        </w:rPr>
        <w:t xml:space="preserve">мил); </w:t>
      </w:r>
      <w:del w:id="791" w:author="Tuleshov, Kurmanbek [Bolashak Atyrau Limited]" w:date="2022-10-10T09:50:00Z">
        <w:r w:rsidRPr="008E3902" w:rsidDel="002D3D83">
          <w:rPr>
            <w:lang w:val="ru-RU"/>
          </w:rPr>
          <w:delText>или</w:delText>
        </w:r>
      </w:del>
    </w:p>
    <w:p w14:paraId="4BB63E7E" w14:textId="622874D4" w:rsidR="00CD112F" w:rsidRPr="008E3902" w:rsidDel="002D3D83" w:rsidRDefault="00CD112F" w:rsidP="00694790">
      <w:pPr>
        <w:pStyle w:val="ListAlpha1"/>
        <w:numPr>
          <w:ilvl w:val="1"/>
          <w:numId w:val="1"/>
        </w:numPr>
        <w:tabs>
          <w:tab w:val="left" w:pos="1134"/>
        </w:tabs>
        <w:ind w:left="1134" w:hanging="283"/>
        <w:rPr>
          <w:del w:id="792" w:author="Tuleshov, Kurmanbek [Bolashak Atyrau Limited]" w:date="2022-10-10T09:50:00Z"/>
          <w:lang w:val="ru-RU"/>
        </w:rPr>
      </w:pPr>
      <w:del w:id="793" w:author="Tuleshov, Kurmanbek [Bolashak Atyrau Limited]" w:date="2022-10-10T09:50:00Z">
        <w:r w:rsidRPr="008E3902" w:rsidDel="002D3D83">
          <w:rPr>
            <w:lang w:val="ru-RU"/>
          </w:rPr>
          <w:delText>крафт-бумаги, ламинированной полиэтиленом до 18 кг (40 фунтов) толщиной 0,08 мм (3 мил).</w:delText>
        </w:r>
      </w:del>
    </w:p>
    <w:p w14:paraId="4BB63E7F" w14:textId="7B596646" w:rsidR="00CD112F" w:rsidRPr="008E3902" w:rsidRDefault="00CD112F" w:rsidP="00694790">
      <w:pPr>
        <w:pStyle w:val="List1"/>
        <w:numPr>
          <w:ilvl w:val="0"/>
          <w:numId w:val="1"/>
        </w:numPr>
        <w:tabs>
          <w:tab w:val="left" w:pos="1134"/>
        </w:tabs>
        <w:ind w:left="1134" w:hanging="283"/>
        <w:rPr>
          <w:lang w:val="ru-RU"/>
        </w:rPr>
      </w:pPr>
      <w:r w:rsidRPr="008E3902">
        <w:rPr>
          <w:lang w:val="ru-RU"/>
        </w:rPr>
        <w:t xml:space="preserve">Алюминиевая обшивка сосудов и трубопроводов диаметром не более 36 дюймов (914 мм) должна иметь толщину </w:t>
      </w:r>
      <w:del w:id="794" w:author="Tuleshov, Kurmanbek [Bolashak Atyrau Limited]" w:date="2022-10-10T09:51:00Z">
        <w:r w:rsidRPr="008E3902" w:rsidDel="00D8693E">
          <w:rPr>
            <w:lang w:val="ru-RU"/>
          </w:rPr>
          <w:delText>0,4</w:delText>
        </w:r>
      </w:del>
      <w:ins w:id="795" w:author="Tuleshov, Kurmanbek [Bolashak Atyrau Limited]" w:date="2022-10-10T09:51:00Z">
        <w:r w:rsidR="00D8693E" w:rsidRPr="008E3902">
          <w:rPr>
            <w:lang w:val="ru-RU"/>
          </w:rPr>
          <w:t>0,6</w:t>
        </w:r>
      </w:ins>
      <w:r w:rsidRPr="008E3902">
        <w:rPr>
          <w:lang w:val="ru-RU"/>
        </w:rPr>
        <w:t xml:space="preserve"> мм (0,</w:t>
      </w:r>
      <w:del w:id="796" w:author="Tuleshov, Kurmanbek [Bolashak Atyrau Limited]" w:date="2022-10-10T09:51:00Z">
        <w:r w:rsidRPr="008E3902" w:rsidDel="00D8693E">
          <w:rPr>
            <w:lang w:val="ru-RU"/>
          </w:rPr>
          <w:delText xml:space="preserve">016 </w:delText>
        </w:r>
      </w:del>
      <w:ins w:id="797" w:author="Tuleshov, Kurmanbek [Bolashak Atyrau Limited]" w:date="2022-10-10T09:51:00Z">
        <w:r w:rsidR="00D8693E" w:rsidRPr="008E3902">
          <w:rPr>
            <w:lang w:val="ru-RU"/>
          </w:rPr>
          <w:t>0</w:t>
        </w:r>
      </w:ins>
      <w:ins w:id="798" w:author="Tuleshov, Kurmanbek [Bolashak Atyrau Limited]" w:date="2022-10-10T09:52:00Z">
        <w:r w:rsidR="00D8693E" w:rsidRPr="008E3902">
          <w:rPr>
            <w:lang w:val="ru-RU"/>
          </w:rPr>
          <w:t>24</w:t>
        </w:r>
      </w:ins>
      <w:ins w:id="799" w:author="Tuleshov, Kurmanbek [Bolashak Atyrau Limited]" w:date="2022-10-10T09:51:00Z">
        <w:r w:rsidR="00D8693E" w:rsidRPr="008E3902">
          <w:rPr>
            <w:lang w:val="ru-RU"/>
          </w:rPr>
          <w:t xml:space="preserve"> </w:t>
        </w:r>
      </w:ins>
      <w:r w:rsidRPr="008E3902">
        <w:rPr>
          <w:lang w:val="ru-RU"/>
        </w:rPr>
        <w:t>дюйма).</w:t>
      </w:r>
    </w:p>
    <w:p w14:paraId="40F6E6D2" w14:textId="56FB9170" w:rsidR="00EC049E" w:rsidRPr="008E3902" w:rsidRDefault="00CD112F">
      <w:pPr>
        <w:pStyle w:val="List1"/>
        <w:numPr>
          <w:ilvl w:val="0"/>
          <w:numId w:val="1"/>
        </w:numPr>
        <w:tabs>
          <w:tab w:val="left" w:pos="1134"/>
        </w:tabs>
        <w:spacing w:after="240" w:line="240" w:lineRule="auto"/>
        <w:ind w:left="1134" w:hanging="283"/>
        <w:rPr>
          <w:ins w:id="800" w:author="Tuleshov, Kurmanbek [Bolashak Atyrau Limited]" w:date="2022-10-22T12:00:00Z"/>
          <w:lang w:val="ru-RU"/>
        </w:rPr>
        <w:pPrChange w:id="801" w:author="Tuleshov, Kurmanbek [Bolashak Atyrau Limited]" w:date="2022-10-22T12:21:00Z">
          <w:pPr>
            <w:pStyle w:val="Default"/>
          </w:pPr>
        </w:pPrChange>
      </w:pPr>
      <w:r w:rsidRPr="008E3902">
        <w:rPr>
          <w:lang w:val="ru-RU"/>
        </w:rPr>
        <w:t xml:space="preserve">Алюминиевая обшивка сосудов и трубопроводов диаметром более 36 дюймов (914 мм) должна иметь толщину </w:t>
      </w:r>
      <w:del w:id="802" w:author="Tuleshov, Kurmanbek [Bolashak Atyrau Limited]" w:date="2022-10-10T09:52:00Z">
        <w:r w:rsidRPr="008E3902" w:rsidDel="00F76B45">
          <w:rPr>
            <w:lang w:val="ru-RU"/>
          </w:rPr>
          <w:delText>0,6</w:delText>
        </w:r>
      </w:del>
      <w:ins w:id="803" w:author="Tuleshov, Kurmanbek [Bolashak Atyrau Limited]" w:date="2022-10-10T09:52:00Z">
        <w:r w:rsidR="00F76B45" w:rsidRPr="008E3902">
          <w:rPr>
            <w:lang w:val="ru-RU"/>
          </w:rPr>
          <w:t>0,8</w:t>
        </w:r>
      </w:ins>
      <w:r w:rsidRPr="008E3902">
        <w:rPr>
          <w:lang w:val="ru-RU"/>
        </w:rPr>
        <w:t xml:space="preserve"> мм (0,</w:t>
      </w:r>
      <w:del w:id="804" w:author="Tuleshov, Kurmanbek [Bolashak Atyrau Limited]" w:date="2022-10-10T09:52:00Z">
        <w:r w:rsidRPr="008E3902" w:rsidDel="00F76B45">
          <w:rPr>
            <w:lang w:val="ru-RU"/>
          </w:rPr>
          <w:delText xml:space="preserve">024 </w:delText>
        </w:r>
      </w:del>
      <w:ins w:id="805" w:author="Tuleshov, Kurmanbek [Bolashak Atyrau Limited]" w:date="2022-10-10T09:52:00Z">
        <w:r w:rsidR="00F76B45" w:rsidRPr="008E3902">
          <w:rPr>
            <w:lang w:val="ru-RU"/>
          </w:rPr>
          <w:t xml:space="preserve">031 </w:t>
        </w:r>
      </w:ins>
      <w:r w:rsidRPr="008E3902">
        <w:rPr>
          <w:lang w:val="ru-RU"/>
        </w:rPr>
        <w:t>дюйма).</w:t>
      </w:r>
    </w:p>
    <w:p w14:paraId="145D7C7F" w14:textId="1BC936C1" w:rsidR="00EC3413" w:rsidRPr="008E3902" w:rsidRDefault="00E53F10">
      <w:pPr>
        <w:pStyle w:val="List1"/>
        <w:numPr>
          <w:ilvl w:val="0"/>
          <w:numId w:val="1"/>
        </w:numPr>
        <w:tabs>
          <w:tab w:val="clear" w:pos="1080"/>
          <w:tab w:val="left" w:pos="1134"/>
          <w:tab w:val="left" w:pos="1418"/>
        </w:tabs>
        <w:ind w:left="1134" w:hanging="283"/>
        <w:rPr>
          <w:ins w:id="806" w:author="Tuleshov, Kurmanbek [Bolashak Atyrau Limited]" w:date="2022-10-22T12:13:00Z"/>
          <w:lang w:val="ru-RU"/>
          <w:rPrChange w:id="807" w:author="Tuleshov, Kurmanbek [Bolashak Atyrau Limited]" w:date="2022-10-22T12:19:00Z">
            <w:rPr>
              <w:ins w:id="808" w:author="Tuleshov, Kurmanbek [Bolashak Atyrau Limited]" w:date="2022-10-22T12:13:00Z"/>
              <w:sz w:val="22"/>
              <w:szCs w:val="22"/>
              <w:highlight w:val="darkMagenta"/>
            </w:rPr>
          </w:rPrChange>
        </w:rPr>
        <w:pPrChange w:id="809" w:author="Tuleshov, Kurmanbek [Bolashak Atyrau Limited]" w:date="2022-10-22T12:21:00Z">
          <w:pPr>
            <w:pStyle w:val="Default"/>
            <w:spacing w:after="240"/>
            <w:ind w:left="1353"/>
          </w:pPr>
        </w:pPrChange>
      </w:pPr>
      <w:ins w:id="810" w:author="Tuleshov, Kurmanbek [Bolashak Atyrau Limited]" w:date="2022-10-22T11:56:00Z">
        <w:r w:rsidRPr="008E3902">
          <w:rPr>
            <w:lang w:val="ru-RU"/>
          </w:rPr>
          <w:t>А</w:t>
        </w:r>
      </w:ins>
      <w:ins w:id="811" w:author="Tuleshov, Kurmanbek [Bolashak Atyrau Limited]" w:date="2022-10-22T11:55:00Z">
        <w:r w:rsidR="008509A3" w:rsidRPr="008E3902">
          <w:rPr>
            <w:lang w:val="ru-RU"/>
          </w:rPr>
          <w:t>люмин</w:t>
        </w:r>
      </w:ins>
      <w:ins w:id="812" w:author="Makanova, Akbope A. [Fircroft Eng Services Ltd Atyrau Branch]" w:date="2022-11-03T12:14:00Z">
        <w:r w:rsidR="009A50A3">
          <w:rPr>
            <w:lang w:val="ru-RU"/>
          </w:rPr>
          <w:t>и</w:t>
        </w:r>
      </w:ins>
      <w:ins w:id="813" w:author="Tuleshov, Kurmanbek [Bolashak Atyrau Limited]" w:date="2022-10-22T11:55:00Z">
        <w:r w:rsidR="008509A3" w:rsidRPr="008E3902">
          <w:rPr>
            <w:lang w:val="ru-RU"/>
          </w:rPr>
          <w:t>ев</w:t>
        </w:r>
      </w:ins>
      <w:ins w:id="814" w:author="Tuleshov, Kurmanbek [Bolashak Atyrau Limited]" w:date="2022-10-22T11:56:00Z">
        <w:r w:rsidRPr="008E3902">
          <w:rPr>
            <w:lang w:val="ru-RU"/>
          </w:rPr>
          <w:t>ая</w:t>
        </w:r>
      </w:ins>
      <w:ins w:id="815" w:author="Tuleshov, Kurmanbek [Bolashak Atyrau Limited]" w:date="2022-10-22T11:55:00Z">
        <w:r w:rsidR="008509A3" w:rsidRPr="008E3902">
          <w:rPr>
            <w:lang w:val="ru-RU"/>
          </w:rPr>
          <w:t xml:space="preserve"> обшивки </w:t>
        </w:r>
      </w:ins>
      <w:ins w:id="816" w:author="Tuleshov, Kurmanbek [Bolashak Atyrau Limited]" w:date="2022-10-22T11:58:00Z">
        <w:r w:rsidR="00973FC1" w:rsidRPr="008E3902">
          <w:rPr>
            <w:lang w:val="ru-RU"/>
          </w:rPr>
          <w:t>из профиля</w:t>
        </w:r>
      </w:ins>
      <w:ins w:id="817" w:author="Tuleshov, Kurmanbek [Bolashak Atyrau Limited]" w:date="2022-10-22T11:55:00Z">
        <w:r w:rsidR="008509A3" w:rsidRPr="008E3902">
          <w:rPr>
            <w:lang w:val="ru-RU"/>
          </w:rPr>
          <w:t xml:space="preserve"> </w:t>
        </w:r>
        <w:r w:rsidR="008509A3" w:rsidRPr="008E3902">
          <w:rPr>
            <w:lang w:val="ru-RU"/>
            <w:rPrChange w:id="818" w:author="Tuleshov, Kurmanbek [Bolashak Atyrau Limited]" w:date="2022-10-22T12:19:00Z">
              <w:rPr/>
            </w:rPrChange>
          </w:rPr>
          <w:t>Petrochem Aluzin</w:t>
        </w:r>
      </w:ins>
      <w:ins w:id="819" w:author="Tuleshov, Kurmanbek [Bolashak Atyrau Limited]" w:date="2022-10-22T11:56:00Z">
        <w:r w:rsidR="008509A3" w:rsidRPr="008E3902">
          <w:rPr>
            <w:lang w:val="ru-RU"/>
            <w:rPrChange w:id="820" w:author="Tuleshov, Kurmanbek [Bolashak Atyrau Limited]" w:date="2022-10-22T12:19:00Z">
              <w:rPr/>
            </w:rPrChange>
          </w:rPr>
          <w:t>c</w:t>
        </w:r>
        <w:r w:rsidRPr="008E3902">
          <w:rPr>
            <w:lang w:val="ru-RU"/>
          </w:rPr>
          <w:t xml:space="preserve"> </w:t>
        </w:r>
        <w:r w:rsidRPr="008E3902">
          <w:rPr>
            <w:lang w:val="ru-RU"/>
            <w:rPrChange w:id="821" w:author="Tuleshov, Kurmanbek [Bolashak Atyrau Limited]" w:date="2022-10-22T12:19:00Z">
              <w:rPr/>
            </w:rPrChange>
          </w:rPr>
          <w:t>ZX</w:t>
        </w:r>
      </w:ins>
      <w:ins w:id="822" w:author="Tuleshov, Kurmanbek [Bolashak Atyrau Limited]" w:date="2022-10-22T11:58:00Z">
        <w:r w:rsidR="00953CA6" w:rsidRPr="008E3902">
          <w:rPr>
            <w:lang w:val="ru-RU"/>
          </w:rPr>
          <w:t xml:space="preserve"> должна быть толщиной 0,5 мм</w:t>
        </w:r>
      </w:ins>
      <w:ins w:id="823" w:author="Tuleshov, Kurmanbek [Bolashak Atyrau Limited]" w:date="2022-10-22T11:59:00Z">
        <w:r w:rsidR="00953CA6" w:rsidRPr="008E3902">
          <w:rPr>
            <w:lang w:val="ru-RU"/>
          </w:rPr>
          <w:t>, масса цинка в материале должна быть не меньше, чем 185 г</w:t>
        </w:r>
      </w:ins>
      <w:ins w:id="824" w:author="Tuleshov, Kurmanbek [Bolashak Atyrau Limited]" w:date="2022-10-22T12:00:00Z">
        <w:r w:rsidR="00F06E63" w:rsidRPr="008E3902">
          <w:rPr>
            <w:lang w:val="ru-RU"/>
            <w:rPrChange w:id="825" w:author="Tuleshov, Kurmanbek [Bolashak Atyrau Limited]" w:date="2022-10-22T12:19:00Z">
              <w:rPr/>
            </w:rPrChange>
          </w:rPr>
          <w:t>/</w:t>
        </w:r>
        <w:r w:rsidR="00F06E63" w:rsidRPr="008E3902">
          <w:rPr>
            <w:lang w:val="ru-RU"/>
          </w:rPr>
          <w:t>м</w:t>
        </w:r>
        <w:r w:rsidR="00F06E63" w:rsidRPr="008E3902">
          <w:rPr>
            <w:lang w:val="ru-RU"/>
            <w:rPrChange w:id="826" w:author="Tuleshov, Kurmanbek [Bolashak Atyrau Limited]" w:date="2022-10-22T12:19:00Z">
              <w:rPr>
                <w:vertAlign w:val="superscript"/>
                <w:lang w:val="ru-RU"/>
              </w:rPr>
            </w:rPrChange>
          </w:rPr>
          <w:t xml:space="preserve">2 </w:t>
        </w:r>
        <w:r w:rsidR="00F06E63" w:rsidRPr="008E3902">
          <w:rPr>
            <w:lang w:val="ru-RU"/>
          </w:rPr>
          <w:t>.</w:t>
        </w:r>
      </w:ins>
      <w:ins w:id="827" w:author="Tuleshov, Kurmanbek [Bolashak Atyrau Limited]" w:date="2022-10-22T11:56:00Z">
        <w:r w:rsidRPr="008E3902">
          <w:rPr>
            <w:lang w:val="ru-RU"/>
            <w:rPrChange w:id="828" w:author="Tuleshov, Kurmanbek [Bolashak Atyrau Limited]" w:date="2022-10-22T12:19:00Z">
              <w:rPr/>
            </w:rPrChange>
          </w:rPr>
          <w:t xml:space="preserve"> </w:t>
        </w:r>
      </w:ins>
      <w:ins w:id="829" w:author="Tuleshov, Kurmanbek [Bolashak Atyrau Limited]" w:date="2022-10-22T12:00:00Z">
        <w:r w:rsidR="00EC049E" w:rsidRPr="008E3902">
          <w:rPr>
            <w:lang w:val="ru-RU"/>
            <w:rPrChange w:id="830" w:author="Tuleshov, Kurmanbek [Bolashak Atyrau Limited]" w:date="2022-10-22T12:19:00Z">
              <w:rPr/>
            </w:rPrChange>
          </w:rPr>
          <w:t xml:space="preserve">Обшивка должна соответствовать стандарту BS EN 10215 или его аналогу. </w:t>
        </w:r>
      </w:ins>
    </w:p>
    <w:p w14:paraId="69C0EDE5" w14:textId="50CEA242" w:rsidR="00065338" w:rsidRPr="008E3902" w:rsidRDefault="00FF1F20">
      <w:pPr>
        <w:pStyle w:val="List1"/>
        <w:numPr>
          <w:ilvl w:val="0"/>
          <w:numId w:val="0"/>
        </w:numPr>
        <w:tabs>
          <w:tab w:val="left" w:pos="1134"/>
        </w:tabs>
        <w:ind w:left="1134"/>
        <w:rPr>
          <w:lang w:val="ru-RU"/>
        </w:rPr>
        <w:pPrChange w:id="831" w:author="Tuleshov, Kurmanbek [Bolashak Atyrau Limited]" w:date="2022-10-22T12:19:00Z">
          <w:pPr>
            <w:pStyle w:val="List1"/>
            <w:numPr>
              <w:numId w:val="1"/>
            </w:numPr>
          </w:pPr>
        </w:pPrChange>
      </w:pPr>
      <w:ins w:id="832" w:author="Tuleshov, Kurmanbek [Bolashak Atyrau Limited]" w:date="2022-10-22T12:18:00Z">
        <w:r w:rsidRPr="008E3902">
          <w:rPr>
            <w:b/>
            <w:bCs/>
            <w:lang w:val="ru-RU"/>
            <w:rPrChange w:id="833" w:author="Tuleshov, Kurmanbek [Bolashak Atyrau Limited]" w:date="2022-10-22T12:19:00Z">
              <w:rPr>
                <w:lang w:val="ru-RU"/>
              </w:rPr>
            </w:rPrChange>
          </w:rPr>
          <w:t>Примечание</w:t>
        </w:r>
        <w:r w:rsidRPr="008E3902">
          <w:rPr>
            <w:b/>
            <w:bCs/>
            <w:lang w:val="ru-RU"/>
            <w:rPrChange w:id="834" w:author="Tuleshov, Kurmanbek [Bolashak Atyrau Limited]" w:date="2022-10-22T12:19:00Z">
              <w:rPr/>
            </w:rPrChange>
          </w:rPr>
          <w:t>:</w:t>
        </w:r>
      </w:ins>
      <w:ins w:id="835" w:author="Tuleshov, Kurmanbek [Bolashak Atyrau Limited]" w:date="2022-10-22T12:23:00Z">
        <w:r w:rsidR="00A40963" w:rsidRPr="008E3902">
          <w:rPr>
            <w:b/>
            <w:bCs/>
            <w:lang w:val="ru-RU"/>
            <w:rPrChange w:id="836" w:author="Tuleshov, Kurmanbek [Bolashak Atyrau Limited]" w:date="2022-10-22T12:23:00Z">
              <w:rPr>
                <w:b/>
                <w:bCs/>
                <w:highlight w:val="darkMagenta"/>
              </w:rPr>
            </w:rPrChange>
          </w:rPr>
          <w:t xml:space="preserve"> </w:t>
        </w:r>
      </w:ins>
      <w:ins w:id="837" w:author="Tuleshov, Kurmanbek [Bolashak Atyrau Limited]" w:date="2022-10-22T12:02:00Z">
        <w:r w:rsidR="009E0E29" w:rsidRPr="008E3902">
          <w:rPr>
            <w:lang w:val="ru-RU"/>
          </w:rPr>
          <w:t xml:space="preserve">Применение </w:t>
        </w:r>
        <w:r w:rsidR="008B0626" w:rsidRPr="008E3902">
          <w:rPr>
            <w:lang w:val="ru-RU"/>
          </w:rPr>
          <w:t xml:space="preserve">данного типа </w:t>
        </w:r>
        <w:r w:rsidR="009E0E29" w:rsidRPr="008E3902">
          <w:rPr>
            <w:lang w:val="ru-RU"/>
            <w:rPrChange w:id="838" w:author="Tuleshov, Kurmanbek [Bolashak Atyrau Limited]" w:date="2022-10-22T12:19:00Z">
              <w:rPr/>
            </w:rPrChange>
          </w:rPr>
          <w:t>долж</w:t>
        </w:r>
        <w:r w:rsidR="008B0626" w:rsidRPr="008E3902">
          <w:rPr>
            <w:lang w:val="ru-RU"/>
          </w:rPr>
          <w:t>но</w:t>
        </w:r>
        <w:r w:rsidR="009E0E29" w:rsidRPr="008E3902">
          <w:rPr>
            <w:lang w:val="ru-RU"/>
            <w:rPrChange w:id="839" w:author="Tuleshov, Kurmanbek [Bolashak Atyrau Limited]" w:date="2022-10-22T12:19:00Z">
              <w:rPr/>
            </w:rPrChange>
          </w:rPr>
          <w:t xml:space="preserve"> быть представлен</w:t>
        </w:r>
      </w:ins>
      <w:ins w:id="840" w:author="Tuleshov, Kurmanbek [Bolashak Atyrau Limited]" w:date="2022-10-22T12:03:00Z">
        <w:r w:rsidR="008B0626" w:rsidRPr="008E3902">
          <w:rPr>
            <w:lang w:val="ru-RU"/>
          </w:rPr>
          <w:t>о</w:t>
        </w:r>
      </w:ins>
      <w:ins w:id="841" w:author="Tuleshov, Kurmanbek [Bolashak Atyrau Limited]" w:date="2022-10-22T12:02:00Z">
        <w:r w:rsidR="009E0E29" w:rsidRPr="008E3902">
          <w:rPr>
            <w:lang w:val="ru-RU"/>
            <w:rPrChange w:id="842" w:author="Tuleshov, Kurmanbek [Bolashak Atyrau Limited]" w:date="2022-10-22T12:19:00Z">
              <w:rPr/>
            </w:rPrChange>
          </w:rPr>
          <w:t xml:space="preserve"> на рассмотрение и утверждение Представителю Компании.</w:t>
        </w:r>
        <w:r w:rsidR="009E0E29" w:rsidRPr="008E3902">
          <w:rPr>
            <w:lang w:val="ru-RU"/>
            <w:rPrChange w:id="843" w:author="Tuleshov, Kurmanbek [Bolashak Atyrau Limited]" w:date="2022-10-22T12:02:00Z">
              <w:rPr/>
            </w:rPrChange>
          </w:rPr>
          <w:t xml:space="preserve"> </w:t>
        </w:r>
      </w:ins>
    </w:p>
    <w:p w14:paraId="4BB63E81" w14:textId="2A9EBD70" w:rsidR="00CD112F" w:rsidRPr="008E3902" w:rsidRDefault="00CD112F">
      <w:pPr>
        <w:pStyle w:val="List1"/>
        <w:numPr>
          <w:ilvl w:val="0"/>
          <w:numId w:val="1"/>
        </w:numPr>
        <w:tabs>
          <w:tab w:val="clear" w:pos="1080"/>
          <w:tab w:val="left" w:pos="1134"/>
          <w:tab w:val="left" w:pos="1276"/>
        </w:tabs>
        <w:spacing w:after="240"/>
        <w:ind w:left="1134" w:hanging="283"/>
        <w:rPr>
          <w:lang w:val="ru-RU"/>
        </w:rPr>
        <w:pPrChange w:id="844" w:author="Tuleshov, Kurmanbek [Bolashak Atyrau Limited]" w:date="2022-10-22T12:03:00Z">
          <w:pPr>
            <w:pStyle w:val="List1"/>
            <w:numPr>
              <w:numId w:val="1"/>
            </w:numPr>
          </w:pPr>
        </w:pPrChange>
      </w:pPr>
      <w:r w:rsidRPr="008E3902">
        <w:rPr>
          <w:lang w:val="ru-RU"/>
        </w:rPr>
        <w:t>Если не указано иное, алюминиевая обшивка для прямых участков трубы и кожухов фитингов, фланцев и клапанов должна быть ровной, со шлифованной поверхностью</w:t>
      </w:r>
      <w:ins w:id="845" w:author="Tuleshov, Kurmanbek [Bolashak Atyrau Limited]" w:date="2022-10-20T17:31:00Z">
        <w:r w:rsidR="00E34F5E" w:rsidRPr="008E3902">
          <w:rPr>
            <w:lang w:val="ru-RU"/>
            <w:rPrChange w:id="846" w:author="Tuleshov, Kurmanbek [Bolashak Atyrau Limited]" w:date="2022-10-20T17:31:00Z">
              <w:rPr/>
            </w:rPrChange>
          </w:rPr>
          <w:t xml:space="preserve"> </w:t>
        </w:r>
      </w:ins>
      <w:ins w:id="847" w:author="Tuleshov, Kurmanbek [Bolashak Atyrau Limited]" w:date="2022-10-20T17:35:00Z">
        <w:r w:rsidR="00DA5C2B" w:rsidRPr="008E3902">
          <w:rPr>
            <w:lang w:val="ru-RU"/>
          </w:rPr>
          <w:t xml:space="preserve">или </w:t>
        </w:r>
        <w:r w:rsidR="00DA5C2B" w:rsidRPr="008E3902">
          <w:rPr>
            <w:lang w:val="ru-RU"/>
            <w:rPrChange w:id="848" w:author="Tuleshov, Kurmanbek [Bolashak Atyrau Limited]" w:date="2022-10-20T17:37:00Z">
              <w:rPr>
                <w:rFonts w:ascii="TimesNewRomanPSMT_PDF_Subset" w:eastAsia="TimesNewRomanPSMT_PDF_Subset" w:hAnsi="Calibri" w:cs="TimesNewRomanPSMT_PDF_Subset"/>
                <w:color w:val="333333"/>
              </w:rPr>
            </w:rPrChange>
          </w:rPr>
          <w:t>плоской</w:t>
        </w:r>
        <w:r w:rsidR="00DA5C2B" w:rsidRPr="008E3902">
          <w:rPr>
            <w:lang w:val="ru-RU"/>
            <w:rPrChange w:id="849" w:author="Tuleshov, Kurmanbek [Bolashak Atyrau Limited]" w:date="2022-10-20T17:37:00Z">
              <w:rPr>
                <w:rFonts w:ascii="TimesNewRomanPSMT_PDF_Subset" w:eastAsia="TimesNewRomanPSMT_PDF_Subset" w:hAnsi="Calibri" w:cs="TimesNewRomanPSMT_PDF_Subset"/>
                <w:color w:val="333333"/>
              </w:rPr>
            </w:rPrChange>
          </w:rPr>
          <w:t xml:space="preserve"> </w:t>
        </w:r>
        <w:r w:rsidR="00DA5C2B" w:rsidRPr="008E3902">
          <w:rPr>
            <w:lang w:val="ru-RU"/>
            <w:rPrChange w:id="850" w:author="Tuleshov, Kurmanbek [Bolashak Atyrau Limited]" w:date="2022-10-20T17:37:00Z">
              <w:rPr>
                <w:rFonts w:ascii="TimesNewRomanPSMT_PDF_Subset" w:eastAsia="TimesNewRomanPSMT_PDF_Subset" w:hAnsi="Calibri" w:cs="TimesNewRomanPSMT_PDF_Subset"/>
                <w:color w:val="333333"/>
              </w:rPr>
            </w:rPrChange>
          </w:rPr>
          <w:t>с</w:t>
        </w:r>
        <w:r w:rsidR="00DA5C2B" w:rsidRPr="008E3902">
          <w:rPr>
            <w:lang w:val="ru-RU"/>
            <w:rPrChange w:id="851" w:author="Tuleshov, Kurmanbek [Bolashak Atyrau Limited]" w:date="2022-10-20T17:37:00Z">
              <w:rPr>
                <w:rFonts w:ascii="TimesNewRomanPSMT_PDF_Subset" w:eastAsia="TimesNewRomanPSMT_PDF_Subset" w:hAnsi="Calibri" w:cs="TimesNewRomanPSMT_PDF_Subset"/>
                <w:color w:val="333333"/>
              </w:rPr>
            </w:rPrChange>
          </w:rPr>
          <w:t xml:space="preserve"> </w:t>
        </w:r>
        <w:r w:rsidR="00DA5C2B" w:rsidRPr="008E3902">
          <w:rPr>
            <w:lang w:val="ru-RU"/>
            <w:rPrChange w:id="852" w:author="Tuleshov, Kurmanbek [Bolashak Atyrau Limited]" w:date="2022-10-20T17:37:00Z">
              <w:rPr>
                <w:rFonts w:ascii="TimesNewRomanPSMT_PDF_Subset" w:eastAsia="TimesNewRomanPSMT_PDF_Subset" w:hAnsi="Calibri" w:cs="TimesNewRomanPSMT_PDF_Subset"/>
                <w:color w:val="333333"/>
              </w:rPr>
            </w:rPrChange>
          </w:rPr>
          <w:t>рельеф</w:t>
        </w:r>
      </w:ins>
      <w:ins w:id="853" w:author="Tuleshov, Kurmanbek [Bolashak Atyrau Limited]" w:date="2022-10-20T17:37:00Z">
        <w:r w:rsidR="00053CD2" w:rsidRPr="008E3902">
          <w:rPr>
            <w:lang w:val="ru-RU"/>
          </w:rPr>
          <w:t>ной отделкой</w:t>
        </w:r>
      </w:ins>
      <w:r w:rsidRPr="008E3902">
        <w:rPr>
          <w:lang w:val="ru-RU"/>
        </w:rPr>
        <w:t>.</w:t>
      </w:r>
    </w:p>
    <w:p w14:paraId="4BB63E82" w14:textId="38EA8713" w:rsidR="00CD112F" w:rsidRPr="008E3902" w:rsidRDefault="00CD112F" w:rsidP="00694790">
      <w:pPr>
        <w:pStyle w:val="List1"/>
        <w:numPr>
          <w:ilvl w:val="0"/>
          <w:numId w:val="1"/>
        </w:numPr>
        <w:tabs>
          <w:tab w:val="clear" w:pos="1080"/>
          <w:tab w:val="left" w:pos="1276"/>
        </w:tabs>
        <w:ind w:left="1134" w:hanging="283"/>
        <w:rPr>
          <w:lang w:val="ru-RU"/>
        </w:rPr>
      </w:pPr>
      <w:r w:rsidRPr="008E3902">
        <w:rPr>
          <w:lang w:val="ru-RU"/>
        </w:rPr>
        <w:t>Если не указано иное, алюминиевая обшивка для оборудования должна иметь толщину 0,</w:t>
      </w:r>
      <w:ins w:id="854" w:author="Tuleshov, Kurmanbek [Bolashak Atyrau Limited]" w:date="2022-10-20T15:51:00Z">
        <w:r w:rsidR="00DB71F5" w:rsidRPr="008E3902">
          <w:rPr>
            <w:lang w:val="ru-RU"/>
            <w:rPrChange w:id="855" w:author="Tuleshov, Kurmanbek [Bolashak Atyrau Limited]" w:date="2022-10-20T15:52:00Z">
              <w:rPr/>
            </w:rPrChange>
          </w:rPr>
          <w:t>6</w:t>
        </w:r>
      </w:ins>
      <w:del w:id="856" w:author="Tuleshov, Kurmanbek [Bolashak Atyrau Limited]" w:date="2022-10-20T15:51:00Z">
        <w:r w:rsidRPr="008E3902" w:rsidDel="00DB71F5">
          <w:rPr>
            <w:lang w:val="ru-RU"/>
          </w:rPr>
          <w:delText>5</w:delText>
        </w:r>
      </w:del>
      <w:r w:rsidRPr="008E3902">
        <w:rPr>
          <w:lang w:val="ru-RU"/>
        </w:rPr>
        <w:t xml:space="preserve"> мм (0,02</w:t>
      </w:r>
      <w:ins w:id="857" w:author="Tuleshov, Kurmanbek [Bolashak Atyrau Limited]" w:date="2022-10-20T15:52:00Z">
        <w:r w:rsidR="0080005F" w:rsidRPr="008E3902">
          <w:rPr>
            <w:lang w:val="ru-RU"/>
            <w:rPrChange w:id="858" w:author="Tuleshov, Kurmanbek [Bolashak Atyrau Limited]" w:date="2022-10-20T15:52:00Z">
              <w:rPr/>
            </w:rPrChange>
          </w:rPr>
          <w:t>4</w:t>
        </w:r>
      </w:ins>
      <w:del w:id="859" w:author="Tuleshov, Kurmanbek [Bolashak Atyrau Limited]" w:date="2022-10-20T15:52:00Z">
        <w:r w:rsidRPr="008E3902" w:rsidDel="0080005F">
          <w:rPr>
            <w:lang w:val="ru-RU"/>
          </w:rPr>
          <w:delText>0</w:delText>
        </w:r>
      </w:del>
      <w:r w:rsidRPr="008E3902">
        <w:rPr>
          <w:lang w:val="ru-RU"/>
        </w:rPr>
        <w:t xml:space="preserve"> дюйма), шлифованную поверхность, и использоваться для прямых участков обечайки и днищ, переходов, фланцев и кожухов элементов жесткости.</w:t>
      </w:r>
    </w:p>
    <w:p w14:paraId="4BB63E83" w14:textId="77777777" w:rsidR="00CD112F" w:rsidRPr="008E3902" w:rsidRDefault="00CD112F" w:rsidP="00694790">
      <w:pPr>
        <w:pStyle w:val="List1"/>
        <w:numPr>
          <w:ilvl w:val="0"/>
          <w:numId w:val="1"/>
        </w:numPr>
        <w:tabs>
          <w:tab w:val="clear" w:pos="1080"/>
          <w:tab w:val="left" w:pos="1276"/>
          <w:tab w:val="left" w:pos="1418"/>
        </w:tabs>
        <w:ind w:left="1134" w:hanging="283"/>
        <w:rPr>
          <w:lang w:val="ru-RU"/>
        </w:rPr>
      </w:pPr>
      <w:r w:rsidRPr="008E3902">
        <w:rPr>
          <w:lang w:val="ru-RU"/>
        </w:rPr>
        <w:t>Алюминиевая обшивка для горизонтальных участков обечаек, вертикальных участков обечае</w:t>
      </w:r>
      <w:r w:rsidR="000656E2" w:rsidRPr="008E3902">
        <w:rPr>
          <w:lang w:val="ru-RU"/>
        </w:rPr>
        <w:t>к диаметром не более 36 дюймов</w:t>
      </w:r>
      <w:r w:rsidRPr="008E3902">
        <w:rPr>
          <w:lang w:val="ru-RU"/>
        </w:rPr>
        <w:t>, а так же днищ, переходов, фланцев и кожухов элементов жесткости должна быть ровной.</w:t>
      </w:r>
    </w:p>
    <w:p w14:paraId="4BB63E84" w14:textId="77777777" w:rsidR="00CD112F" w:rsidRPr="008E3902" w:rsidRDefault="00CD112F" w:rsidP="00694790">
      <w:pPr>
        <w:pStyle w:val="List1"/>
        <w:numPr>
          <w:ilvl w:val="0"/>
          <w:numId w:val="1"/>
        </w:numPr>
        <w:tabs>
          <w:tab w:val="clear" w:pos="1080"/>
          <w:tab w:val="left" w:pos="1418"/>
        </w:tabs>
        <w:ind w:left="1134" w:hanging="283"/>
        <w:rPr>
          <w:lang w:val="ru-RU"/>
        </w:rPr>
      </w:pPr>
      <w:r w:rsidRPr="008E3902">
        <w:rPr>
          <w:lang w:val="ru-RU"/>
        </w:rPr>
        <w:t>Алюминиевая обшивка для вертикальных участков обе</w:t>
      </w:r>
      <w:r w:rsidR="000656E2" w:rsidRPr="008E3902">
        <w:rPr>
          <w:lang w:val="ru-RU"/>
        </w:rPr>
        <w:t>чаек диаметром более 36 дюймов</w:t>
      </w:r>
      <w:r w:rsidRPr="008E3902">
        <w:rPr>
          <w:lang w:val="ru-RU"/>
        </w:rPr>
        <w:t xml:space="preserve"> должна быть рифленой с шагом 65 мм (2-1/2 дюйма) и глубиной 16 мм (5/8 дюйма).</w:t>
      </w:r>
    </w:p>
    <w:p w14:paraId="4BB63E85" w14:textId="0E4D5400" w:rsidR="00CD112F" w:rsidRPr="008E3902" w:rsidRDefault="00CD112F" w:rsidP="00694790">
      <w:pPr>
        <w:pStyle w:val="List1"/>
        <w:numPr>
          <w:ilvl w:val="0"/>
          <w:numId w:val="1"/>
        </w:numPr>
        <w:tabs>
          <w:tab w:val="clear" w:pos="1080"/>
          <w:tab w:val="left" w:pos="1134"/>
        </w:tabs>
        <w:ind w:left="1134" w:hanging="425"/>
        <w:rPr>
          <w:lang w:val="ru-RU"/>
        </w:rPr>
      </w:pPr>
      <w:r w:rsidRPr="008E3902">
        <w:rPr>
          <w:lang w:val="ru-RU"/>
        </w:rPr>
        <w:lastRenderedPageBreak/>
        <w:t>Все днища на горизонтальных сосудах и все крышки на вертикальных сосудах, за исключением днищ в юбках, должны быть обшиты системой клинообразных элементов с использованием плоских листов из</w:t>
      </w:r>
      <w:ins w:id="860" w:author="Tuleshov, Kurmanbek [Bolashak Atyrau Limited]" w:date="2022-10-20T15:55:00Z">
        <w:r w:rsidR="00BC3591" w:rsidRPr="008E3902">
          <w:rPr>
            <w:lang w:val="ru-RU"/>
          </w:rPr>
          <w:t xml:space="preserve"> </w:t>
        </w:r>
      </w:ins>
      <w:del w:id="861" w:author="Tuleshov, Kurmanbek [Bolashak Atyrau Limited]" w:date="2022-10-20T15:55:00Z">
        <w:r w:rsidRPr="008E3902" w:rsidDel="00BC3591">
          <w:rPr>
            <w:lang w:val="ru-RU"/>
          </w:rPr>
          <w:delText xml:space="preserve"> </w:delText>
        </w:r>
        <w:r w:rsidRPr="008E3902" w:rsidDel="00F222A0">
          <w:rPr>
            <w:lang w:val="ru-RU"/>
          </w:rPr>
          <w:delText>материала</w:delText>
        </w:r>
      </w:del>
      <w:ins w:id="862" w:author="Tuleshov, Kurmanbek [Bolashak Atyrau Limited]" w:date="2022-10-20T15:55:00Z">
        <w:r w:rsidR="00BC3591" w:rsidRPr="008E3902">
          <w:rPr>
            <w:lang w:val="ru-RU"/>
          </w:rPr>
          <w:t xml:space="preserve">алюминий </w:t>
        </w:r>
      </w:ins>
      <w:del w:id="863" w:author="Tuleshov, Kurmanbek [Bolashak Atyrau Limited]" w:date="2022-10-20T15:55:00Z">
        <w:r w:rsidRPr="008E3902" w:rsidDel="00F222A0">
          <w:rPr>
            <w:lang w:val="ru-RU"/>
          </w:rPr>
          <w:delText xml:space="preserve"> </w:delText>
        </w:r>
        <w:r w:rsidRPr="008E3902" w:rsidDel="00BC3591">
          <w:rPr>
            <w:lang w:val="ru-RU"/>
          </w:rPr>
          <w:delText xml:space="preserve">Allusion </w:delText>
        </w:r>
      </w:del>
      <w:r w:rsidRPr="008E3902">
        <w:rPr>
          <w:lang w:val="ru-RU"/>
        </w:rPr>
        <w:t xml:space="preserve">толщиной </w:t>
      </w:r>
      <w:del w:id="864" w:author="Tuleshov, Kurmanbek [Bolashak Atyrau Limited]" w:date="2022-10-20T15:55:00Z">
        <w:r w:rsidRPr="008E3902" w:rsidDel="00BC3591">
          <w:rPr>
            <w:lang w:val="ru-RU"/>
          </w:rPr>
          <w:delText>0,6 мм или утвержденного аналогичного материала.</w:delText>
        </w:r>
      </w:del>
      <w:ins w:id="865" w:author="Tuleshov, Kurmanbek [Bolashak Atyrau Limited]" w:date="2022-10-20T15:55:00Z">
        <w:r w:rsidR="00BC3591" w:rsidRPr="008E3902">
          <w:rPr>
            <w:lang w:val="ru-RU"/>
          </w:rPr>
          <w:t>как указано в пунктах 3 и 4 выше.</w:t>
        </w:r>
      </w:ins>
    </w:p>
    <w:p w14:paraId="4BB63E86" w14:textId="77777777" w:rsidR="00CD112F" w:rsidRPr="008E3902" w:rsidRDefault="00CD112F" w:rsidP="000656E2">
      <w:pPr>
        <w:pStyle w:val="Heading3"/>
        <w:rPr>
          <w:lang w:val="ru-RU"/>
        </w:rPr>
      </w:pPr>
      <w:r w:rsidRPr="008E3902">
        <w:rPr>
          <w:lang w:val="ru-RU"/>
        </w:rPr>
        <w:t>Алюминиевые кожухи фитингов</w:t>
      </w:r>
    </w:p>
    <w:p w14:paraId="4BB63E87" w14:textId="77777777" w:rsidR="00CD112F" w:rsidRPr="008E3902" w:rsidRDefault="00CD112F" w:rsidP="00CC2959">
      <w:pPr>
        <w:pStyle w:val="List1"/>
        <w:numPr>
          <w:ilvl w:val="0"/>
          <w:numId w:val="124"/>
        </w:numPr>
        <w:tabs>
          <w:tab w:val="clear" w:pos="1080"/>
          <w:tab w:val="left" w:pos="1276"/>
        </w:tabs>
        <w:ind w:left="1134" w:hanging="283"/>
        <w:rPr>
          <w:lang w:val="ru-RU"/>
        </w:rPr>
      </w:pPr>
      <w:r w:rsidRPr="008E3902">
        <w:rPr>
          <w:lang w:val="ru-RU"/>
        </w:rPr>
        <w:t>Штампованные алюминиевые кожухи колен трубопровода должны быть изготовлены из алюминиевого сплава 1100-0 и иметь толщину 0,6 мм (0,024 дюйма).</w:t>
      </w:r>
    </w:p>
    <w:p w14:paraId="4BB63E88" w14:textId="77777777"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Форма кожухов должна соответствовать кривизне как внутренней, так и внешней стороны колен.</w:t>
      </w:r>
    </w:p>
    <w:p w14:paraId="4BB63E89" w14:textId="7840F8B2"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Кожухи должны иметь нанесенный в заводских условиях</w:t>
      </w:r>
      <w:ins w:id="866" w:author="Tuleshov, Kurmanbek [Bolashak Atyrau Limited]" w:date="2022-10-10T09:58:00Z">
        <w:r w:rsidR="003B0281" w:rsidRPr="008E3902">
          <w:rPr>
            <w:lang w:val="ru-RU"/>
          </w:rPr>
          <w:t xml:space="preserve"> </w:t>
        </w:r>
      </w:ins>
      <w:ins w:id="867" w:author="Kenzhekova, Aliya [Tengizchevroil]" w:date="2022-10-18T14:19:00Z">
        <w:r w:rsidR="0076526D" w:rsidRPr="008E3902">
          <w:rPr>
            <w:lang w:val="ru-RU"/>
          </w:rPr>
          <w:t xml:space="preserve">гидроизолирующий слой из </w:t>
        </w:r>
      </w:ins>
      <w:ins w:id="868" w:author="Tuleshov, Kurmanbek [Bolashak Atyrau Limited]" w:date="2022-10-10T09:58:00Z">
        <w:r w:rsidR="003B0281" w:rsidRPr="008E3902">
          <w:rPr>
            <w:lang w:val="ru-RU"/>
          </w:rPr>
          <w:t>полиэтиленов</w:t>
        </w:r>
        <w:del w:id="869" w:author="Kenzhekova, Aliya [Tengizchevroil]" w:date="2022-10-18T14:20:00Z">
          <w:r w:rsidR="003B0281" w:rsidRPr="008E3902" w:rsidDel="0076526D">
            <w:rPr>
              <w:lang w:val="ru-RU"/>
            </w:rPr>
            <w:delText>ая</w:delText>
          </w:r>
        </w:del>
      </w:ins>
      <w:ins w:id="870" w:author="Kenzhekova, Aliya [Tengizchevroil]" w:date="2022-10-18T14:20:00Z">
        <w:r w:rsidR="0076526D" w:rsidRPr="008E3902">
          <w:rPr>
            <w:lang w:val="ru-RU"/>
          </w:rPr>
          <w:t>ой</w:t>
        </w:r>
      </w:ins>
      <w:ins w:id="871" w:author="Tuleshov, Kurmanbek [Bolashak Atyrau Limited]" w:date="2022-10-10T09:58:00Z">
        <w:r w:rsidR="003B0281" w:rsidRPr="008E3902">
          <w:rPr>
            <w:lang w:val="ru-RU"/>
          </w:rPr>
          <w:t xml:space="preserve"> пленк</w:t>
        </w:r>
        <w:del w:id="872" w:author="Kenzhekova, Aliya [Tengizchevroil]" w:date="2022-10-18T14:20:00Z">
          <w:r w:rsidR="003B0281" w:rsidRPr="008E3902" w:rsidDel="0076526D">
            <w:rPr>
              <w:lang w:val="ru-RU"/>
            </w:rPr>
            <w:delText>у</w:delText>
          </w:r>
        </w:del>
      </w:ins>
      <w:ins w:id="873" w:author="Kenzhekova, Aliya [Tengizchevroil]" w:date="2022-10-18T14:20:00Z">
        <w:r w:rsidR="0076526D" w:rsidRPr="008E3902">
          <w:rPr>
            <w:lang w:val="ru-RU"/>
          </w:rPr>
          <w:t>и</w:t>
        </w:r>
      </w:ins>
      <w:ins w:id="874" w:author="Tuleshov, Kurmanbek [Bolashak Atyrau Limited]" w:date="2022-10-10T09:57:00Z">
        <w:r w:rsidR="003B0281" w:rsidRPr="008E3902">
          <w:rPr>
            <w:lang w:val="ru-RU"/>
          </w:rPr>
          <w:t xml:space="preserve"> </w:t>
        </w:r>
      </w:ins>
      <w:ins w:id="875" w:author="Tuleshov, Kurmanbek [Bolashak Atyrau Limited]" w:date="2022-10-10T09:58:00Z">
        <w:r w:rsidR="003B0281" w:rsidRPr="008E3902">
          <w:rPr>
            <w:lang w:val="ru-RU"/>
          </w:rPr>
          <w:t>3-слойн</w:t>
        </w:r>
      </w:ins>
      <w:ins w:id="876" w:author="Tuleshov, Kurmanbek [Bolashak Atyrau Limited]" w:date="2022-10-10T09:59:00Z">
        <w:del w:id="877" w:author="Kenzhekova, Aliya [Tengizchevroil]" w:date="2022-10-18T14:20:00Z">
          <w:r w:rsidR="003B0281" w:rsidRPr="008E3902" w:rsidDel="0076526D">
            <w:rPr>
              <w:lang w:val="ru-RU"/>
            </w:rPr>
            <w:delText>ую</w:delText>
          </w:r>
        </w:del>
      </w:ins>
      <w:ins w:id="878" w:author="Kenzhekova, Aliya [Tengizchevroil]" w:date="2022-10-18T14:20:00Z">
        <w:r w:rsidR="0076526D" w:rsidRPr="008E3902">
          <w:rPr>
            <w:lang w:val="ru-RU"/>
          </w:rPr>
          <w:t>ый</w:t>
        </w:r>
      </w:ins>
      <w:ins w:id="879" w:author="Tuleshov, Kurmanbek [Bolashak Atyrau Limited]" w:date="2022-10-10T09:59:00Z">
        <w:r w:rsidR="003B0281" w:rsidRPr="008E3902">
          <w:rPr>
            <w:lang w:val="ru-RU"/>
          </w:rPr>
          <w:t xml:space="preserve"> </w:t>
        </w:r>
      </w:ins>
      <w:ins w:id="880" w:author="Tuleshov, Kurmanbek [Bolashak Atyrau Limited]" w:date="2022-10-10T09:56:00Z">
        <w:r w:rsidR="008B4749" w:rsidRPr="008E3902">
          <w:rPr>
            <w:lang w:val="ru-RU"/>
          </w:rPr>
          <w:t>0,03 мм</w:t>
        </w:r>
        <w:del w:id="881" w:author="Kenzhekova, Aliya [Tengizchevroil]" w:date="2022-10-18T14:20:00Z">
          <w:r w:rsidR="008B4749" w:rsidRPr="008E3902" w:rsidDel="0076526D">
            <w:rPr>
              <w:lang w:val="ru-RU"/>
            </w:rPr>
            <w:delText>,</w:delText>
          </w:r>
        </w:del>
        <w:r w:rsidR="008B4749" w:rsidRPr="008E3902">
          <w:rPr>
            <w:lang w:val="ru-RU"/>
          </w:rPr>
          <w:t xml:space="preserve"> (</w:t>
        </w:r>
        <w:r w:rsidR="008B4749" w:rsidRPr="008E3902">
          <w:rPr>
            <w:lang w:val="ru-RU"/>
            <w:rPrChange w:id="882" w:author="Tuleshov, Kurmanbek [Bolashak Atyrau Limited]" w:date="2022-10-10T21:56:00Z">
              <w:rPr>
                <w:rFonts w:ascii="Roboto" w:hAnsi="Roboto"/>
                <w:sz w:val="36"/>
                <w:szCs w:val="36"/>
                <w:shd w:val="clear" w:color="auto" w:fill="D2E3FC"/>
              </w:rPr>
            </w:rPrChange>
          </w:rPr>
          <w:t>3-мил</w:t>
        </w:r>
      </w:ins>
      <w:del w:id="883" w:author="Kenzhekova, Aliya [Tengizchevroil]" w:date="2022-10-18T14:19:00Z">
        <w:r w:rsidRPr="008E3902" w:rsidDel="0076526D">
          <w:rPr>
            <w:lang w:val="ru-RU"/>
          </w:rPr>
          <w:delText xml:space="preserve"> гидроизолирующий слой</w:delText>
        </w:r>
      </w:del>
      <w:r w:rsidRPr="008E3902">
        <w:rPr>
          <w:lang w:val="ru-RU"/>
        </w:rPr>
        <w:t>.</w:t>
      </w:r>
      <w:r w:rsidR="008F331F" w:rsidRPr="008E3902">
        <w:rPr>
          <w:lang w:val="ru-RU"/>
        </w:rPr>
        <w:t>).</w:t>
      </w:r>
      <w:r w:rsidRPr="008E3902">
        <w:rPr>
          <w:lang w:val="ru-RU"/>
        </w:rPr>
        <w:t xml:space="preserve"> </w:t>
      </w:r>
    </w:p>
    <w:p w14:paraId="4BB63E8A" w14:textId="77777777"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Покрытие не должно иметь точечных дефектов и должно быть окрашено с целью идентификации.</w:t>
      </w:r>
    </w:p>
    <w:p w14:paraId="4BB63E8B" w14:textId="77777777"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На внутреннюю поверхность кожухов должна быть нанесена маркировка в виде комбинации конкретного размера/толщины, для которой предназначены кожухи.</w:t>
      </w:r>
    </w:p>
    <w:p w14:paraId="4BB63E8C" w14:textId="77777777"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Кожухи более крупных размеров, для которых отсутствуют указанные выше алюминиевые кожухи колен трубопровода, состоящие из двух частей, должны быть цельными. Кожух должен быть ламинирован в заводских условиях слоистым стекловолокнитом, состоящим из длинных высокопрочных стеклянных волокон, уложенных в органическую смолу, образующую однородный по толщине слой с гладкой, жесткой пигментированной поверхностью.</w:t>
      </w:r>
    </w:p>
    <w:p w14:paraId="4BB63E8D" w14:textId="09F0B19C" w:rsidR="00CD112F" w:rsidRPr="008E3902" w:rsidRDefault="00CD112F" w:rsidP="00CC2959">
      <w:pPr>
        <w:pStyle w:val="List1"/>
        <w:numPr>
          <w:ilvl w:val="0"/>
          <w:numId w:val="1"/>
        </w:numPr>
        <w:tabs>
          <w:tab w:val="clear" w:pos="1080"/>
          <w:tab w:val="left" w:pos="1276"/>
        </w:tabs>
        <w:ind w:left="1134" w:hanging="283"/>
        <w:rPr>
          <w:lang w:val="ru-RU"/>
        </w:rPr>
      </w:pPr>
      <w:r w:rsidRPr="008E3902">
        <w:rPr>
          <w:lang w:val="ru-RU"/>
        </w:rPr>
        <w:t>Готовые кожухи тройников должны быть изготовлены из алюминия и иметь толщину 0,</w:t>
      </w:r>
      <w:ins w:id="884" w:author="Tuleshov, Kurmanbek [Bolashak Atyrau Limited]" w:date="2022-10-20T15:56:00Z">
        <w:r w:rsidR="00E95340" w:rsidRPr="008E3902">
          <w:rPr>
            <w:lang w:val="ru-RU"/>
          </w:rPr>
          <w:t>6</w:t>
        </w:r>
      </w:ins>
      <w:del w:id="885" w:author="Tuleshov, Kurmanbek [Bolashak Atyrau Limited]" w:date="2022-10-20T15:56:00Z">
        <w:r w:rsidRPr="008E3902" w:rsidDel="00E95340">
          <w:rPr>
            <w:lang w:val="ru-RU"/>
          </w:rPr>
          <w:delText>5</w:delText>
        </w:r>
      </w:del>
      <w:r w:rsidRPr="008E3902">
        <w:rPr>
          <w:lang w:val="ru-RU"/>
        </w:rPr>
        <w:t xml:space="preserve"> мм (0,02</w:t>
      </w:r>
      <w:ins w:id="886" w:author="Tuleshov, Kurmanbek [Bolashak Atyrau Limited]" w:date="2022-10-20T15:56:00Z">
        <w:r w:rsidR="00E95340" w:rsidRPr="008E3902">
          <w:rPr>
            <w:lang w:val="ru-RU"/>
          </w:rPr>
          <w:t>4</w:t>
        </w:r>
      </w:ins>
      <w:del w:id="887" w:author="Tuleshov, Kurmanbek [Bolashak Atyrau Limited]" w:date="2022-10-20T15:56:00Z">
        <w:r w:rsidRPr="008E3902" w:rsidDel="00E95340">
          <w:rPr>
            <w:lang w:val="ru-RU"/>
          </w:rPr>
          <w:delText>0</w:delText>
        </w:r>
      </w:del>
      <w:r w:rsidRPr="008E3902">
        <w:rPr>
          <w:lang w:val="ru-RU"/>
        </w:rPr>
        <w:t xml:space="preserve"> дюйма).</w:t>
      </w:r>
    </w:p>
    <w:p w14:paraId="4BB63E8E" w14:textId="77777777" w:rsidR="00CD112F" w:rsidRPr="008E3902" w:rsidRDefault="00CD112F" w:rsidP="000656E2">
      <w:pPr>
        <w:pStyle w:val="Heading3"/>
        <w:rPr>
          <w:lang w:val="ru-RU"/>
        </w:rPr>
      </w:pPr>
      <w:r w:rsidRPr="008E3902">
        <w:rPr>
          <w:lang w:val="ru-RU"/>
        </w:rPr>
        <w:t>Обшивка из нержавеющей стали</w:t>
      </w:r>
    </w:p>
    <w:p w14:paraId="4BB63E8F" w14:textId="2D8FECDA" w:rsidR="00CD112F" w:rsidRPr="008E3902" w:rsidRDefault="00CD112F" w:rsidP="00EC2FB3">
      <w:pPr>
        <w:pStyle w:val="List1"/>
        <w:numPr>
          <w:ilvl w:val="0"/>
          <w:numId w:val="125"/>
        </w:numPr>
        <w:tabs>
          <w:tab w:val="clear" w:pos="1080"/>
          <w:tab w:val="left" w:pos="1276"/>
        </w:tabs>
        <w:ind w:left="1134" w:hanging="283"/>
        <w:rPr>
          <w:lang w:val="ru-RU"/>
        </w:rPr>
      </w:pPr>
      <w:r w:rsidRPr="008E3902">
        <w:rPr>
          <w:lang w:val="ru-RU"/>
        </w:rPr>
        <w:t xml:space="preserve">Нержавеющая сталь должна быть </w:t>
      </w:r>
      <w:ins w:id="888" w:author="Tuleshov, Kurmanbek [Bolashak Atyrau Limited]" w:date="2022-10-10T10:00:00Z">
        <w:r w:rsidR="00E36D64" w:rsidRPr="008E3902">
          <w:rPr>
            <w:lang w:val="ru-RU"/>
          </w:rPr>
          <w:t>по ASTM</w:t>
        </w:r>
        <w:r w:rsidR="00E36D64" w:rsidRPr="008E3902">
          <w:rPr>
            <w:lang w:val="ru-RU"/>
            <w:rPrChange w:id="889" w:author="Tuleshov, Kurmanbek [Bolashak Atyrau Limited]" w:date="2022-10-11T11:29:00Z">
              <w:rPr/>
            </w:rPrChange>
          </w:rPr>
          <w:t xml:space="preserve"> </w:t>
        </w:r>
        <w:r w:rsidR="00E36D64" w:rsidRPr="008E3902">
          <w:rPr>
            <w:lang w:val="ru-RU"/>
          </w:rPr>
          <w:t>C</w:t>
        </w:r>
        <w:r w:rsidR="00E36D64" w:rsidRPr="008E3902">
          <w:rPr>
            <w:lang w:val="ru-RU"/>
            <w:rPrChange w:id="890" w:author="Tuleshov, Kurmanbek [Bolashak Atyrau Limited]" w:date="2022-10-11T11:29:00Z">
              <w:rPr/>
            </w:rPrChange>
          </w:rPr>
          <w:t xml:space="preserve">1767, </w:t>
        </w:r>
        <w:r w:rsidR="00E36D64" w:rsidRPr="008E3902">
          <w:rPr>
            <w:lang w:val="ru-RU"/>
          </w:rPr>
          <w:t>Сорт</w:t>
        </w:r>
        <w:r w:rsidR="00E36D64" w:rsidRPr="008E3902">
          <w:rPr>
            <w:lang w:val="ru-RU"/>
            <w:rPrChange w:id="891" w:author="Tuleshov, Kurmanbek [Bolashak Atyrau Limited]" w:date="2022-10-11T11:29:00Z">
              <w:rPr/>
            </w:rPrChange>
          </w:rPr>
          <w:t xml:space="preserve"> 1 </w:t>
        </w:r>
        <w:r w:rsidR="00E36D64" w:rsidRPr="008E3902">
          <w:rPr>
            <w:lang w:val="ru-RU"/>
          </w:rPr>
          <w:t>или</w:t>
        </w:r>
        <w:r w:rsidR="00E36D64" w:rsidRPr="008E3902">
          <w:rPr>
            <w:lang w:val="ru-RU"/>
            <w:rPrChange w:id="892" w:author="Tuleshov, Kurmanbek [Bolashak Atyrau Limited]" w:date="2022-10-11T11:29:00Z">
              <w:rPr/>
            </w:rPrChange>
          </w:rPr>
          <w:t xml:space="preserve"> 2, </w:t>
        </w:r>
        <w:r w:rsidR="00E36D64" w:rsidRPr="008E3902">
          <w:rPr>
            <w:lang w:val="ru-RU"/>
          </w:rPr>
          <w:t>Тип</w:t>
        </w:r>
        <w:r w:rsidR="00E36D64" w:rsidRPr="008E3902">
          <w:rPr>
            <w:lang w:val="ru-RU"/>
            <w:rPrChange w:id="893" w:author="Tuleshov, Kurmanbek [Bolashak Atyrau Limited]" w:date="2022-10-11T11:29:00Z">
              <w:rPr/>
            </w:rPrChange>
          </w:rPr>
          <w:t xml:space="preserve"> </w:t>
        </w:r>
        <w:r w:rsidR="00E36D64" w:rsidRPr="008E3902">
          <w:rPr>
            <w:lang w:val="ru-RU"/>
          </w:rPr>
          <w:t>I</w:t>
        </w:r>
        <w:r w:rsidR="00E36D64" w:rsidRPr="008E3902">
          <w:rPr>
            <w:lang w:val="ru-RU"/>
            <w:rPrChange w:id="894" w:author="Tuleshov, Kurmanbek [Bolashak Atyrau Limited]" w:date="2022-10-11T11:29:00Z">
              <w:rPr/>
            </w:rPrChange>
          </w:rPr>
          <w:t xml:space="preserve">, </w:t>
        </w:r>
        <w:r w:rsidR="00E36D64" w:rsidRPr="008E3902">
          <w:rPr>
            <w:lang w:val="ru-RU"/>
          </w:rPr>
          <w:t>Класс</w:t>
        </w:r>
        <w:r w:rsidR="00E36D64" w:rsidRPr="008E3902">
          <w:rPr>
            <w:lang w:val="ru-RU"/>
            <w:rPrChange w:id="895" w:author="Tuleshov, Kurmanbek [Bolashak Atyrau Limited]" w:date="2022-10-11T11:29:00Z">
              <w:rPr/>
            </w:rPrChange>
          </w:rPr>
          <w:t xml:space="preserve"> </w:t>
        </w:r>
        <w:r w:rsidR="00E36D64" w:rsidRPr="008E3902">
          <w:rPr>
            <w:lang w:val="ru-RU"/>
          </w:rPr>
          <w:t xml:space="preserve">A </w:t>
        </w:r>
      </w:ins>
      <w:del w:id="896" w:author="Tuleshov, Kurmanbek [Bolashak Atyrau Limited]" w:date="2022-10-10T10:00:00Z">
        <w:r w:rsidRPr="008E3902" w:rsidDel="00E36D64">
          <w:rPr>
            <w:lang w:val="ru-RU"/>
          </w:rPr>
          <w:delText xml:space="preserve">ASTM A240, </w:delText>
        </w:r>
        <w:r w:rsidR="002B1853" w:rsidRPr="008E3902" w:rsidDel="00E36D64">
          <w:rPr>
            <w:lang w:val="ru-RU"/>
          </w:rPr>
          <w:delText xml:space="preserve">тип </w:delText>
        </w:r>
        <w:r w:rsidRPr="008E3902" w:rsidDel="00E36D64">
          <w:rPr>
            <w:lang w:val="ru-RU"/>
          </w:rPr>
          <w:delText xml:space="preserve">304 или 316, </w:delText>
        </w:r>
      </w:del>
      <w:r w:rsidRPr="008E3902">
        <w:rPr>
          <w:lang w:val="ru-RU"/>
        </w:rPr>
        <w:t>качество поверхности после прокатки 2B.</w:t>
      </w:r>
    </w:p>
    <w:p w14:paraId="4BB63E90" w14:textId="77777777" w:rsidR="00CD112F" w:rsidRPr="008E3902" w:rsidRDefault="00CD112F" w:rsidP="00EC2FB3">
      <w:pPr>
        <w:pStyle w:val="List1"/>
        <w:numPr>
          <w:ilvl w:val="0"/>
          <w:numId w:val="1"/>
        </w:numPr>
        <w:tabs>
          <w:tab w:val="clear" w:pos="1080"/>
          <w:tab w:val="left" w:pos="1276"/>
        </w:tabs>
        <w:ind w:left="1134" w:hanging="283"/>
        <w:rPr>
          <w:lang w:val="ru-RU"/>
        </w:rPr>
      </w:pPr>
      <w:r w:rsidRPr="008E3902">
        <w:rPr>
          <w:lang w:val="ru-RU"/>
        </w:rPr>
        <w:t>Обшивка из нержавеющей стали должна иметь цельный, нанесенный термосвариванием гидроизолирующий слой совместно экструдированного полимера Surlyn и полистирола толщиной 0,08 мм (3 мил).</w:t>
      </w:r>
    </w:p>
    <w:p w14:paraId="4BB63E91" w14:textId="77777777" w:rsidR="00CD112F" w:rsidRPr="008E3902" w:rsidRDefault="00CD112F" w:rsidP="00EC2FB3">
      <w:pPr>
        <w:pStyle w:val="List1"/>
        <w:numPr>
          <w:ilvl w:val="0"/>
          <w:numId w:val="1"/>
        </w:numPr>
        <w:tabs>
          <w:tab w:val="clear" w:pos="1080"/>
          <w:tab w:val="left" w:pos="1276"/>
        </w:tabs>
        <w:ind w:left="1134" w:hanging="283"/>
        <w:rPr>
          <w:lang w:val="ru-RU"/>
        </w:rPr>
      </w:pPr>
      <w:r w:rsidRPr="008E3902">
        <w:rPr>
          <w:lang w:val="ru-RU"/>
        </w:rPr>
        <w:t>Обшивка из нержавеющей стали должна быть толщиной 0,25 мм (0,010 дюйма) для вех трубопроводов и оборудования.</w:t>
      </w:r>
    </w:p>
    <w:p w14:paraId="4BB63E92" w14:textId="77777777" w:rsidR="00CD112F" w:rsidRPr="008E3902" w:rsidRDefault="00CD112F" w:rsidP="00EC2FB3">
      <w:pPr>
        <w:pStyle w:val="List1"/>
        <w:numPr>
          <w:ilvl w:val="0"/>
          <w:numId w:val="1"/>
        </w:numPr>
        <w:tabs>
          <w:tab w:val="clear" w:pos="1080"/>
          <w:tab w:val="left" w:pos="1276"/>
        </w:tabs>
        <w:ind w:left="1134" w:hanging="283"/>
        <w:rPr>
          <w:lang w:val="ru-RU"/>
        </w:rPr>
      </w:pPr>
      <w:r w:rsidRPr="008E3902">
        <w:rPr>
          <w:lang w:val="ru-RU"/>
        </w:rPr>
        <w:t>Как правило, обшивка должна быть плоской, за исключением обечаек вертикальных сосудов диаметром больше 900 мм (36 дюймов).</w:t>
      </w:r>
    </w:p>
    <w:p w14:paraId="053956AE" w14:textId="77777777" w:rsidR="001F278D" w:rsidRPr="008E3902" w:rsidRDefault="00CD112F" w:rsidP="00EC2FB3">
      <w:pPr>
        <w:pStyle w:val="List1"/>
        <w:numPr>
          <w:ilvl w:val="0"/>
          <w:numId w:val="1"/>
        </w:numPr>
        <w:tabs>
          <w:tab w:val="clear" w:pos="1080"/>
          <w:tab w:val="left" w:pos="1276"/>
        </w:tabs>
        <w:ind w:left="1134" w:hanging="283"/>
        <w:rPr>
          <w:rStyle w:val="Heading1Char"/>
          <w:rFonts w:ascii="Times New Roman" w:hAnsi="Times New Roman" w:cs="Times New Roman"/>
          <w:b w:val="0"/>
          <w:bCs w:val="0"/>
          <w:caps w:val="0"/>
          <w:lang w:val="ru-RU"/>
        </w:rPr>
      </w:pPr>
      <w:r w:rsidRPr="008E3902">
        <w:rPr>
          <w:lang w:val="ru-RU"/>
        </w:rPr>
        <w:t>Обшивка для обечаек вертикальных сосудов диаметром больше 900 мм (36 дюймов) должна быть рифленой с шагом 65 мм (2-1/2 дюйма) и глубиной 16 мм (5/8 дюйма).</w:t>
      </w:r>
      <w:r w:rsidR="001F278D" w:rsidRPr="008E3902">
        <w:rPr>
          <w:rStyle w:val="Heading1Char"/>
          <w:rFonts w:ascii="Roboto" w:hAnsi="Roboto"/>
          <w:sz w:val="27"/>
          <w:szCs w:val="27"/>
          <w:shd w:val="clear" w:color="auto" w:fill="F5F5F5"/>
          <w:lang w:val="ru-RU"/>
        </w:rPr>
        <w:t xml:space="preserve"> </w:t>
      </w:r>
    </w:p>
    <w:p w14:paraId="4BB63E93" w14:textId="2CBD2670" w:rsidR="00CD112F" w:rsidRPr="008E3902" w:rsidRDefault="001F278D" w:rsidP="00EC2FB3">
      <w:pPr>
        <w:pStyle w:val="List1"/>
        <w:numPr>
          <w:ilvl w:val="0"/>
          <w:numId w:val="1"/>
        </w:numPr>
        <w:tabs>
          <w:tab w:val="clear" w:pos="1080"/>
          <w:tab w:val="left" w:pos="1276"/>
        </w:tabs>
        <w:ind w:left="1134" w:hanging="283"/>
        <w:rPr>
          <w:lang w:val="ru-RU"/>
        </w:rPr>
      </w:pPr>
      <w:ins w:id="897" w:author="Tuleshov, Kurmanbek [Bolashak Atyrau Limited]" w:date="2022-10-10T10:04:00Z">
        <w:r w:rsidRPr="008E3902">
          <w:rPr>
            <w:lang w:val="ru-RU"/>
          </w:rPr>
          <w:t>Обшивки</w:t>
        </w:r>
        <w:r w:rsidRPr="008E3902">
          <w:rPr>
            <w:lang w:val="ru-RU"/>
            <w:rPrChange w:id="898" w:author="Tuleshov, Kurmanbek [Bolashak Atyrau Limited]" w:date="2022-10-10T10:34:00Z">
              <w:rPr>
                <w:rStyle w:val="q4iawc"/>
                <w:rFonts w:ascii="Roboto" w:hAnsi="Roboto"/>
                <w:sz w:val="27"/>
                <w:szCs w:val="27"/>
                <w:shd w:val="clear" w:color="auto" w:fill="F5F5F5"/>
              </w:rPr>
            </w:rPrChange>
          </w:rPr>
          <w:t xml:space="preserve"> из нержавеющей стали должны быть установлены таким образом, чтобы все швы пропускали воду.</w:t>
        </w:r>
        <w:r w:rsidRPr="008E3902">
          <w:rPr>
            <w:lang w:val="ru-RU"/>
            <w:rPrChange w:id="899" w:author="Tuleshov, Kurmanbek [Bolashak Atyrau Limited]" w:date="2022-10-10T10:34:00Z">
              <w:rPr>
                <w:rFonts w:ascii="Roboto" w:hAnsi="Roboto"/>
                <w:sz w:val="27"/>
                <w:szCs w:val="27"/>
                <w:shd w:val="clear" w:color="auto" w:fill="F5F5F5"/>
              </w:rPr>
            </w:rPrChange>
          </w:rPr>
          <w:t xml:space="preserve"> </w:t>
        </w:r>
        <w:r w:rsidRPr="008E3902">
          <w:rPr>
            <w:lang w:val="ru-RU"/>
          </w:rPr>
          <w:t>Об</w:t>
        </w:r>
      </w:ins>
      <w:ins w:id="900" w:author="Tuleshov, Kurmanbek [Bolashak Atyrau Limited]" w:date="2022-10-10T10:07:00Z">
        <w:r w:rsidRPr="008E3902">
          <w:rPr>
            <w:lang w:val="ru-RU"/>
          </w:rPr>
          <w:t>ш</w:t>
        </w:r>
      </w:ins>
      <w:ins w:id="901" w:author="Tuleshov, Kurmanbek [Bolashak Atyrau Limited]" w:date="2022-10-10T10:04:00Z">
        <w:r w:rsidRPr="008E3902">
          <w:rPr>
            <w:lang w:val="ru-RU"/>
          </w:rPr>
          <w:t>ивки</w:t>
        </w:r>
        <w:r w:rsidRPr="008E3902">
          <w:rPr>
            <w:lang w:val="ru-RU"/>
            <w:rPrChange w:id="902" w:author="Tuleshov, Kurmanbek [Bolashak Atyrau Limited]" w:date="2022-10-10T10:34:00Z">
              <w:rPr>
                <w:rStyle w:val="q4iawc"/>
                <w:rFonts w:ascii="Roboto" w:hAnsi="Roboto"/>
                <w:sz w:val="27"/>
                <w:szCs w:val="27"/>
                <w:shd w:val="clear" w:color="auto" w:fill="F5F5F5"/>
              </w:rPr>
            </w:rPrChange>
          </w:rPr>
          <w:t xml:space="preserve"> должны </w:t>
        </w:r>
      </w:ins>
      <w:ins w:id="903" w:author="Tuleshov, Kurmanbek [Bolashak Atyrau Limited]" w:date="2022-10-10T10:31:00Z">
        <w:r w:rsidR="00B329E4" w:rsidRPr="008E3902">
          <w:rPr>
            <w:lang w:val="ru-RU"/>
          </w:rPr>
          <w:t>быть прошиты</w:t>
        </w:r>
      </w:ins>
      <w:ins w:id="904" w:author="Tuleshov, Kurmanbek [Bolashak Atyrau Limited]" w:date="2022-10-10T10:04:00Z">
        <w:r w:rsidRPr="008E3902">
          <w:rPr>
            <w:lang w:val="ru-RU"/>
            <w:rPrChange w:id="905" w:author="Tuleshov, Kurmanbek [Bolashak Atyrau Limited]" w:date="2022-10-10T10:34:00Z">
              <w:rPr>
                <w:rStyle w:val="q4iawc"/>
                <w:rFonts w:ascii="Roboto" w:hAnsi="Roboto"/>
                <w:sz w:val="27"/>
                <w:szCs w:val="27"/>
                <w:shd w:val="clear" w:color="auto" w:fill="F5F5F5"/>
              </w:rPr>
            </w:rPrChange>
          </w:rPr>
          <w:t xml:space="preserve"> минимум на 2 дюйма (50 мм).</w:t>
        </w:r>
      </w:ins>
    </w:p>
    <w:p w14:paraId="4BB63E94" w14:textId="77777777" w:rsidR="00CD112F" w:rsidRPr="008E3902" w:rsidRDefault="00CD112F" w:rsidP="000656E2">
      <w:pPr>
        <w:pStyle w:val="Heading3"/>
        <w:rPr>
          <w:lang w:val="ru-RU"/>
        </w:rPr>
      </w:pPr>
      <w:r w:rsidRPr="008E3902">
        <w:rPr>
          <w:lang w:val="ru-RU"/>
        </w:rPr>
        <w:t>Кожухи из нержавеющей стали для фитингов</w:t>
      </w:r>
    </w:p>
    <w:p w14:paraId="4BB63E95" w14:textId="77777777" w:rsidR="00CD112F" w:rsidRPr="008E3902" w:rsidRDefault="00CD112F" w:rsidP="00A162FD">
      <w:pPr>
        <w:pStyle w:val="List1"/>
        <w:numPr>
          <w:ilvl w:val="0"/>
          <w:numId w:val="126"/>
        </w:numPr>
        <w:tabs>
          <w:tab w:val="clear" w:pos="1080"/>
          <w:tab w:val="left" w:pos="1134"/>
        </w:tabs>
        <w:ind w:left="1134" w:hanging="283"/>
        <w:rPr>
          <w:lang w:val="ru-RU"/>
        </w:rPr>
      </w:pPr>
      <w:r w:rsidRPr="008E3902">
        <w:rPr>
          <w:lang w:val="ru-RU"/>
        </w:rPr>
        <w:t xml:space="preserve">Штампованные кожухи из нержавеющей стали для колен трубопровода должны быть изготовлены из нержавеющей стали </w:t>
      </w:r>
      <w:r w:rsidR="002B1853" w:rsidRPr="008E3902">
        <w:rPr>
          <w:lang w:val="ru-RU"/>
        </w:rPr>
        <w:t xml:space="preserve">тип </w:t>
      </w:r>
      <w:r w:rsidRPr="008E3902">
        <w:rPr>
          <w:lang w:val="ru-RU"/>
        </w:rPr>
        <w:t>304 или 316 и иметь толщину 0,25 мм (0,010 дюйма).</w:t>
      </w:r>
    </w:p>
    <w:p w14:paraId="4BB63E96" w14:textId="77777777" w:rsidR="00CD112F" w:rsidRPr="008E3902" w:rsidRDefault="00CD112F" w:rsidP="00A162FD">
      <w:pPr>
        <w:pStyle w:val="List1"/>
        <w:numPr>
          <w:ilvl w:val="0"/>
          <w:numId w:val="1"/>
        </w:numPr>
        <w:tabs>
          <w:tab w:val="clear" w:pos="1080"/>
          <w:tab w:val="left" w:pos="1134"/>
        </w:tabs>
        <w:ind w:left="1134" w:hanging="283"/>
        <w:rPr>
          <w:lang w:val="ru-RU"/>
        </w:rPr>
      </w:pPr>
      <w:r w:rsidRPr="008E3902">
        <w:rPr>
          <w:lang w:val="ru-RU"/>
        </w:rPr>
        <w:lastRenderedPageBreak/>
        <w:t>Форма кожухов должна соответствовать кривизне как внутренней, так и внешней стороны колен.</w:t>
      </w:r>
    </w:p>
    <w:p w14:paraId="4BB63E97" w14:textId="77777777" w:rsidR="00CD112F" w:rsidRPr="008E3902" w:rsidRDefault="00CD112F" w:rsidP="00A162FD">
      <w:pPr>
        <w:pStyle w:val="List1"/>
        <w:numPr>
          <w:ilvl w:val="0"/>
          <w:numId w:val="1"/>
        </w:numPr>
        <w:tabs>
          <w:tab w:val="clear" w:pos="1080"/>
          <w:tab w:val="left" w:pos="1134"/>
        </w:tabs>
        <w:ind w:left="1134" w:hanging="283"/>
        <w:rPr>
          <w:lang w:val="ru-RU"/>
        </w:rPr>
      </w:pPr>
      <w:r w:rsidRPr="008E3902">
        <w:rPr>
          <w:lang w:val="ru-RU"/>
        </w:rPr>
        <w:t>На внутреннюю поверхность кожухов должна быть нанесена маркировка в виде комбинации конкретного размера/толщины, для которой предназначены кожухи.</w:t>
      </w:r>
    </w:p>
    <w:p w14:paraId="4BB63E98" w14:textId="77777777" w:rsidR="00BC3FCF" w:rsidRPr="008E3902" w:rsidRDefault="00532F94" w:rsidP="00B510DE">
      <w:pPr>
        <w:pStyle w:val="Heading3"/>
        <w:rPr>
          <w:lang w:val="ru-RU"/>
        </w:rPr>
      </w:pPr>
      <w:r w:rsidRPr="008E3902">
        <w:rPr>
          <w:lang w:val="ru-RU"/>
        </w:rPr>
        <w:t>Полимерная оболочка</w:t>
      </w:r>
    </w:p>
    <w:p w14:paraId="4BB63E99" w14:textId="20ACE236" w:rsidR="00BC3FCF" w:rsidRPr="008E3902" w:rsidDel="00C85FC3" w:rsidRDefault="00532F94" w:rsidP="0005651F">
      <w:pPr>
        <w:pStyle w:val="List1"/>
        <w:numPr>
          <w:ilvl w:val="0"/>
          <w:numId w:val="193"/>
        </w:numPr>
        <w:ind w:left="1134" w:hanging="283"/>
        <w:rPr>
          <w:del w:id="906" w:author="Tuleshov, Kurmanbek [Bolashak Atyrau Limited]" w:date="2022-10-10T10:35:00Z"/>
          <w:lang w:val="ru-RU"/>
        </w:rPr>
      </w:pPr>
      <w:del w:id="907" w:author="Tuleshov, Kurmanbek [Bolashak Atyrau Limited]" w:date="2022-10-10T10:35:00Z">
        <w:r w:rsidRPr="008E3902" w:rsidDel="00C85FC3">
          <w:rPr>
            <w:lang w:val="ru-RU"/>
          </w:rPr>
          <w:delText xml:space="preserve">Гибкая полимерная оболочка должна соответствовать стандарту ASTM C921 Тип II класс 1 или 4, и соответствовать требованиям, перечисленным в таблице 1. </w:delText>
        </w:r>
      </w:del>
    </w:p>
    <w:p w14:paraId="4BB63E9A" w14:textId="7D7C7222" w:rsidR="00BC3FCF" w:rsidRPr="008E3902" w:rsidDel="00C85FC3" w:rsidRDefault="00532F94" w:rsidP="0005651F">
      <w:pPr>
        <w:pStyle w:val="List1"/>
        <w:numPr>
          <w:ilvl w:val="0"/>
          <w:numId w:val="272"/>
        </w:numPr>
        <w:ind w:left="1134" w:hanging="283"/>
        <w:rPr>
          <w:del w:id="908" w:author="Tuleshov, Kurmanbek [Bolashak Atyrau Limited]" w:date="2022-10-10T10:35:00Z"/>
          <w:lang w:val="ru-RU"/>
        </w:rPr>
      </w:pPr>
      <w:del w:id="909" w:author="Tuleshov, Kurmanbek [Bolashak Atyrau Limited]" w:date="2022-10-10T10:35:00Z">
        <w:r w:rsidRPr="008E3902" w:rsidDel="00C85FC3">
          <w:rPr>
            <w:lang w:val="ru-RU"/>
          </w:rPr>
          <w:delText xml:space="preserve">Жесткая полимерная оболочка должна соответствовать требованиям, перечисленным в таблице 2. </w:delText>
        </w:r>
      </w:del>
    </w:p>
    <w:p w14:paraId="2A33790A" w14:textId="117A0628" w:rsidR="00C85FC3" w:rsidRPr="008E3902" w:rsidRDefault="00C85FC3">
      <w:pPr>
        <w:pStyle w:val="List1"/>
        <w:numPr>
          <w:ilvl w:val="0"/>
          <w:numId w:val="275"/>
        </w:numPr>
        <w:tabs>
          <w:tab w:val="clear" w:pos="1080"/>
          <w:tab w:val="left" w:pos="1134"/>
        </w:tabs>
        <w:ind w:left="1134" w:hanging="283"/>
        <w:rPr>
          <w:ins w:id="910" w:author="Makanova, Akbope A. [Fircroft Eng Services Ltd Atyrau Branch]" w:date="2022-11-01T17:24:00Z"/>
          <w:lang w:val="ru-RU"/>
        </w:rPr>
      </w:pPr>
      <w:ins w:id="911" w:author="Tuleshov, Kurmanbek [Bolashak Atyrau Limited]" w:date="2022-10-10T10:36:00Z">
        <w:r w:rsidRPr="008E3902">
          <w:rPr>
            <w:lang w:val="ru-RU"/>
            <w:rPrChange w:id="912" w:author="Tuleshov, Kurmanbek [Bolashak Atyrau Limited]" w:date="2022-10-10T21:57:00Z">
              <w:rPr>
                <w:rFonts w:ascii="Roboto" w:hAnsi="Roboto"/>
                <w:sz w:val="36"/>
                <w:szCs w:val="36"/>
                <w:shd w:val="clear" w:color="auto" w:fill="F5F5F5"/>
              </w:rPr>
            </w:rPrChange>
          </w:rPr>
          <w:t>Жесткая и нежесткая полимерная оболочка должна соответствовать требованиям IOGP S-738, Приложение D</w:t>
        </w:r>
        <w:r w:rsidRPr="00C140C0">
          <w:rPr>
            <w:lang w:val="ru-RU"/>
            <w:rPrChange w:id="913" w:author="Tuleshov, Kurmanbek [Bolashak Atyrau Limited]" w:date="2022-11-03T14:38:00Z">
              <w:rPr>
                <w:rFonts w:ascii="Roboto" w:hAnsi="Roboto"/>
                <w:sz w:val="36"/>
                <w:szCs w:val="36"/>
                <w:shd w:val="clear" w:color="auto" w:fill="F5F5F5"/>
              </w:rPr>
            </w:rPrChange>
          </w:rPr>
          <w:t>.</w:t>
        </w:r>
      </w:ins>
      <w:ins w:id="914" w:author="Makanova, Akbope A. [Fircroft Eng Services Ltd Atyrau Branch]" w:date="2022-10-31T17:30:00Z">
        <w:r w:rsidR="00E74090" w:rsidRPr="00C140C0">
          <w:rPr>
            <w:lang w:val="ru-RU"/>
          </w:rPr>
          <w:t xml:space="preserve"> </w:t>
        </w:r>
        <w:r w:rsidR="00E74090" w:rsidRPr="00C140C0">
          <w:rPr>
            <w:lang w:val="ru-RU"/>
            <w:rPrChange w:id="915" w:author="Tuleshov, Kurmanbek [Bolashak Atyrau Limited]" w:date="2022-11-03T14:38:00Z">
              <w:rPr>
                <w:highlight w:val="yellow"/>
                <w:lang w:val="ru-RU"/>
              </w:rPr>
            </w:rPrChange>
          </w:rPr>
          <w:t>Техническое описание материалов согласно IOGP S-738 представлено в таблицах 2 и 3</w:t>
        </w:r>
      </w:ins>
      <w:ins w:id="916" w:author="Makanova, Akbope A. [Fircroft Eng Services Ltd Atyrau Branch]" w:date="2022-10-31T17:31:00Z">
        <w:r w:rsidR="00620375" w:rsidRPr="008E3902">
          <w:rPr>
            <w:lang w:val="ru-RU"/>
          </w:rPr>
          <w:t>.</w:t>
        </w:r>
      </w:ins>
    </w:p>
    <w:p w14:paraId="243C8DDA" w14:textId="77777777" w:rsidR="001C1A21" w:rsidRPr="008E3902" w:rsidRDefault="001C1A21" w:rsidP="001C1A21">
      <w:pPr>
        <w:pStyle w:val="List1"/>
        <w:numPr>
          <w:ilvl w:val="0"/>
          <w:numId w:val="0"/>
        </w:numPr>
        <w:spacing w:after="240" w:line="240" w:lineRule="auto"/>
        <w:contextualSpacing/>
        <w:rPr>
          <w:rFonts w:ascii="Arial" w:hAnsi="Arial" w:cs="Arial"/>
          <w:b/>
          <w:color w:val="auto"/>
          <w:sz w:val="20"/>
          <w:highlight w:val="yellow"/>
          <w:lang w:val="ru-RU" w:eastAsia="en-GB"/>
        </w:rPr>
      </w:pPr>
    </w:p>
    <w:p w14:paraId="114AE9E7" w14:textId="37489CEF" w:rsidR="007C6B3C" w:rsidRPr="008E3902" w:rsidDel="00E55893" w:rsidRDefault="007C6B3C">
      <w:pPr>
        <w:pStyle w:val="List1"/>
        <w:numPr>
          <w:ilvl w:val="0"/>
          <w:numId w:val="0"/>
        </w:numPr>
        <w:tabs>
          <w:tab w:val="clear" w:pos="1080"/>
        </w:tabs>
        <w:rPr>
          <w:ins w:id="917" w:author="Tuleshov, Kurmanbek [Bolashak Atyrau Limited]" w:date="2022-10-10T10:35:00Z"/>
          <w:del w:id="918" w:author="Makanova, Akbope A. [Fircroft Eng Services Ltd Atyrau Branch]" w:date="2022-11-03T12:04:00Z"/>
          <w:color w:val="auto"/>
          <w:lang w:val="ru-RU"/>
        </w:rPr>
        <w:pPrChange w:id="919" w:author="Makanova, Akbope A. [Fircroft Eng Services Ltd Atyrau Branch]" w:date="2022-11-01T17:24:00Z">
          <w:pPr>
            <w:pStyle w:val="List1"/>
            <w:numPr>
              <w:numId w:val="126"/>
            </w:numPr>
          </w:pPr>
        </w:pPrChange>
      </w:pPr>
    </w:p>
    <w:p w14:paraId="4BB63E9B" w14:textId="2A6B82C9" w:rsidR="00BC3FCF" w:rsidRPr="00195C4A" w:rsidRDefault="00532F94">
      <w:pPr>
        <w:pStyle w:val="List1"/>
        <w:numPr>
          <w:ilvl w:val="0"/>
          <w:numId w:val="11"/>
        </w:numPr>
        <w:tabs>
          <w:tab w:val="clear" w:pos="1080"/>
          <w:tab w:val="left" w:pos="1134"/>
        </w:tabs>
        <w:ind w:left="1134" w:hanging="283"/>
        <w:rPr>
          <w:ins w:id="920" w:author="Makanova, Akbope A. [Fircroft Eng Services Ltd Atyrau Branch]" w:date="2022-11-03T12:04:00Z"/>
          <w:lang w:val="ru-RU"/>
        </w:rPr>
      </w:pPr>
      <w:r w:rsidRPr="008E3902">
        <w:rPr>
          <w:lang w:val="ru-RU"/>
        </w:rPr>
        <w:t xml:space="preserve">Полимерная оболочка не должна применяться на расстоянии 25 футов (7,62 м) от  </w:t>
      </w:r>
      <w:r w:rsidRPr="00195C4A">
        <w:rPr>
          <w:lang w:val="ru-RU"/>
        </w:rPr>
        <w:t>оборудования с огневым нагревом.</w:t>
      </w:r>
    </w:p>
    <w:p w14:paraId="4BB8F266" w14:textId="48B9EAF0" w:rsidR="00E55893" w:rsidRPr="008E3902" w:rsidRDefault="00E55893">
      <w:pPr>
        <w:pStyle w:val="List1"/>
        <w:numPr>
          <w:ilvl w:val="0"/>
          <w:numId w:val="0"/>
        </w:numPr>
        <w:spacing w:line="480" w:lineRule="auto"/>
        <w:rPr>
          <w:ins w:id="921" w:author="Makanova, Akbope A. [Fircroft Eng Services Ltd Atyrau Branch]" w:date="2022-11-03T12:05:00Z"/>
          <w:b/>
          <w:bCs/>
          <w:highlight w:val="yellow"/>
          <w:lang w:val="ru-RU" w:eastAsia="en-GB"/>
          <w:rPrChange w:id="922" w:author="Makanova, Akbope A. [Fircroft Eng Services Ltd Atyrau Branch]" w:date="2022-11-03T12:05:00Z">
            <w:rPr>
              <w:ins w:id="923" w:author="Makanova, Akbope A. [Fircroft Eng Services Ltd Atyrau Branch]" w:date="2022-11-03T12:05:00Z"/>
              <w:highlight w:val="yellow"/>
              <w:lang w:val="ru-RU" w:eastAsia="en-GB"/>
            </w:rPr>
          </w:rPrChange>
        </w:rPr>
        <w:pPrChange w:id="924" w:author="Makanova, Akbope A. [Fircroft Eng Services Ltd Atyrau Branch]" w:date="2022-11-03T12:05:00Z">
          <w:pPr>
            <w:pStyle w:val="List1"/>
          </w:pPr>
        </w:pPrChange>
      </w:pPr>
      <w:ins w:id="925" w:author="Makanova, Akbope A. [Fircroft Eng Services Ltd Atyrau Branch]" w:date="2022-11-03T12:05:00Z">
        <w:r w:rsidRPr="00195C4A">
          <w:rPr>
            <w:lang w:val="ru-RU" w:eastAsia="en-GB"/>
            <w:rPrChange w:id="926" w:author="Tuleshov, Kurmanbek [Bolashak Atyrau Limited]" w:date="2022-11-03T14:39:00Z">
              <w:rPr>
                <w:highlight w:val="yellow"/>
                <w:lang w:val="ru-RU" w:eastAsia="en-GB"/>
              </w:rPr>
            </w:rPrChange>
          </w:rPr>
          <w:tab/>
        </w:r>
        <w:r w:rsidRPr="00195C4A">
          <w:rPr>
            <w:b/>
            <w:bCs/>
            <w:lang w:val="ru-RU" w:eastAsia="en-GB"/>
            <w:rPrChange w:id="927" w:author="Tuleshov, Kurmanbek [Bolashak Atyrau Limited]" w:date="2022-11-03T14:39:00Z">
              <w:rPr>
                <w:highlight w:val="yellow"/>
                <w:lang w:val="ru-RU" w:eastAsia="en-GB"/>
              </w:rPr>
            </w:rPrChange>
          </w:rPr>
          <w:t xml:space="preserve">Таблица </w:t>
        </w:r>
        <w:r w:rsidRPr="00195C4A">
          <w:rPr>
            <w:b/>
            <w:bCs/>
            <w:lang w:val="ru-RU" w:eastAsia="en-GB"/>
            <w:rPrChange w:id="928" w:author="Tuleshov, Kurmanbek [Bolashak Atyrau Limited]" w:date="2022-11-03T14:39:00Z">
              <w:rPr>
                <w:i/>
                <w:iCs/>
                <w:highlight w:val="yellow"/>
                <w:lang w:val="ru-RU" w:eastAsia="en-GB"/>
              </w:rPr>
            </w:rPrChange>
          </w:rPr>
          <w:t>2</w:t>
        </w:r>
        <w:r w:rsidRPr="00195C4A">
          <w:rPr>
            <w:b/>
            <w:bCs/>
            <w:i/>
            <w:iCs/>
            <w:lang w:val="ru-RU" w:eastAsia="en-GB"/>
            <w:rPrChange w:id="929" w:author="Tuleshov, Kurmanbek [Bolashak Atyrau Limited]" w:date="2022-11-03T14:39:00Z">
              <w:rPr>
                <w:i/>
                <w:iCs/>
                <w:highlight w:val="yellow"/>
                <w:lang w:val="ru-RU" w:eastAsia="en-GB"/>
              </w:rPr>
            </w:rPrChange>
          </w:rPr>
          <w:t xml:space="preserve">: </w:t>
        </w:r>
        <w:r w:rsidRPr="00195C4A">
          <w:rPr>
            <w:b/>
            <w:bCs/>
            <w:lang w:val="ru-RU" w:eastAsia="en-GB"/>
            <w:rPrChange w:id="930" w:author="Tuleshov, Kurmanbek [Bolashak Atyrau Limited]" w:date="2022-11-03T14:39:00Z">
              <w:rPr>
                <w:highlight w:val="yellow"/>
                <w:lang w:val="ru-RU" w:eastAsia="en-GB"/>
              </w:rPr>
            </w:rPrChange>
          </w:rPr>
          <w:t xml:space="preserve">Техническое описание материалов ГЭМ с усилением </w:t>
        </w:r>
      </w:ins>
    </w:p>
    <w:tbl>
      <w:tblPr>
        <w:tblStyle w:val="TableGrid"/>
        <w:tblW w:w="0" w:type="auto"/>
        <w:tblInd w:w="851" w:type="dxa"/>
        <w:tblLook w:val="04A0" w:firstRow="1" w:lastRow="0" w:firstColumn="1" w:lastColumn="0" w:noHBand="0" w:noVBand="1"/>
      </w:tblPr>
      <w:tblGrid>
        <w:gridCol w:w="1554"/>
        <w:gridCol w:w="2987"/>
        <w:gridCol w:w="3625"/>
      </w:tblGrid>
      <w:tr w:rsidR="00E55893" w:rsidRPr="00195C4A" w14:paraId="2F5BF2F7" w14:textId="77777777" w:rsidTr="00B204F9">
        <w:trPr>
          <w:ins w:id="931" w:author="Makanova, Akbope A. [Fircroft Eng Services Ltd Atyrau Branch]" w:date="2022-11-03T12:05:00Z"/>
        </w:trPr>
        <w:tc>
          <w:tcPr>
            <w:tcW w:w="8166" w:type="dxa"/>
            <w:gridSpan w:val="3"/>
          </w:tcPr>
          <w:p w14:paraId="113813CA" w14:textId="77777777" w:rsidR="00E55893" w:rsidRPr="00195C4A" w:rsidRDefault="00E55893" w:rsidP="00B204F9">
            <w:pPr>
              <w:pStyle w:val="List1"/>
              <w:numPr>
                <w:ilvl w:val="0"/>
                <w:numId w:val="0"/>
              </w:numPr>
              <w:tabs>
                <w:tab w:val="clear" w:pos="1080"/>
              </w:tabs>
              <w:spacing w:after="240"/>
              <w:rPr>
                <w:ins w:id="932" w:author="Makanova, Akbope A. [Fircroft Eng Services Ltd Atyrau Branch]" w:date="2022-11-03T12:05:00Z"/>
                <w:b/>
                <w:bCs/>
                <w:color w:val="auto"/>
                <w:lang w:val="ru-RU"/>
                <w:rPrChange w:id="933" w:author="Tuleshov, Kurmanbek [Bolashak Atyrau Limited]" w:date="2022-11-03T14:39:00Z">
                  <w:rPr>
                    <w:ins w:id="934" w:author="Makanova, Akbope A. [Fircroft Eng Services Ltd Atyrau Branch]" w:date="2022-11-03T12:05:00Z"/>
                    <w:b/>
                    <w:bCs/>
                    <w:color w:val="auto"/>
                    <w:highlight w:val="yellow"/>
                    <w:lang w:val="ru-RU"/>
                  </w:rPr>
                </w:rPrChange>
              </w:rPr>
            </w:pPr>
            <w:ins w:id="935" w:author="Makanova, Akbope A. [Fircroft Eng Services Ltd Atyrau Branch]" w:date="2022-11-03T12:05:00Z">
              <w:r w:rsidRPr="00195C4A">
                <w:rPr>
                  <w:b/>
                  <w:bCs/>
                  <w:color w:val="auto"/>
                  <w:lang w:val="ru-RU"/>
                  <w:rPrChange w:id="936" w:author="Tuleshov, Kurmanbek [Bolashak Atyrau Limited]" w:date="2022-11-03T14:39:00Z">
                    <w:rPr>
                      <w:b/>
                      <w:bCs/>
                      <w:color w:val="auto"/>
                      <w:highlight w:val="yellow"/>
                      <w:lang w:val="ru-RU"/>
                    </w:rPr>
                  </w:rPrChange>
                </w:rPr>
                <w:t xml:space="preserve">ТИП МАТЕРИАЛА:                                                                                                                 Погодостойкая гибкая эластомерная мембрана (ГЭМ) с усилением </w:t>
              </w:r>
            </w:ins>
          </w:p>
        </w:tc>
      </w:tr>
      <w:tr w:rsidR="00E55893" w:rsidRPr="00195C4A" w14:paraId="25345E9B" w14:textId="77777777" w:rsidTr="00B204F9">
        <w:trPr>
          <w:ins w:id="937" w:author="Makanova, Akbope A. [Fircroft Eng Services Ltd Atyrau Branch]" w:date="2022-11-03T12:05:00Z"/>
        </w:trPr>
        <w:tc>
          <w:tcPr>
            <w:tcW w:w="1261" w:type="dxa"/>
          </w:tcPr>
          <w:p w14:paraId="7584CB9D" w14:textId="77777777" w:rsidR="00E55893" w:rsidRPr="00195C4A" w:rsidRDefault="00E55893" w:rsidP="00B204F9">
            <w:pPr>
              <w:pStyle w:val="List1"/>
              <w:numPr>
                <w:ilvl w:val="0"/>
                <w:numId w:val="0"/>
              </w:numPr>
              <w:tabs>
                <w:tab w:val="clear" w:pos="1080"/>
              </w:tabs>
              <w:rPr>
                <w:ins w:id="938" w:author="Makanova, Akbope A. [Fircroft Eng Services Ltd Atyrau Branch]" w:date="2022-11-03T12:05:00Z"/>
                <w:color w:val="auto"/>
                <w:lang w:val="ru-RU"/>
                <w:rPrChange w:id="939" w:author="Tuleshov, Kurmanbek [Bolashak Atyrau Limited]" w:date="2022-11-03T14:39:00Z">
                  <w:rPr>
                    <w:ins w:id="940" w:author="Makanova, Akbope A. [Fircroft Eng Services Ltd Atyrau Branch]" w:date="2022-11-03T12:05:00Z"/>
                    <w:color w:val="auto"/>
                    <w:highlight w:val="yellow"/>
                    <w:lang w:val="ru-RU"/>
                  </w:rPr>
                </w:rPrChange>
              </w:rPr>
            </w:pPr>
            <w:ins w:id="941" w:author="Makanova, Akbope A. [Fircroft Eng Services Ltd Atyrau Branch]" w:date="2022-11-03T12:05:00Z">
              <w:r w:rsidRPr="00195C4A">
                <w:rPr>
                  <w:color w:val="auto"/>
                  <w:lang w:val="ru-RU"/>
                  <w:rPrChange w:id="942" w:author="Tuleshov, Kurmanbek [Bolashak Atyrau Limited]" w:date="2022-11-03T14:39:00Z">
                    <w:rPr>
                      <w:color w:val="auto"/>
                      <w:highlight w:val="yellow"/>
                      <w:lang w:val="ru-RU"/>
                    </w:rPr>
                  </w:rPrChange>
                </w:rPr>
                <w:t xml:space="preserve">Общее </w:t>
              </w:r>
            </w:ins>
          </w:p>
        </w:tc>
        <w:tc>
          <w:tcPr>
            <w:tcW w:w="6905" w:type="dxa"/>
            <w:gridSpan w:val="2"/>
          </w:tcPr>
          <w:p w14:paraId="028436BB" w14:textId="77777777" w:rsidR="00E55893" w:rsidRPr="00195C4A" w:rsidRDefault="00E55893" w:rsidP="00B204F9">
            <w:pPr>
              <w:pStyle w:val="List1"/>
              <w:numPr>
                <w:ilvl w:val="0"/>
                <w:numId w:val="0"/>
              </w:numPr>
              <w:tabs>
                <w:tab w:val="clear" w:pos="1080"/>
              </w:tabs>
              <w:rPr>
                <w:ins w:id="943" w:author="Makanova, Akbope A. [Fircroft Eng Services Ltd Atyrau Branch]" w:date="2022-11-03T12:05:00Z"/>
                <w:color w:val="auto"/>
                <w:lang w:val="ru-RU"/>
                <w:rPrChange w:id="944" w:author="Tuleshov, Kurmanbek [Bolashak Atyrau Limited]" w:date="2022-11-03T14:39:00Z">
                  <w:rPr>
                    <w:ins w:id="945" w:author="Makanova, Akbope A. [Fircroft Eng Services Ltd Atyrau Branch]" w:date="2022-11-03T12:05:00Z"/>
                    <w:color w:val="auto"/>
                    <w:highlight w:val="yellow"/>
                    <w:lang w:val="ru-RU"/>
                  </w:rPr>
                </w:rPrChange>
              </w:rPr>
            </w:pPr>
            <w:ins w:id="946" w:author="Makanova, Akbope A. [Fircroft Eng Services Ltd Atyrau Branch]" w:date="2022-11-03T12:05:00Z">
              <w:r w:rsidRPr="00195C4A">
                <w:rPr>
                  <w:color w:val="auto"/>
                  <w:lang w:val="ru-RU"/>
                  <w:rPrChange w:id="947" w:author="Tuleshov, Kurmanbek [Bolashak Atyrau Limited]" w:date="2022-11-03T14:39:00Z">
                    <w:rPr>
                      <w:color w:val="auto"/>
                      <w:highlight w:val="yellow"/>
                      <w:lang w:val="ru-RU"/>
                    </w:rPr>
                  </w:rPrChange>
                </w:rPr>
                <w:t>Эта спецификация описывает минимальные требования к ГЭМ при использовании для облицовки.</w:t>
              </w:r>
            </w:ins>
          </w:p>
        </w:tc>
      </w:tr>
      <w:tr w:rsidR="00E55893" w:rsidRPr="00195C4A" w14:paraId="2C18846A" w14:textId="77777777" w:rsidTr="00B204F9">
        <w:trPr>
          <w:ins w:id="948" w:author="Makanova, Akbope A. [Fircroft Eng Services Ltd Atyrau Branch]" w:date="2022-11-03T12:05:00Z"/>
        </w:trPr>
        <w:tc>
          <w:tcPr>
            <w:tcW w:w="1261" w:type="dxa"/>
          </w:tcPr>
          <w:p w14:paraId="651E1C67" w14:textId="77777777" w:rsidR="00E55893" w:rsidRPr="00195C4A" w:rsidRDefault="00E55893" w:rsidP="00B204F9">
            <w:pPr>
              <w:pStyle w:val="List1"/>
              <w:numPr>
                <w:ilvl w:val="0"/>
                <w:numId w:val="0"/>
              </w:numPr>
              <w:tabs>
                <w:tab w:val="clear" w:pos="1080"/>
              </w:tabs>
              <w:rPr>
                <w:ins w:id="949" w:author="Makanova, Akbope A. [Fircroft Eng Services Ltd Atyrau Branch]" w:date="2022-11-03T12:05:00Z"/>
                <w:color w:val="auto"/>
                <w:lang w:val="ru-RU"/>
                <w:rPrChange w:id="950" w:author="Tuleshov, Kurmanbek [Bolashak Atyrau Limited]" w:date="2022-11-03T14:39:00Z">
                  <w:rPr>
                    <w:ins w:id="951" w:author="Makanova, Akbope A. [Fircroft Eng Services Ltd Atyrau Branch]" w:date="2022-11-03T12:05:00Z"/>
                    <w:color w:val="auto"/>
                    <w:highlight w:val="yellow"/>
                    <w:lang w:val="ru-RU"/>
                  </w:rPr>
                </w:rPrChange>
              </w:rPr>
            </w:pPr>
            <w:ins w:id="952" w:author="Makanova, Akbope A. [Fircroft Eng Services Ltd Atyrau Branch]" w:date="2022-11-03T12:05:00Z">
              <w:r w:rsidRPr="00195C4A">
                <w:rPr>
                  <w:color w:val="auto"/>
                  <w:lang w:val="ru-RU"/>
                  <w:rPrChange w:id="953" w:author="Tuleshov, Kurmanbek [Bolashak Atyrau Limited]" w:date="2022-11-03T14:39:00Z">
                    <w:rPr>
                      <w:color w:val="auto"/>
                      <w:highlight w:val="yellow"/>
                      <w:lang w:val="ru-RU"/>
                    </w:rPr>
                  </w:rPrChange>
                </w:rPr>
                <w:t xml:space="preserve">Изделия </w:t>
              </w:r>
            </w:ins>
          </w:p>
        </w:tc>
        <w:tc>
          <w:tcPr>
            <w:tcW w:w="6905" w:type="dxa"/>
            <w:gridSpan w:val="2"/>
          </w:tcPr>
          <w:p w14:paraId="4F347FD2" w14:textId="77777777" w:rsidR="00E55893" w:rsidRPr="00195C4A" w:rsidRDefault="00E55893" w:rsidP="00B204F9">
            <w:pPr>
              <w:pStyle w:val="List1"/>
              <w:numPr>
                <w:ilvl w:val="0"/>
                <w:numId w:val="0"/>
              </w:numPr>
              <w:tabs>
                <w:tab w:val="clear" w:pos="1080"/>
              </w:tabs>
              <w:rPr>
                <w:ins w:id="954" w:author="Makanova, Akbope A. [Fircroft Eng Services Ltd Atyrau Branch]" w:date="2022-11-03T12:05:00Z"/>
                <w:color w:val="auto"/>
                <w:lang w:val="ru-RU"/>
                <w:rPrChange w:id="955" w:author="Tuleshov, Kurmanbek [Bolashak Atyrau Limited]" w:date="2022-11-03T14:39:00Z">
                  <w:rPr>
                    <w:ins w:id="956" w:author="Makanova, Akbope A. [Fircroft Eng Services Ltd Atyrau Branch]" w:date="2022-11-03T12:05:00Z"/>
                    <w:color w:val="auto"/>
                    <w:highlight w:val="yellow"/>
                    <w:lang w:val="ru-RU"/>
                  </w:rPr>
                </w:rPrChange>
              </w:rPr>
            </w:pPr>
            <w:ins w:id="957" w:author="Makanova, Akbope A. [Fircroft Eng Services Ltd Atyrau Branch]" w:date="2022-11-03T12:05:00Z">
              <w:r w:rsidRPr="00195C4A">
                <w:rPr>
                  <w:color w:val="auto"/>
                  <w:lang w:val="ru-RU"/>
                  <w:rPrChange w:id="958" w:author="Tuleshov, Kurmanbek [Bolashak Atyrau Limited]" w:date="2022-11-03T14:39:00Z">
                    <w:rPr>
                      <w:color w:val="auto"/>
                      <w:highlight w:val="yellow"/>
                      <w:lang w:val="ru-RU"/>
                    </w:rPr>
                  </w:rPrChange>
                </w:rPr>
                <w:t>Покрытие из хлорсульфированного полиэтилена (ХСП), усиленное стекловолоконной сеткой, с содержанием ХСП в составе полимера более 30%</w:t>
              </w:r>
            </w:ins>
          </w:p>
        </w:tc>
      </w:tr>
      <w:tr w:rsidR="00E55893" w:rsidRPr="00195C4A" w14:paraId="052C369D" w14:textId="77777777" w:rsidTr="00B204F9">
        <w:trPr>
          <w:ins w:id="959" w:author="Makanova, Akbope A. [Fircroft Eng Services Ltd Atyrau Branch]" w:date="2022-11-03T12:05:00Z"/>
        </w:trPr>
        <w:tc>
          <w:tcPr>
            <w:tcW w:w="1261" w:type="dxa"/>
          </w:tcPr>
          <w:p w14:paraId="439CAA47" w14:textId="77777777" w:rsidR="00E55893" w:rsidRPr="00195C4A" w:rsidRDefault="00E55893" w:rsidP="00B204F9">
            <w:pPr>
              <w:pStyle w:val="List1"/>
              <w:numPr>
                <w:ilvl w:val="0"/>
                <w:numId w:val="0"/>
              </w:numPr>
              <w:tabs>
                <w:tab w:val="clear" w:pos="1080"/>
              </w:tabs>
              <w:rPr>
                <w:ins w:id="960" w:author="Makanova, Akbope A. [Fircroft Eng Services Ltd Atyrau Branch]" w:date="2022-11-03T12:05:00Z"/>
                <w:color w:val="auto"/>
                <w:lang w:val="ru-RU"/>
                <w:rPrChange w:id="961" w:author="Tuleshov, Kurmanbek [Bolashak Atyrau Limited]" w:date="2022-11-03T14:39:00Z">
                  <w:rPr>
                    <w:ins w:id="962" w:author="Makanova, Akbope A. [Fircroft Eng Services Ltd Atyrau Branch]" w:date="2022-11-03T12:05:00Z"/>
                    <w:color w:val="auto"/>
                    <w:highlight w:val="yellow"/>
                    <w:lang w:val="ru-RU"/>
                  </w:rPr>
                </w:rPrChange>
              </w:rPr>
            </w:pPr>
            <w:ins w:id="963" w:author="Makanova, Akbope A. [Fircroft Eng Services Ltd Atyrau Branch]" w:date="2022-11-03T12:05:00Z">
              <w:r w:rsidRPr="00195C4A">
                <w:rPr>
                  <w:color w:val="auto"/>
                  <w:lang w:val="ru-RU"/>
                  <w:rPrChange w:id="964" w:author="Tuleshov, Kurmanbek [Bolashak Atyrau Limited]" w:date="2022-11-03T14:39:00Z">
                    <w:rPr>
                      <w:color w:val="auto"/>
                      <w:highlight w:val="yellow"/>
                      <w:lang w:val="ru-RU"/>
                    </w:rPr>
                  </w:rPrChange>
                </w:rPr>
                <w:t xml:space="preserve">Стандарт </w:t>
              </w:r>
            </w:ins>
          </w:p>
        </w:tc>
        <w:tc>
          <w:tcPr>
            <w:tcW w:w="6905" w:type="dxa"/>
            <w:gridSpan w:val="2"/>
          </w:tcPr>
          <w:p w14:paraId="6C3D427A" w14:textId="77777777" w:rsidR="00E55893" w:rsidRPr="00195C4A" w:rsidRDefault="00E55893" w:rsidP="00B204F9">
            <w:pPr>
              <w:pStyle w:val="List1"/>
              <w:numPr>
                <w:ilvl w:val="0"/>
                <w:numId w:val="0"/>
              </w:numPr>
              <w:tabs>
                <w:tab w:val="clear" w:pos="1080"/>
              </w:tabs>
              <w:rPr>
                <w:ins w:id="965" w:author="Makanova, Akbope A. [Fircroft Eng Services Ltd Atyrau Branch]" w:date="2022-11-03T12:05:00Z"/>
                <w:color w:val="auto"/>
                <w:lang w:val="ru-RU"/>
                <w:rPrChange w:id="966" w:author="Tuleshov, Kurmanbek [Bolashak Atyrau Limited]" w:date="2022-11-03T14:39:00Z">
                  <w:rPr>
                    <w:ins w:id="967" w:author="Makanova, Akbope A. [Fircroft Eng Services Ltd Atyrau Branch]" w:date="2022-11-03T12:05:00Z"/>
                    <w:color w:val="auto"/>
                    <w:highlight w:val="yellow"/>
                    <w:lang w:val="ru-RU"/>
                  </w:rPr>
                </w:rPrChange>
              </w:rPr>
            </w:pPr>
            <w:ins w:id="968" w:author="Makanova, Akbope A. [Fircroft Eng Services Ltd Atyrau Branch]" w:date="2022-11-03T12:05:00Z">
              <w:r w:rsidRPr="00195C4A">
                <w:rPr>
                  <w:color w:val="auto"/>
                  <w:lang w:val="ru-RU"/>
                  <w:rPrChange w:id="969" w:author="Tuleshov, Kurmanbek [Bolashak Atyrau Limited]" w:date="2022-11-03T14:39:00Z">
                    <w:rPr>
                      <w:color w:val="auto"/>
                      <w:highlight w:val="yellow"/>
                      <w:lang w:val="ru-RU"/>
                    </w:rPr>
                  </w:rPrChange>
                </w:rPr>
                <w:t>Н/П</w:t>
              </w:r>
            </w:ins>
          </w:p>
        </w:tc>
      </w:tr>
      <w:tr w:rsidR="00E55893" w:rsidRPr="00195C4A" w14:paraId="140F67FB" w14:textId="77777777" w:rsidTr="00B204F9">
        <w:trPr>
          <w:ins w:id="970" w:author="Makanova, Akbope A. [Fircroft Eng Services Ltd Atyrau Branch]" w:date="2022-11-03T12:05:00Z"/>
        </w:trPr>
        <w:tc>
          <w:tcPr>
            <w:tcW w:w="1261" w:type="dxa"/>
          </w:tcPr>
          <w:p w14:paraId="0C37D4EB" w14:textId="77777777" w:rsidR="00E55893" w:rsidRPr="00195C4A" w:rsidRDefault="00E55893" w:rsidP="00B204F9">
            <w:pPr>
              <w:pStyle w:val="List1"/>
              <w:numPr>
                <w:ilvl w:val="0"/>
                <w:numId w:val="0"/>
              </w:numPr>
              <w:tabs>
                <w:tab w:val="clear" w:pos="1080"/>
              </w:tabs>
              <w:rPr>
                <w:ins w:id="971" w:author="Makanova, Akbope A. [Fircroft Eng Services Ltd Atyrau Branch]" w:date="2022-11-03T12:05:00Z"/>
                <w:color w:val="auto"/>
                <w:lang w:val="ru-RU"/>
                <w:rPrChange w:id="972" w:author="Tuleshov, Kurmanbek [Bolashak Atyrau Limited]" w:date="2022-11-03T14:39:00Z">
                  <w:rPr>
                    <w:ins w:id="973" w:author="Makanova, Akbope A. [Fircroft Eng Services Ltd Atyrau Branch]" w:date="2022-11-03T12:05:00Z"/>
                    <w:color w:val="auto"/>
                    <w:highlight w:val="yellow"/>
                    <w:lang w:val="ru-RU"/>
                  </w:rPr>
                </w:rPrChange>
              </w:rPr>
            </w:pPr>
            <w:ins w:id="974" w:author="Makanova, Akbope A. [Fircroft Eng Services Ltd Atyrau Branch]" w:date="2022-11-03T12:05:00Z">
              <w:r w:rsidRPr="00195C4A">
                <w:rPr>
                  <w:color w:val="auto"/>
                  <w:lang w:val="ru-RU"/>
                  <w:rPrChange w:id="975" w:author="Tuleshov, Kurmanbek [Bolashak Atyrau Limited]" w:date="2022-11-03T14:39:00Z">
                    <w:rPr>
                      <w:color w:val="auto"/>
                      <w:highlight w:val="yellow"/>
                      <w:lang w:val="ru-RU"/>
                    </w:rPr>
                  </w:rPrChange>
                </w:rPr>
                <w:t xml:space="preserve">Применение </w:t>
              </w:r>
            </w:ins>
          </w:p>
        </w:tc>
        <w:tc>
          <w:tcPr>
            <w:tcW w:w="6905" w:type="dxa"/>
            <w:gridSpan w:val="2"/>
          </w:tcPr>
          <w:p w14:paraId="54EFF178" w14:textId="72640E32" w:rsidR="00E55893" w:rsidRPr="00195C4A" w:rsidRDefault="00E55893" w:rsidP="00B204F9">
            <w:pPr>
              <w:pStyle w:val="List1"/>
              <w:numPr>
                <w:ilvl w:val="0"/>
                <w:numId w:val="0"/>
              </w:numPr>
              <w:tabs>
                <w:tab w:val="clear" w:pos="1080"/>
              </w:tabs>
              <w:rPr>
                <w:ins w:id="976" w:author="Makanova, Akbope A. [Fircroft Eng Services Ltd Atyrau Branch]" w:date="2022-11-03T12:05:00Z"/>
                <w:color w:val="auto"/>
                <w:lang w:val="ru-RU"/>
                <w:rPrChange w:id="977" w:author="Tuleshov, Kurmanbek [Bolashak Atyrau Limited]" w:date="2022-11-03T14:39:00Z">
                  <w:rPr>
                    <w:ins w:id="978" w:author="Makanova, Akbope A. [Fircroft Eng Services Ltd Atyrau Branch]" w:date="2022-11-03T12:05:00Z"/>
                    <w:color w:val="auto"/>
                    <w:highlight w:val="yellow"/>
                    <w:lang w:val="ru-RU"/>
                  </w:rPr>
                </w:rPrChange>
              </w:rPr>
            </w:pPr>
            <w:ins w:id="979" w:author="Makanova, Akbope A. [Fircroft Eng Services Ltd Atyrau Branch]" w:date="2022-11-03T12:05:00Z">
              <w:r w:rsidRPr="00195C4A">
                <w:rPr>
                  <w:color w:val="auto"/>
                  <w:lang w:val="ru-RU"/>
                  <w:rPrChange w:id="980" w:author="Tuleshov, Kurmanbek [Bolashak Atyrau Limited]" w:date="2022-11-03T14:39:00Z">
                    <w:rPr>
                      <w:color w:val="auto"/>
                      <w:highlight w:val="yellow"/>
                      <w:lang w:val="ru-RU"/>
                    </w:rPr>
                  </w:rPrChange>
                </w:rPr>
                <w:t xml:space="preserve">ГЭМ – водонепроницаемая </w:t>
              </w:r>
            </w:ins>
            <w:ins w:id="981" w:author="Makanova, Akbope A. [Fircroft Eng Services Ltd Atyrau Branch]" w:date="2022-11-03T12:15:00Z">
              <w:r w:rsidR="00997501" w:rsidRPr="00195C4A">
                <w:rPr>
                  <w:color w:val="auto"/>
                  <w:lang w:val="ru-RU"/>
                  <w:rPrChange w:id="982" w:author="Tuleshov, Kurmanbek [Bolashak Atyrau Limited]" w:date="2022-11-03T14:39:00Z">
                    <w:rPr>
                      <w:color w:val="auto"/>
                      <w:highlight w:val="yellow"/>
                      <w:lang w:val="ru-RU"/>
                    </w:rPr>
                  </w:rPrChange>
                </w:rPr>
                <w:t>облицовка, предназначенная</w:t>
              </w:r>
            </w:ins>
            <w:ins w:id="983" w:author="Makanova, Akbope A. [Fircroft Eng Services Ltd Atyrau Branch]" w:date="2022-11-03T12:05:00Z">
              <w:r w:rsidRPr="00195C4A">
                <w:rPr>
                  <w:color w:val="auto"/>
                  <w:lang w:val="ru-RU"/>
                  <w:rPrChange w:id="984" w:author="Tuleshov, Kurmanbek [Bolashak Atyrau Limited]" w:date="2022-11-03T14:39:00Z">
                    <w:rPr>
                      <w:color w:val="auto"/>
                      <w:highlight w:val="yellow"/>
                      <w:lang w:val="ru-RU"/>
                    </w:rPr>
                  </w:rPrChange>
                </w:rPr>
                <w:t xml:space="preserve"> для предотвращения попадания воды в изоляционный материал</w:t>
              </w:r>
            </w:ins>
          </w:p>
        </w:tc>
      </w:tr>
      <w:tr w:rsidR="00E55893" w:rsidRPr="00195C4A" w14:paraId="6DC064EF" w14:textId="77777777" w:rsidTr="00B204F9">
        <w:trPr>
          <w:ins w:id="985" w:author="Makanova, Akbope A. [Fircroft Eng Services Ltd Atyrau Branch]" w:date="2022-11-03T12:05:00Z"/>
        </w:trPr>
        <w:tc>
          <w:tcPr>
            <w:tcW w:w="8166" w:type="dxa"/>
            <w:gridSpan w:val="3"/>
          </w:tcPr>
          <w:p w14:paraId="2E14C46D" w14:textId="77777777" w:rsidR="00E55893" w:rsidRPr="00195C4A" w:rsidRDefault="00E55893" w:rsidP="00B204F9">
            <w:pPr>
              <w:pStyle w:val="List1"/>
              <w:numPr>
                <w:ilvl w:val="0"/>
                <w:numId w:val="0"/>
              </w:numPr>
              <w:tabs>
                <w:tab w:val="clear" w:pos="1080"/>
              </w:tabs>
              <w:rPr>
                <w:ins w:id="986" w:author="Makanova, Akbope A. [Fircroft Eng Services Ltd Atyrau Branch]" w:date="2022-11-03T12:05:00Z"/>
                <w:b/>
                <w:bCs/>
                <w:caps/>
                <w:color w:val="auto"/>
                <w:lang w:val="ru-RU"/>
                <w:rPrChange w:id="987" w:author="Tuleshov, Kurmanbek [Bolashak Atyrau Limited]" w:date="2022-11-03T14:39:00Z">
                  <w:rPr>
                    <w:ins w:id="988" w:author="Makanova, Akbope A. [Fircroft Eng Services Ltd Atyrau Branch]" w:date="2022-11-03T12:05:00Z"/>
                    <w:b/>
                    <w:bCs/>
                    <w:caps/>
                    <w:color w:val="auto"/>
                    <w:highlight w:val="yellow"/>
                    <w:lang w:val="ru-RU"/>
                  </w:rPr>
                </w:rPrChange>
              </w:rPr>
            </w:pPr>
            <w:ins w:id="989" w:author="Makanova, Akbope A. [Fircroft Eng Services Ltd Atyrau Branch]" w:date="2022-11-03T12:05:00Z">
              <w:r w:rsidRPr="00195C4A">
                <w:rPr>
                  <w:b/>
                  <w:bCs/>
                  <w:caps/>
                  <w:color w:val="auto"/>
                  <w:lang w:val="ru-RU"/>
                  <w:rPrChange w:id="990" w:author="Tuleshov, Kurmanbek [Bolashak Atyrau Limited]" w:date="2022-11-03T14:39:00Z">
                    <w:rPr>
                      <w:b/>
                      <w:bCs/>
                      <w:caps/>
                      <w:color w:val="auto"/>
                      <w:highlight w:val="yellow"/>
                      <w:lang w:val="ru-RU"/>
                    </w:rPr>
                  </w:rPrChange>
                </w:rPr>
                <w:t xml:space="preserve">Данные о материале и свойства </w:t>
              </w:r>
            </w:ins>
          </w:p>
        </w:tc>
      </w:tr>
      <w:tr w:rsidR="00E55893" w:rsidRPr="00195C4A" w14:paraId="3FEAB096" w14:textId="77777777" w:rsidTr="00B204F9">
        <w:trPr>
          <w:ins w:id="991" w:author="Makanova, Akbope A. [Fircroft Eng Services Ltd Atyrau Branch]" w:date="2022-11-03T12:05:00Z"/>
        </w:trPr>
        <w:tc>
          <w:tcPr>
            <w:tcW w:w="1261" w:type="dxa"/>
            <w:vMerge w:val="restart"/>
          </w:tcPr>
          <w:p w14:paraId="08ED0EC7" w14:textId="77777777" w:rsidR="00E55893" w:rsidRPr="00195C4A" w:rsidRDefault="00E55893" w:rsidP="00B204F9">
            <w:pPr>
              <w:pStyle w:val="List1"/>
              <w:numPr>
                <w:ilvl w:val="0"/>
                <w:numId w:val="0"/>
              </w:numPr>
              <w:tabs>
                <w:tab w:val="clear" w:pos="1080"/>
              </w:tabs>
              <w:rPr>
                <w:ins w:id="992" w:author="Makanova, Akbope A. [Fircroft Eng Services Ltd Atyrau Branch]" w:date="2022-11-03T12:05:00Z"/>
                <w:color w:val="auto"/>
                <w:lang w:val="ru-RU"/>
                <w:rPrChange w:id="993" w:author="Tuleshov, Kurmanbek [Bolashak Atyrau Limited]" w:date="2022-11-03T14:39:00Z">
                  <w:rPr>
                    <w:ins w:id="994" w:author="Makanova, Akbope A. [Fircroft Eng Services Ltd Atyrau Branch]" w:date="2022-11-03T12:05:00Z"/>
                    <w:color w:val="auto"/>
                    <w:highlight w:val="yellow"/>
                    <w:lang w:val="ru-RU"/>
                  </w:rPr>
                </w:rPrChange>
              </w:rPr>
            </w:pPr>
            <w:ins w:id="995" w:author="Makanova, Akbope A. [Fircroft Eng Services Ltd Atyrau Branch]" w:date="2022-11-03T12:05:00Z">
              <w:r w:rsidRPr="00195C4A">
                <w:rPr>
                  <w:color w:val="auto"/>
                  <w:lang w:val="ru-RU"/>
                  <w:rPrChange w:id="996" w:author="Tuleshov, Kurmanbek [Bolashak Atyrau Limited]" w:date="2022-11-03T14:39:00Z">
                    <w:rPr>
                      <w:color w:val="auto"/>
                      <w:highlight w:val="yellow"/>
                      <w:lang w:val="ru-RU"/>
                    </w:rPr>
                  </w:rPrChange>
                </w:rPr>
                <w:t xml:space="preserve">Общие требования </w:t>
              </w:r>
            </w:ins>
          </w:p>
        </w:tc>
        <w:tc>
          <w:tcPr>
            <w:tcW w:w="6905" w:type="dxa"/>
            <w:gridSpan w:val="2"/>
          </w:tcPr>
          <w:p w14:paraId="095C95C7" w14:textId="77777777" w:rsidR="00E55893" w:rsidRPr="00195C4A" w:rsidRDefault="00E55893" w:rsidP="00B204F9">
            <w:pPr>
              <w:pStyle w:val="List1"/>
              <w:numPr>
                <w:ilvl w:val="0"/>
                <w:numId w:val="0"/>
              </w:numPr>
              <w:tabs>
                <w:tab w:val="clear" w:pos="1080"/>
              </w:tabs>
              <w:rPr>
                <w:ins w:id="997" w:author="Makanova, Akbope A. [Fircroft Eng Services Ltd Atyrau Branch]" w:date="2022-11-03T12:05:00Z"/>
                <w:color w:val="auto"/>
                <w:lang w:val="ru-RU"/>
                <w:rPrChange w:id="998" w:author="Tuleshov, Kurmanbek [Bolashak Atyrau Limited]" w:date="2022-11-03T14:39:00Z">
                  <w:rPr>
                    <w:ins w:id="999" w:author="Makanova, Akbope A. [Fircroft Eng Services Ltd Atyrau Branch]" w:date="2022-11-03T12:05:00Z"/>
                    <w:color w:val="auto"/>
                    <w:highlight w:val="yellow"/>
                    <w:lang w:val="ru-RU"/>
                  </w:rPr>
                </w:rPrChange>
              </w:rPr>
            </w:pPr>
            <w:ins w:id="1000" w:author="Makanova, Akbope A. [Fircroft Eng Services Ltd Atyrau Branch]" w:date="2022-11-03T12:05:00Z">
              <w:r w:rsidRPr="00195C4A">
                <w:rPr>
                  <w:color w:val="auto"/>
                  <w:lang w:val="ru-RU"/>
                  <w:rPrChange w:id="1001" w:author="Tuleshov, Kurmanbek [Bolashak Atyrau Limited]" w:date="2022-11-03T14:39:00Z">
                    <w:rPr>
                      <w:color w:val="auto"/>
                      <w:highlight w:val="yellow"/>
                      <w:lang w:val="ru-RU"/>
                    </w:rPr>
                  </w:rPrChange>
                </w:rPr>
                <w:t>Материал облицовки должен выдерживать соответствующий температурный диапазон от -50 °C до +100 °C</w:t>
              </w:r>
            </w:ins>
          </w:p>
        </w:tc>
      </w:tr>
      <w:tr w:rsidR="00E55893" w:rsidRPr="00195C4A" w14:paraId="48787003" w14:textId="77777777" w:rsidTr="00B204F9">
        <w:trPr>
          <w:ins w:id="1002" w:author="Makanova, Akbope A. [Fircroft Eng Services Ltd Atyrau Branch]" w:date="2022-11-03T12:05:00Z"/>
        </w:trPr>
        <w:tc>
          <w:tcPr>
            <w:tcW w:w="1261" w:type="dxa"/>
            <w:vMerge/>
          </w:tcPr>
          <w:p w14:paraId="2985344C" w14:textId="77777777" w:rsidR="00E55893" w:rsidRPr="00195C4A" w:rsidRDefault="00E55893" w:rsidP="00B204F9">
            <w:pPr>
              <w:pStyle w:val="List1"/>
              <w:numPr>
                <w:ilvl w:val="0"/>
                <w:numId w:val="0"/>
              </w:numPr>
              <w:tabs>
                <w:tab w:val="clear" w:pos="1080"/>
              </w:tabs>
              <w:rPr>
                <w:ins w:id="1003" w:author="Makanova, Akbope A. [Fircroft Eng Services Ltd Atyrau Branch]" w:date="2022-11-03T12:05:00Z"/>
                <w:color w:val="auto"/>
                <w:lang w:val="ru-RU"/>
                <w:rPrChange w:id="1004" w:author="Tuleshov, Kurmanbek [Bolashak Atyrau Limited]" w:date="2022-11-03T14:39:00Z">
                  <w:rPr>
                    <w:ins w:id="1005" w:author="Makanova, Akbope A. [Fircroft Eng Services Ltd Atyrau Branch]" w:date="2022-11-03T12:05:00Z"/>
                    <w:color w:val="auto"/>
                    <w:highlight w:val="yellow"/>
                    <w:lang w:val="ru-RU"/>
                  </w:rPr>
                </w:rPrChange>
              </w:rPr>
            </w:pPr>
          </w:p>
        </w:tc>
        <w:tc>
          <w:tcPr>
            <w:tcW w:w="6905" w:type="dxa"/>
            <w:gridSpan w:val="2"/>
          </w:tcPr>
          <w:p w14:paraId="76341E39" w14:textId="77777777" w:rsidR="00E55893" w:rsidRPr="00195C4A" w:rsidRDefault="00E55893" w:rsidP="00B204F9">
            <w:pPr>
              <w:pStyle w:val="List1"/>
              <w:numPr>
                <w:ilvl w:val="0"/>
                <w:numId w:val="0"/>
              </w:numPr>
              <w:tabs>
                <w:tab w:val="clear" w:pos="1080"/>
              </w:tabs>
              <w:rPr>
                <w:ins w:id="1006" w:author="Makanova, Akbope A. [Fircroft Eng Services Ltd Atyrau Branch]" w:date="2022-11-03T12:05:00Z"/>
                <w:color w:val="auto"/>
                <w:lang w:val="ru-RU"/>
                <w:rPrChange w:id="1007" w:author="Tuleshov, Kurmanbek [Bolashak Atyrau Limited]" w:date="2022-11-03T14:39:00Z">
                  <w:rPr>
                    <w:ins w:id="1008" w:author="Makanova, Akbope A. [Fircroft Eng Services Ltd Atyrau Branch]" w:date="2022-11-03T12:05:00Z"/>
                    <w:color w:val="auto"/>
                    <w:highlight w:val="yellow"/>
                    <w:lang w:val="ru-RU"/>
                  </w:rPr>
                </w:rPrChange>
              </w:rPr>
            </w:pPr>
            <w:ins w:id="1009" w:author="Makanova, Akbope A. [Fircroft Eng Services Ltd Atyrau Branch]" w:date="2022-11-03T12:05:00Z">
              <w:r w:rsidRPr="00195C4A">
                <w:rPr>
                  <w:color w:val="auto"/>
                  <w:lang w:val="ru-RU"/>
                  <w:rPrChange w:id="1010" w:author="Tuleshov, Kurmanbek [Bolashak Atyrau Limited]" w:date="2022-11-03T14:39:00Z">
                    <w:rPr>
                      <w:color w:val="auto"/>
                      <w:highlight w:val="yellow"/>
                      <w:lang w:val="ru-RU"/>
                    </w:rPr>
                  </w:rPrChange>
                </w:rPr>
                <w:t>Толщина слоя: ≥ 1 м</w:t>
              </w:r>
            </w:ins>
          </w:p>
        </w:tc>
      </w:tr>
      <w:tr w:rsidR="00E55893" w:rsidRPr="00195C4A" w14:paraId="5D7873B2" w14:textId="77777777" w:rsidTr="00B204F9">
        <w:trPr>
          <w:ins w:id="1011" w:author="Makanova, Akbope A. [Fircroft Eng Services Ltd Atyrau Branch]" w:date="2022-11-03T12:05:00Z"/>
        </w:trPr>
        <w:tc>
          <w:tcPr>
            <w:tcW w:w="1261" w:type="dxa"/>
          </w:tcPr>
          <w:p w14:paraId="4F6DEDF1" w14:textId="77777777" w:rsidR="00E55893" w:rsidRPr="00195C4A" w:rsidRDefault="00E55893" w:rsidP="00B204F9">
            <w:pPr>
              <w:pStyle w:val="List1"/>
              <w:numPr>
                <w:ilvl w:val="0"/>
                <w:numId w:val="0"/>
              </w:numPr>
              <w:tabs>
                <w:tab w:val="clear" w:pos="1080"/>
              </w:tabs>
              <w:rPr>
                <w:ins w:id="1012" w:author="Makanova, Akbope A. [Fircroft Eng Services Ltd Atyrau Branch]" w:date="2022-11-03T12:05:00Z"/>
                <w:color w:val="auto"/>
                <w:lang w:val="ru-RU"/>
                <w:rPrChange w:id="1013" w:author="Tuleshov, Kurmanbek [Bolashak Atyrau Limited]" w:date="2022-11-03T14:39:00Z">
                  <w:rPr>
                    <w:ins w:id="1014" w:author="Makanova, Akbope A. [Fircroft Eng Services Ltd Atyrau Branch]" w:date="2022-11-03T12:05:00Z"/>
                    <w:color w:val="auto"/>
                    <w:highlight w:val="yellow"/>
                    <w:lang w:val="ru-RU"/>
                  </w:rPr>
                </w:rPrChange>
              </w:rPr>
            </w:pPr>
          </w:p>
        </w:tc>
        <w:tc>
          <w:tcPr>
            <w:tcW w:w="3128" w:type="dxa"/>
          </w:tcPr>
          <w:p w14:paraId="474E21FF" w14:textId="77777777" w:rsidR="00E55893" w:rsidRPr="00195C4A" w:rsidRDefault="00E55893" w:rsidP="00B204F9">
            <w:pPr>
              <w:pStyle w:val="List1"/>
              <w:numPr>
                <w:ilvl w:val="0"/>
                <w:numId w:val="0"/>
              </w:numPr>
              <w:tabs>
                <w:tab w:val="clear" w:pos="1080"/>
              </w:tabs>
              <w:rPr>
                <w:ins w:id="1015" w:author="Makanova, Akbope A. [Fircroft Eng Services Ltd Atyrau Branch]" w:date="2022-11-03T12:05:00Z"/>
                <w:b/>
                <w:bCs/>
                <w:color w:val="auto"/>
                <w:lang w:val="ru-RU"/>
                <w:rPrChange w:id="1016" w:author="Tuleshov, Kurmanbek [Bolashak Atyrau Limited]" w:date="2022-11-03T14:39:00Z">
                  <w:rPr>
                    <w:ins w:id="1017" w:author="Makanova, Akbope A. [Fircroft Eng Services Ltd Atyrau Branch]" w:date="2022-11-03T12:05:00Z"/>
                    <w:b/>
                    <w:bCs/>
                    <w:color w:val="auto"/>
                    <w:highlight w:val="yellow"/>
                    <w:lang w:val="ru-RU"/>
                  </w:rPr>
                </w:rPrChange>
              </w:rPr>
            </w:pPr>
            <w:ins w:id="1018" w:author="Makanova, Akbope A. [Fircroft Eng Services Ltd Atyrau Branch]" w:date="2022-11-03T12:05:00Z">
              <w:r w:rsidRPr="00195C4A">
                <w:rPr>
                  <w:b/>
                  <w:bCs/>
                  <w:color w:val="auto"/>
                  <w:lang w:val="ru-RU"/>
                  <w:rPrChange w:id="1019" w:author="Tuleshov, Kurmanbek [Bolashak Atyrau Limited]" w:date="2022-11-03T14:39:00Z">
                    <w:rPr>
                      <w:b/>
                      <w:bCs/>
                      <w:color w:val="auto"/>
                      <w:highlight w:val="yellow"/>
                      <w:lang w:val="ru-RU"/>
                    </w:rPr>
                  </w:rPrChange>
                </w:rPr>
                <w:t>Стандарт испытаний</w:t>
              </w:r>
            </w:ins>
          </w:p>
        </w:tc>
        <w:tc>
          <w:tcPr>
            <w:tcW w:w="3777" w:type="dxa"/>
          </w:tcPr>
          <w:p w14:paraId="1B7B1F9C" w14:textId="77777777" w:rsidR="00E55893" w:rsidRPr="00195C4A" w:rsidRDefault="00E55893" w:rsidP="00B204F9">
            <w:pPr>
              <w:pStyle w:val="List1"/>
              <w:numPr>
                <w:ilvl w:val="0"/>
                <w:numId w:val="0"/>
              </w:numPr>
              <w:tabs>
                <w:tab w:val="clear" w:pos="1080"/>
              </w:tabs>
              <w:rPr>
                <w:ins w:id="1020" w:author="Makanova, Akbope A. [Fircroft Eng Services Ltd Atyrau Branch]" w:date="2022-11-03T12:05:00Z"/>
                <w:b/>
                <w:bCs/>
                <w:color w:val="auto"/>
                <w:lang w:val="ru-RU"/>
                <w:rPrChange w:id="1021" w:author="Tuleshov, Kurmanbek [Bolashak Atyrau Limited]" w:date="2022-11-03T14:39:00Z">
                  <w:rPr>
                    <w:ins w:id="1022" w:author="Makanova, Akbope A. [Fircroft Eng Services Ltd Atyrau Branch]" w:date="2022-11-03T12:05:00Z"/>
                    <w:b/>
                    <w:bCs/>
                    <w:color w:val="auto"/>
                    <w:highlight w:val="yellow"/>
                    <w:lang w:val="ru-RU"/>
                  </w:rPr>
                </w:rPrChange>
              </w:rPr>
            </w:pPr>
            <w:ins w:id="1023" w:author="Makanova, Akbope A. [Fircroft Eng Services Ltd Atyrau Branch]" w:date="2022-11-03T12:05:00Z">
              <w:r w:rsidRPr="00195C4A">
                <w:rPr>
                  <w:b/>
                  <w:bCs/>
                  <w:color w:val="auto"/>
                  <w:lang w:val="ru-RU"/>
                  <w:rPrChange w:id="1024" w:author="Tuleshov, Kurmanbek [Bolashak Atyrau Limited]" w:date="2022-11-03T14:39:00Z">
                    <w:rPr>
                      <w:b/>
                      <w:bCs/>
                      <w:color w:val="auto"/>
                      <w:highlight w:val="yellow"/>
                      <w:lang w:val="ru-RU"/>
                    </w:rPr>
                  </w:rPrChange>
                </w:rPr>
                <w:t xml:space="preserve">Критерий приемки </w:t>
              </w:r>
            </w:ins>
          </w:p>
        </w:tc>
      </w:tr>
      <w:tr w:rsidR="00E55893" w:rsidRPr="00195C4A" w14:paraId="3FCA0620" w14:textId="77777777" w:rsidTr="00B204F9">
        <w:trPr>
          <w:ins w:id="1025" w:author="Makanova, Akbope A. [Fircroft Eng Services Ltd Atyrau Branch]" w:date="2022-11-03T12:05:00Z"/>
        </w:trPr>
        <w:tc>
          <w:tcPr>
            <w:tcW w:w="1261" w:type="dxa"/>
            <w:vMerge w:val="restart"/>
          </w:tcPr>
          <w:p w14:paraId="70FB4D33" w14:textId="77777777" w:rsidR="00E55893" w:rsidRPr="00195C4A" w:rsidRDefault="00E55893" w:rsidP="00B204F9">
            <w:pPr>
              <w:pStyle w:val="List1"/>
              <w:numPr>
                <w:ilvl w:val="0"/>
                <w:numId w:val="0"/>
              </w:numPr>
              <w:tabs>
                <w:tab w:val="clear" w:pos="1080"/>
              </w:tabs>
              <w:rPr>
                <w:ins w:id="1026" w:author="Makanova, Akbope A. [Fircroft Eng Services Ltd Atyrau Branch]" w:date="2022-11-03T12:05:00Z"/>
                <w:color w:val="auto"/>
                <w:lang w:val="ru-RU"/>
                <w:rPrChange w:id="1027" w:author="Tuleshov, Kurmanbek [Bolashak Atyrau Limited]" w:date="2022-11-03T14:39:00Z">
                  <w:rPr>
                    <w:ins w:id="1028" w:author="Makanova, Akbope A. [Fircroft Eng Services Ltd Atyrau Branch]" w:date="2022-11-03T12:05:00Z"/>
                    <w:color w:val="auto"/>
                    <w:highlight w:val="yellow"/>
                    <w:lang w:val="ru-RU"/>
                  </w:rPr>
                </w:rPrChange>
              </w:rPr>
            </w:pPr>
            <w:ins w:id="1029" w:author="Makanova, Akbope A. [Fircroft Eng Services Ltd Atyrau Branch]" w:date="2022-11-03T12:05:00Z">
              <w:r w:rsidRPr="00195C4A">
                <w:rPr>
                  <w:color w:val="auto"/>
                  <w:lang w:val="ru-RU"/>
                  <w:rPrChange w:id="1030" w:author="Tuleshov, Kurmanbek [Bolashak Atyrau Limited]" w:date="2022-11-03T14:39:00Z">
                    <w:rPr>
                      <w:color w:val="auto"/>
                      <w:highlight w:val="yellow"/>
                      <w:lang w:val="ru-RU"/>
                    </w:rPr>
                  </w:rPrChange>
                </w:rPr>
                <w:t>Механические свойства</w:t>
              </w:r>
            </w:ins>
          </w:p>
        </w:tc>
        <w:tc>
          <w:tcPr>
            <w:tcW w:w="3128" w:type="dxa"/>
          </w:tcPr>
          <w:p w14:paraId="73CDA00D" w14:textId="3A00B3B6" w:rsidR="00E55893" w:rsidRPr="00195C4A" w:rsidRDefault="00E55893" w:rsidP="00B204F9">
            <w:pPr>
              <w:pStyle w:val="List1"/>
              <w:numPr>
                <w:ilvl w:val="0"/>
                <w:numId w:val="0"/>
              </w:numPr>
              <w:tabs>
                <w:tab w:val="clear" w:pos="1080"/>
              </w:tabs>
              <w:rPr>
                <w:ins w:id="1031" w:author="Makanova, Akbope A. [Fircroft Eng Services Ltd Atyrau Branch]" w:date="2022-11-03T12:05:00Z"/>
                <w:color w:val="auto"/>
                <w:lang w:val="ru-RU"/>
                <w:rPrChange w:id="1032" w:author="Tuleshov, Kurmanbek [Bolashak Atyrau Limited]" w:date="2022-11-03T14:39:00Z">
                  <w:rPr>
                    <w:ins w:id="1033" w:author="Makanova, Akbope A. [Fircroft Eng Services Ltd Atyrau Branch]" w:date="2022-11-03T12:05:00Z"/>
                    <w:color w:val="auto"/>
                    <w:highlight w:val="yellow"/>
                    <w:lang w:val="ru-RU"/>
                  </w:rPr>
                </w:rPrChange>
              </w:rPr>
            </w:pPr>
            <w:ins w:id="1034" w:author="Makanova, Akbope A. [Fircroft Eng Services Ltd Atyrau Branch]" w:date="2022-11-03T12:05:00Z">
              <w:r w:rsidRPr="00195C4A">
                <w:rPr>
                  <w:color w:val="auto"/>
                  <w:lang w:val="ru-RU"/>
                  <w:rPrChange w:id="1035" w:author="Tuleshov, Kurmanbek [Bolashak Atyrau Limited]" w:date="2022-11-03T14:39:00Z">
                    <w:rPr>
                      <w:color w:val="auto"/>
                      <w:highlight w:val="yellow"/>
                      <w:lang w:val="ru-RU"/>
                    </w:rPr>
                  </w:rPrChange>
                </w:rPr>
                <w:t xml:space="preserve">ASTM D751 (испытания на </w:t>
              </w:r>
            </w:ins>
            <w:ins w:id="1036" w:author="Makanova, Akbope A. [Fircroft Eng Services Ltd Atyrau Branch]" w:date="2022-11-03T12:15:00Z">
              <w:r w:rsidR="00997501" w:rsidRPr="00195C4A">
                <w:rPr>
                  <w:color w:val="auto"/>
                  <w:lang w:val="ru-RU"/>
                  <w:rPrChange w:id="1037" w:author="Tuleshov, Kurmanbek [Bolashak Atyrau Limited]" w:date="2022-11-03T14:39:00Z">
                    <w:rPr>
                      <w:color w:val="auto"/>
                      <w:highlight w:val="yellow"/>
                      <w:lang w:val="ru-RU"/>
                    </w:rPr>
                  </w:rPrChange>
                </w:rPr>
                <w:t>трапециевидный</w:t>
              </w:r>
            </w:ins>
            <w:ins w:id="1038" w:author="Makanova, Akbope A. [Fircroft Eng Services Ltd Atyrau Branch]" w:date="2022-11-03T12:05:00Z">
              <w:r w:rsidRPr="00195C4A">
                <w:rPr>
                  <w:color w:val="auto"/>
                  <w:lang w:val="ru-RU"/>
                  <w:rPrChange w:id="1039" w:author="Tuleshov, Kurmanbek [Bolashak Atyrau Limited]" w:date="2022-11-03T14:39:00Z">
                    <w:rPr>
                      <w:color w:val="auto"/>
                      <w:highlight w:val="yellow"/>
                      <w:lang w:val="ru-RU"/>
                    </w:rPr>
                  </w:rPrChange>
                </w:rPr>
                <w:t xml:space="preserve"> разрыв) или ASTM D624 (испытания на раздвоенный разрыв) / ISO 34-1 (метод A)</w:t>
              </w:r>
            </w:ins>
          </w:p>
        </w:tc>
        <w:tc>
          <w:tcPr>
            <w:tcW w:w="3777" w:type="dxa"/>
          </w:tcPr>
          <w:p w14:paraId="3281FCBF" w14:textId="4F306631" w:rsidR="00E55893" w:rsidRPr="00195C4A" w:rsidRDefault="00E55893" w:rsidP="00B204F9">
            <w:pPr>
              <w:pStyle w:val="List1"/>
              <w:numPr>
                <w:ilvl w:val="0"/>
                <w:numId w:val="0"/>
              </w:numPr>
              <w:tabs>
                <w:tab w:val="clear" w:pos="1080"/>
              </w:tabs>
              <w:rPr>
                <w:ins w:id="1040" w:author="Makanova, Akbope A. [Fircroft Eng Services Ltd Atyrau Branch]" w:date="2022-11-03T12:05:00Z"/>
                <w:color w:val="auto"/>
                <w:lang w:val="ru-RU"/>
                <w:rPrChange w:id="1041" w:author="Tuleshov, Kurmanbek [Bolashak Atyrau Limited]" w:date="2022-11-03T14:39:00Z">
                  <w:rPr>
                    <w:ins w:id="1042" w:author="Makanova, Akbope A. [Fircroft Eng Services Ltd Atyrau Branch]" w:date="2022-11-03T12:05:00Z"/>
                    <w:color w:val="auto"/>
                    <w:highlight w:val="yellow"/>
                    <w:lang w:val="ru-RU"/>
                  </w:rPr>
                </w:rPrChange>
              </w:rPr>
            </w:pPr>
            <w:ins w:id="1043" w:author="Makanova, Akbope A. [Fircroft Eng Services Ltd Atyrau Branch]" w:date="2022-11-03T12:05:00Z">
              <w:r w:rsidRPr="00195C4A">
                <w:rPr>
                  <w:color w:val="auto"/>
                  <w:lang w:val="ru-RU"/>
                  <w:rPrChange w:id="1044" w:author="Tuleshov, Kurmanbek [Bolashak Atyrau Limited]" w:date="2022-11-03T14:39:00Z">
                    <w:rPr>
                      <w:color w:val="auto"/>
                      <w:highlight w:val="yellow"/>
                      <w:lang w:val="ru-RU"/>
                    </w:rPr>
                  </w:rPrChange>
                </w:rPr>
                <w:t xml:space="preserve">Предел прочности на </w:t>
              </w:r>
            </w:ins>
            <w:ins w:id="1045" w:author="Makanova, Akbope A. [Fircroft Eng Services Ltd Atyrau Branch]" w:date="2022-11-03T12:15:00Z">
              <w:r w:rsidR="00997501" w:rsidRPr="00195C4A">
                <w:rPr>
                  <w:color w:val="auto"/>
                  <w:lang w:val="ru-RU"/>
                  <w:rPrChange w:id="1046" w:author="Tuleshov, Kurmanbek [Bolashak Atyrau Limited]" w:date="2022-11-03T14:39:00Z">
                    <w:rPr>
                      <w:color w:val="auto"/>
                      <w:highlight w:val="yellow"/>
                      <w:lang w:val="ru-RU"/>
                    </w:rPr>
                  </w:rPrChange>
                </w:rPr>
                <w:t>трапециевидный</w:t>
              </w:r>
            </w:ins>
            <w:ins w:id="1047" w:author="Makanova, Akbope A. [Fircroft Eng Services Ltd Atyrau Branch]" w:date="2022-11-03T12:05:00Z">
              <w:r w:rsidRPr="00195C4A">
                <w:rPr>
                  <w:color w:val="auto"/>
                  <w:lang w:val="ru-RU"/>
                  <w:rPrChange w:id="1048" w:author="Tuleshov, Kurmanbek [Bolashak Atyrau Limited]" w:date="2022-11-03T14:39:00Z">
                    <w:rPr>
                      <w:color w:val="auto"/>
                      <w:highlight w:val="yellow"/>
                      <w:lang w:val="ru-RU"/>
                    </w:rPr>
                  </w:rPrChange>
                </w:rPr>
                <w:t xml:space="preserve"> разрыв (ASTM D751) ≥ прочность на разрыв 80 Н (ASTM D624 или ISO 34-1) ≥ 25 Н/мм</w:t>
              </w:r>
            </w:ins>
          </w:p>
        </w:tc>
      </w:tr>
      <w:tr w:rsidR="00E55893" w:rsidRPr="00195C4A" w14:paraId="0027017B" w14:textId="77777777" w:rsidTr="00B204F9">
        <w:trPr>
          <w:ins w:id="1049" w:author="Makanova, Akbope A. [Fircroft Eng Services Ltd Atyrau Branch]" w:date="2022-11-03T12:05:00Z"/>
        </w:trPr>
        <w:tc>
          <w:tcPr>
            <w:tcW w:w="1261" w:type="dxa"/>
            <w:vMerge/>
          </w:tcPr>
          <w:p w14:paraId="4459D231" w14:textId="77777777" w:rsidR="00E55893" w:rsidRPr="00195C4A" w:rsidRDefault="00E55893" w:rsidP="00B204F9">
            <w:pPr>
              <w:pStyle w:val="List1"/>
              <w:numPr>
                <w:ilvl w:val="0"/>
                <w:numId w:val="0"/>
              </w:numPr>
              <w:tabs>
                <w:tab w:val="clear" w:pos="1080"/>
              </w:tabs>
              <w:rPr>
                <w:ins w:id="1050" w:author="Makanova, Akbope A. [Fircroft Eng Services Ltd Atyrau Branch]" w:date="2022-11-03T12:05:00Z"/>
                <w:color w:val="auto"/>
                <w:lang w:val="ru-RU"/>
                <w:rPrChange w:id="1051" w:author="Tuleshov, Kurmanbek [Bolashak Atyrau Limited]" w:date="2022-11-03T14:39:00Z">
                  <w:rPr>
                    <w:ins w:id="1052" w:author="Makanova, Akbope A. [Fircroft Eng Services Ltd Atyrau Branch]" w:date="2022-11-03T12:05:00Z"/>
                    <w:color w:val="auto"/>
                    <w:highlight w:val="yellow"/>
                    <w:lang w:val="ru-RU"/>
                  </w:rPr>
                </w:rPrChange>
              </w:rPr>
            </w:pPr>
          </w:p>
        </w:tc>
        <w:tc>
          <w:tcPr>
            <w:tcW w:w="3128" w:type="dxa"/>
          </w:tcPr>
          <w:p w14:paraId="44E1701A" w14:textId="77777777" w:rsidR="00E55893" w:rsidRPr="00195C4A" w:rsidRDefault="00E55893" w:rsidP="00B204F9">
            <w:pPr>
              <w:pStyle w:val="List1"/>
              <w:numPr>
                <w:ilvl w:val="0"/>
                <w:numId w:val="0"/>
              </w:numPr>
              <w:tabs>
                <w:tab w:val="clear" w:pos="1080"/>
              </w:tabs>
              <w:rPr>
                <w:ins w:id="1053" w:author="Makanova, Akbope A. [Fircroft Eng Services Ltd Atyrau Branch]" w:date="2022-11-03T12:05:00Z"/>
                <w:color w:val="auto"/>
                <w:lang w:val="en-US"/>
                <w:rPrChange w:id="1054" w:author="Tuleshov, Kurmanbek [Bolashak Atyrau Limited]" w:date="2022-11-03T14:39:00Z">
                  <w:rPr>
                    <w:ins w:id="1055" w:author="Makanova, Akbope A. [Fircroft Eng Services Ltd Atyrau Branch]" w:date="2022-11-03T12:05:00Z"/>
                    <w:color w:val="auto"/>
                    <w:highlight w:val="yellow"/>
                    <w:lang w:val="ru-RU"/>
                  </w:rPr>
                </w:rPrChange>
              </w:rPr>
            </w:pPr>
            <w:ins w:id="1056" w:author="Makanova, Akbope A. [Fircroft Eng Services Ltd Atyrau Branch]" w:date="2022-11-03T12:05:00Z">
              <w:r w:rsidRPr="00195C4A">
                <w:rPr>
                  <w:color w:val="auto"/>
                  <w:lang w:val="en-US"/>
                  <w:rPrChange w:id="1057" w:author="Tuleshov, Kurmanbek [Bolashak Atyrau Limited]" w:date="2022-11-03T14:39:00Z">
                    <w:rPr>
                      <w:color w:val="auto"/>
                      <w:highlight w:val="yellow"/>
                      <w:lang w:val="ru-RU"/>
                    </w:rPr>
                  </w:rPrChange>
                </w:rPr>
                <w:t xml:space="preserve">ASTM D751 </w:t>
              </w:r>
              <w:r w:rsidRPr="00195C4A">
                <w:rPr>
                  <w:color w:val="auto"/>
                  <w:lang w:val="ru-RU"/>
                  <w:rPrChange w:id="1058" w:author="Tuleshov, Kurmanbek [Bolashak Atyrau Limited]" w:date="2022-11-03T14:39:00Z">
                    <w:rPr>
                      <w:color w:val="auto"/>
                      <w:highlight w:val="yellow"/>
                      <w:lang w:val="ru-RU"/>
                    </w:rPr>
                  </w:rPrChange>
                </w:rPr>
                <w:t>или</w:t>
              </w:r>
              <w:r w:rsidRPr="00195C4A">
                <w:rPr>
                  <w:color w:val="auto"/>
                  <w:lang w:val="en-US"/>
                  <w:rPrChange w:id="1059" w:author="Tuleshov, Kurmanbek [Bolashak Atyrau Limited]" w:date="2022-11-03T14:39:00Z">
                    <w:rPr>
                      <w:color w:val="auto"/>
                      <w:highlight w:val="yellow"/>
                      <w:lang w:val="ru-RU"/>
                    </w:rPr>
                  </w:rPrChange>
                </w:rPr>
                <w:t xml:space="preserve"> ASTM D412 / ISO 37</w:t>
              </w:r>
            </w:ins>
          </w:p>
        </w:tc>
        <w:tc>
          <w:tcPr>
            <w:tcW w:w="3777" w:type="dxa"/>
          </w:tcPr>
          <w:p w14:paraId="1796682B" w14:textId="77777777" w:rsidR="00E55893" w:rsidRPr="00195C4A" w:rsidRDefault="00E55893" w:rsidP="00B204F9">
            <w:pPr>
              <w:pStyle w:val="List1"/>
              <w:numPr>
                <w:ilvl w:val="0"/>
                <w:numId w:val="0"/>
              </w:numPr>
              <w:tabs>
                <w:tab w:val="clear" w:pos="1080"/>
              </w:tabs>
              <w:rPr>
                <w:ins w:id="1060" w:author="Makanova, Akbope A. [Fircroft Eng Services Ltd Atyrau Branch]" w:date="2022-11-03T12:05:00Z"/>
                <w:color w:val="auto"/>
                <w:lang w:val="ru-RU"/>
                <w:rPrChange w:id="1061" w:author="Tuleshov, Kurmanbek [Bolashak Atyrau Limited]" w:date="2022-11-03T14:39:00Z">
                  <w:rPr>
                    <w:ins w:id="1062" w:author="Makanova, Akbope A. [Fircroft Eng Services Ltd Atyrau Branch]" w:date="2022-11-03T12:05:00Z"/>
                    <w:color w:val="auto"/>
                    <w:highlight w:val="yellow"/>
                    <w:lang w:val="ru-RU"/>
                  </w:rPr>
                </w:rPrChange>
              </w:rPr>
            </w:pPr>
            <w:ins w:id="1063" w:author="Makanova, Akbope A. [Fircroft Eng Services Ltd Atyrau Branch]" w:date="2022-11-03T12:05:00Z">
              <w:r w:rsidRPr="00195C4A">
                <w:rPr>
                  <w:color w:val="auto"/>
                  <w:lang w:val="ru-RU"/>
                  <w:rPrChange w:id="1064" w:author="Tuleshov, Kurmanbek [Bolashak Atyrau Limited]" w:date="2022-11-03T14:39:00Z">
                    <w:rPr>
                      <w:color w:val="auto"/>
                      <w:highlight w:val="yellow"/>
                      <w:lang w:val="ru-RU"/>
                    </w:rPr>
                  </w:rPrChange>
                </w:rPr>
                <w:t>Прочность на разрыв в машинном направлении ≥ 10 МПа</w:t>
              </w:r>
            </w:ins>
          </w:p>
        </w:tc>
      </w:tr>
      <w:tr w:rsidR="00E55893" w:rsidRPr="00195C4A" w14:paraId="7E308A83" w14:textId="77777777" w:rsidTr="00B204F9">
        <w:trPr>
          <w:ins w:id="1065" w:author="Makanova, Akbope A. [Fircroft Eng Services Ltd Atyrau Branch]" w:date="2022-11-03T12:05:00Z"/>
        </w:trPr>
        <w:tc>
          <w:tcPr>
            <w:tcW w:w="1261" w:type="dxa"/>
            <w:vMerge/>
          </w:tcPr>
          <w:p w14:paraId="73708693" w14:textId="77777777" w:rsidR="00E55893" w:rsidRPr="00195C4A" w:rsidRDefault="00E55893" w:rsidP="00B204F9">
            <w:pPr>
              <w:pStyle w:val="List1"/>
              <w:numPr>
                <w:ilvl w:val="0"/>
                <w:numId w:val="0"/>
              </w:numPr>
              <w:tabs>
                <w:tab w:val="clear" w:pos="1080"/>
              </w:tabs>
              <w:rPr>
                <w:ins w:id="1066" w:author="Makanova, Akbope A. [Fircroft Eng Services Ltd Atyrau Branch]" w:date="2022-11-03T12:05:00Z"/>
                <w:color w:val="auto"/>
                <w:lang w:val="ru-RU"/>
                <w:rPrChange w:id="1067" w:author="Tuleshov, Kurmanbek [Bolashak Atyrau Limited]" w:date="2022-11-03T14:39:00Z">
                  <w:rPr>
                    <w:ins w:id="1068" w:author="Makanova, Akbope A. [Fircroft Eng Services Ltd Atyrau Branch]" w:date="2022-11-03T12:05:00Z"/>
                    <w:color w:val="auto"/>
                    <w:highlight w:val="yellow"/>
                    <w:lang w:val="ru-RU"/>
                  </w:rPr>
                </w:rPrChange>
              </w:rPr>
            </w:pPr>
          </w:p>
        </w:tc>
        <w:tc>
          <w:tcPr>
            <w:tcW w:w="3128" w:type="dxa"/>
          </w:tcPr>
          <w:p w14:paraId="3EE7ACC4" w14:textId="77777777" w:rsidR="00E55893" w:rsidRPr="00195C4A" w:rsidRDefault="00E55893" w:rsidP="00B204F9">
            <w:pPr>
              <w:pStyle w:val="List1"/>
              <w:numPr>
                <w:ilvl w:val="0"/>
                <w:numId w:val="0"/>
              </w:numPr>
              <w:tabs>
                <w:tab w:val="clear" w:pos="1080"/>
              </w:tabs>
              <w:rPr>
                <w:ins w:id="1069" w:author="Makanova, Akbope A. [Fircroft Eng Services Ltd Atyrau Branch]" w:date="2022-11-03T12:05:00Z"/>
                <w:color w:val="auto"/>
                <w:lang w:val="en-US"/>
                <w:rPrChange w:id="1070" w:author="Tuleshov, Kurmanbek [Bolashak Atyrau Limited]" w:date="2022-11-03T14:39:00Z">
                  <w:rPr>
                    <w:ins w:id="1071" w:author="Makanova, Akbope A. [Fircroft Eng Services Ltd Atyrau Branch]" w:date="2022-11-03T12:05:00Z"/>
                    <w:color w:val="auto"/>
                    <w:highlight w:val="yellow"/>
                    <w:lang w:val="ru-RU"/>
                  </w:rPr>
                </w:rPrChange>
              </w:rPr>
            </w:pPr>
            <w:ins w:id="1072" w:author="Makanova, Akbope A. [Fircroft Eng Services Ltd Atyrau Branch]" w:date="2022-11-03T12:05:00Z">
              <w:r w:rsidRPr="00195C4A">
                <w:rPr>
                  <w:color w:val="auto"/>
                  <w:lang w:val="en-US"/>
                  <w:rPrChange w:id="1073" w:author="Tuleshov, Kurmanbek [Bolashak Atyrau Limited]" w:date="2022-11-03T14:39:00Z">
                    <w:rPr>
                      <w:color w:val="auto"/>
                      <w:highlight w:val="yellow"/>
                      <w:lang w:val="ru-RU"/>
                    </w:rPr>
                  </w:rPrChange>
                </w:rPr>
                <w:t xml:space="preserve">ASTM D751 </w:t>
              </w:r>
              <w:r w:rsidRPr="00195C4A">
                <w:rPr>
                  <w:color w:val="auto"/>
                  <w:lang w:val="ru-RU"/>
                  <w:rPrChange w:id="1074" w:author="Tuleshov, Kurmanbek [Bolashak Atyrau Limited]" w:date="2022-11-03T14:39:00Z">
                    <w:rPr>
                      <w:color w:val="auto"/>
                      <w:highlight w:val="yellow"/>
                      <w:lang w:val="ru-RU"/>
                    </w:rPr>
                  </w:rPrChange>
                </w:rPr>
                <w:t>или</w:t>
              </w:r>
              <w:r w:rsidRPr="00195C4A">
                <w:rPr>
                  <w:color w:val="auto"/>
                  <w:lang w:val="en-US"/>
                  <w:rPrChange w:id="1075" w:author="Tuleshov, Kurmanbek [Bolashak Atyrau Limited]" w:date="2022-11-03T14:39:00Z">
                    <w:rPr>
                      <w:color w:val="auto"/>
                      <w:highlight w:val="yellow"/>
                      <w:lang w:val="ru-RU"/>
                    </w:rPr>
                  </w:rPrChange>
                </w:rPr>
                <w:t xml:space="preserve"> ASTM D412 / ISO 37</w:t>
              </w:r>
            </w:ins>
          </w:p>
        </w:tc>
        <w:tc>
          <w:tcPr>
            <w:tcW w:w="3777" w:type="dxa"/>
          </w:tcPr>
          <w:p w14:paraId="58DBAAB3" w14:textId="77777777" w:rsidR="00E55893" w:rsidRPr="00195C4A" w:rsidRDefault="00E55893" w:rsidP="00B204F9">
            <w:pPr>
              <w:pStyle w:val="List1"/>
              <w:numPr>
                <w:ilvl w:val="0"/>
                <w:numId w:val="0"/>
              </w:numPr>
              <w:tabs>
                <w:tab w:val="clear" w:pos="1080"/>
              </w:tabs>
              <w:rPr>
                <w:ins w:id="1076" w:author="Makanova, Akbope A. [Fircroft Eng Services Ltd Atyrau Branch]" w:date="2022-11-03T12:05:00Z"/>
                <w:color w:val="auto"/>
                <w:lang w:val="ru-RU"/>
                <w:rPrChange w:id="1077" w:author="Tuleshov, Kurmanbek [Bolashak Atyrau Limited]" w:date="2022-11-03T14:39:00Z">
                  <w:rPr>
                    <w:ins w:id="1078" w:author="Makanova, Akbope A. [Fircroft Eng Services Ltd Atyrau Branch]" w:date="2022-11-03T12:05:00Z"/>
                    <w:color w:val="auto"/>
                    <w:highlight w:val="yellow"/>
                    <w:lang w:val="ru-RU"/>
                  </w:rPr>
                </w:rPrChange>
              </w:rPr>
            </w:pPr>
            <w:ins w:id="1079" w:author="Makanova, Akbope A. [Fircroft Eng Services Ltd Atyrau Branch]" w:date="2022-11-03T12:05:00Z">
              <w:r w:rsidRPr="00195C4A">
                <w:rPr>
                  <w:color w:val="auto"/>
                  <w:lang w:val="ru-RU"/>
                  <w:rPrChange w:id="1080" w:author="Tuleshov, Kurmanbek [Bolashak Atyrau Limited]" w:date="2022-11-03T14:39:00Z">
                    <w:rPr>
                      <w:color w:val="auto"/>
                      <w:highlight w:val="yellow"/>
                      <w:lang w:val="ru-RU"/>
                    </w:rPr>
                  </w:rPrChange>
                </w:rPr>
                <w:t>Удлинение при разрыве в машинном направлении ≥ 200 %</w:t>
              </w:r>
            </w:ins>
          </w:p>
        </w:tc>
      </w:tr>
      <w:tr w:rsidR="00E55893" w:rsidRPr="00195C4A" w14:paraId="3956FCFE" w14:textId="77777777" w:rsidTr="00B204F9">
        <w:trPr>
          <w:ins w:id="1081" w:author="Makanova, Akbope A. [Fircroft Eng Services Ltd Atyrau Branch]" w:date="2022-11-03T12:05:00Z"/>
        </w:trPr>
        <w:tc>
          <w:tcPr>
            <w:tcW w:w="1261" w:type="dxa"/>
            <w:vMerge/>
          </w:tcPr>
          <w:p w14:paraId="273EBC9A" w14:textId="77777777" w:rsidR="00E55893" w:rsidRPr="00195C4A" w:rsidRDefault="00E55893" w:rsidP="00B204F9">
            <w:pPr>
              <w:pStyle w:val="List1"/>
              <w:numPr>
                <w:ilvl w:val="0"/>
                <w:numId w:val="0"/>
              </w:numPr>
              <w:tabs>
                <w:tab w:val="clear" w:pos="1080"/>
              </w:tabs>
              <w:rPr>
                <w:ins w:id="1082" w:author="Makanova, Akbope A. [Fircroft Eng Services Ltd Atyrau Branch]" w:date="2022-11-03T12:05:00Z"/>
                <w:color w:val="auto"/>
                <w:lang w:val="ru-RU"/>
                <w:rPrChange w:id="1083" w:author="Tuleshov, Kurmanbek [Bolashak Atyrau Limited]" w:date="2022-11-03T14:39:00Z">
                  <w:rPr>
                    <w:ins w:id="1084" w:author="Makanova, Akbope A. [Fircroft Eng Services Ltd Atyrau Branch]" w:date="2022-11-03T12:05:00Z"/>
                    <w:color w:val="auto"/>
                    <w:highlight w:val="yellow"/>
                    <w:lang w:val="ru-RU"/>
                  </w:rPr>
                </w:rPrChange>
              </w:rPr>
            </w:pPr>
          </w:p>
        </w:tc>
        <w:tc>
          <w:tcPr>
            <w:tcW w:w="3128" w:type="dxa"/>
          </w:tcPr>
          <w:p w14:paraId="2CD620E9" w14:textId="77777777" w:rsidR="00E55893" w:rsidRPr="00195C4A" w:rsidRDefault="00E55893" w:rsidP="00B204F9">
            <w:pPr>
              <w:pStyle w:val="List1"/>
              <w:numPr>
                <w:ilvl w:val="0"/>
                <w:numId w:val="0"/>
              </w:numPr>
              <w:tabs>
                <w:tab w:val="clear" w:pos="1080"/>
              </w:tabs>
              <w:rPr>
                <w:ins w:id="1085" w:author="Makanova, Akbope A. [Fircroft Eng Services Ltd Atyrau Branch]" w:date="2022-11-03T12:05:00Z"/>
                <w:color w:val="auto"/>
                <w:lang w:val="ru-RU"/>
                <w:rPrChange w:id="1086" w:author="Tuleshov, Kurmanbek [Bolashak Atyrau Limited]" w:date="2022-11-03T14:39:00Z">
                  <w:rPr>
                    <w:ins w:id="1087" w:author="Makanova, Akbope A. [Fircroft Eng Services Ltd Atyrau Branch]" w:date="2022-11-03T12:05:00Z"/>
                    <w:color w:val="auto"/>
                    <w:highlight w:val="yellow"/>
                    <w:lang w:val="ru-RU"/>
                  </w:rPr>
                </w:rPrChange>
              </w:rPr>
            </w:pPr>
            <w:ins w:id="1088" w:author="Makanova, Akbope A. [Fircroft Eng Services Ltd Atyrau Branch]" w:date="2022-11-03T12:05:00Z">
              <w:r w:rsidRPr="00195C4A">
                <w:rPr>
                  <w:color w:val="auto"/>
                  <w:lang w:val="ru-RU"/>
                  <w:rPrChange w:id="1089" w:author="Tuleshov, Kurmanbek [Bolashak Atyrau Limited]" w:date="2022-11-03T14:39:00Z">
                    <w:rPr>
                      <w:color w:val="auto"/>
                      <w:highlight w:val="yellow"/>
                      <w:lang w:val="ru-RU"/>
                    </w:rPr>
                  </w:rPrChange>
                </w:rPr>
                <w:t>ASTM D751</w:t>
              </w:r>
            </w:ins>
          </w:p>
        </w:tc>
        <w:tc>
          <w:tcPr>
            <w:tcW w:w="3777" w:type="dxa"/>
          </w:tcPr>
          <w:p w14:paraId="2DB950A1" w14:textId="77777777" w:rsidR="00E55893" w:rsidRPr="00195C4A" w:rsidRDefault="00E55893" w:rsidP="00B204F9">
            <w:pPr>
              <w:pStyle w:val="List1"/>
              <w:numPr>
                <w:ilvl w:val="0"/>
                <w:numId w:val="0"/>
              </w:numPr>
              <w:tabs>
                <w:tab w:val="clear" w:pos="1080"/>
              </w:tabs>
              <w:rPr>
                <w:ins w:id="1090" w:author="Makanova, Akbope A. [Fircroft Eng Services Ltd Atyrau Branch]" w:date="2022-11-03T12:05:00Z"/>
                <w:color w:val="auto"/>
                <w:lang w:val="ru-RU"/>
                <w:rPrChange w:id="1091" w:author="Tuleshov, Kurmanbek [Bolashak Atyrau Limited]" w:date="2022-11-03T14:39:00Z">
                  <w:rPr>
                    <w:ins w:id="1092" w:author="Makanova, Akbope A. [Fircroft Eng Services Ltd Atyrau Branch]" w:date="2022-11-03T12:05:00Z"/>
                    <w:color w:val="auto"/>
                    <w:highlight w:val="yellow"/>
                    <w:lang w:val="ru-RU"/>
                  </w:rPr>
                </w:rPrChange>
              </w:rPr>
            </w:pPr>
            <w:ins w:id="1093" w:author="Makanova, Akbope A. [Fircroft Eng Services Ltd Atyrau Branch]" w:date="2022-11-03T12:05:00Z">
              <w:r w:rsidRPr="00195C4A">
                <w:rPr>
                  <w:color w:val="auto"/>
                  <w:lang w:val="ru-RU"/>
                  <w:rPrChange w:id="1094" w:author="Tuleshov, Kurmanbek [Bolashak Atyrau Limited]" w:date="2022-11-03T14:39:00Z">
                    <w:rPr>
                      <w:color w:val="auto"/>
                      <w:highlight w:val="yellow"/>
                      <w:lang w:val="ru-RU"/>
                    </w:rPr>
                  </w:rPrChange>
                </w:rPr>
                <w:t>Прочность на прокол  ≥ 100 Н</w:t>
              </w:r>
            </w:ins>
          </w:p>
        </w:tc>
      </w:tr>
      <w:tr w:rsidR="00E55893" w:rsidRPr="00195C4A" w14:paraId="2E35C999" w14:textId="77777777" w:rsidTr="00B204F9">
        <w:trPr>
          <w:ins w:id="1095" w:author="Makanova, Akbope A. [Fircroft Eng Services Ltd Atyrau Branch]" w:date="2022-11-03T12:05:00Z"/>
        </w:trPr>
        <w:tc>
          <w:tcPr>
            <w:tcW w:w="1261" w:type="dxa"/>
          </w:tcPr>
          <w:p w14:paraId="59346135" w14:textId="77777777" w:rsidR="00E55893" w:rsidRPr="00195C4A" w:rsidRDefault="00E55893" w:rsidP="00B204F9">
            <w:pPr>
              <w:pStyle w:val="List1"/>
              <w:numPr>
                <w:ilvl w:val="0"/>
                <w:numId w:val="0"/>
              </w:numPr>
              <w:tabs>
                <w:tab w:val="clear" w:pos="1080"/>
              </w:tabs>
              <w:rPr>
                <w:ins w:id="1096" w:author="Makanova, Akbope A. [Fircroft Eng Services Ltd Atyrau Branch]" w:date="2022-11-03T12:05:00Z"/>
                <w:color w:val="auto"/>
                <w:lang w:val="ru-RU"/>
                <w:rPrChange w:id="1097" w:author="Tuleshov, Kurmanbek [Bolashak Atyrau Limited]" w:date="2022-11-03T14:39:00Z">
                  <w:rPr>
                    <w:ins w:id="1098" w:author="Makanova, Akbope A. [Fircroft Eng Services Ltd Atyrau Branch]" w:date="2022-11-03T12:05:00Z"/>
                    <w:color w:val="auto"/>
                    <w:highlight w:val="yellow"/>
                    <w:lang w:val="ru-RU"/>
                  </w:rPr>
                </w:rPrChange>
              </w:rPr>
            </w:pPr>
            <w:ins w:id="1099" w:author="Makanova, Akbope A. [Fircroft Eng Services Ltd Atyrau Branch]" w:date="2022-11-03T12:05:00Z">
              <w:r w:rsidRPr="00195C4A">
                <w:rPr>
                  <w:color w:val="auto"/>
                  <w:lang w:val="ru-RU"/>
                  <w:rPrChange w:id="1100" w:author="Tuleshov, Kurmanbek [Bolashak Atyrau Limited]" w:date="2022-11-03T14:39:00Z">
                    <w:rPr>
                      <w:color w:val="auto"/>
                      <w:highlight w:val="yellow"/>
                      <w:lang w:val="ru-RU"/>
                    </w:rPr>
                  </w:rPrChange>
                </w:rPr>
                <w:t>Реакция на горение</w:t>
              </w:r>
            </w:ins>
          </w:p>
        </w:tc>
        <w:tc>
          <w:tcPr>
            <w:tcW w:w="3128" w:type="dxa"/>
          </w:tcPr>
          <w:p w14:paraId="49820C4A" w14:textId="77777777" w:rsidR="00E55893" w:rsidRPr="00195C4A" w:rsidRDefault="00E55893" w:rsidP="00B204F9">
            <w:pPr>
              <w:pStyle w:val="List1"/>
              <w:numPr>
                <w:ilvl w:val="0"/>
                <w:numId w:val="0"/>
              </w:numPr>
              <w:tabs>
                <w:tab w:val="clear" w:pos="1080"/>
              </w:tabs>
              <w:rPr>
                <w:ins w:id="1101" w:author="Makanova, Akbope A. [Fircroft Eng Services Ltd Atyrau Branch]" w:date="2022-11-03T12:05:00Z"/>
                <w:color w:val="auto"/>
                <w:lang w:val="ru-RU"/>
                <w:rPrChange w:id="1102" w:author="Tuleshov, Kurmanbek [Bolashak Atyrau Limited]" w:date="2022-11-03T14:39:00Z">
                  <w:rPr>
                    <w:ins w:id="1103" w:author="Makanova, Akbope A. [Fircroft Eng Services Ltd Atyrau Branch]" w:date="2022-11-03T12:05:00Z"/>
                    <w:color w:val="auto"/>
                    <w:highlight w:val="yellow"/>
                    <w:lang w:val="ru-RU"/>
                  </w:rPr>
                </w:rPrChange>
              </w:rPr>
            </w:pPr>
            <w:ins w:id="1104" w:author="Makanova, Akbope A. [Fircroft Eng Services Ltd Atyrau Branch]" w:date="2022-11-03T12:05:00Z">
              <w:r w:rsidRPr="00195C4A">
                <w:rPr>
                  <w:color w:val="auto"/>
                  <w:lang w:val="ru-RU"/>
                  <w:rPrChange w:id="1105" w:author="Tuleshov, Kurmanbek [Bolashak Atyrau Limited]" w:date="2022-11-03T14:39:00Z">
                    <w:rPr>
                      <w:color w:val="auto"/>
                      <w:highlight w:val="yellow"/>
                      <w:lang w:val="ru-RU"/>
                    </w:rPr>
                  </w:rPrChange>
                </w:rPr>
                <w:t>ASTM E84 / EN 13501-1</w:t>
              </w:r>
            </w:ins>
          </w:p>
        </w:tc>
        <w:tc>
          <w:tcPr>
            <w:tcW w:w="3777" w:type="dxa"/>
          </w:tcPr>
          <w:p w14:paraId="1D1E4B27" w14:textId="77777777" w:rsidR="00E55893" w:rsidRPr="00195C4A" w:rsidRDefault="00E55893" w:rsidP="00B204F9">
            <w:pPr>
              <w:pStyle w:val="List1"/>
              <w:numPr>
                <w:ilvl w:val="0"/>
                <w:numId w:val="0"/>
              </w:numPr>
              <w:tabs>
                <w:tab w:val="clear" w:pos="1080"/>
              </w:tabs>
              <w:rPr>
                <w:ins w:id="1106" w:author="Makanova, Akbope A. [Fircroft Eng Services Ltd Atyrau Branch]" w:date="2022-11-03T12:05:00Z"/>
                <w:color w:val="auto"/>
                <w:lang w:val="ru-RU"/>
                <w:rPrChange w:id="1107" w:author="Tuleshov, Kurmanbek [Bolashak Atyrau Limited]" w:date="2022-11-03T14:39:00Z">
                  <w:rPr>
                    <w:ins w:id="1108" w:author="Makanova, Akbope A. [Fircroft Eng Services Ltd Atyrau Branch]" w:date="2022-11-03T12:05:00Z"/>
                    <w:color w:val="auto"/>
                    <w:highlight w:val="yellow"/>
                    <w:lang w:val="ru-RU"/>
                  </w:rPr>
                </w:rPrChange>
              </w:rPr>
            </w:pPr>
            <w:ins w:id="1109" w:author="Makanova, Akbope A. [Fircroft Eng Services Ltd Atyrau Branch]" w:date="2022-11-03T12:05:00Z">
              <w:r w:rsidRPr="00195C4A">
                <w:rPr>
                  <w:color w:val="auto"/>
                  <w:lang w:val="ru-RU"/>
                  <w:rPrChange w:id="1110" w:author="Tuleshov, Kurmanbek [Bolashak Atyrau Limited]" w:date="2022-11-03T14:39:00Z">
                    <w:rPr>
                      <w:color w:val="auto"/>
                      <w:highlight w:val="yellow"/>
                      <w:lang w:val="ru-RU"/>
                    </w:rPr>
                  </w:rPrChange>
                </w:rPr>
                <w:t>Документировать испытания</w:t>
              </w:r>
            </w:ins>
          </w:p>
        </w:tc>
      </w:tr>
      <w:tr w:rsidR="00E55893" w:rsidRPr="00195C4A" w14:paraId="411B5B3D" w14:textId="77777777" w:rsidTr="00B204F9">
        <w:trPr>
          <w:ins w:id="1111" w:author="Makanova, Akbope A. [Fircroft Eng Services Ltd Atyrau Branch]" w:date="2022-11-03T12:05:00Z"/>
        </w:trPr>
        <w:tc>
          <w:tcPr>
            <w:tcW w:w="1261" w:type="dxa"/>
          </w:tcPr>
          <w:p w14:paraId="6083AF6C" w14:textId="77777777" w:rsidR="00E55893" w:rsidRPr="00195C4A" w:rsidRDefault="00E55893" w:rsidP="00B204F9">
            <w:pPr>
              <w:pStyle w:val="List1"/>
              <w:numPr>
                <w:ilvl w:val="0"/>
                <w:numId w:val="0"/>
              </w:numPr>
              <w:tabs>
                <w:tab w:val="clear" w:pos="1080"/>
              </w:tabs>
              <w:rPr>
                <w:ins w:id="1112" w:author="Makanova, Akbope A. [Fircroft Eng Services Ltd Atyrau Branch]" w:date="2022-11-03T12:05:00Z"/>
                <w:color w:val="auto"/>
                <w:lang w:val="ru-RU"/>
                <w:rPrChange w:id="1113" w:author="Tuleshov, Kurmanbek [Bolashak Atyrau Limited]" w:date="2022-11-03T14:39:00Z">
                  <w:rPr>
                    <w:ins w:id="1114" w:author="Makanova, Akbope A. [Fircroft Eng Services Ltd Atyrau Branch]" w:date="2022-11-03T12:05:00Z"/>
                    <w:color w:val="auto"/>
                    <w:highlight w:val="yellow"/>
                    <w:lang w:val="ru-RU"/>
                  </w:rPr>
                </w:rPrChange>
              </w:rPr>
            </w:pPr>
            <w:ins w:id="1115" w:author="Makanova, Akbope A. [Fircroft Eng Services Ltd Atyrau Branch]" w:date="2022-11-03T12:05:00Z">
              <w:r w:rsidRPr="00195C4A">
                <w:rPr>
                  <w:color w:val="auto"/>
                  <w:lang w:val="ru-RU"/>
                  <w:rPrChange w:id="1116" w:author="Tuleshov, Kurmanbek [Bolashak Atyrau Limited]" w:date="2022-11-03T14:39:00Z">
                    <w:rPr>
                      <w:color w:val="auto"/>
                      <w:highlight w:val="yellow"/>
                      <w:lang w:val="ru-RU"/>
                    </w:rPr>
                  </w:rPrChange>
                </w:rPr>
                <w:t xml:space="preserve">Испытание на старение </w:t>
              </w:r>
            </w:ins>
          </w:p>
        </w:tc>
        <w:tc>
          <w:tcPr>
            <w:tcW w:w="3128" w:type="dxa"/>
          </w:tcPr>
          <w:p w14:paraId="36EDAEF5" w14:textId="77777777" w:rsidR="00E55893" w:rsidRPr="00195C4A" w:rsidRDefault="00E55893" w:rsidP="00B204F9">
            <w:pPr>
              <w:pStyle w:val="List1"/>
              <w:numPr>
                <w:ilvl w:val="0"/>
                <w:numId w:val="0"/>
              </w:numPr>
              <w:tabs>
                <w:tab w:val="clear" w:pos="1080"/>
              </w:tabs>
              <w:rPr>
                <w:ins w:id="1117" w:author="Makanova, Akbope A. [Fircroft Eng Services Ltd Atyrau Branch]" w:date="2022-11-03T12:05:00Z"/>
                <w:color w:val="auto"/>
                <w:lang w:val="ru-RU"/>
                <w:rPrChange w:id="1118" w:author="Tuleshov, Kurmanbek [Bolashak Atyrau Limited]" w:date="2022-11-03T14:39:00Z">
                  <w:rPr>
                    <w:ins w:id="1119" w:author="Makanova, Akbope A. [Fircroft Eng Services Ltd Atyrau Branch]" w:date="2022-11-03T12:05:00Z"/>
                    <w:color w:val="auto"/>
                    <w:highlight w:val="yellow"/>
                    <w:lang w:val="ru-RU"/>
                  </w:rPr>
                </w:rPrChange>
              </w:rPr>
            </w:pPr>
            <w:ins w:id="1120" w:author="Makanova, Akbope A. [Fircroft Eng Services Ltd Atyrau Branch]" w:date="2022-11-03T12:05:00Z">
              <w:r w:rsidRPr="00195C4A">
                <w:rPr>
                  <w:color w:val="auto"/>
                  <w:lang w:val="ru-RU"/>
                  <w:rPrChange w:id="1121" w:author="Tuleshov, Kurmanbek [Bolashak Atyrau Limited]" w:date="2022-11-03T14:39:00Z">
                    <w:rPr>
                      <w:color w:val="auto"/>
                      <w:highlight w:val="yellow"/>
                      <w:lang w:val="ru-RU"/>
                    </w:rPr>
                  </w:rPrChange>
                </w:rPr>
                <w:t>ISO 12944-9, Приложение B (Условия испытания на циклическое воздействие)</w:t>
              </w:r>
            </w:ins>
          </w:p>
        </w:tc>
        <w:tc>
          <w:tcPr>
            <w:tcW w:w="3777" w:type="dxa"/>
          </w:tcPr>
          <w:p w14:paraId="575DB5FC" w14:textId="77777777" w:rsidR="00E55893" w:rsidRPr="00195C4A" w:rsidRDefault="00E55893" w:rsidP="00B204F9">
            <w:pPr>
              <w:pStyle w:val="List1"/>
              <w:numPr>
                <w:ilvl w:val="0"/>
                <w:numId w:val="0"/>
              </w:numPr>
              <w:tabs>
                <w:tab w:val="clear" w:pos="1080"/>
              </w:tabs>
              <w:rPr>
                <w:ins w:id="1122" w:author="Makanova, Akbope A. [Fircroft Eng Services Ltd Atyrau Branch]" w:date="2022-11-03T12:05:00Z"/>
                <w:color w:val="auto"/>
                <w:lang w:val="ru-RU"/>
                <w:rPrChange w:id="1123" w:author="Tuleshov, Kurmanbek [Bolashak Atyrau Limited]" w:date="2022-11-03T14:39:00Z">
                  <w:rPr>
                    <w:ins w:id="1124" w:author="Makanova, Akbope A. [Fircroft Eng Services Ltd Atyrau Branch]" w:date="2022-11-03T12:05:00Z"/>
                    <w:color w:val="auto"/>
                    <w:highlight w:val="yellow"/>
                    <w:lang w:val="ru-RU"/>
                  </w:rPr>
                </w:rPrChange>
              </w:rPr>
            </w:pPr>
            <w:ins w:id="1125" w:author="Makanova, Akbope A. [Fircroft Eng Services Ltd Atyrau Branch]" w:date="2022-11-03T12:05:00Z">
              <w:r w:rsidRPr="00195C4A">
                <w:rPr>
                  <w:color w:val="auto"/>
                  <w:lang w:val="ru-RU"/>
                  <w:rPrChange w:id="1126" w:author="Tuleshov, Kurmanbek [Bolashak Atyrau Limited]" w:date="2022-11-03T14:39:00Z">
                    <w:rPr>
                      <w:color w:val="auto"/>
                      <w:highlight w:val="yellow"/>
                      <w:lang w:val="ru-RU"/>
                    </w:rPr>
                  </w:rPrChange>
                </w:rPr>
                <w:t xml:space="preserve">Документально зафиксировать, что материал (включая систему соединения) должен сохранять мин. </w:t>
              </w:r>
              <w:r w:rsidRPr="00195C4A">
                <w:rPr>
                  <w:color w:val="auto"/>
                  <w:lang w:val="ru-RU"/>
                  <w:rPrChange w:id="1127" w:author="Tuleshov, Kurmanbek [Bolashak Atyrau Limited]" w:date="2022-11-03T14:39:00Z">
                    <w:rPr>
                      <w:color w:val="auto"/>
                      <w:highlight w:val="yellow"/>
                      <w:lang w:val="ru-RU"/>
                    </w:rPr>
                  </w:rPrChange>
                </w:rPr>
                <w:lastRenderedPageBreak/>
                <w:t xml:space="preserve">90% своих свойств на растяжение/удлинение после ускоренного старения </w:t>
              </w:r>
            </w:ins>
          </w:p>
        </w:tc>
      </w:tr>
      <w:tr w:rsidR="00E55893" w:rsidRPr="00195C4A" w14:paraId="7A22DD2C" w14:textId="77777777" w:rsidTr="00B204F9">
        <w:trPr>
          <w:ins w:id="1128" w:author="Makanova, Akbope A. [Fircroft Eng Services Ltd Atyrau Branch]" w:date="2022-11-03T12:05:00Z"/>
        </w:trPr>
        <w:tc>
          <w:tcPr>
            <w:tcW w:w="1261" w:type="dxa"/>
          </w:tcPr>
          <w:p w14:paraId="51881311" w14:textId="77777777" w:rsidR="00E55893" w:rsidRPr="00195C4A" w:rsidRDefault="00E55893" w:rsidP="00B204F9">
            <w:pPr>
              <w:pStyle w:val="List1"/>
              <w:numPr>
                <w:ilvl w:val="0"/>
                <w:numId w:val="0"/>
              </w:numPr>
              <w:tabs>
                <w:tab w:val="clear" w:pos="1080"/>
              </w:tabs>
              <w:rPr>
                <w:ins w:id="1129" w:author="Makanova, Akbope A. [Fircroft Eng Services Ltd Atyrau Branch]" w:date="2022-11-03T12:05:00Z"/>
                <w:color w:val="auto"/>
                <w:lang w:val="ru-RU"/>
                <w:rPrChange w:id="1130" w:author="Tuleshov, Kurmanbek [Bolashak Atyrau Limited]" w:date="2022-11-03T14:39:00Z">
                  <w:rPr>
                    <w:ins w:id="1131" w:author="Makanova, Akbope A. [Fircroft Eng Services Ltd Atyrau Branch]" w:date="2022-11-03T12:05:00Z"/>
                    <w:color w:val="auto"/>
                    <w:highlight w:val="yellow"/>
                    <w:lang w:val="ru-RU"/>
                  </w:rPr>
                </w:rPrChange>
              </w:rPr>
            </w:pPr>
            <w:ins w:id="1132" w:author="Makanova, Akbope A. [Fircroft Eng Services Ltd Atyrau Branch]" w:date="2022-11-03T12:05:00Z">
              <w:r w:rsidRPr="00195C4A">
                <w:rPr>
                  <w:color w:val="auto"/>
                  <w:lang w:val="ru-RU"/>
                  <w:rPrChange w:id="1133" w:author="Tuleshov, Kurmanbek [Bolashak Atyrau Limited]" w:date="2022-11-03T14:39:00Z">
                    <w:rPr>
                      <w:color w:val="auto"/>
                      <w:highlight w:val="yellow"/>
                      <w:lang w:val="ru-RU"/>
                    </w:rPr>
                  </w:rPrChange>
                </w:rPr>
                <w:lastRenderedPageBreak/>
                <w:t>Проницаемость водяного пара</w:t>
              </w:r>
            </w:ins>
          </w:p>
        </w:tc>
        <w:tc>
          <w:tcPr>
            <w:tcW w:w="3128" w:type="dxa"/>
          </w:tcPr>
          <w:p w14:paraId="6C506032" w14:textId="77777777" w:rsidR="00E55893" w:rsidRPr="00195C4A" w:rsidRDefault="00E55893" w:rsidP="00B204F9">
            <w:pPr>
              <w:pStyle w:val="List1"/>
              <w:numPr>
                <w:ilvl w:val="0"/>
                <w:numId w:val="0"/>
              </w:numPr>
              <w:tabs>
                <w:tab w:val="clear" w:pos="1080"/>
              </w:tabs>
              <w:rPr>
                <w:ins w:id="1134" w:author="Makanova, Akbope A. [Fircroft Eng Services Ltd Atyrau Branch]" w:date="2022-11-03T12:05:00Z"/>
                <w:color w:val="auto"/>
                <w:lang w:val="ru-RU"/>
                <w:rPrChange w:id="1135" w:author="Tuleshov, Kurmanbek [Bolashak Atyrau Limited]" w:date="2022-11-03T14:39:00Z">
                  <w:rPr>
                    <w:ins w:id="1136" w:author="Makanova, Akbope A. [Fircroft Eng Services Ltd Atyrau Branch]" w:date="2022-11-03T12:05:00Z"/>
                    <w:color w:val="auto"/>
                    <w:highlight w:val="yellow"/>
                    <w:lang w:val="ru-RU"/>
                  </w:rPr>
                </w:rPrChange>
              </w:rPr>
            </w:pPr>
            <w:ins w:id="1137" w:author="Makanova, Akbope A. [Fircroft Eng Services Ltd Atyrau Branch]" w:date="2022-11-03T12:05:00Z">
              <w:r w:rsidRPr="00195C4A">
                <w:rPr>
                  <w:color w:val="auto"/>
                  <w:lang w:val="ru-RU"/>
                  <w:rPrChange w:id="1138" w:author="Tuleshov, Kurmanbek [Bolashak Atyrau Limited]" w:date="2022-11-03T14:39:00Z">
                    <w:rPr>
                      <w:color w:val="auto"/>
                      <w:highlight w:val="yellow"/>
                      <w:lang w:val="ru-RU"/>
                    </w:rPr>
                  </w:rPrChange>
                </w:rPr>
                <w:t>ASTM E96, процедура E / EN 12086</w:t>
              </w:r>
            </w:ins>
          </w:p>
        </w:tc>
        <w:tc>
          <w:tcPr>
            <w:tcW w:w="3777" w:type="dxa"/>
          </w:tcPr>
          <w:p w14:paraId="62874304" w14:textId="77777777" w:rsidR="00E55893" w:rsidRPr="00195C4A" w:rsidRDefault="00E55893" w:rsidP="00B204F9">
            <w:pPr>
              <w:pStyle w:val="List1"/>
              <w:numPr>
                <w:ilvl w:val="0"/>
                <w:numId w:val="0"/>
              </w:numPr>
              <w:tabs>
                <w:tab w:val="clear" w:pos="1080"/>
              </w:tabs>
              <w:rPr>
                <w:ins w:id="1139" w:author="Makanova, Akbope A. [Fircroft Eng Services Ltd Atyrau Branch]" w:date="2022-11-03T12:05:00Z"/>
                <w:color w:val="auto"/>
                <w:lang w:val="ru-RU"/>
                <w:rPrChange w:id="1140" w:author="Tuleshov, Kurmanbek [Bolashak Atyrau Limited]" w:date="2022-11-03T14:39:00Z">
                  <w:rPr>
                    <w:ins w:id="1141" w:author="Makanova, Akbope A. [Fircroft Eng Services Ltd Atyrau Branch]" w:date="2022-11-03T12:05:00Z"/>
                    <w:color w:val="auto"/>
                    <w:highlight w:val="yellow"/>
                    <w:lang w:val="ru-RU"/>
                  </w:rPr>
                </w:rPrChange>
              </w:rPr>
            </w:pPr>
            <w:ins w:id="1142" w:author="Makanova, Akbope A. [Fircroft Eng Services Ltd Atyrau Branch]" w:date="2022-11-03T12:05:00Z">
              <w:r w:rsidRPr="00195C4A">
                <w:rPr>
                  <w:color w:val="auto"/>
                  <w:lang w:val="ru-RU"/>
                  <w:rPrChange w:id="1143" w:author="Tuleshov, Kurmanbek [Bolashak Atyrau Limited]" w:date="2022-11-03T14:39:00Z">
                    <w:rPr>
                      <w:color w:val="auto"/>
                      <w:highlight w:val="yellow"/>
                      <w:lang w:val="ru-RU"/>
                    </w:rPr>
                  </w:rPrChange>
                </w:rPr>
                <w:t>Критерий приемки: Критерий приемки 0,001 г/(м2 ·ч ·мм р.ст.)</w:t>
              </w:r>
            </w:ins>
          </w:p>
        </w:tc>
      </w:tr>
      <w:tr w:rsidR="00E55893" w:rsidRPr="00195C4A" w14:paraId="65DB79E7" w14:textId="77777777" w:rsidTr="00B204F9">
        <w:trPr>
          <w:ins w:id="1144" w:author="Makanova, Akbope A. [Fircroft Eng Services Ltd Atyrau Branch]" w:date="2022-11-03T12:05:00Z"/>
        </w:trPr>
        <w:tc>
          <w:tcPr>
            <w:tcW w:w="1261" w:type="dxa"/>
          </w:tcPr>
          <w:p w14:paraId="268BD054" w14:textId="77777777" w:rsidR="00E55893" w:rsidRPr="00195C4A" w:rsidRDefault="00E55893" w:rsidP="00B204F9">
            <w:pPr>
              <w:pStyle w:val="List1"/>
              <w:numPr>
                <w:ilvl w:val="0"/>
                <w:numId w:val="0"/>
              </w:numPr>
              <w:tabs>
                <w:tab w:val="clear" w:pos="1080"/>
              </w:tabs>
              <w:rPr>
                <w:ins w:id="1145" w:author="Makanova, Akbope A. [Fircroft Eng Services Ltd Atyrau Branch]" w:date="2022-11-03T12:05:00Z"/>
                <w:color w:val="auto"/>
                <w:lang w:val="ru-RU"/>
                <w:rPrChange w:id="1146" w:author="Tuleshov, Kurmanbek [Bolashak Atyrau Limited]" w:date="2022-11-03T14:39:00Z">
                  <w:rPr>
                    <w:ins w:id="1147" w:author="Makanova, Akbope A. [Fircroft Eng Services Ltd Atyrau Branch]" w:date="2022-11-03T12:05:00Z"/>
                    <w:color w:val="auto"/>
                    <w:highlight w:val="yellow"/>
                    <w:lang w:val="ru-RU"/>
                  </w:rPr>
                </w:rPrChange>
              </w:rPr>
            </w:pPr>
            <w:ins w:id="1148" w:author="Makanova, Akbope A. [Fircroft Eng Services Ltd Atyrau Branch]" w:date="2022-11-03T12:05:00Z">
              <w:r w:rsidRPr="00195C4A">
                <w:rPr>
                  <w:color w:val="auto"/>
                  <w:lang w:val="ru-RU"/>
                  <w:rPrChange w:id="1149" w:author="Tuleshov, Kurmanbek [Bolashak Atyrau Limited]" w:date="2022-11-03T14:39:00Z">
                    <w:rPr>
                      <w:color w:val="auto"/>
                      <w:highlight w:val="yellow"/>
                      <w:lang w:val="ru-RU"/>
                    </w:rPr>
                  </w:rPrChange>
                </w:rPr>
                <w:t xml:space="preserve">Общее </w:t>
              </w:r>
            </w:ins>
          </w:p>
        </w:tc>
        <w:tc>
          <w:tcPr>
            <w:tcW w:w="6905" w:type="dxa"/>
            <w:gridSpan w:val="2"/>
          </w:tcPr>
          <w:p w14:paraId="5CC3FD5B" w14:textId="77777777" w:rsidR="00E55893" w:rsidRPr="00195C4A" w:rsidRDefault="00E55893" w:rsidP="00B204F9">
            <w:pPr>
              <w:pStyle w:val="List1"/>
              <w:numPr>
                <w:ilvl w:val="0"/>
                <w:numId w:val="0"/>
              </w:numPr>
              <w:tabs>
                <w:tab w:val="clear" w:pos="1080"/>
              </w:tabs>
              <w:rPr>
                <w:ins w:id="1150" w:author="Makanova, Akbope A. [Fircroft Eng Services Ltd Atyrau Branch]" w:date="2022-11-03T12:05:00Z"/>
                <w:color w:val="auto"/>
                <w:lang w:val="ru-RU"/>
                <w:rPrChange w:id="1151" w:author="Tuleshov, Kurmanbek [Bolashak Atyrau Limited]" w:date="2022-11-03T14:39:00Z">
                  <w:rPr>
                    <w:ins w:id="1152" w:author="Makanova, Akbope A. [Fircroft Eng Services Ltd Atyrau Branch]" w:date="2022-11-03T12:05:00Z"/>
                    <w:color w:val="auto"/>
                    <w:highlight w:val="yellow"/>
                    <w:lang w:val="ru-RU"/>
                  </w:rPr>
                </w:rPrChange>
              </w:rPr>
            </w:pPr>
            <w:ins w:id="1153" w:author="Makanova, Akbope A. [Fircroft Eng Services Ltd Atyrau Branch]" w:date="2022-11-03T12:05:00Z">
              <w:r w:rsidRPr="00195C4A">
                <w:rPr>
                  <w:color w:val="auto"/>
                  <w:lang w:val="ru-RU"/>
                  <w:rPrChange w:id="1154" w:author="Tuleshov, Kurmanbek [Bolashak Atyrau Limited]" w:date="2022-11-03T14:39:00Z">
                    <w:rPr>
                      <w:color w:val="auto"/>
                      <w:highlight w:val="yellow"/>
                      <w:lang w:val="ru-RU"/>
                    </w:rPr>
                  </w:rPrChange>
                </w:rPr>
                <w:t>Установка в соответствии с руководством по установке от производителя</w:t>
              </w:r>
            </w:ins>
          </w:p>
        </w:tc>
      </w:tr>
    </w:tbl>
    <w:p w14:paraId="515CCD44" w14:textId="290C1956" w:rsidR="00E55893" w:rsidRPr="00195C4A" w:rsidRDefault="00E55893">
      <w:pPr>
        <w:pStyle w:val="List1"/>
        <w:numPr>
          <w:ilvl w:val="0"/>
          <w:numId w:val="0"/>
        </w:numPr>
        <w:spacing w:before="240" w:line="480" w:lineRule="auto"/>
        <w:rPr>
          <w:ins w:id="1155" w:author="Makanova, Akbope A. [Fircroft Eng Services Ltd Atyrau Branch]" w:date="2022-11-03T12:05:00Z"/>
          <w:b/>
          <w:bCs/>
          <w:lang w:val="ru-RU" w:eastAsia="en-GB"/>
          <w:rPrChange w:id="1156" w:author="Tuleshov, Kurmanbek [Bolashak Atyrau Limited]" w:date="2022-11-03T14:39:00Z">
            <w:rPr>
              <w:ins w:id="1157" w:author="Makanova, Akbope A. [Fircroft Eng Services Ltd Atyrau Branch]" w:date="2022-11-03T12:05:00Z"/>
              <w:highlight w:val="yellow"/>
              <w:lang w:val="ru-RU" w:eastAsia="en-GB"/>
            </w:rPr>
          </w:rPrChange>
        </w:rPr>
        <w:pPrChange w:id="1158" w:author="Makanova, Akbope A. [Fircroft Eng Services Ltd Atyrau Branch]" w:date="2022-11-03T12:06:00Z">
          <w:pPr>
            <w:pStyle w:val="List1"/>
          </w:pPr>
        </w:pPrChange>
      </w:pPr>
      <w:ins w:id="1159" w:author="Makanova, Akbope A. [Fircroft Eng Services Ltd Atyrau Branch]" w:date="2022-11-03T12:05:00Z">
        <w:r w:rsidRPr="00195C4A">
          <w:rPr>
            <w:lang w:val="ru-RU" w:eastAsia="en-GB"/>
            <w:rPrChange w:id="1160" w:author="Tuleshov, Kurmanbek [Bolashak Atyrau Limited]" w:date="2022-11-03T14:39:00Z">
              <w:rPr>
                <w:highlight w:val="yellow"/>
                <w:lang w:val="ru-RU" w:eastAsia="en-GB"/>
              </w:rPr>
            </w:rPrChange>
          </w:rPr>
          <w:tab/>
        </w:r>
      </w:ins>
      <w:ins w:id="1161" w:author="Makanova, Akbope A. [Fircroft Eng Services Ltd Atyrau Branch]" w:date="2022-11-03T12:06:00Z">
        <w:r w:rsidRPr="00195C4A">
          <w:rPr>
            <w:lang w:val="ru-RU" w:eastAsia="en-GB"/>
            <w:rPrChange w:id="1162" w:author="Tuleshov, Kurmanbek [Bolashak Atyrau Limited]" w:date="2022-11-03T14:39:00Z">
              <w:rPr>
                <w:highlight w:val="yellow"/>
                <w:lang w:val="ru-RU" w:eastAsia="en-GB"/>
              </w:rPr>
            </w:rPrChange>
          </w:rPr>
          <w:softHyphen/>
        </w:r>
      </w:ins>
      <w:ins w:id="1163" w:author="Makanova, Akbope A. [Fircroft Eng Services Ltd Atyrau Branch]" w:date="2022-11-03T12:05:00Z">
        <w:r w:rsidRPr="00195C4A">
          <w:rPr>
            <w:b/>
            <w:bCs/>
            <w:lang w:val="ru-RU" w:eastAsia="en-GB"/>
            <w:rPrChange w:id="1164" w:author="Tuleshov, Kurmanbek [Bolashak Atyrau Limited]" w:date="2022-11-03T14:39:00Z">
              <w:rPr>
                <w:highlight w:val="yellow"/>
                <w:lang w:val="ru-RU" w:eastAsia="en-GB"/>
              </w:rPr>
            </w:rPrChange>
          </w:rPr>
          <w:t>Таблица 3: Техническое описание материалов ГЭМ без усиления</w:t>
        </w:r>
      </w:ins>
    </w:p>
    <w:tbl>
      <w:tblPr>
        <w:tblStyle w:val="TableGrid"/>
        <w:tblW w:w="0" w:type="auto"/>
        <w:tblInd w:w="851" w:type="dxa"/>
        <w:tblLook w:val="04A0" w:firstRow="1" w:lastRow="0" w:firstColumn="1" w:lastColumn="0" w:noHBand="0" w:noVBand="1"/>
      </w:tblPr>
      <w:tblGrid>
        <w:gridCol w:w="1554"/>
        <w:gridCol w:w="2985"/>
        <w:gridCol w:w="3627"/>
      </w:tblGrid>
      <w:tr w:rsidR="00E55893" w:rsidRPr="00195C4A" w14:paraId="37F2A8FE" w14:textId="77777777" w:rsidTr="00B204F9">
        <w:trPr>
          <w:ins w:id="1165" w:author="Makanova, Akbope A. [Fircroft Eng Services Ltd Atyrau Branch]" w:date="2022-11-03T12:05:00Z"/>
        </w:trPr>
        <w:tc>
          <w:tcPr>
            <w:tcW w:w="8166" w:type="dxa"/>
            <w:gridSpan w:val="3"/>
          </w:tcPr>
          <w:p w14:paraId="703B8F3A" w14:textId="77777777" w:rsidR="00E55893" w:rsidRPr="00195C4A" w:rsidRDefault="00E55893" w:rsidP="00B204F9">
            <w:pPr>
              <w:pStyle w:val="List1"/>
              <w:numPr>
                <w:ilvl w:val="0"/>
                <w:numId w:val="0"/>
              </w:numPr>
              <w:tabs>
                <w:tab w:val="clear" w:pos="1080"/>
              </w:tabs>
              <w:spacing w:after="240"/>
              <w:rPr>
                <w:ins w:id="1166" w:author="Makanova, Akbope A. [Fircroft Eng Services Ltd Atyrau Branch]" w:date="2022-11-03T12:05:00Z"/>
                <w:b/>
                <w:bCs/>
                <w:color w:val="auto"/>
                <w:lang w:val="ru-RU"/>
                <w:rPrChange w:id="1167" w:author="Tuleshov, Kurmanbek [Bolashak Atyrau Limited]" w:date="2022-11-03T14:39:00Z">
                  <w:rPr>
                    <w:ins w:id="1168" w:author="Makanova, Akbope A. [Fircroft Eng Services Ltd Atyrau Branch]" w:date="2022-11-03T12:05:00Z"/>
                    <w:b/>
                    <w:bCs/>
                    <w:color w:val="auto"/>
                    <w:highlight w:val="yellow"/>
                    <w:lang w:val="ru-RU"/>
                  </w:rPr>
                </w:rPrChange>
              </w:rPr>
            </w:pPr>
            <w:ins w:id="1169" w:author="Makanova, Akbope A. [Fircroft Eng Services Ltd Atyrau Branch]" w:date="2022-11-03T12:05:00Z">
              <w:r w:rsidRPr="00195C4A">
                <w:rPr>
                  <w:b/>
                  <w:bCs/>
                  <w:color w:val="auto"/>
                  <w:lang w:val="ru-RU"/>
                  <w:rPrChange w:id="1170" w:author="Tuleshov, Kurmanbek [Bolashak Atyrau Limited]" w:date="2022-11-03T14:39:00Z">
                    <w:rPr>
                      <w:b/>
                      <w:bCs/>
                      <w:color w:val="auto"/>
                      <w:highlight w:val="yellow"/>
                      <w:lang w:val="ru-RU"/>
                    </w:rPr>
                  </w:rPrChange>
                </w:rPr>
                <w:t xml:space="preserve">ТИП МАТЕРИАЛА:                                                                                                                 Погодостойкая гибкая эластомерная мембрана (ГЭМ) без усиления </w:t>
              </w:r>
            </w:ins>
          </w:p>
        </w:tc>
      </w:tr>
      <w:tr w:rsidR="00E55893" w:rsidRPr="00195C4A" w14:paraId="5847B1AC" w14:textId="77777777" w:rsidTr="00B204F9">
        <w:trPr>
          <w:ins w:id="1171" w:author="Makanova, Akbope A. [Fircroft Eng Services Ltd Atyrau Branch]" w:date="2022-11-03T12:05:00Z"/>
        </w:trPr>
        <w:tc>
          <w:tcPr>
            <w:tcW w:w="1554" w:type="dxa"/>
          </w:tcPr>
          <w:p w14:paraId="7349FB1A" w14:textId="77777777" w:rsidR="00E55893" w:rsidRPr="00195C4A" w:rsidRDefault="00E55893" w:rsidP="00B204F9">
            <w:pPr>
              <w:pStyle w:val="List1"/>
              <w:numPr>
                <w:ilvl w:val="0"/>
                <w:numId w:val="0"/>
              </w:numPr>
              <w:tabs>
                <w:tab w:val="clear" w:pos="1080"/>
              </w:tabs>
              <w:rPr>
                <w:ins w:id="1172" w:author="Makanova, Akbope A. [Fircroft Eng Services Ltd Atyrau Branch]" w:date="2022-11-03T12:05:00Z"/>
                <w:color w:val="auto"/>
                <w:lang w:val="ru-RU"/>
                <w:rPrChange w:id="1173" w:author="Tuleshov, Kurmanbek [Bolashak Atyrau Limited]" w:date="2022-11-03T14:39:00Z">
                  <w:rPr>
                    <w:ins w:id="1174" w:author="Makanova, Akbope A. [Fircroft Eng Services Ltd Atyrau Branch]" w:date="2022-11-03T12:05:00Z"/>
                    <w:color w:val="auto"/>
                    <w:highlight w:val="yellow"/>
                    <w:lang w:val="ru-RU"/>
                  </w:rPr>
                </w:rPrChange>
              </w:rPr>
            </w:pPr>
            <w:ins w:id="1175" w:author="Makanova, Akbope A. [Fircroft Eng Services Ltd Atyrau Branch]" w:date="2022-11-03T12:05:00Z">
              <w:r w:rsidRPr="00195C4A">
                <w:rPr>
                  <w:color w:val="auto"/>
                  <w:lang w:val="ru-RU"/>
                  <w:rPrChange w:id="1176" w:author="Tuleshov, Kurmanbek [Bolashak Atyrau Limited]" w:date="2022-11-03T14:39:00Z">
                    <w:rPr>
                      <w:color w:val="auto"/>
                      <w:highlight w:val="yellow"/>
                      <w:lang w:val="ru-RU"/>
                    </w:rPr>
                  </w:rPrChange>
                </w:rPr>
                <w:t xml:space="preserve">Общее </w:t>
              </w:r>
            </w:ins>
          </w:p>
        </w:tc>
        <w:tc>
          <w:tcPr>
            <w:tcW w:w="6612" w:type="dxa"/>
            <w:gridSpan w:val="2"/>
          </w:tcPr>
          <w:p w14:paraId="783304AF" w14:textId="77777777" w:rsidR="00E55893" w:rsidRPr="00195C4A" w:rsidRDefault="00E55893" w:rsidP="00B204F9">
            <w:pPr>
              <w:pStyle w:val="List1"/>
              <w:numPr>
                <w:ilvl w:val="0"/>
                <w:numId w:val="0"/>
              </w:numPr>
              <w:tabs>
                <w:tab w:val="clear" w:pos="1080"/>
              </w:tabs>
              <w:rPr>
                <w:ins w:id="1177" w:author="Makanova, Akbope A. [Fircroft Eng Services Ltd Atyrau Branch]" w:date="2022-11-03T12:05:00Z"/>
                <w:color w:val="auto"/>
                <w:lang w:val="ru-RU"/>
                <w:rPrChange w:id="1178" w:author="Tuleshov, Kurmanbek [Bolashak Atyrau Limited]" w:date="2022-11-03T14:39:00Z">
                  <w:rPr>
                    <w:ins w:id="1179" w:author="Makanova, Akbope A. [Fircroft Eng Services Ltd Atyrau Branch]" w:date="2022-11-03T12:05:00Z"/>
                    <w:color w:val="auto"/>
                    <w:highlight w:val="yellow"/>
                    <w:lang w:val="ru-RU"/>
                  </w:rPr>
                </w:rPrChange>
              </w:rPr>
            </w:pPr>
            <w:ins w:id="1180" w:author="Makanova, Akbope A. [Fircroft Eng Services Ltd Atyrau Branch]" w:date="2022-11-03T12:05:00Z">
              <w:r w:rsidRPr="00195C4A">
                <w:rPr>
                  <w:color w:val="auto"/>
                  <w:lang w:val="ru-RU"/>
                  <w:rPrChange w:id="1181" w:author="Tuleshov, Kurmanbek [Bolashak Atyrau Limited]" w:date="2022-11-03T14:39:00Z">
                    <w:rPr>
                      <w:color w:val="auto"/>
                      <w:highlight w:val="yellow"/>
                      <w:lang w:val="ru-RU"/>
                    </w:rPr>
                  </w:rPrChange>
                </w:rPr>
                <w:t>Эта спецификация описывает минимальные требования к ГЭМ при использовании для облицовки.</w:t>
              </w:r>
            </w:ins>
          </w:p>
        </w:tc>
      </w:tr>
      <w:tr w:rsidR="00E55893" w:rsidRPr="00195C4A" w14:paraId="2A1C4E8F" w14:textId="77777777" w:rsidTr="00B204F9">
        <w:trPr>
          <w:ins w:id="1182" w:author="Makanova, Akbope A. [Fircroft Eng Services Ltd Atyrau Branch]" w:date="2022-11-03T12:05:00Z"/>
        </w:trPr>
        <w:tc>
          <w:tcPr>
            <w:tcW w:w="1554" w:type="dxa"/>
          </w:tcPr>
          <w:p w14:paraId="5177F650" w14:textId="77777777" w:rsidR="00E55893" w:rsidRPr="00195C4A" w:rsidRDefault="00E55893" w:rsidP="00B204F9">
            <w:pPr>
              <w:pStyle w:val="List1"/>
              <w:numPr>
                <w:ilvl w:val="0"/>
                <w:numId w:val="0"/>
              </w:numPr>
              <w:tabs>
                <w:tab w:val="clear" w:pos="1080"/>
              </w:tabs>
              <w:rPr>
                <w:ins w:id="1183" w:author="Makanova, Akbope A. [Fircroft Eng Services Ltd Atyrau Branch]" w:date="2022-11-03T12:05:00Z"/>
                <w:color w:val="auto"/>
                <w:lang w:val="ru-RU"/>
                <w:rPrChange w:id="1184" w:author="Tuleshov, Kurmanbek [Bolashak Atyrau Limited]" w:date="2022-11-03T14:39:00Z">
                  <w:rPr>
                    <w:ins w:id="1185" w:author="Makanova, Akbope A. [Fircroft Eng Services Ltd Atyrau Branch]" w:date="2022-11-03T12:05:00Z"/>
                    <w:color w:val="auto"/>
                    <w:highlight w:val="yellow"/>
                    <w:lang w:val="ru-RU"/>
                  </w:rPr>
                </w:rPrChange>
              </w:rPr>
            </w:pPr>
            <w:ins w:id="1186" w:author="Makanova, Akbope A. [Fircroft Eng Services Ltd Atyrau Branch]" w:date="2022-11-03T12:05:00Z">
              <w:r w:rsidRPr="00195C4A">
                <w:rPr>
                  <w:color w:val="auto"/>
                  <w:lang w:val="ru-RU"/>
                  <w:rPrChange w:id="1187" w:author="Tuleshov, Kurmanbek [Bolashak Atyrau Limited]" w:date="2022-11-03T14:39:00Z">
                    <w:rPr>
                      <w:color w:val="auto"/>
                      <w:highlight w:val="yellow"/>
                      <w:lang w:val="ru-RU"/>
                    </w:rPr>
                  </w:rPrChange>
                </w:rPr>
                <w:t xml:space="preserve">Изделия </w:t>
              </w:r>
            </w:ins>
          </w:p>
        </w:tc>
        <w:tc>
          <w:tcPr>
            <w:tcW w:w="6612" w:type="dxa"/>
            <w:gridSpan w:val="2"/>
          </w:tcPr>
          <w:p w14:paraId="02314B4F" w14:textId="77777777" w:rsidR="00E55893" w:rsidRPr="00195C4A" w:rsidRDefault="00E55893" w:rsidP="00B204F9">
            <w:pPr>
              <w:pStyle w:val="List1"/>
              <w:numPr>
                <w:ilvl w:val="0"/>
                <w:numId w:val="0"/>
              </w:numPr>
              <w:tabs>
                <w:tab w:val="clear" w:pos="1080"/>
              </w:tabs>
              <w:rPr>
                <w:ins w:id="1188" w:author="Makanova, Akbope A. [Fircroft Eng Services Ltd Atyrau Branch]" w:date="2022-11-03T12:05:00Z"/>
                <w:color w:val="auto"/>
                <w:lang w:val="ru-RU"/>
                <w:rPrChange w:id="1189" w:author="Tuleshov, Kurmanbek [Bolashak Atyrau Limited]" w:date="2022-11-03T14:39:00Z">
                  <w:rPr>
                    <w:ins w:id="1190" w:author="Makanova, Akbope A. [Fircroft Eng Services Ltd Atyrau Branch]" w:date="2022-11-03T12:05:00Z"/>
                    <w:color w:val="auto"/>
                    <w:highlight w:val="yellow"/>
                    <w:lang w:val="ru-RU"/>
                  </w:rPr>
                </w:rPrChange>
              </w:rPr>
            </w:pPr>
            <w:ins w:id="1191" w:author="Makanova, Akbope A. [Fircroft Eng Services Ltd Atyrau Branch]" w:date="2022-11-03T12:05:00Z">
              <w:r w:rsidRPr="00195C4A">
                <w:rPr>
                  <w:color w:val="auto"/>
                  <w:lang w:val="ru-RU"/>
                  <w:rPrChange w:id="1192" w:author="Tuleshov, Kurmanbek [Bolashak Atyrau Limited]" w:date="2022-11-03T14:39:00Z">
                    <w:rPr>
                      <w:color w:val="auto"/>
                      <w:highlight w:val="yellow"/>
                      <w:lang w:val="ru-RU"/>
                    </w:rPr>
                  </w:rPrChange>
                </w:rPr>
                <w:t xml:space="preserve">Покрытие из хлорсульфированного полиэтилена (ХСП), с содержанием ХСП в составе полимера более 30%, без усиления стекловолоконной сеткой. </w:t>
              </w:r>
            </w:ins>
          </w:p>
          <w:p w14:paraId="3822CCEC" w14:textId="77777777" w:rsidR="00E55893" w:rsidRPr="00195C4A" w:rsidRDefault="00E55893" w:rsidP="00B204F9">
            <w:pPr>
              <w:pStyle w:val="List1"/>
              <w:numPr>
                <w:ilvl w:val="0"/>
                <w:numId w:val="0"/>
              </w:numPr>
              <w:tabs>
                <w:tab w:val="clear" w:pos="1080"/>
              </w:tabs>
              <w:rPr>
                <w:ins w:id="1193" w:author="Makanova, Akbope A. [Fircroft Eng Services Ltd Atyrau Branch]" w:date="2022-11-03T12:05:00Z"/>
                <w:color w:val="auto"/>
                <w:lang w:val="ru-RU"/>
                <w:rPrChange w:id="1194" w:author="Tuleshov, Kurmanbek [Bolashak Atyrau Limited]" w:date="2022-11-03T14:39:00Z">
                  <w:rPr>
                    <w:ins w:id="1195" w:author="Makanova, Akbope A. [Fircroft Eng Services Ltd Atyrau Branch]" w:date="2022-11-03T12:05:00Z"/>
                    <w:color w:val="auto"/>
                    <w:highlight w:val="yellow"/>
                    <w:lang w:val="ru-RU"/>
                  </w:rPr>
                </w:rPrChange>
              </w:rPr>
            </w:pPr>
            <w:ins w:id="1196" w:author="Makanova, Akbope A. [Fircroft Eng Services Ltd Atyrau Branch]" w:date="2022-11-03T12:05:00Z">
              <w:r w:rsidRPr="00195C4A">
                <w:rPr>
                  <w:color w:val="auto"/>
                  <w:lang w:val="ru-RU"/>
                  <w:rPrChange w:id="1197" w:author="Tuleshov, Kurmanbek [Bolashak Atyrau Limited]" w:date="2022-11-03T14:39:00Z">
                    <w:rPr>
                      <w:color w:val="auto"/>
                      <w:highlight w:val="yellow"/>
                      <w:lang w:val="ru-RU"/>
                    </w:rPr>
                  </w:rPrChange>
                </w:rPr>
                <w:t xml:space="preserve">Полимерное покрытие из этиленпропилен-диенового мономера </w:t>
              </w:r>
            </w:ins>
          </w:p>
        </w:tc>
      </w:tr>
      <w:tr w:rsidR="00E55893" w:rsidRPr="00195C4A" w14:paraId="71A6B451" w14:textId="77777777" w:rsidTr="00B204F9">
        <w:trPr>
          <w:ins w:id="1198" w:author="Makanova, Akbope A. [Fircroft Eng Services Ltd Atyrau Branch]" w:date="2022-11-03T12:05:00Z"/>
        </w:trPr>
        <w:tc>
          <w:tcPr>
            <w:tcW w:w="1554" w:type="dxa"/>
          </w:tcPr>
          <w:p w14:paraId="1AFE7FBF" w14:textId="77777777" w:rsidR="00E55893" w:rsidRPr="00195C4A" w:rsidRDefault="00E55893" w:rsidP="00B204F9">
            <w:pPr>
              <w:pStyle w:val="List1"/>
              <w:numPr>
                <w:ilvl w:val="0"/>
                <w:numId w:val="0"/>
              </w:numPr>
              <w:tabs>
                <w:tab w:val="clear" w:pos="1080"/>
              </w:tabs>
              <w:rPr>
                <w:ins w:id="1199" w:author="Makanova, Akbope A. [Fircroft Eng Services Ltd Atyrau Branch]" w:date="2022-11-03T12:05:00Z"/>
                <w:color w:val="auto"/>
                <w:lang w:val="ru-RU"/>
                <w:rPrChange w:id="1200" w:author="Tuleshov, Kurmanbek [Bolashak Atyrau Limited]" w:date="2022-11-03T14:39:00Z">
                  <w:rPr>
                    <w:ins w:id="1201" w:author="Makanova, Akbope A. [Fircroft Eng Services Ltd Atyrau Branch]" w:date="2022-11-03T12:05:00Z"/>
                    <w:color w:val="auto"/>
                    <w:highlight w:val="yellow"/>
                    <w:lang w:val="ru-RU"/>
                  </w:rPr>
                </w:rPrChange>
              </w:rPr>
            </w:pPr>
            <w:ins w:id="1202" w:author="Makanova, Akbope A. [Fircroft Eng Services Ltd Atyrau Branch]" w:date="2022-11-03T12:05:00Z">
              <w:r w:rsidRPr="00195C4A">
                <w:rPr>
                  <w:color w:val="auto"/>
                  <w:lang w:val="ru-RU"/>
                  <w:rPrChange w:id="1203" w:author="Tuleshov, Kurmanbek [Bolashak Atyrau Limited]" w:date="2022-11-03T14:39:00Z">
                    <w:rPr>
                      <w:color w:val="auto"/>
                      <w:highlight w:val="yellow"/>
                      <w:lang w:val="ru-RU"/>
                    </w:rPr>
                  </w:rPrChange>
                </w:rPr>
                <w:t xml:space="preserve">Стандарт </w:t>
              </w:r>
            </w:ins>
          </w:p>
        </w:tc>
        <w:tc>
          <w:tcPr>
            <w:tcW w:w="6612" w:type="dxa"/>
            <w:gridSpan w:val="2"/>
          </w:tcPr>
          <w:p w14:paraId="307773EA" w14:textId="77777777" w:rsidR="00E55893" w:rsidRPr="00195C4A" w:rsidRDefault="00E55893" w:rsidP="00B204F9">
            <w:pPr>
              <w:pStyle w:val="List1"/>
              <w:numPr>
                <w:ilvl w:val="0"/>
                <w:numId w:val="0"/>
              </w:numPr>
              <w:tabs>
                <w:tab w:val="clear" w:pos="1080"/>
              </w:tabs>
              <w:rPr>
                <w:ins w:id="1204" w:author="Makanova, Akbope A. [Fircroft Eng Services Ltd Atyrau Branch]" w:date="2022-11-03T12:05:00Z"/>
                <w:color w:val="auto"/>
                <w:lang w:val="ru-RU"/>
                <w:rPrChange w:id="1205" w:author="Tuleshov, Kurmanbek [Bolashak Atyrau Limited]" w:date="2022-11-03T14:39:00Z">
                  <w:rPr>
                    <w:ins w:id="1206" w:author="Makanova, Akbope A. [Fircroft Eng Services Ltd Atyrau Branch]" w:date="2022-11-03T12:05:00Z"/>
                    <w:color w:val="auto"/>
                    <w:highlight w:val="yellow"/>
                    <w:lang w:val="ru-RU"/>
                  </w:rPr>
                </w:rPrChange>
              </w:rPr>
            </w:pPr>
            <w:ins w:id="1207" w:author="Makanova, Akbope A. [Fircroft Eng Services Ltd Atyrau Branch]" w:date="2022-11-03T12:05:00Z">
              <w:r w:rsidRPr="00195C4A">
                <w:rPr>
                  <w:color w:val="auto"/>
                  <w:lang w:val="ru-RU"/>
                  <w:rPrChange w:id="1208" w:author="Tuleshov, Kurmanbek [Bolashak Atyrau Limited]" w:date="2022-11-03T14:39:00Z">
                    <w:rPr>
                      <w:color w:val="auto"/>
                      <w:highlight w:val="yellow"/>
                      <w:lang w:val="ru-RU"/>
                    </w:rPr>
                  </w:rPrChange>
                </w:rPr>
                <w:t>Н/П</w:t>
              </w:r>
            </w:ins>
          </w:p>
        </w:tc>
      </w:tr>
      <w:tr w:rsidR="00E55893" w:rsidRPr="00195C4A" w14:paraId="78147366" w14:textId="77777777" w:rsidTr="00B204F9">
        <w:trPr>
          <w:ins w:id="1209" w:author="Makanova, Akbope A. [Fircroft Eng Services Ltd Atyrau Branch]" w:date="2022-11-03T12:05:00Z"/>
        </w:trPr>
        <w:tc>
          <w:tcPr>
            <w:tcW w:w="1554" w:type="dxa"/>
          </w:tcPr>
          <w:p w14:paraId="23607F3D" w14:textId="77777777" w:rsidR="00E55893" w:rsidRPr="00195C4A" w:rsidRDefault="00E55893" w:rsidP="00B204F9">
            <w:pPr>
              <w:pStyle w:val="List1"/>
              <w:numPr>
                <w:ilvl w:val="0"/>
                <w:numId w:val="0"/>
              </w:numPr>
              <w:tabs>
                <w:tab w:val="clear" w:pos="1080"/>
              </w:tabs>
              <w:rPr>
                <w:ins w:id="1210" w:author="Makanova, Akbope A. [Fircroft Eng Services Ltd Atyrau Branch]" w:date="2022-11-03T12:05:00Z"/>
                <w:color w:val="auto"/>
                <w:lang w:val="ru-RU"/>
                <w:rPrChange w:id="1211" w:author="Tuleshov, Kurmanbek [Bolashak Atyrau Limited]" w:date="2022-11-03T14:39:00Z">
                  <w:rPr>
                    <w:ins w:id="1212" w:author="Makanova, Akbope A. [Fircroft Eng Services Ltd Atyrau Branch]" w:date="2022-11-03T12:05:00Z"/>
                    <w:color w:val="auto"/>
                    <w:highlight w:val="yellow"/>
                    <w:lang w:val="ru-RU"/>
                  </w:rPr>
                </w:rPrChange>
              </w:rPr>
            </w:pPr>
            <w:ins w:id="1213" w:author="Makanova, Akbope A. [Fircroft Eng Services Ltd Atyrau Branch]" w:date="2022-11-03T12:05:00Z">
              <w:r w:rsidRPr="00195C4A">
                <w:rPr>
                  <w:color w:val="auto"/>
                  <w:lang w:val="ru-RU"/>
                  <w:rPrChange w:id="1214" w:author="Tuleshov, Kurmanbek [Bolashak Atyrau Limited]" w:date="2022-11-03T14:39:00Z">
                    <w:rPr>
                      <w:color w:val="auto"/>
                      <w:highlight w:val="yellow"/>
                      <w:lang w:val="ru-RU"/>
                    </w:rPr>
                  </w:rPrChange>
                </w:rPr>
                <w:t xml:space="preserve">Применение </w:t>
              </w:r>
            </w:ins>
          </w:p>
        </w:tc>
        <w:tc>
          <w:tcPr>
            <w:tcW w:w="6612" w:type="dxa"/>
            <w:gridSpan w:val="2"/>
          </w:tcPr>
          <w:p w14:paraId="47FE0BB8" w14:textId="702A4AD2" w:rsidR="00E55893" w:rsidRPr="00195C4A" w:rsidRDefault="00E55893" w:rsidP="00B204F9">
            <w:pPr>
              <w:pStyle w:val="List1"/>
              <w:numPr>
                <w:ilvl w:val="0"/>
                <w:numId w:val="0"/>
              </w:numPr>
              <w:tabs>
                <w:tab w:val="clear" w:pos="1080"/>
              </w:tabs>
              <w:rPr>
                <w:ins w:id="1215" w:author="Makanova, Akbope A. [Fircroft Eng Services Ltd Atyrau Branch]" w:date="2022-11-03T12:05:00Z"/>
                <w:color w:val="auto"/>
                <w:lang w:val="ru-RU"/>
                <w:rPrChange w:id="1216" w:author="Tuleshov, Kurmanbek [Bolashak Atyrau Limited]" w:date="2022-11-03T14:39:00Z">
                  <w:rPr>
                    <w:ins w:id="1217" w:author="Makanova, Akbope A. [Fircroft Eng Services Ltd Atyrau Branch]" w:date="2022-11-03T12:05:00Z"/>
                    <w:color w:val="auto"/>
                    <w:highlight w:val="yellow"/>
                    <w:lang w:val="ru-RU"/>
                  </w:rPr>
                </w:rPrChange>
              </w:rPr>
            </w:pPr>
            <w:ins w:id="1218" w:author="Makanova, Akbope A. [Fircroft Eng Services Ltd Atyrau Branch]" w:date="2022-11-03T12:05:00Z">
              <w:r w:rsidRPr="00195C4A">
                <w:rPr>
                  <w:color w:val="auto"/>
                  <w:lang w:val="ru-RU"/>
                  <w:rPrChange w:id="1219" w:author="Tuleshov, Kurmanbek [Bolashak Atyrau Limited]" w:date="2022-11-03T14:39:00Z">
                    <w:rPr>
                      <w:color w:val="auto"/>
                      <w:highlight w:val="yellow"/>
                      <w:lang w:val="ru-RU"/>
                    </w:rPr>
                  </w:rPrChange>
                </w:rPr>
                <w:t xml:space="preserve">ГЭМ – водонепроницаемая </w:t>
              </w:r>
            </w:ins>
            <w:ins w:id="1220" w:author="Makanova, Akbope A. [Fircroft Eng Services Ltd Atyrau Branch]" w:date="2022-11-03T12:15:00Z">
              <w:r w:rsidR="00997501" w:rsidRPr="00195C4A">
                <w:rPr>
                  <w:color w:val="auto"/>
                  <w:lang w:val="ru-RU"/>
                  <w:rPrChange w:id="1221" w:author="Tuleshov, Kurmanbek [Bolashak Atyrau Limited]" w:date="2022-11-03T14:39:00Z">
                    <w:rPr>
                      <w:color w:val="auto"/>
                      <w:highlight w:val="yellow"/>
                      <w:lang w:val="ru-RU"/>
                    </w:rPr>
                  </w:rPrChange>
                </w:rPr>
                <w:t>облицовка, предназначенная</w:t>
              </w:r>
            </w:ins>
            <w:ins w:id="1222" w:author="Makanova, Akbope A. [Fircroft Eng Services Ltd Atyrau Branch]" w:date="2022-11-03T12:05:00Z">
              <w:r w:rsidRPr="00195C4A">
                <w:rPr>
                  <w:color w:val="auto"/>
                  <w:lang w:val="ru-RU"/>
                  <w:rPrChange w:id="1223" w:author="Tuleshov, Kurmanbek [Bolashak Atyrau Limited]" w:date="2022-11-03T14:39:00Z">
                    <w:rPr>
                      <w:color w:val="auto"/>
                      <w:highlight w:val="yellow"/>
                      <w:lang w:val="ru-RU"/>
                    </w:rPr>
                  </w:rPrChange>
                </w:rPr>
                <w:t xml:space="preserve"> для предотвращения попадания воды в изоляционный материал</w:t>
              </w:r>
            </w:ins>
          </w:p>
        </w:tc>
      </w:tr>
      <w:tr w:rsidR="00E55893" w:rsidRPr="00195C4A" w14:paraId="5242E717" w14:textId="77777777" w:rsidTr="00B204F9">
        <w:trPr>
          <w:ins w:id="1224" w:author="Makanova, Akbope A. [Fircroft Eng Services Ltd Atyrau Branch]" w:date="2022-11-03T12:05:00Z"/>
        </w:trPr>
        <w:tc>
          <w:tcPr>
            <w:tcW w:w="8166" w:type="dxa"/>
            <w:gridSpan w:val="3"/>
          </w:tcPr>
          <w:p w14:paraId="439BFCED" w14:textId="77777777" w:rsidR="00E55893" w:rsidRPr="00195C4A" w:rsidRDefault="00E55893" w:rsidP="00B204F9">
            <w:pPr>
              <w:pStyle w:val="List1"/>
              <w:numPr>
                <w:ilvl w:val="0"/>
                <w:numId w:val="0"/>
              </w:numPr>
              <w:tabs>
                <w:tab w:val="clear" w:pos="1080"/>
              </w:tabs>
              <w:rPr>
                <w:ins w:id="1225" w:author="Makanova, Akbope A. [Fircroft Eng Services Ltd Atyrau Branch]" w:date="2022-11-03T12:05:00Z"/>
                <w:b/>
                <w:bCs/>
                <w:color w:val="auto"/>
                <w:lang w:val="ru-RU"/>
                <w:rPrChange w:id="1226" w:author="Tuleshov, Kurmanbek [Bolashak Atyrau Limited]" w:date="2022-11-03T14:39:00Z">
                  <w:rPr>
                    <w:ins w:id="1227" w:author="Makanova, Akbope A. [Fircroft Eng Services Ltd Atyrau Branch]" w:date="2022-11-03T12:05:00Z"/>
                    <w:b/>
                    <w:bCs/>
                    <w:color w:val="auto"/>
                    <w:highlight w:val="yellow"/>
                    <w:lang w:val="ru-RU"/>
                  </w:rPr>
                </w:rPrChange>
              </w:rPr>
            </w:pPr>
            <w:ins w:id="1228" w:author="Makanova, Akbope A. [Fircroft Eng Services Ltd Atyrau Branch]" w:date="2022-11-03T12:05:00Z">
              <w:r w:rsidRPr="00195C4A">
                <w:rPr>
                  <w:b/>
                  <w:bCs/>
                  <w:caps/>
                  <w:color w:val="auto"/>
                  <w:lang w:val="ru-RU"/>
                  <w:rPrChange w:id="1229" w:author="Tuleshov, Kurmanbek [Bolashak Atyrau Limited]" w:date="2022-11-03T14:39:00Z">
                    <w:rPr>
                      <w:b/>
                      <w:bCs/>
                      <w:caps/>
                      <w:color w:val="auto"/>
                      <w:highlight w:val="yellow"/>
                      <w:lang w:val="ru-RU"/>
                    </w:rPr>
                  </w:rPrChange>
                </w:rPr>
                <w:t>Данные о материале и свойства</w:t>
              </w:r>
            </w:ins>
          </w:p>
        </w:tc>
      </w:tr>
      <w:tr w:rsidR="00E55893" w:rsidRPr="00195C4A" w14:paraId="6F37C37B" w14:textId="77777777" w:rsidTr="00B204F9">
        <w:trPr>
          <w:ins w:id="1230" w:author="Makanova, Akbope A. [Fircroft Eng Services Ltd Atyrau Branch]" w:date="2022-11-03T12:05:00Z"/>
        </w:trPr>
        <w:tc>
          <w:tcPr>
            <w:tcW w:w="1554" w:type="dxa"/>
            <w:vMerge w:val="restart"/>
          </w:tcPr>
          <w:p w14:paraId="6BA832C5" w14:textId="77777777" w:rsidR="00E55893" w:rsidRPr="00195C4A" w:rsidRDefault="00E55893" w:rsidP="00B204F9">
            <w:pPr>
              <w:pStyle w:val="List1"/>
              <w:numPr>
                <w:ilvl w:val="0"/>
                <w:numId w:val="0"/>
              </w:numPr>
              <w:tabs>
                <w:tab w:val="clear" w:pos="1080"/>
              </w:tabs>
              <w:rPr>
                <w:ins w:id="1231" w:author="Makanova, Akbope A. [Fircroft Eng Services Ltd Atyrau Branch]" w:date="2022-11-03T12:05:00Z"/>
                <w:color w:val="auto"/>
                <w:lang w:val="ru-RU"/>
                <w:rPrChange w:id="1232" w:author="Tuleshov, Kurmanbek [Bolashak Atyrau Limited]" w:date="2022-11-03T14:39:00Z">
                  <w:rPr>
                    <w:ins w:id="1233" w:author="Makanova, Akbope A. [Fircroft Eng Services Ltd Atyrau Branch]" w:date="2022-11-03T12:05:00Z"/>
                    <w:color w:val="auto"/>
                    <w:highlight w:val="yellow"/>
                    <w:lang w:val="ru-RU"/>
                  </w:rPr>
                </w:rPrChange>
              </w:rPr>
            </w:pPr>
            <w:ins w:id="1234" w:author="Makanova, Akbope A. [Fircroft Eng Services Ltd Atyrau Branch]" w:date="2022-11-03T12:05:00Z">
              <w:r w:rsidRPr="00195C4A">
                <w:rPr>
                  <w:color w:val="auto"/>
                  <w:lang w:val="ru-RU"/>
                  <w:rPrChange w:id="1235" w:author="Tuleshov, Kurmanbek [Bolashak Atyrau Limited]" w:date="2022-11-03T14:39:00Z">
                    <w:rPr>
                      <w:color w:val="auto"/>
                      <w:highlight w:val="yellow"/>
                      <w:lang w:val="ru-RU"/>
                    </w:rPr>
                  </w:rPrChange>
                </w:rPr>
                <w:t xml:space="preserve">Общие требования </w:t>
              </w:r>
            </w:ins>
          </w:p>
        </w:tc>
        <w:tc>
          <w:tcPr>
            <w:tcW w:w="6612" w:type="dxa"/>
            <w:gridSpan w:val="2"/>
          </w:tcPr>
          <w:p w14:paraId="2EB0B278" w14:textId="77777777" w:rsidR="00E55893" w:rsidRPr="00195C4A" w:rsidRDefault="00E55893" w:rsidP="00B204F9">
            <w:pPr>
              <w:pStyle w:val="List1"/>
              <w:numPr>
                <w:ilvl w:val="0"/>
                <w:numId w:val="0"/>
              </w:numPr>
              <w:tabs>
                <w:tab w:val="clear" w:pos="1080"/>
              </w:tabs>
              <w:rPr>
                <w:ins w:id="1236" w:author="Makanova, Akbope A. [Fircroft Eng Services Ltd Atyrau Branch]" w:date="2022-11-03T12:05:00Z"/>
                <w:color w:val="auto"/>
                <w:lang w:val="ru-RU"/>
                <w:rPrChange w:id="1237" w:author="Tuleshov, Kurmanbek [Bolashak Atyrau Limited]" w:date="2022-11-03T14:39:00Z">
                  <w:rPr>
                    <w:ins w:id="1238" w:author="Makanova, Akbope A. [Fircroft Eng Services Ltd Atyrau Branch]" w:date="2022-11-03T12:05:00Z"/>
                    <w:color w:val="auto"/>
                    <w:highlight w:val="yellow"/>
                    <w:lang w:val="ru-RU"/>
                  </w:rPr>
                </w:rPrChange>
              </w:rPr>
            </w:pPr>
            <w:ins w:id="1239" w:author="Makanova, Akbope A. [Fircroft Eng Services Ltd Atyrau Branch]" w:date="2022-11-03T12:05:00Z">
              <w:r w:rsidRPr="00195C4A">
                <w:rPr>
                  <w:color w:val="auto"/>
                  <w:lang w:val="ru-RU"/>
                  <w:rPrChange w:id="1240" w:author="Tuleshov, Kurmanbek [Bolashak Atyrau Limited]" w:date="2022-11-03T14:39:00Z">
                    <w:rPr>
                      <w:color w:val="auto"/>
                      <w:highlight w:val="yellow"/>
                      <w:lang w:val="ru-RU"/>
                    </w:rPr>
                  </w:rPrChange>
                </w:rPr>
                <w:t>Материал облицовки должен выдерживать соответствующий температурный диапазон, указанный поставщиком в спецификации на материал</w:t>
              </w:r>
            </w:ins>
          </w:p>
          <w:p w14:paraId="4BBB65A8" w14:textId="77777777" w:rsidR="00E55893" w:rsidRPr="00195C4A" w:rsidRDefault="00E55893" w:rsidP="00B204F9">
            <w:pPr>
              <w:pStyle w:val="List1"/>
              <w:numPr>
                <w:ilvl w:val="0"/>
                <w:numId w:val="0"/>
              </w:numPr>
              <w:tabs>
                <w:tab w:val="clear" w:pos="1080"/>
              </w:tabs>
              <w:rPr>
                <w:ins w:id="1241" w:author="Makanova, Akbope A. [Fircroft Eng Services Ltd Atyrau Branch]" w:date="2022-11-03T12:05:00Z"/>
                <w:color w:val="auto"/>
                <w:lang w:val="ru-RU"/>
                <w:rPrChange w:id="1242" w:author="Tuleshov, Kurmanbek [Bolashak Atyrau Limited]" w:date="2022-11-03T14:39:00Z">
                  <w:rPr>
                    <w:ins w:id="1243" w:author="Makanova, Akbope A. [Fircroft Eng Services Ltd Atyrau Branch]" w:date="2022-11-03T12:05:00Z"/>
                    <w:color w:val="auto"/>
                    <w:highlight w:val="yellow"/>
                    <w:lang w:val="ru-RU"/>
                  </w:rPr>
                </w:rPrChange>
              </w:rPr>
            </w:pPr>
          </w:p>
        </w:tc>
      </w:tr>
      <w:tr w:rsidR="00E55893" w:rsidRPr="00195C4A" w14:paraId="09EE7A42" w14:textId="77777777" w:rsidTr="00B204F9">
        <w:trPr>
          <w:ins w:id="1244" w:author="Makanova, Akbope A. [Fircroft Eng Services Ltd Atyrau Branch]" w:date="2022-11-03T12:05:00Z"/>
        </w:trPr>
        <w:tc>
          <w:tcPr>
            <w:tcW w:w="1554" w:type="dxa"/>
            <w:vMerge/>
          </w:tcPr>
          <w:p w14:paraId="495343A3" w14:textId="77777777" w:rsidR="00E55893" w:rsidRPr="00195C4A" w:rsidRDefault="00E55893" w:rsidP="00B204F9">
            <w:pPr>
              <w:pStyle w:val="List1"/>
              <w:numPr>
                <w:ilvl w:val="0"/>
                <w:numId w:val="0"/>
              </w:numPr>
              <w:tabs>
                <w:tab w:val="clear" w:pos="1080"/>
              </w:tabs>
              <w:rPr>
                <w:ins w:id="1245" w:author="Makanova, Akbope A. [Fircroft Eng Services Ltd Atyrau Branch]" w:date="2022-11-03T12:05:00Z"/>
                <w:color w:val="auto"/>
                <w:lang w:val="ru-RU"/>
                <w:rPrChange w:id="1246" w:author="Tuleshov, Kurmanbek [Bolashak Atyrau Limited]" w:date="2022-11-03T14:39:00Z">
                  <w:rPr>
                    <w:ins w:id="1247" w:author="Makanova, Akbope A. [Fircroft Eng Services Ltd Atyrau Branch]" w:date="2022-11-03T12:05:00Z"/>
                    <w:color w:val="auto"/>
                    <w:highlight w:val="yellow"/>
                    <w:lang w:val="ru-RU"/>
                  </w:rPr>
                </w:rPrChange>
              </w:rPr>
            </w:pPr>
          </w:p>
        </w:tc>
        <w:tc>
          <w:tcPr>
            <w:tcW w:w="6612" w:type="dxa"/>
            <w:gridSpan w:val="2"/>
          </w:tcPr>
          <w:p w14:paraId="1A56AB18" w14:textId="77777777" w:rsidR="00E55893" w:rsidRPr="00195C4A" w:rsidRDefault="00E55893" w:rsidP="00B204F9">
            <w:pPr>
              <w:pStyle w:val="List1"/>
              <w:numPr>
                <w:ilvl w:val="0"/>
                <w:numId w:val="0"/>
              </w:numPr>
              <w:tabs>
                <w:tab w:val="clear" w:pos="1080"/>
              </w:tabs>
              <w:rPr>
                <w:ins w:id="1248" w:author="Makanova, Akbope A. [Fircroft Eng Services Ltd Atyrau Branch]" w:date="2022-11-03T12:05:00Z"/>
                <w:color w:val="auto"/>
                <w:lang w:val="ru-RU"/>
                <w:rPrChange w:id="1249" w:author="Tuleshov, Kurmanbek [Bolashak Atyrau Limited]" w:date="2022-11-03T14:39:00Z">
                  <w:rPr>
                    <w:ins w:id="1250" w:author="Makanova, Akbope A. [Fircroft Eng Services Ltd Atyrau Branch]" w:date="2022-11-03T12:05:00Z"/>
                    <w:color w:val="auto"/>
                    <w:highlight w:val="yellow"/>
                    <w:lang w:val="ru-RU"/>
                  </w:rPr>
                </w:rPrChange>
              </w:rPr>
            </w:pPr>
            <w:ins w:id="1251" w:author="Makanova, Akbope A. [Fircroft Eng Services Ltd Atyrau Branch]" w:date="2022-11-03T12:05:00Z">
              <w:r w:rsidRPr="00195C4A">
                <w:rPr>
                  <w:color w:val="auto"/>
                  <w:lang w:val="ru-RU"/>
                  <w:rPrChange w:id="1252" w:author="Tuleshov, Kurmanbek [Bolashak Atyrau Limited]" w:date="2022-11-03T14:39:00Z">
                    <w:rPr>
                      <w:color w:val="auto"/>
                      <w:highlight w:val="yellow"/>
                      <w:lang w:val="ru-RU"/>
                    </w:rPr>
                  </w:rPrChange>
                </w:rPr>
                <w:t>Толщина слоя: ≥ 1 м</w:t>
              </w:r>
            </w:ins>
          </w:p>
        </w:tc>
      </w:tr>
      <w:tr w:rsidR="00E55893" w:rsidRPr="00195C4A" w14:paraId="0CA409B1" w14:textId="77777777" w:rsidTr="00B204F9">
        <w:trPr>
          <w:ins w:id="1253" w:author="Makanova, Akbope A. [Fircroft Eng Services Ltd Atyrau Branch]" w:date="2022-11-03T12:05:00Z"/>
        </w:trPr>
        <w:tc>
          <w:tcPr>
            <w:tcW w:w="1554" w:type="dxa"/>
          </w:tcPr>
          <w:p w14:paraId="1CD4F4D8" w14:textId="77777777" w:rsidR="00E55893" w:rsidRPr="00195C4A" w:rsidRDefault="00E55893" w:rsidP="00B204F9">
            <w:pPr>
              <w:pStyle w:val="List1"/>
              <w:numPr>
                <w:ilvl w:val="0"/>
                <w:numId w:val="0"/>
              </w:numPr>
              <w:tabs>
                <w:tab w:val="clear" w:pos="1080"/>
              </w:tabs>
              <w:rPr>
                <w:ins w:id="1254" w:author="Makanova, Akbope A. [Fircroft Eng Services Ltd Atyrau Branch]" w:date="2022-11-03T12:05:00Z"/>
                <w:color w:val="auto"/>
                <w:lang w:val="ru-RU"/>
                <w:rPrChange w:id="1255" w:author="Tuleshov, Kurmanbek [Bolashak Atyrau Limited]" w:date="2022-11-03T14:39:00Z">
                  <w:rPr>
                    <w:ins w:id="1256" w:author="Makanova, Akbope A. [Fircroft Eng Services Ltd Atyrau Branch]" w:date="2022-11-03T12:05:00Z"/>
                    <w:color w:val="auto"/>
                    <w:highlight w:val="yellow"/>
                    <w:lang w:val="ru-RU"/>
                  </w:rPr>
                </w:rPrChange>
              </w:rPr>
            </w:pPr>
          </w:p>
        </w:tc>
        <w:tc>
          <w:tcPr>
            <w:tcW w:w="2985" w:type="dxa"/>
          </w:tcPr>
          <w:p w14:paraId="30C1C528" w14:textId="77777777" w:rsidR="00E55893" w:rsidRPr="00195C4A" w:rsidRDefault="00E55893" w:rsidP="00B204F9">
            <w:pPr>
              <w:pStyle w:val="List1"/>
              <w:numPr>
                <w:ilvl w:val="0"/>
                <w:numId w:val="0"/>
              </w:numPr>
              <w:tabs>
                <w:tab w:val="clear" w:pos="1080"/>
              </w:tabs>
              <w:rPr>
                <w:ins w:id="1257" w:author="Makanova, Akbope A. [Fircroft Eng Services Ltd Atyrau Branch]" w:date="2022-11-03T12:05:00Z"/>
                <w:b/>
                <w:bCs/>
                <w:color w:val="auto"/>
                <w:lang w:val="ru-RU"/>
                <w:rPrChange w:id="1258" w:author="Tuleshov, Kurmanbek [Bolashak Atyrau Limited]" w:date="2022-11-03T14:39:00Z">
                  <w:rPr>
                    <w:ins w:id="1259" w:author="Makanova, Akbope A. [Fircroft Eng Services Ltd Atyrau Branch]" w:date="2022-11-03T12:05:00Z"/>
                    <w:b/>
                    <w:bCs/>
                    <w:color w:val="auto"/>
                    <w:highlight w:val="yellow"/>
                    <w:lang w:val="ru-RU"/>
                  </w:rPr>
                </w:rPrChange>
              </w:rPr>
            </w:pPr>
            <w:ins w:id="1260" w:author="Makanova, Akbope A. [Fircroft Eng Services Ltd Atyrau Branch]" w:date="2022-11-03T12:05:00Z">
              <w:r w:rsidRPr="00195C4A">
                <w:rPr>
                  <w:b/>
                  <w:bCs/>
                  <w:color w:val="auto"/>
                  <w:lang w:val="ru-RU"/>
                  <w:rPrChange w:id="1261" w:author="Tuleshov, Kurmanbek [Bolashak Atyrau Limited]" w:date="2022-11-03T14:39:00Z">
                    <w:rPr>
                      <w:b/>
                      <w:bCs/>
                      <w:color w:val="auto"/>
                      <w:highlight w:val="yellow"/>
                      <w:lang w:val="ru-RU"/>
                    </w:rPr>
                  </w:rPrChange>
                </w:rPr>
                <w:t>Стандарт испытаний</w:t>
              </w:r>
            </w:ins>
          </w:p>
        </w:tc>
        <w:tc>
          <w:tcPr>
            <w:tcW w:w="3627" w:type="dxa"/>
          </w:tcPr>
          <w:p w14:paraId="14B55C56" w14:textId="77777777" w:rsidR="00E55893" w:rsidRPr="00195C4A" w:rsidRDefault="00E55893" w:rsidP="00B204F9">
            <w:pPr>
              <w:pStyle w:val="List1"/>
              <w:numPr>
                <w:ilvl w:val="0"/>
                <w:numId w:val="0"/>
              </w:numPr>
              <w:tabs>
                <w:tab w:val="clear" w:pos="1080"/>
              </w:tabs>
              <w:rPr>
                <w:ins w:id="1262" w:author="Makanova, Akbope A. [Fircroft Eng Services Ltd Atyrau Branch]" w:date="2022-11-03T12:05:00Z"/>
                <w:b/>
                <w:bCs/>
                <w:color w:val="auto"/>
                <w:lang w:val="ru-RU"/>
                <w:rPrChange w:id="1263" w:author="Tuleshov, Kurmanbek [Bolashak Atyrau Limited]" w:date="2022-11-03T14:39:00Z">
                  <w:rPr>
                    <w:ins w:id="1264" w:author="Makanova, Akbope A. [Fircroft Eng Services Ltd Atyrau Branch]" w:date="2022-11-03T12:05:00Z"/>
                    <w:b/>
                    <w:bCs/>
                    <w:color w:val="auto"/>
                    <w:highlight w:val="yellow"/>
                    <w:lang w:val="ru-RU"/>
                  </w:rPr>
                </w:rPrChange>
              </w:rPr>
            </w:pPr>
            <w:ins w:id="1265" w:author="Makanova, Akbope A. [Fircroft Eng Services Ltd Atyrau Branch]" w:date="2022-11-03T12:05:00Z">
              <w:r w:rsidRPr="00195C4A">
                <w:rPr>
                  <w:b/>
                  <w:bCs/>
                  <w:color w:val="auto"/>
                  <w:lang w:val="ru-RU"/>
                  <w:rPrChange w:id="1266" w:author="Tuleshov, Kurmanbek [Bolashak Atyrau Limited]" w:date="2022-11-03T14:39:00Z">
                    <w:rPr>
                      <w:b/>
                      <w:bCs/>
                      <w:color w:val="auto"/>
                      <w:highlight w:val="yellow"/>
                      <w:lang w:val="ru-RU"/>
                    </w:rPr>
                  </w:rPrChange>
                </w:rPr>
                <w:t xml:space="preserve">Критерий приемки </w:t>
              </w:r>
            </w:ins>
          </w:p>
        </w:tc>
      </w:tr>
      <w:tr w:rsidR="00E55893" w:rsidRPr="00195C4A" w14:paraId="4AC0CC3C" w14:textId="77777777" w:rsidTr="00B204F9">
        <w:trPr>
          <w:ins w:id="1267" w:author="Makanova, Akbope A. [Fircroft Eng Services Ltd Atyrau Branch]" w:date="2022-11-03T12:05:00Z"/>
        </w:trPr>
        <w:tc>
          <w:tcPr>
            <w:tcW w:w="1554" w:type="dxa"/>
            <w:vMerge w:val="restart"/>
          </w:tcPr>
          <w:p w14:paraId="0C14727E" w14:textId="77777777" w:rsidR="00E55893" w:rsidRPr="00195C4A" w:rsidRDefault="00E55893" w:rsidP="00B204F9">
            <w:pPr>
              <w:pStyle w:val="List1"/>
              <w:numPr>
                <w:ilvl w:val="0"/>
                <w:numId w:val="0"/>
              </w:numPr>
              <w:tabs>
                <w:tab w:val="clear" w:pos="1080"/>
              </w:tabs>
              <w:rPr>
                <w:ins w:id="1268" w:author="Makanova, Akbope A. [Fircroft Eng Services Ltd Atyrau Branch]" w:date="2022-11-03T12:05:00Z"/>
                <w:color w:val="auto"/>
                <w:lang w:val="ru-RU"/>
                <w:rPrChange w:id="1269" w:author="Tuleshov, Kurmanbek [Bolashak Atyrau Limited]" w:date="2022-11-03T14:39:00Z">
                  <w:rPr>
                    <w:ins w:id="1270" w:author="Makanova, Akbope A. [Fircroft Eng Services Ltd Atyrau Branch]" w:date="2022-11-03T12:05:00Z"/>
                    <w:color w:val="auto"/>
                    <w:highlight w:val="yellow"/>
                    <w:lang w:val="ru-RU"/>
                  </w:rPr>
                </w:rPrChange>
              </w:rPr>
            </w:pPr>
            <w:ins w:id="1271" w:author="Makanova, Akbope A. [Fircroft Eng Services Ltd Atyrau Branch]" w:date="2022-11-03T12:05:00Z">
              <w:r w:rsidRPr="00195C4A">
                <w:rPr>
                  <w:color w:val="auto"/>
                  <w:lang w:val="ru-RU"/>
                  <w:rPrChange w:id="1272" w:author="Tuleshov, Kurmanbek [Bolashak Atyrau Limited]" w:date="2022-11-03T14:39:00Z">
                    <w:rPr>
                      <w:color w:val="auto"/>
                      <w:highlight w:val="yellow"/>
                      <w:lang w:val="ru-RU"/>
                    </w:rPr>
                  </w:rPrChange>
                </w:rPr>
                <w:t>Механические свойства</w:t>
              </w:r>
            </w:ins>
          </w:p>
        </w:tc>
        <w:tc>
          <w:tcPr>
            <w:tcW w:w="2985" w:type="dxa"/>
          </w:tcPr>
          <w:p w14:paraId="0778FF2E" w14:textId="77777777" w:rsidR="00E55893" w:rsidRPr="00195C4A" w:rsidRDefault="00E55893" w:rsidP="00B204F9">
            <w:pPr>
              <w:pStyle w:val="List1"/>
              <w:numPr>
                <w:ilvl w:val="0"/>
                <w:numId w:val="0"/>
              </w:numPr>
              <w:tabs>
                <w:tab w:val="clear" w:pos="1080"/>
              </w:tabs>
              <w:rPr>
                <w:ins w:id="1273" w:author="Makanova, Akbope A. [Fircroft Eng Services Ltd Atyrau Branch]" w:date="2022-11-03T12:05:00Z"/>
                <w:color w:val="auto"/>
                <w:lang w:val="ru-RU"/>
                <w:rPrChange w:id="1274" w:author="Tuleshov, Kurmanbek [Bolashak Atyrau Limited]" w:date="2022-11-03T14:39:00Z">
                  <w:rPr>
                    <w:ins w:id="1275" w:author="Makanova, Akbope A. [Fircroft Eng Services Ltd Atyrau Branch]" w:date="2022-11-03T12:05:00Z"/>
                    <w:color w:val="auto"/>
                    <w:highlight w:val="yellow"/>
                    <w:lang w:val="ru-RU"/>
                  </w:rPr>
                </w:rPrChange>
              </w:rPr>
            </w:pPr>
            <w:ins w:id="1276" w:author="Makanova, Akbope A. [Fircroft Eng Services Ltd Atyrau Branch]" w:date="2022-11-03T12:05:00Z">
              <w:r w:rsidRPr="00195C4A">
                <w:rPr>
                  <w:color w:val="auto"/>
                  <w:lang w:val="ru-RU"/>
                  <w:rPrChange w:id="1277" w:author="Tuleshov, Kurmanbek [Bolashak Atyrau Limited]" w:date="2022-11-03T14:39:00Z">
                    <w:rPr>
                      <w:color w:val="auto"/>
                      <w:highlight w:val="yellow"/>
                      <w:lang w:val="ru-RU"/>
                    </w:rPr>
                  </w:rPrChange>
                </w:rPr>
                <w:t>ASTM D624 / ISO 34</w:t>
              </w:r>
            </w:ins>
          </w:p>
        </w:tc>
        <w:tc>
          <w:tcPr>
            <w:tcW w:w="3627" w:type="dxa"/>
          </w:tcPr>
          <w:p w14:paraId="47E22C0D" w14:textId="77777777" w:rsidR="00E55893" w:rsidRPr="00195C4A" w:rsidRDefault="00E55893" w:rsidP="00B204F9">
            <w:pPr>
              <w:pStyle w:val="List1"/>
              <w:numPr>
                <w:ilvl w:val="0"/>
                <w:numId w:val="0"/>
              </w:numPr>
              <w:tabs>
                <w:tab w:val="clear" w:pos="1080"/>
              </w:tabs>
              <w:rPr>
                <w:ins w:id="1278" w:author="Makanova, Akbope A. [Fircroft Eng Services Ltd Atyrau Branch]" w:date="2022-11-03T12:05:00Z"/>
                <w:color w:val="auto"/>
                <w:lang w:val="ru-RU"/>
                <w:rPrChange w:id="1279" w:author="Tuleshov, Kurmanbek [Bolashak Atyrau Limited]" w:date="2022-11-03T14:39:00Z">
                  <w:rPr>
                    <w:ins w:id="1280" w:author="Makanova, Akbope A. [Fircroft Eng Services Ltd Atyrau Branch]" w:date="2022-11-03T12:05:00Z"/>
                    <w:color w:val="auto"/>
                    <w:highlight w:val="yellow"/>
                    <w:lang w:val="ru-RU"/>
                  </w:rPr>
                </w:rPrChange>
              </w:rPr>
            </w:pPr>
            <w:ins w:id="1281" w:author="Makanova, Akbope A. [Fircroft Eng Services Ltd Atyrau Branch]" w:date="2022-11-03T12:05:00Z">
              <w:r w:rsidRPr="00195C4A">
                <w:rPr>
                  <w:color w:val="auto"/>
                  <w:lang w:val="ru-RU"/>
                  <w:rPrChange w:id="1282" w:author="Tuleshov, Kurmanbek [Bolashak Atyrau Limited]" w:date="2022-11-03T14:39:00Z">
                    <w:rPr>
                      <w:color w:val="auto"/>
                      <w:highlight w:val="yellow"/>
                      <w:lang w:val="ru-RU"/>
                    </w:rPr>
                  </w:rPrChange>
                </w:rPr>
                <w:t>Прочность на разрыв ≥ 5 Н/мм</w:t>
              </w:r>
            </w:ins>
          </w:p>
        </w:tc>
      </w:tr>
      <w:tr w:rsidR="00E55893" w:rsidRPr="00195C4A" w14:paraId="57333557" w14:textId="77777777" w:rsidTr="00B204F9">
        <w:trPr>
          <w:ins w:id="1283" w:author="Makanova, Akbope A. [Fircroft Eng Services Ltd Atyrau Branch]" w:date="2022-11-03T12:05:00Z"/>
        </w:trPr>
        <w:tc>
          <w:tcPr>
            <w:tcW w:w="1554" w:type="dxa"/>
            <w:vMerge/>
          </w:tcPr>
          <w:p w14:paraId="6167E7A5" w14:textId="77777777" w:rsidR="00E55893" w:rsidRPr="00195C4A" w:rsidRDefault="00E55893" w:rsidP="00B204F9">
            <w:pPr>
              <w:pStyle w:val="List1"/>
              <w:numPr>
                <w:ilvl w:val="0"/>
                <w:numId w:val="0"/>
              </w:numPr>
              <w:tabs>
                <w:tab w:val="clear" w:pos="1080"/>
              </w:tabs>
              <w:rPr>
                <w:ins w:id="1284" w:author="Makanova, Akbope A. [Fircroft Eng Services Ltd Atyrau Branch]" w:date="2022-11-03T12:05:00Z"/>
                <w:color w:val="auto"/>
                <w:lang w:val="ru-RU"/>
                <w:rPrChange w:id="1285" w:author="Tuleshov, Kurmanbek [Bolashak Atyrau Limited]" w:date="2022-11-03T14:39:00Z">
                  <w:rPr>
                    <w:ins w:id="1286" w:author="Makanova, Akbope A. [Fircroft Eng Services Ltd Atyrau Branch]" w:date="2022-11-03T12:05:00Z"/>
                    <w:color w:val="auto"/>
                    <w:highlight w:val="yellow"/>
                    <w:lang w:val="ru-RU"/>
                  </w:rPr>
                </w:rPrChange>
              </w:rPr>
            </w:pPr>
          </w:p>
        </w:tc>
        <w:tc>
          <w:tcPr>
            <w:tcW w:w="2985" w:type="dxa"/>
          </w:tcPr>
          <w:p w14:paraId="6A2E9A94" w14:textId="77777777" w:rsidR="00E55893" w:rsidRPr="00195C4A" w:rsidRDefault="00E55893" w:rsidP="00B204F9">
            <w:pPr>
              <w:pStyle w:val="List1"/>
              <w:numPr>
                <w:ilvl w:val="0"/>
                <w:numId w:val="0"/>
              </w:numPr>
              <w:tabs>
                <w:tab w:val="clear" w:pos="1080"/>
              </w:tabs>
              <w:rPr>
                <w:ins w:id="1287" w:author="Makanova, Akbope A. [Fircroft Eng Services Ltd Atyrau Branch]" w:date="2022-11-03T12:05:00Z"/>
                <w:color w:val="auto"/>
                <w:lang w:val="ru-RU"/>
                <w:rPrChange w:id="1288" w:author="Tuleshov, Kurmanbek [Bolashak Atyrau Limited]" w:date="2022-11-03T14:39:00Z">
                  <w:rPr>
                    <w:ins w:id="1289" w:author="Makanova, Akbope A. [Fircroft Eng Services Ltd Atyrau Branch]" w:date="2022-11-03T12:05:00Z"/>
                    <w:color w:val="auto"/>
                    <w:highlight w:val="yellow"/>
                    <w:lang w:val="ru-RU"/>
                  </w:rPr>
                </w:rPrChange>
              </w:rPr>
            </w:pPr>
            <w:ins w:id="1290" w:author="Makanova, Akbope A. [Fircroft Eng Services Ltd Atyrau Branch]" w:date="2022-11-03T12:05:00Z">
              <w:r w:rsidRPr="00195C4A">
                <w:rPr>
                  <w:color w:val="auto"/>
                  <w:lang w:val="ru-RU"/>
                  <w:rPrChange w:id="1291" w:author="Tuleshov, Kurmanbek [Bolashak Atyrau Limited]" w:date="2022-11-03T14:39:00Z">
                    <w:rPr>
                      <w:color w:val="auto"/>
                      <w:highlight w:val="yellow"/>
                      <w:lang w:val="ru-RU"/>
                    </w:rPr>
                  </w:rPrChange>
                </w:rPr>
                <w:t>ASTM D412 / ISO 37</w:t>
              </w:r>
            </w:ins>
          </w:p>
        </w:tc>
        <w:tc>
          <w:tcPr>
            <w:tcW w:w="3627" w:type="dxa"/>
          </w:tcPr>
          <w:p w14:paraId="18ED005A" w14:textId="77777777" w:rsidR="00E55893" w:rsidRPr="00195C4A" w:rsidRDefault="00E55893" w:rsidP="00B204F9">
            <w:pPr>
              <w:pStyle w:val="List1"/>
              <w:numPr>
                <w:ilvl w:val="0"/>
                <w:numId w:val="0"/>
              </w:numPr>
              <w:tabs>
                <w:tab w:val="clear" w:pos="1080"/>
              </w:tabs>
              <w:rPr>
                <w:ins w:id="1292" w:author="Makanova, Akbope A. [Fircroft Eng Services Ltd Atyrau Branch]" w:date="2022-11-03T12:05:00Z"/>
                <w:color w:val="auto"/>
                <w:lang w:val="ru-RU"/>
                <w:rPrChange w:id="1293" w:author="Tuleshov, Kurmanbek [Bolashak Atyrau Limited]" w:date="2022-11-03T14:39:00Z">
                  <w:rPr>
                    <w:ins w:id="1294" w:author="Makanova, Akbope A. [Fircroft Eng Services Ltd Atyrau Branch]" w:date="2022-11-03T12:05:00Z"/>
                    <w:color w:val="auto"/>
                    <w:highlight w:val="yellow"/>
                    <w:lang w:val="ru-RU"/>
                  </w:rPr>
                </w:rPrChange>
              </w:rPr>
            </w:pPr>
            <w:ins w:id="1295" w:author="Makanova, Akbope A. [Fircroft Eng Services Ltd Atyrau Branch]" w:date="2022-11-03T12:05:00Z">
              <w:r w:rsidRPr="00195C4A">
                <w:rPr>
                  <w:color w:val="auto"/>
                  <w:lang w:val="ru-RU"/>
                  <w:rPrChange w:id="1296" w:author="Tuleshov, Kurmanbek [Bolashak Atyrau Limited]" w:date="2022-11-03T14:39:00Z">
                    <w:rPr>
                      <w:color w:val="auto"/>
                      <w:highlight w:val="yellow"/>
                      <w:lang w:val="ru-RU"/>
                    </w:rPr>
                  </w:rPrChange>
                </w:rPr>
                <w:t>Прочность на излом ≥ 4 МПа</w:t>
              </w:r>
            </w:ins>
          </w:p>
        </w:tc>
      </w:tr>
      <w:tr w:rsidR="00E55893" w:rsidRPr="00195C4A" w14:paraId="6E5A6314" w14:textId="77777777" w:rsidTr="00B204F9">
        <w:trPr>
          <w:ins w:id="1297" w:author="Makanova, Akbope A. [Fircroft Eng Services Ltd Atyrau Branch]" w:date="2022-11-03T12:05:00Z"/>
        </w:trPr>
        <w:tc>
          <w:tcPr>
            <w:tcW w:w="1554" w:type="dxa"/>
            <w:vMerge/>
          </w:tcPr>
          <w:p w14:paraId="629230BB" w14:textId="77777777" w:rsidR="00E55893" w:rsidRPr="00195C4A" w:rsidRDefault="00E55893" w:rsidP="00B204F9">
            <w:pPr>
              <w:pStyle w:val="List1"/>
              <w:numPr>
                <w:ilvl w:val="0"/>
                <w:numId w:val="0"/>
              </w:numPr>
              <w:tabs>
                <w:tab w:val="clear" w:pos="1080"/>
              </w:tabs>
              <w:rPr>
                <w:ins w:id="1298" w:author="Makanova, Akbope A. [Fircroft Eng Services Ltd Atyrau Branch]" w:date="2022-11-03T12:05:00Z"/>
                <w:color w:val="auto"/>
                <w:lang w:val="ru-RU"/>
                <w:rPrChange w:id="1299" w:author="Tuleshov, Kurmanbek [Bolashak Atyrau Limited]" w:date="2022-11-03T14:39:00Z">
                  <w:rPr>
                    <w:ins w:id="1300" w:author="Makanova, Akbope A. [Fircroft Eng Services Ltd Atyrau Branch]" w:date="2022-11-03T12:05:00Z"/>
                    <w:color w:val="auto"/>
                    <w:highlight w:val="yellow"/>
                    <w:lang w:val="ru-RU"/>
                  </w:rPr>
                </w:rPrChange>
              </w:rPr>
            </w:pPr>
          </w:p>
        </w:tc>
        <w:tc>
          <w:tcPr>
            <w:tcW w:w="2985" w:type="dxa"/>
          </w:tcPr>
          <w:p w14:paraId="1D6465E1" w14:textId="77777777" w:rsidR="00E55893" w:rsidRPr="00195C4A" w:rsidRDefault="00E55893" w:rsidP="00B204F9">
            <w:pPr>
              <w:pStyle w:val="List1"/>
              <w:numPr>
                <w:ilvl w:val="0"/>
                <w:numId w:val="0"/>
              </w:numPr>
              <w:tabs>
                <w:tab w:val="clear" w:pos="1080"/>
              </w:tabs>
              <w:rPr>
                <w:ins w:id="1301" w:author="Makanova, Akbope A. [Fircroft Eng Services Ltd Atyrau Branch]" w:date="2022-11-03T12:05:00Z"/>
                <w:color w:val="auto"/>
                <w:lang w:val="ru-RU"/>
                <w:rPrChange w:id="1302" w:author="Tuleshov, Kurmanbek [Bolashak Atyrau Limited]" w:date="2022-11-03T14:39:00Z">
                  <w:rPr>
                    <w:ins w:id="1303" w:author="Makanova, Akbope A. [Fircroft Eng Services Ltd Atyrau Branch]" w:date="2022-11-03T12:05:00Z"/>
                    <w:color w:val="auto"/>
                    <w:highlight w:val="yellow"/>
                    <w:lang w:val="ru-RU"/>
                  </w:rPr>
                </w:rPrChange>
              </w:rPr>
            </w:pPr>
            <w:ins w:id="1304" w:author="Makanova, Akbope A. [Fircroft Eng Services Ltd Atyrau Branch]" w:date="2022-11-03T12:05:00Z">
              <w:r w:rsidRPr="00195C4A">
                <w:rPr>
                  <w:color w:val="auto"/>
                  <w:lang w:val="ru-RU"/>
                  <w:rPrChange w:id="1305" w:author="Tuleshov, Kurmanbek [Bolashak Atyrau Limited]" w:date="2022-11-03T14:39:00Z">
                    <w:rPr>
                      <w:color w:val="auto"/>
                      <w:highlight w:val="yellow"/>
                      <w:lang w:val="ru-RU"/>
                    </w:rPr>
                  </w:rPrChange>
                </w:rPr>
                <w:t>ASTM D412 / ISO 37</w:t>
              </w:r>
            </w:ins>
          </w:p>
        </w:tc>
        <w:tc>
          <w:tcPr>
            <w:tcW w:w="3627" w:type="dxa"/>
          </w:tcPr>
          <w:p w14:paraId="2FA52A74" w14:textId="77777777" w:rsidR="00E55893" w:rsidRPr="00195C4A" w:rsidRDefault="00E55893" w:rsidP="00B204F9">
            <w:pPr>
              <w:pStyle w:val="List1"/>
              <w:numPr>
                <w:ilvl w:val="0"/>
                <w:numId w:val="0"/>
              </w:numPr>
              <w:tabs>
                <w:tab w:val="clear" w:pos="1080"/>
              </w:tabs>
              <w:rPr>
                <w:ins w:id="1306" w:author="Makanova, Akbope A. [Fircroft Eng Services Ltd Atyrau Branch]" w:date="2022-11-03T12:05:00Z"/>
                <w:color w:val="auto"/>
                <w:lang w:val="ru-RU"/>
                <w:rPrChange w:id="1307" w:author="Tuleshov, Kurmanbek [Bolashak Atyrau Limited]" w:date="2022-11-03T14:39:00Z">
                  <w:rPr>
                    <w:ins w:id="1308" w:author="Makanova, Akbope A. [Fircroft Eng Services Ltd Atyrau Branch]" w:date="2022-11-03T12:05:00Z"/>
                    <w:color w:val="auto"/>
                    <w:highlight w:val="yellow"/>
                    <w:lang w:val="ru-RU"/>
                  </w:rPr>
                </w:rPrChange>
              </w:rPr>
            </w:pPr>
            <w:ins w:id="1309" w:author="Makanova, Akbope A. [Fircroft Eng Services Ltd Atyrau Branch]" w:date="2022-11-03T12:05:00Z">
              <w:r w:rsidRPr="00195C4A">
                <w:rPr>
                  <w:color w:val="auto"/>
                  <w:lang w:val="ru-RU"/>
                  <w:rPrChange w:id="1310" w:author="Tuleshov, Kurmanbek [Bolashak Atyrau Limited]" w:date="2022-11-03T14:39:00Z">
                    <w:rPr>
                      <w:color w:val="auto"/>
                      <w:highlight w:val="yellow"/>
                      <w:lang w:val="ru-RU"/>
                    </w:rPr>
                  </w:rPrChange>
                </w:rPr>
                <w:t>Удлинение при разрыве ≥ 150 %</w:t>
              </w:r>
            </w:ins>
          </w:p>
        </w:tc>
      </w:tr>
      <w:tr w:rsidR="00E55893" w:rsidRPr="00195C4A" w14:paraId="087D8A0A" w14:textId="77777777" w:rsidTr="00B204F9">
        <w:trPr>
          <w:ins w:id="1311" w:author="Makanova, Akbope A. [Fircroft Eng Services Ltd Atyrau Branch]" w:date="2022-11-03T12:05:00Z"/>
        </w:trPr>
        <w:tc>
          <w:tcPr>
            <w:tcW w:w="1554" w:type="dxa"/>
          </w:tcPr>
          <w:p w14:paraId="1C97E649" w14:textId="77777777" w:rsidR="00E55893" w:rsidRPr="00195C4A" w:rsidRDefault="00E55893" w:rsidP="00B204F9">
            <w:pPr>
              <w:pStyle w:val="List1"/>
              <w:numPr>
                <w:ilvl w:val="0"/>
                <w:numId w:val="0"/>
              </w:numPr>
              <w:tabs>
                <w:tab w:val="clear" w:pos="1080"/>
              </w:tabs>
              <w:rPr>
                <w:ins w:id="1312" w:author="Makanova, Akbope A. [Fircroft Eng Services Ltd Atyrau Branch]" w:date="2022-11-03T12:05:00Z"/>
                <w:color w:val="auto"/>
                <w:lang w:val="ru-RU"/>
                <w:rPrChange w:id="1313" w:author="Tuleshov, Kurmanbek [Bolashak Atyrau Limited]" w:date="2022-11-03T14:39:00Z">
                  <w:rPr>
                    <w:ins w:id="1314" w:author="Makanova, Akbope A. [Fircroft Eng Services Ltd Atyrau Branch]" w:date="2022-11-03T12:05:00Z"/>
                    <w:color w:val="auto"/>
                    <w:highlight w:val="yellow"/>
                    <w:lang w:val="ru-RU"/>
                  </w:rPr>
                </w:rPrChange>
              </w:rPr>
            </w:pPr>
            <w:ins w:id="1315" w:author="Makanova, Akbope A. [Fircroft Eng Services Ltd Atyrau Branch]" w:date="2022-11-03T12:05:00Z">
              <w:r w:rsidRPr="00195C4A">
                <w:rPr>
                  <w:color w:val="auto"/>
                  <w:lang w:val="ru-RU"/>
                  <w:rPrChange w:id="1316" w:author="Tuleshov, Kurmanbek [Bolashak Atyrau Limited]" w:date="2022-11-03T14:39:00Z">
                    <w:rPr>
                      <w:color w:val="auto"/>
                      <w:highlight w:val="yellow"/>
                      <w:lang w:val="ru-RU"/>
                    </w:rPr>
                  </w:rPrChange>
                </w:rPr>
                <w:t>Реакция на горение</w:t>
              </w:r>
            </w:ins>
          </w:p>
        </w:tc>
        <w:tc>
          <w:tcPr>
            <w:tcW w:w="2985" w:type="dxa"/>
          </w:tcPr>
          <w:p w14:paraId="0A6A4747" w14:textId="77777777" w:rsidR="00E55893" w:rsidRPr="00195C4A" w:rsidRDefault="00E55893" w:rsidP="00B204F9">
            <w:pPr>
              <w:pStyle w:val="List1"/>
              <w:numPr>
                <w:ilvl w:val="0"/>
                <w:numId w:val="0"/>
              </w:numPr>
              <w:tabs>
                <w:tab w:val="clear" w:pos="1080"/>
              </w:tabs>
              <w:rPr>
                <w:ins w:id="1317" w:author="Makanova, Akbope A. [Fircroft Eng Services Ltd Atyrau Branch]" w:date="2022-11-03T12:05:00Z"/>
                <w:color w:val="auto"/>
                <w:lang w:val="ru-RU"/>
                <w:rPrChange w:id="1318" w:author="Tuleshov, Kurmanbek [Bolashak Atyrau Limited]" w:date="2022-11-03T14:39:00Z">
                  <w:rPr>
                    <w:ins w:id="1319" w:author="Makanova, Akbope A. [Fircroft Eng Services Ltd Atyrau Branch]" w:date="2022-11-03T12:05:00Z"/>
                    <w:color w:val="auto"/>
                    <w:highlight w:val="yellow"/>
                    <w:lang w:val="ru-RU"/>
                  </w:rPr>
                </w:rPrChange>
              </w:rPr>
            </w:pPr>
            <w:ins w:id="1320" w:author="Makanova, Akbope A. [Fircroft Eng Services Ltd Atyrau Branch]" w:date="2022-11-03T12:05:00Z">
              <w:r w:rsidRPr="00195C4A">
                <w:rPr>
                  <w:color w:val="auto"/>
                  <w:lang w:val="ru-RU"/>
                  <w:rPrChange w:id="1321" w:author="Tuleshov, Kurmanbek [Bolashak Atyrau Limited]" w:date="2022-11-03T14:39:00Z">
                    <w:rPr>
                      <w:color w:val="auto"/>
                      <w:highlight w:val="yellow"/>
                      <w:lang w:val="ru-RU"/>
                    </w:rPr>
                  </w:rPrChange>
                </w:rPr>
                <w:t>ASTM E84 / EN 13501-1</w:t>
              </w:r>
            </w:ins>
          </w:p>
        </w:tc>
        <w:tc>
          <w:tcPr>
            <w:tcW w:w="3627" w:type="dxa"/>
          </w:tcPr>
          <w:p w14:paraId="2A3D3095" w14:textId="77777777" w:rsidR="00E55893" w:rsidRPr="00195C4A" w:rsidRDefault="00E55893" w:rsidP="00B204F9">
            <w:pPr>
              <w:pStyle w:val="List1"/>
              <w:numPr>
                <w:ilvl w:val="0"/>
                <w:numId w:val="0"/>
              </w:numPr>
              <w:tabs>
                <w:tab w:val="clear" w:pos="1080"/>
              </w:tabs>
              <w:rPr>
                <w:ins w:id="1322" w:author="Makanova, Akbope A. [Fircroft Eng Services Ltd Atyrau Branch]" w:date="2022-11-03T12:05:00Z"/>
                <w:color w:val="auto"/>
                <w:lang w:val="ru-RU"/>
                <w:rPrChange w:id="1323" w:author="Tuleshov, Kurmanbek [Bolashak Atyrau Limited]" w:date="2022-11-03T14:39:00Z">
                  <w:rPr>
                    <w:ins w:id="1324" w:author="Makanova, Akbope A. [Fircroft Eng Services Ltd Atyrau Branch]" w:date="2022-11-03T12:05:00Z"/>
                    <w:color w:val="auto"/>
                    <w:highlight w:val="yellow"/>
                    <w:lang w:val="ru-RU"/>
                  </w:rPr>
                </w:rPrChange>
              </w:rPr>
            </w:pPr>
            <w:ins w:id="1325" w:author="Makanova, Akbope A. [Fircroft Eng Services Ltd Atyrau Branch]" w:date="2022-11-03T12:05:00Z">
              <w:r w:rsidRPr="00195C4A">
                <w:rPr>
                  <w:color w:val="auto"/>
                  <w:lang w:val="ru-RU"/>
                  <w:rPrChange w:id="1326" w:author="Tuleshov, Kurmanbek [Bolashak Atyrau Limited]" w:date="2022-11-03T14:39:00Z">
                    <w:rPr>
                      <w:color w:val="auto"/>
                      <w:highlight w:val="yellow"/>
                      <w:lang w:val="ru-RU"/>
                    </w:rPr>
                  </w:rPrChange>
                </w:rPr>
                <w:t>Документировать испытания</w:t>
              </w:r>
            </w:ins>
          </w:p>
        </w:tc>
      </w:tr>
      <w:tr w:rsidR="00E55893" w:rsidRPr="00195C4A" w14:paraId="31514604" w14:textId="77777777" w:rsidTr="00B204F9">
        <w:trPr>
          <w:ins w:id="1327" w:author="Makanova, Akbope A. [Fircroft Eng Services Ltd Atyrau Branch]" w:date="2022-11-03T12:05:00Z"/>
        </w:trPr>
        <w:tc>
          <w:tcPr>
            <w:tcW w:w="1554" w:type="dxa"/>
          </w:tcPr>
          <w:p w14:paraId="5325672A" w14:textId="77777777" w:rsidR="00E55893" w:rsidRPr="00195C4A" w:rsidRDefault="00E55893" w:rsidP="00B204F9">
            <w:pPr>
              <w:pStyle w:val="List1"/>
              <w:numPr>
                <w:ilvl w:val="0"/>
                <w:numId w:val="0"/>
              </w:numPr>
              <w:tabs>
                <w:tab w:val="clear" w:pos="1080"/>
              </w:tabs>
              <w:rPr>
                <w:ins w:id="1328" w:author="Makanova, Akbope A. [Fircroft Eng Services Ltd Atyrau Branch]" w:date="2022-11-03T12:05:00Z"/>
                <w:color w:val="auto"/>
                <w:lang w:val="ru-RU"/>
                <w:rPrChange w:id="1329" w:author="Tuleshov, Kurmanbek [Bolashak Atyrau Limited]" w:date="2022-11-03T14:39:00Z">
                  <w:rPr>
                    <w:ins w:id="1330" w:author="Makanova, Akbope A. [Fircroft Eng Services Ltd Atyrau Branch]" w:date="2022-11-03T12:05:00Z"/>
                    <w:color w:val="auto"/>
                    <w:highlight w:val="yellow"/>
                    <w:lang w:val="ru-RU"/>
                  </w:rPr>
                </w:rPrChange>
              </w:rPr>
            </w:pPr>
            <w:ins w:id="1331" w:author="Makanova, Akbope A. [Fircroft Eng Services Ltd Atyrau Branch]" w:date="2022-11-03T12:05:00Z">
              <w:r w:rsidRPr="00195C4A">
                <w:rPr>
                  <w:color w:val="auto"/>
                  <w:lang w:val="ru-RU"/>
                  <w:rPrChange w:id="1332" w:author="Tuleshov, Kurmanbek [Bolashak Atyrau Limited]" w:date="2022-11-03T14:39:00Z">
                    <w:rPr>
                      <w:color w:val="auto"/>
                      <w:highlight w:val="yellow"/>
                      <w:lang w:val="ru-RU"/>
                    </w:rPr>
                  </w:rPrChange>
                </w:rPr>
                <w:t xml:space="preserve">Испытание на старение </w:t>
              </w:r>
            </w:ins>
          </w:p>
        </w:tc>
        <w:tc>
          <w:tcPr>
            <w:tcW w:w="2985" w:type="dxa"/>
          </w:tcPr>
          <w:p w14:paraId="5CF3A5AD" w14:textId="77777777" w:rsidR="00E55893" w:rsidRPr="00195C4A" w:rsidRDefault="00E55893" w:rsidP="00B204F9">
            <w:pPr>
              <w:pStyle w:val="List1"/>
              <w:numPr>
                <w:ilvl w:val="0"/>
                <w:numId w:val="0"/>
              </w:numPr>
              <w:tabs>
                <w:tab w:val="clear" w:pos="1080"/>
              </w:tabs>
              <w:rPr>
                <w:ins w:id="1333" w:author="Makanova, Akbope A. [Fircroft Eng Services Ltd Atyrau Branch]" w:date="2022-11-03T12:05:00Z"/>
                <w:color w:val="auto"/>
                <w:lang w:val="ru-RU"/>
                <w:rPrChange w:id="1334" w:author="Tuleshov, Kurmanbek [Bolashak Atyrau Limited]" w:date="2022-11-03T14:39:00Z">
                  <w:rPr>
                    <w:ins w:id="1335" w:author="Makanova, Akbope A. [Fircroft Eng Services Ltd Atyrau Branch]" w:date="2022-11-03T12:05:00Z"/>
                    <w:color w:val="auto"/>
                    <w:highlight w:val="yellow"/>
                    <w:lang w:val="ru-RU"/>
                  </w:rPr>
                </w:rPrChange>
              </w:rPr>
            </w:pPr>
            <w:ins w:id="1336" w:author="Makanova, Akbope A. [Fircroft Eng Services Ltd Atyrau Branch]" w:date="2022-11-03T12:05:00Z">
              <w:r w:rsidRPr="00195C4A">
                <w:rPr>
                  <w:color w:val="auto"/>
                  <w:lang w:val="ru-RU"/>
                  <w:rPrChange w:id="1337" w:author="Tuleshov, Kurmanbek [Bolashak Atyrau Limited]" w:date="2022-11-03T14:39:00Z">
                    <w:rPr>
                      <w:color w:val="auto"/>
                      <w:highlight w:val="yellow"/>
                      <w:lang w:val="ru-RU"/>
                    </w:rPr>
                  </w:rPrChange>
                </w:rPr>
                <w:t>ISO 12944-9, Приложение B (Условия испытания на циклическое воздействие)</w:t>
              </w:r>
            </w:ins>
          </w:p>
        </w:tc>
        <w:tc>
          <w:tcPr>
            <w:tcW w:w="3627" w:type="dxa"/>
          </w:tcPr>
          <w:p w14:paraId="0A27BB83" w14:textId="77777777" w:rsidR="00E55893" w:rsidRPr="00195C4A" w:rsidRDefault="00E55893" w:rsidP="00B204F9">
            <w:pPr>
              <w:pStyle w:val="List1"/>
              <w:numPr>
                <w:ilvl w:val="0"/>
                <w:numId w:val="0"/>
              </w:numPr>
              <w:tabs>
                <w:tab w:val="clear" w:pos="1080"/>
              </w:tabs>
              <w:rPr>
                <w:ins w:id="1338" w:author="Makanova, Akbope A. [Fircroft Eng Services Ltd Atyrau Branch]" w:date="2022-11-03T12:05:00Z"/>
                <w:color w:val="auto"/>
                <w:lang w:val="ru-RU"/>
                <w:rPrChange w:id="1339" w:author="Tuleshov, Kurmanbek [Bolashak Atyrau Limited]" w:date="2022-11-03T14:39:00Z">
                  <w:rPr>
                    <w:ins w:id="1340" w:author="Makanova, Akbope A. [Fircroft Eng Services Ltd Atyrau Branch]" w:date="2022-11-03T12:05:00Z"/>
                    <w:color w:val="auto"/>
                    <w:highlight w:val="yellow"/>
                    <w:lang w:val="ru-RU"/>
                  </w:rPr>
                </w:rPrChange>
              </w:rPr>
            </w:pPr>
            <w:ins w:id="1341" w:author="Makanova, Akbope A. [Fircroft Eng Services Ltd Atyrau Branch]" w:date="2022-11-03T12:05:00Z">
              <w:r w:rsidRPr="00195C4A">
                <w:rPr>
                  <w:color w:val="auto"/>
                  <w:lang w:val="ru-RU"/>
                  <w:rPrChange w:id="1342" w:author="Tuleshov, Kurmanbek [Bolashak Atyrau Limited]" w:date="2022-11-03T14:39:00Z">
                    <w:rPr>
                      <w:color w:val="auto"/>
                      <w:highlight w:val="yellow"/>
                      <w:lang w:val="ru-RU"/>
                    </w:rPr>
                  </w:rPrChange>
                </w:rPr>
                <w:t>Документально зафиксировать, что материал (включая систему соединения) должен сохранять мин. 90% своих свойств на растяжение/удлинение после ускоренного старения</w:t>
              </w:r>
            </w:ins>
          </w:p>
        </w:tc>
      </w:tr>
      <w:tr w:rsidR="00E55893" w:rsidRPr="00195C4A" w14:paraId="6505972B" w14:textId="77777777" w:rsidTr="00B204F9">
        <w:trPr>
          <w:ins w:id="1343" w:author="Makanova, Akbope A. [Fircroft Eng Services Ltd Atyrau Branch]" w:date="2022-11-03T12:05:00Z"/>
        </w:trPr>
        <w:tc>
          <w:tcPr>
            <w:tcW w:w="1554" w:type="dxa"/>
          </w:tcPr>
          <w:p w14:paraId="15F7CE7D" w14:textId="77777777" w:rsidR="00E55893" w:rsidRPr="00195C4A" w:rsidRDefault="00E55893" w:rsidP="00B204F9">
            <w:pPr>
              <w:pStyle w:val="List1"/>
              <w:numPr>
                <w:ilvl w:val="0"/>
                <w:numId w:val="0"/>
              </w:numPr>
              <w:tabs>
                <w:tab w:val="clear" w:pos="1080"/>
              </w:tabs>
              <w:rPr>
                <w:ins w:id="1344" w:author="Makanova, Akbope A. [Fircroft Eng Services Ltd Atyrau Branch]" w:date="2022-11-03T12:05:00Z"/>
                <w:color w:val="auto"/>
                <w:lang w:val="ru-RU"/>
                <w:rPrChange w:id="1345" w:author="Tuleshov, Kurmanbek [Bolashak Atyrau Limited]" w:date="2022-11-03T14:39:00Z">
                  <w:rPr>
                    <w:ins w:id="1346" w:author="Makanova, Akbope A. [Fircroft Eng Services Ltd Atyrau Branch]" w:date="2022-11-03T12:05:00Z"/>
                    <w:color w:val="auto"/>
                    <w:highlight w:val="yellow"/>
                    <w:lang w:val="ru-RU"/>
                  </w:rPr>
                </w:rPrChange>
              </w:rPr>
            </w:pPr>
            <w:ins w:id="1347" w:author="Makanova, Akbope A. [Fircroft Eng Services Ltd Atyrau Branch]" w:date="2022-11-03T12:05:00Z">
              <w:r w:rsidRPr="00195C4A">
                <w:rPr>
                  <w:color w:val="auto"/>
                  <w:lang w:val="ru-RU"/>
                  <w:rPrChange w:id="1348" w:author="Tuleshov, Kurmanbek [Bolashak Atyrau Limited]" w:date="2022-11-03T14:39:00Z">
                    <w:rPr>
                      <w:color w:val="auto"/>
                      <w:highlight w:val="yellow"/>
                      <w:lang w:val="ru-RU"/>
                    </w:rPr>
                  </w:rPrChange>
                </w:rPr>
                <w:t>Проницаемость водяного пара</w:t>
              </w:r>
            </w:ins>
          </w:p>
        </w:tc>
        <w:tc>
          <w:tcPr>
            <w:tcW w:w="2985" w:type="dxa"/>
          </w:tcPr>
          <w:p w14:paraId="5EB94C61" w14:textId="77777777" w:rsidR="00E55893" w:rsidRPr="00195C4A" w:rsidRDefault="00E55893" w:rsidP="00B204F9">
            <w:pPr>
              <w:pStyle w:val="List1"/>
              <w:numPr>
                <w:ilvl w:val="0"/>
                <w:numId w:val="0"/>
              </w:numPr>
              <w:tabs>
                <w:tab w:val="clear" w:pos="1080"/>
              </w:tabs>
              <w:rPr>
                <w:ins w:id="1349" w:author="Makanova, Akbope A. [Fircroft Eng Services Ltd Atyrau Branch]" w:date="2022-11-03T12:05:00Z"/>
                <w:color w:val="auto"/>
                <w:lang w:val="ru-RU"/>
                <w:rPrChange w:id="1350" w:author="Tuleshov, Kurmanbek [Bolashak Atyrau Limited]" w:date="2022-11-03T14:39:00Z">
                  <w:rPr>
                    <w:ins w:id="1351" w:author="Makanova, Akbope A. [Fircroft Eng Services Ltd Atyrau Branch]" w:date="2022-11-03T12:05:00Z"/>
                    <w:color w:val="auto"/>
                    <w:highlight w:val="yellow"/>
                    <w:lang w:val="ru-RU"/>
                  </w:rPr>
                </w:rPrChange>
              </w:rPr>
            </w:pPr>
            <w:ins w:id="1352" w:author="Makanova, Akbope A. [Fircroft Eng Services Ltd Atyrau Branch]" w:date="2022-11-03T12:05:00Z">
              <w:r w:rsidRPr="00195C4A">
                <w:rPr>
                  <w:color w:val="auto"/>
                  <w:lang w:val="ru-RU"/>
                  <w:rPrChange w:id="1353" w:author="Tuleshov, Kurmanbek [Bolashak Atyrau Limited]" w:date="2022-11-03T14:39:00Z">
                    <w:rPr>
                      <w:color w:val="auto"/>
                      <w:highlight w:val="yellow"/>
                      <w:lang w:val="ru-RU"/>
                    </w:rPr>
                  </w:rPrChange>
                </w:rPr>
                <w:t>ASTM E96, процедура E / EN 12086</w:t>
              </w:r>
            </w:ins>
          </w:p>
        </w:tc>
        <w:tc>
          <w:tcPr>
            <w:tcW w:w="3627" w:type="dxa"/>
          </w:tcPr>
          <w:p w14:paraId="05B3FD35" w14:textId="77777777" w:rsidR="00E55893" w:rsidRPr="00195C4A" w:rsidRDefault="00E55893" w:rsidP="00B204F9">
            <w:pPr>
              <w:pStyle w:val="List1"/>
              <w:numPr>
                <w:ilvl w:val="0"/>
                <w:numId w:val="0"/>
              </w:numPr>
              <w:tabs>
                <w:tab w:val="clear" w:pos="1080"/>
              </w:tabs>
              <w:rPr>
                <w:ins w:id="1354" w:author="Makanova, Akbope A. [Fircroft Eng Services Ltd Atyrau Branch]" w:date="2022-11-03T12:05:00Z"/>
                <w:color w:val="auto"/>
                <w:lang w:val="ru-RU"/>
                <w:rPrChange w:id="1355" w:author="Tuleshov, Kurmanbek [Bolashak Atyrau Limited]" w:date="2022-11-03T14:39:00Z">
                  <w:rPr>
                    <w:ins w:id="1356" w:author="Makanova, Akbope A. [Fircroft Eng Services Ltd Atyrau Branch]" w:date="2022-11-03T12:05:00Z"/>
                    <w:color w:val="auto"/>
                    <w:highlight w:val="yellow"/>
                    <w:lang w:val="ru-RU"/>
                  </w:rPr>
                </w:rPrChange>
              </w:rPr>
            </w:pPr>
            <w:ins w:id="1357" w:author="Makanova, Akbope A. [Fircroft Eng Services Ltd Atyrau Branch]" w:date="2022-11-03T12:05:00Z">
              <w:r w:rsidRPr="00195C4A">
                <w:rPr>
                  <w:color w:val="auto"/>
                  <w:lang w:val="ru-RU"/>
                  <w:rPrChange w:id="1358" w:author="Tuleshov, Kurmanbek [Bolashak Atyrau Limited]" w:date="2022-11-03T14:39:00Z">
                    <w:rPr>
                      <w:color w:val="auto"/>
                      <w:highlight w:val="yellow"/>
                      <w:lang w:val="ru-RU"/>
                    </w:rPr>
                  </w:rPrChange>
                </w:rPr>
                <w:t>Критерий приемки: макс. 0,001 г/(м2 ·ч ·мм р.ст.)</w:t>
              </w:r>
            </w:ins>
          </w:p>
        </w:tc>
      </w:tr>
      <w:tr w:rsidR="00E55893" w:rsidRPr="00A43FE5" w14:paraId="5AB391CD" w14:textId="77777777" w:rsidTr="00B204F9">
        <w:trPr>
          <w:ins w:id="1359" w:author="Makanova, Akbope A. [Fircroft Eng Services Ltd Atyrau Branch]" w:date="2022-11-03T12:05:00Z"/>
        </w:trPr>
        <w:tc>
          <w:tcPr>
            <w:tcW w:w="1554" w:type="dxa"/>
          </w:tcPr>
          <w:p w14:paraId="22854050" w14:textId="77777777" w:rsidR="00E55893" w:rsidRPr="00195C4A" w:rsidRDefault="00E55893" w:rsidP="00B204F9">
            <w:pPr>
              <w:pStyle w:val="List1"/>
              <w:numPr>
                <w:ilvl w:val="0"/>
                <w:numId w:val="0"/>
              </w:numPr>
              <w:tabs>
                <w:tab w:val="clear" w:pos="1080"/>
              </w:tabs>
              <w:rPr>
                <w:ins w:id="1360" w:author="Makanova, Akbope A. [Fircroft Eng Services Ltd Atyrau Branch]" w:date="2022-11-03T12:05:00Z"/>
                <w:color w:val="auto"/>
                <w:lang w:val="ru-RU"/>
                <w:rPrChange w:id="1361" w:author="Tuleshov, Kurmanbek [Bolashak Atyrau Limited]" w:date="2022-11-03T14:39:00Z">
                  <w:rPr>
                    <w:ins w:id="1362" w:author="Makanova, Akbope A. [Fircroft Eng Services Ltd Atyrau Branch]" w:date="2022-11-03T12:05:00Z"/>
                    <w:color w:val="auto"/>
                    <w:highlight w:val="yellow"/>
                    <w:lang w:val="ru-RU"/>
                  </w:rPr>
                </w:rPrChange>
              </w:rPr>
            </w:pPr>
            <w:ins w:id="1363" w:author="Makanova, Akbope A. [Fircroft Eng Services Ltd Atyrau Branch]" w:date="2022-11-03T12:05:00Z">
              <w:r w:rsidRPr="00195C4A">
                <w:rPr>
                  <w:color w:val="auto"/>
                  <w:lang w:val="ru-RU"/>
                  <w:rPrChange w:id="1364" w:author="Tuleshov, Kurmanbek [Bolashak Atyrau Limited]" w:date="2022-11-03T14:39:00Z">
                    <w:rPr>
                      <w:color w:val="auto"/>
                      <w:highlight w:val="yellow"/>
                      <w:lang w:val="ru-RU"/>
                    </w:rPr>
                  </w:rPrChange>
                </w:rPr>
                <w:t xml:space="preserve">Общее </w:t>
              </w:r>
            </w:ins>
          </w:p>
        </w:tc>
        <w:tc>
          <w:tcPr>
            <w:tcW w:w="6612" w:type="dxa"/>
            <w:gridSpan w:val="2"/>
          </w:tcPr>
          <w:p w14:paraId="6D0101EB" w14:textId="77777777" w:rsidR="00E55893" w:rsidRPr="008E3902" w:rsidRDefault="00E55893" w:rsidP="00B204F9">
            <w:pPr>
              <w:pStyle w:val="List1"/>
              <w:numPr>
                <w:ilvl w:val="0"/>
                <w:numId w:val="0"/>
              </w:numPr>
              <w:tabs>
                <w:tab w:val="clear" w:pos="1080"/>
              </w:tabs>
              <w:rPr>
                <w:ins w:id="1365" w:author="Makanova, Akbope A. [Fircroft Eng Services Ltd Atyrau Branch]" w:date="2022-11-03T12:05:00Z"/>
                <w:color w:val="auto"/>
                <w:lang w:val="ru-RU"/>
              </w:rPr>
            </w:pPr>
            <w:ins w:id="1366" w:author="Makanova, Akbope A. [Fircroft Eng Services Ltd Atyrau Branch]" w:date="2022-11-03T12:05:00Z">
              <w:r w:rsidRPr="00195C4A">
                <w:rPr>
                  <w:color w:val="auto"/>
                  <w:lang w:val="ru-RU"/>
                  <w:rPrChange w:id="1367" w:author="Tuleshov, Kurmanbek [Bolashak Atyrau Limited]" w:date="2022-11-03T14:39:00Z">
                    <w:rPr>
                      <w:color w:val="auto"/>
                      <w:highlight w:val="yellow"/>
                      <w:lang w:val="ru-RU"/>
                    </w:rPr>
                  </w:rPrChange>
                </w:rPr>
                <w:t>Установка в соответствии с руководством по установке от производителя</w:t>
              </w:r>
            </w:ins>
          </w:p>
        </w:tc>
      </w:tr>
    </w:tbl>
    <w:p w14:paraId="798531BB" w14:textId="77777777" w:rsidR="00E55893" w:rsidRPr="008E3902" w:rsidRDefault="00E55893" w:rsidP="00170F5F">
      <w:pPr>
        <w:pStyle w:val="List1"/>
        <w:numPr>
          <w:ilvl w:val="0"/>
          <w:numId w:val="0"/>
        </w:numPr>
        <w:tabs>
          <w:tab w:val="clear" w:pos="1080"/>
          <w:tab w:val="left" w:pos="1134"/>
        </w:tabs>
        <w:ind w:left="1134"/>
        <w:rPr>
          <w:lang w:val="ru-RU"/>
        </w:rPr>
      </w:pPr>
    </w:p>
    <w:p w14:paraId="4BB63EF1" w14:textId="77777777" w:rsidR="00CD112F" w:rsidRPr="008E3902" w:rsidRDefault="00CD112F" w:rsidP="000656E2">
      <w:pPr>
        <w:pStyle w:val="Heading2"/>
        <w:rPr>
          <w:lang w:val="ru-RU"/>
        </w:rPr>
      </w:pPr>
      <w:bookmarkStart w:id="1368" w:name="_Toc325464843"/>
      <w:bookmarkStart w:id="1369" w:name="_Toc117352163"/>
      <w:r w:rsidRPr="008E3902">
        <w:rPr>
          <w:lang w:val="ru-RU"/>
        </w:rPr>
        <w:lastRenderedPageBreak/>
        <w:t>Крепежные элементы</w:t>
      </w:r>
      <w:bookmarkEnd w:id="1368"/>
      <w:bookmarkEnd w:id="1369"/>
    </w:p>
    <w:p w14:paraId="4BB63EF2" w14:textId="049310DF" w:rsidR="00CD112F" w:rsidRPr="008E3902" w:rsidRDefault="00CD112F" w:rsidP="00A54557">
      <w:pPr>
        <w:pStyle w:val="List1"/>
        <w:numPr>
          <w:ilvl w:val="0"/>
          <w:numId w:val="127"/>
        </w:numPr>
        <w:tabs>
          <w:tab w:val="clear" w:pos="1080"/>
          <w:tab w:val="left" w:pos="1134"/>
        </w:tabs>
        <w:ind w:left="1134" w:hanging="283"/>
        <w:rPr>
          <w:lang w:val="ru-RU"/>
        </w:rPr>
      </w:pPr>
      <w:r w:rsidRPr="008E3902">
        <w:rPr>
          <w:lang w:val="ru-RU"/>
        </w:rPr>
        <w:t xml:space="preserve">Проволока, бандажи, заклепки и винты должны быть изготовлены из полностью отожженной нержавеющей стали </w:t>
      </w:r>
      <w:r w:rsidR="002B1853" w:rsidRPr="008E3902">
        <w:rPr>
          <w:lang w:val="ru-RU"/>
        </w:rPr>
        <w:t xml:space="preserve">тип </w:t>
      </w:r>
      <w:r w:rsidRPr="008E3902">
        <w:rPr>
          <w:lang w:val="ru-RU"/>
        </w:rPr>
        <w:t>304</w:t>
      </w:r>
      <w:ins w:id="1370" w:author="Tuleshov, Kurmanbek [Bolashak Atyrau Limited]" w:date="2022-10-10T10:38:00Z">
        <w:r w:rsidR="00694F4D" w:rsidRPr="008E3902">
          <w:rPr>
            <w:lang w:val="ru-RU"/>
          </w:rPr>
          <w:t xml:space="preserve"> и</w:t>
        </w:r>
      </w:ins>
      <w:ins w:id="1371" w:author="Tuleshov, Kurmanbek [Bolashak Atyrau Limited]" w:date="2022-10-20T15:57:00Z">
        <w:r w:rsidR="004B40CA" w:rsidRPr="008E3902">
          <w:rPr>
            <w:lang w:val="ru-RU"/>
            <w:rPrChange w:id="1372" w:author="Tuleshov, Kurmanbek [Bolashak Atyrau Limited]" w:date="2022-10-20T15:57:00Z">
              <w:rPr>
                <w:highlight w:val="yellow"/>
                <w:lang w:val="ru-RU"/>
              </w:rPr>
            </w:rPrChange>
          </w:rPr>
          <w:t>ли</w:t>
        </w:r>
      </w:ins>
      <w:ins w:id="1373" w:author="Tuleshov, Kurmanbek [Bolashak Atyrau Limited]" w:date="2022-10-10T10:38:00Z">
        <w:r w:rsidR="00694F4D" w:rsidRPr="008E3902">
          <w:rPr>
            <w:lang w:val="ru-RU"/>
          </w:rPr>
          <w:t xml:space="preserve"> 316</w:t>
        </w:r>
      </w:ins>
      <w:r w:rsidRPr="008E3902">
        <w:rPr>
          <w:lang w:val="ru-RU"/>
        </w:rPr>
        <w:t>.</w:t>
      </w:r>
    </w:p>
    <w:p w14:paraId="4BB63EF3" w14:textId="77777777" w:rsidR="00CD112F" w:rsidRPr="008E3902" w:rsidRDefault="00CD112F" w:rsidP="00A54557">
      <w:pPr>
        <w:pStyle w:val="List1"/>
        <w:numPr>
          <w:ilvl w:val="0"/>
          <w:numId w:val="1"/>
        </w:numPr>
        <w:tabs>
          <w:tab w:val="clear" w:pos="1080"/>
          <w:tab w:val="left" w:pos="1134"/>
        </w:tabs>
        <w:ind w:left="1134" w:hanging="283"/>
        <w:rPr>
          <w:lang w:val="ru-RU"/>
        </w:rPr>
      </w:pPr>
      <w:r w:rsidRPr="008E3902">
        <w:rPr>
          <w:lang w:val="ru-RU"/>
        </w:rPr>
        <w:t>Для крепления изоляции необходимо использовать проволоку 16 калибра (1,6 мм) из нержавеющей стали. В случае необходимости, плавающие кольца днища сосуда могут быть изготовлены из нержавеющей проволоки или кабеля более крупного калибра, чем 16 калибр.</w:t>
      </w:r>
    </w:p>
    <w:p w14:paraId="4BB63EF4" w14:textId="50BE0D04" w:rsidR="00CD112F" w:rsidRPr="007F707C" w:rsidRDefault="00CD112F" w:rsidP="00A54557">
      <w:pPr>
        <w:pStyle w:val="List1"/>
        <w:numPr>
          <w:ilvl w:val="0"/>
          <w:numId w:val="1"/>
        </w:numPr>
        <w:tabs>
          <w:tab w:val="clear" w:pos="1080"/>
          <w:tab w:val="left" w:pos="1134"/>
        </w:tabs>
        <w:ind w:left="1134" w:hanging="283"/>
        <w:rPr>
          <w:lang w:val="ru-RU"/>
        </w:rPr>
      </w:pPr>
      <w:r w:rsidRPr="008E3902">
        <w:rPr>
          <w:lang w:val="ru-RU"/>
        </w:rPr>
        <w:t xml:space="preserve">Крепежные элементы из нержавеющей стали для крепления изоляции и обшивки должны </w:t>
      </w:r>
      <w:r w:rsidRPr="007F707C">
        <w:rPr>
          <w:lang w:val="ru-RU"/>
        </w:rPr>
        <w:t xml:space="preserve">соответствовать </w:t>
      </w:r>
      <w:r w:rsidR="006D1A0D" w:rsidRPr="00D87E86">
        <w:rPr>
          <w:lang w:val="ru-RU"/>
        </w:rPr>
        <w:t>таблице</w:t>
      </w:r>
      <w:r w:rsidR="008366D1" w:rsidRPr="00D87E86">
        <w:rPr>
          <w:lang w:val="ru-RU"/>
        </w:rPr>
        <w:t xml:space="preserve"> </w:t>
      </w:r>
      <w:r w:rsidR="000628AE" w:rsidRPr="00D87E86">
        <w:rPr>
          <w:lang w:val="ru-RU"/>
        </w:rPr>
        <w:t>4</w:t>
      </w:r>
      <w:r w:rsidRPr="00D87E86">
        <w:rPr>
          <w:lang w:val="ru-RU"/>
        </w:rPr>
        <w:t>.</w:t>
      </w:r>
    </w:p>
    <w:p w14:paraId="4BB63F09" w14:textId="77777777" w:rsidR="00CD112F" w:rsidRPr="007F707C" w:rsidRDefault="00CD112F" w:rsidP="00A54557">
      <w:pPr>
        <w:pStyle w:val="List1"/>
        <w:numPr>
          <w:ilvl w:val="0"/>
          <w:numId w:val="1"/>
        </w:numPr>
        <w:tabs>
          <w:tab w:val="clear" w:pos="1080"/>
          <w:tab w:val="left" w:pos="1134"/>
        </w:tabs>
        <w:ind w:left="1134" w:hanging="283"/>
        <w:rPr>
          <w:lang w:val="ru-RU"/>
        </w:rPr>
      </w:pPr>
      <w:r w:rsidRPr="007F707C">
        <w:rPr>
          <w:lang w:val="ru-RU"/>
        </w:rPr>
        <w:t>Заклепки должны быть типа вытяжных заклепок, в которых стержень остается после установки заклепки.</w:t>
      </w:r>
    </w:p>
    <w:p w14:paraId="4BB63F0A" w14:textId="7ACD1382" w:rsidR="00CD112F" w:rsidRPr="008E3902" w:rsidRDefault="00CD112F" w:rsidP="00A54557">
      <w:pPr>
        <w:pStyle w:val="List1"/>
        <w:numPr>
          <w:ilvl w:val="0"/>
          <w:numId w:val="1"/>
        </w:numPr>
        <w:tabs>
          <w:tab w:val="clear" w:pos="1080"/>
          <w:tab w:val="left" w:pos="1134"/>
        </w:tabs>
        <w:ind w:left="1134" w:hanging="283"/>
        <w:rPr>
          <w:ins w:id="1374" w:author="Tuleshov, Kurmanbek [Bolashak Atyrau Limited]" w:date="2022-10-10T10:43:00Z"/>
          <w:lang w:val="ru-RU"/>
        </w:rPr>
      </w:pPr>
      <w:r w:rsidRPr="008E3902">
        <w:rPr>
          <w:lang w:val="ru-RU"/>
        </w:rPr>
        <w:t>Лента должна быть шириной 20 мм (3/4 дюйма) и армирована стекловолокном.</w:t>
      </w:r>
    </w:p>
    <w:p w14:paraId="6114D52D" w14:textId="52704B6D" w:rsidR="00634EE1" w:rsidRPr="008E3902" w:rsidRDefault="00CB7582">
      <w:pPr>
        <w:pStyle w:val="List1"/>
        <w:numPr>
          <w:ilvl w:val="0"/>
          <w:numId w:val="1"/>
        </w:numPr>
        <w:tabs>
          <w:tab w:val="clear" w:pos="1080"/>
          <w:tab w:val="left" w:pos="1134"/>
        </w:tabs>
        <w:ind w:left="1134" w:hanging="283"/>
        <w:rPr>
          <w:ins w:id="1375" w:author="Tuleshov, Kurmanbek [Bolashak Atyrau Limited]" w:date="2022-10-10T10:43:00Z"/>
          <w:lang w:val="ru-RU"/>
          <w:rPrChange w:id="1376" w:author="Tuleshov, Kurmanbek [Bolashak Atyrau Limited]" w:date="2022-10-10T21:58:00Z">
            <w:rPr>
              <w:ins w:id="1377" w:author="Tuleshov, Kurmanbek [Bolashak Atyrau Limited]" w:date="2022-10-10T10:43:00Z"/>
            </w:rPr>
          </w:rPrChange>
        </w:rPr>
        <w:pPrChange w:id="1378" w:author="Tuleshov, Kurmanbek [Bolashak Atyrau Limited]" w:date="2022-10-10T10:44:00Z">
          <w:pPr>
            <w:pStyle w:val="List1"/>
          </w:pPr>
        </w:pPrChange>
      </w:pPr>
      <w:ins w:id="1379" w:author="Tuleshov, Kurmanbek [Bolashak Atyrau Limited]" w:date="2022-10-10T10:58:00Z">
        <w:r w:rsidRPr="008E3902">
          <w:rPr>
            <w:lang w:val="ru-RU"/>
          </w:rPr>
          <w:t>Плава</w:t>
        </w:r>
      </w:ins>
      <w:ins w:id="1380" w:author="Tuleshov, Kurmanbek [Bolashak Atyrau Limited]" w:date="2022-10-10T10:59:00Z">
        <w:r w:rsidRPr="008E3902">
          <w:rPr>
            <w:lang w:val="ru-RU"/>
          </w:rPr>
          <w:t>ющие п</w:t>
        </w:r>
      </w:ins>
      <w:ins w:id="1381" w:author="Tuleshov, Kurmanbek [Bolashak Atyrau Limited]" w:date="2022-10-10T10:44:00Z">
        <w:r w:rsidR="0017194E" w:rsidRPr="008E3902">
          <w:rPr>
            <w:lang w:val="ru-RU"/>
            <w:rPrChange w:id="1382" w:author="Tuleshov, Kurmanbek [Bolashak Atyrau Limited]" w:date="2022-10-10T21:58:00Z">
              <w:rPr>
                <w:rFonts w:ascii="Roboto" w:hAnsi="Roboto"/>
                <w:sz w:val="27"/>
                <w:szCs w:val="27"/>
                <w:shd w:val="clear" w:color="auto" w:fill="F5F5F5"/>
              </w:rPr>
            </w:rPrChange>
          </w:rPr>
          <w:t>ружины должны иметь длину 100 мм (4 дюйма), ширину 30 мм (1,1875 дюйма) и толщину 10 мм (0,375 дюйма) из нержавеющей стали типа 302.</w:t>
        </w:r>
      </w:ins>
    </w:p>
    <w:p w14:paraId="77431728" w14:textId="7F353285" w:rsidR="00634EE1" w:rsidRPr="008E3902" w:rsidRDefault="00254844">
      <w:pPr>
        <w:pStyle w:val="List1"/>
        <w:numPr>
          <w:ilvl w:val="0"/>
          <w:numId w:val="1"/>
        </w:numPr>
        <w:tabs>
          <w:tab w:val="clear" w:pos="1080"/>
          <w:tab w:val="left" w:pos="1134"/>
        </w:tabs>
        <w:ind w:left="1134" w:hanging="283"/>
        <w:rPr>
          <w:ins w:id="1383" w:author="Tuleshov, Kurmanbek [Bolashak Atyrau Limited]" w:date="2022-10-10T10:43:00Z"/>
          <w:lang w:val="ru-RU"/>
          <w:rPrChange w:id="1384" w:author="Tuleshov, Kurmanbek [Bolashak Atyrau Limited]" w:date="2022-10-10T21:58:00Z">
            <w:rPr>
              <w:ins w:id="1385" w:author="Tuleshov, Kurmanbek [Bolashak Atyrau Limited]" w:date="2022-10-10T10:43:00Z"/>
            </w:rPr>
          </w:rPrChange>
        </w:rPr>
        <w:pPrChange w:id="1386" w:author="Tuleshov, Kurmanbek [Bolashak Atyrau Limited]" w:date="2022-10-10T11:00:00Z">
          <w:pPr>
            <w:pStyle w:val="List1"/>
          </w:pPr>
        </w:pPrChange>
      </w:pPr>
      <w:ins w:id="1387" w:author="Tuleshov, Kurmanbek [Bolashak Atyrau Limited]" w:date="2022-10-10T11:00:00Z">
        <w:r w:rsidRPr="008E3902">
          <w:rPr>
            <w:lang w:val="ru-RU"/>
            <w:rPrChange w:id="1388" w:author="Tuleshov, Kurmanbek [Bolashak Atyrau Limited]" w:date="2022-10-10T21:58:00Z">
              <w:rPr>
                <w:rFonts w:ascii="Roboto" w:hAnsi="Roboto"/>
                <w:sz w:val="36"/>
                <w:szCs w:val="36"/>
                <w:shd w:val="clear" w:color="auto" w:fill="F5F5F5"/>
              </w:rPr>
            </w:rPrChange>
          </w:rPr>
          <w:t>Пружины сжатия кожуха должны отвечать следующим требованиям:</w:t>
        </w:r>
      </w:ins>
    </w:p>
    <w:p w14:paraId="63DC4461" w14:textId="6A58174A" w:rsidR="00634EE1" w:rsidRPr="008E3902" w:rsidRDefault="00254844">
      <w:pPr>
        <w:pStyle w:val="List1"/>
        <w:numPr>
          <w:ilvl w:val="0"/>
          <w:numId w:val="306"/>
        </w:numPr>
        <w:tabs>
          <w:tab w:val="clear" w:pos="1080"/>
          <w:tab w:val="left" w:pos="1276"/>
        </w:tabs>
        <w:ind w:left="1418" w:hanging="284"/>
        <w:rPr>
          <w:ins w:id="1389" w:author="Tuleshov, Kurmanbek [Bolashak Atyrau Limited]" w:date="2022-10-10T10:43:00Z"/>
          <w:lang w:val="ru-RU"/>
          <w:rPrChange w:id="1390" w:author="Tuleshov, Kurmanbek [Bolashak Atyrau Limited]" w:date="2022-10-10T21:58:00Z">
            <w:rPr>
              <w:ins w:id="1391" w:author="Tuleshov, Kurmanbek [Bolashak Atyrau Limited]" w:date="2022-10-10T10:43:00Z"/>
            </w:rPr>
          </w:rPrChange>
        </w:rPr>
        <w:pPrChange w:id="1392" w:author="Tuleshov, Kurmanbek [Bolashak Atyrau Limited]" w:date="2022-11-03T14:46:00Z">
          <w:pPr>
            <w:pStyle w:val="List1"/>
            <w:numPr>
              <w:numId w:val="0"/>
            </w:numPr>
            <w:ind w:left="1080" w:firstLine="0"/>
          </w:pPr>
        </w:pPrChange>
      </w:pPr>
      <w:ins w:id="1393" w:author="Tuleshov, Kurmanbek [Bolashak Atyrau Limited]" w:date="2022-10-10T11:01:00Z">
        <w:r w:rsidRPr="008E3902">
          <w:rPr>
            <w:lang w:val="ru-RU"/>
            <w:rPrChange w:id="1394" w:author="Tuleshov, Kurmanbek [Bolashak Atyrau Limited]" w:date="2022-10-10T21:58:00Z">
              <w:rPr>
                <w:rFonts w:ascii="Roboto" w:hAnsi="Roboto"/>
                <w:sz w:val="36"/>
                <w:szCs w:val="36"/>
                <w:shd w:val="clear" w:color="auto" w:fill="F5F5F5"/>
              </w:rPr>
            </w:rPrChange>
          </w:rPr>
          <w:t>Обеспечива</w:t>
        </w:r>
        <w:r w:rsidRPr="008E3902">
          <w:rPr>
            <w:lang w:val="ru-RU"/>
          </w:rPr>
          <w:t>ть</w:t>
        </w:r>
        <w:r w:rsidRPr="008E3902">
          <w:rPr>
            <w:lang w:val="ru-RU"/>
            <w:rPrChange w:id="1395" w:author="Tuleshov, Kurmanbek [Bolashak Atyrau Limited]" w:date="2022-10-10T21:58:00Z">
              <w:rPr>
                <w:rFonts w:ascii="Roboto" w:hAnsi="Roboto"/>
                <w:sz w:val="36"/>
                <w:szCs w:val="36"/>
                <w:shd w:val="clear" w:color="auto" w:fill="F5F5F5"/>
              </w:rPr>
            </w:rPrChange>
          </w:rPr>
          <w:t xml:space="preserve"> сжатие 1,4 кг/мм (80 фунтов/дюйм)</w:t>
        </w:r>
      </w:ins>
      <w:ins w:id="1396" w:author="Tuleshov, Kurmanbek [Bolashak Atyrau Limited]" w:date="2022-10-10T10:43:00Z">
        <w:r w:rsidR="00634EE1" w:rsidRPr="008E3902">
          <w:rPr>
            <w:lang w:val="ru-RU"/>
            <w:rPrChange w:id="1397" w:author="Tuleshov, Kurmanbek [Bolashak Atyrau Limited]" w:date="2022-10-10T21:58:00Z">
              <w:rPr/>
            </w:rPrChange>
          </w:rPr>
          <w:t>.</w:t>
        </w:r>
      </w:ins>
    </w:p>
    <w:p w14:paraId="143817FB" w14:textId="167B9165" w:rsidR="00634EE1" w:rsidRPr="008E3902" w:rsidRDefault="00254844">
      <w:pPr>
        <w:pStyle w:val="List1"/>
        <w:numPr>
          <w:ilvl w:val="0"/>
          <w:numId w:val="306"/>
        </w:numPr>
        <w:tabs>
          <w:tab w:val="clear" w:pos="1080"/>
          <w:tab w:val="left" w:pos="1276"/>
        </w:tabs>
        <w:ind w:left="1418" w:hanging="284"/>
        <w:rPr>
          <w:ins w:id="1398" w:author="Tuleshov, Kurmanbek [Bolashak Atyrau Limited]" w:date="2022-10-10T10:43:00Z"/>
          <w:lang w:val="ru-RU"/>
          <w:rPrChange w:id="1399" w:author="Tuleshov, Kurmanbek [Bolashak Atyrau Limited]" w:date="2022-10-10T21:58:00Z">
            <w:rPr>
              <w:ins w:id="1400" w:author="Tuleshov, Kurmanbek [Bolashak Atyrau Limited]" w:date="2022-10-10T10:43:00Z"/>
            </w:rPr>
          </w:rPrChange>
        </w:rPr>
        <w:pPrChange w:id="1401" w:author="Tuleshov, Kurmanbek [Bolashak Atyrau Limited]" w:date="2022-11-03T14:46:00Z">
          <w:pPr>
            <w:pStyle w:val="List1"/>
            <w:numPr>
              <w:numId w:val="0"/>
            </w:numPr>
            <w:ind w:left="1080" w:firstLine="0"/>
          </w:pPr>
        </w:pPrChange>
      </w:pPr>
      <w:ins w:id="1402" w:author="Tuleshov, Kurmanbek [Bolashak Atyrau Limited]" w:date="2022-10-10T11:01:00Z">
        <w:r w:rsidRPr="008E3902">
          <w:rPr>
            <w:lang w:val="ru-RU"/>
            <w:rPrChange w:id="1403" w:author="Tuleshov, Kurmanbek [Bolashak Atyrau Limited]" w:date="2022-10-10T21:58:00Z">
              <w:rPr>
                <w:rFonts w:ascii="Roboto" w:hAnsi="Roboto"/>
                <w:sz w:val="36"/>
                <w:szCs w:val="36"/>
                <w:shd w:val="clear" w:color="auto" w:fill="F5F5F5"/>
              </w:rPr>
            </w:rPrChange>
          </w:rPr>
          <w:t xml:space="preserve">Иметь размер для использования с полосами шириной </w:t>
        </w:r>
      </w:ins>
      <w:ins w:id="1404" w:author="Tuleshov, Kurmanbek [Bolashak Atyrau Limited]" w:date="2022-10-10T11:02:00Z">
        <w:r w:rsidR="00924ACE" w:rsidRPr="008E3902">
          <w:rPr>
            <w:lang w:val="ru-RU"/>
          </w:rPr>
          <w:t>20</w:t>
        </w:r>
      </w:ins>
      <w:ins w:id="1405" w:author="Tuleshov, Kurmanbek [Bolashak Atyrau Limited]" w:date="2022-10-10T11:01:00Z">
        <w:r w:rsidRPr="008E3902">
          <w:rPr>
            <w:lang w:val="ru-RU"/>
            <w:rPrChange w:id="1406" w:author="Tuleshov, Kurmanbek [Bolashak Atyrau Limited]" w:date="2022-10-10T21:58:00Z">
              <w:rPr>
                <w:rFonts w:ascii="Roboto" w:hAnsi="Roboto"/>
                <w:sz w:val="36"/>
                <w:szCs w:val="36"/>
                <w:shd w:val="clear" w:color="auto" w:fill="F5F5F5"/>
              </w:rPr>
            </w:rPrChange>
          </w:rPr>
          <w:t xml:space="preserve"> мм (0,75 дюйма)</w:t>
        </w:r>
      </w:ins>
      <w:ins w:id="1407" w:author="Tuleshov, Kurmanbek [Bolashak Atyrau Limited]" w:date="2022-10-10T10:43:00Z">
        <w:r w:rsidR="00634EE1" w:rsidRPr="008E3902">
          <w:rPr>
            <w:lang w:val="ru-RU"/>
            <w:rPrChange w:id="1408" w:author="Tuleshov, Kurmanbek [Bolashak Atyrau Limited]" w:date="2022-10-10T21:58:00Z">
              <w:rPr/>
            </w:rPrChange>
          </w:rPr>
          <w:t>.</w:t>
        </w:r>
      </w:ins>
    </w:p>
    <w:p w14:paraId="28725DEF" w14:textId="79F67B1E" w:rsidR="00634EE1" w:rsidRPr="008E3902" w:rsidRDefault="00735EF2">
      <w:pPr>
        <w:pStyle w:val="List1"/>
        <w:numPr>
          <w:ilvl w:val="0"/>
          <w:numId w:val="273"/>
        </w:numPr>
        <w:tabs>
          <w:tab w:val="clear" w:pos="1080"/>
          <w:tab w:val="left" w:pos="1134"/>
        </w:tabs>
        <w:ind w:left="1134" w:hanging="283"/>
        <w:rPr>
          <w:lang w:val="ru-RU"/>
        </w:rPr>
        <w:pPrChange w:id="1409" w:author="Tuleshov, Kurmanbek [Bolashak Atyrau Limited]" w:date="2022-10-11T00:13:00Z">
          <w:pPr>
            <w:pStyle w:val="List1"/>
            <w:numPr>
              <w:numId w:val="1"/>
            </w:numPr>
          </w:pPr>
        </w:pPrChange>
      </w:pPr>
      <w:ins w:id="1410" w:author="Tuleshov, Kurmanbek [Bolashak Atyrau Limited]" w:date="2022-10-10T11:03:00Z">
        <w:r w:rsidRPr="008E3902">
          <w:rPr>
            <w:lang w:val="ru-RU"/>
            <w:rPrChange w:id="1411" w:author="Tuleshov, Kurmanbek [Bolashak Atyrau Limited]" w:date="2022-10-10T21:58:00Z">
              <w:rPr>
                <w:rFonts w:ascii="Roboto" w:hAnsi="Roboto"/>
                <w:sz w:val="36"/>
                <w:szCs w:val="36"/>
                <w:shd w:val="clear" w:color="auto" w:fill="F5F5F5"/>
              </w:rPr>
            </w:rPrChange>
          </w:rPr>
          <w:t xml:space="preserve">Для крепления </w:t>
        </w:r>
        <w:r w:rsidRPr="008E3902">
          <w:rPr>
            <w:lang w:val="ru-RU"/>
          </w:rPr>
          <w:t>полос</w:t>
        </w:r>
        <w:r w:rsidRPr="008E3902">
          <w:rPr>
            <w:lang w:val="ru-RU"/>
            <w:rPrChange w:id="1412" w:author="Tuleshov, Kurmanbek [Bolashak Atyrau Limited]" w:date="2022-10-10T21:58:00Z">
              <w:rPr>
                <w:rFonts w:ascii="Roboto" w:hAnsi="Roboto"/>
                <w:sz w:val="36"/>
                <w:szCs w:val="36"/>
                <w:shd w:val="clear" w:color="auto" w:fill="F5F5F5"/>
              </w:rPr>
            </w:rPrChange>
          </w:rPr>
          <w:t xml:space="preserve"> с пружинами сжатия следует использовать закрытые уплотнения обжимного типа.</w:t>
        </w:r>
      </w:ins>
    </w:p>
    <w:p w14:paraId="4BB63F0B" w14:textId="77777777" w:rsidR="00CD112F" w:rsidRPr="008E3902" w:rsidRDefault="00CD112F" w:rsidP="00C14B28">
      <w:pPr>
        <w:pStyle w:val="Heading2"/>
        <w:rPr>
          <w:lang w:val="ru-RU"/>
        </w:rPr>
      </w:pPr>
      <w:bookmarkStart w:id="1413" w:name="_Toc325464844"/>
      <w:bookmarkStart w:id="1414" w:name="_Toc117352164"/>
      <w:r w:rsidRPr="008E3902">
        <w:rPr>
          <w:lang w:val="ru-RU"/>
        </w:rPr>
        <w:t>Вспомогательные материалы</w:t>
      </w:r>
      <w:bookmarkEnd w:id="1413"/>
      <w:bookmarkEnd w:id="1414"/>
    </w:p>
    <w:p w14:paraId="4BB63F0C" w14:textId="77777777" w:rsidR="00CD112F" w:rsidRPr="008E3902" w:rsidRDefault="00CD112F" w:rsidP="008366D1">
      <w:pPr>
        <w:pStyle w:val="Text1"/>
        <w:ind w:left="851"/>
        <w:rPr>
          <w:lang w:val="ru-RU"/>
        </w:rPr>
      </w:pPr>
      <w:r w:rsidRPr="008E3902">
        <w:rPr>
          <w:lang w:val="ru-RU"/>
        </w:rPr>
        <w:t>Для того чтобы системы изоляции обеспечивали эффективную герметизацию с целью предотвращения проникновения жидкостей, а также в других особых случаях, необходимо использовать некоторые вспомогательные материалы.</w:t>
      </w:r>
    </w:p>
    <w:p w14:paraId="4BB63F0D" w14:textId="77777777" w:rsidR="00CD112F" w:rsidRPr="008E3902" w:rsidRDefault="00CD112F" w:rsidP="008366D1">
      <w:pPr>
        <w:pStyle w:val="List1"/>
        <w:numPr>
          <w:ilvl w:val="0"/>
          <w:numId w:val="128"/>
        </w:numPr>
        <w:ind w:left="851" w:firstLine="0"/>
        <w:jc w:val="both"/>
        <w:rPr>
          <w:lang w:val="ru-RU"/>
        </w:rPr>
      </w:pPr>
      <w:r w:rsidRPr="008E3902">
        <w:rPr>
          <w:lang w:val="ru-RU"/>
        </w:rPr>
        <w:t>Быстросхватывающиеся цементы. Армированный компаунд BD6 или его эквивалент.</w:t>
      </w:r>
    </w:p>
    <w:p w14:paraId="4BB63F0E" w14:textId="77777777" w:rsidR="00CD112F" w:rsidRPr="008E3902" w:rsidRDefault="00CD112F" w:rsidP="008366D1">
      <w:pPr>
        <w:pStyle w:val="List1Continued"/>
        <w:ind w:left="851"/>
        <w:rPr>
          <w:lang w:val="ru-RU"/>
        </w:rPr>
      </w:pPr>
      <w:r w:rsidRPr="008E3902">
        <w:rPr>
          <w:lang w:val="ru-RU"/>
        </w:rPr>
        <w:t>Композиция, не содержащая асбеста, которая состоит из портландцемента, армированного длинными, отсортированными по размерам непрерывными стеклянными волокнами. Этот материал дает недорогое защитное покрытие с гидравлическим схватыванием и обеспечивает высокую степень механической защиты. Его следует использовать для герметизации концов участков трубы около фланцев (при эксплуатации с углеводородами даже там, где фланцы должны быть изолированы), и можно использовать поверх теплоизолирующих матов на торцевых крышках теплообменников, насосов и т.п.</w:t>
      </w:r>
    </w:p>
    <w:p w14:paraId="4BB63F0F" w14:textId="77777777" w:rsidR="00CD112F" w:rsidRPr="008E3902" w:rsidRDefault="00CD112F" w:rsidP="008366D1">
      <w:pPr>
        <w:pStyle w:val="List1Continued"/>
        <w:tabs>
          <w:tab w:val="clear" w:pos="1080"/>
          <w:tab w:val="left" w:pos="1134"/>
        </w:tabs>
        <w:ind w:left="851"/>
        <w:rPr>
          <w:lang w:val="ru-RU"/>
        </w:rPr>
      </w:pPr>
      <w:r w:rsidRPr="008E3902">
        <w:rPr>
          <w:lang w:val="ru-RU"/>
        </w:rPr>
        <w:t>После нескольких циклов расширения это отделочное покрытие имеет тенденцию к растрескиванию. В качестве рекомендованной альтернативы следует рассмотреть возможность использования конических концевых крышек из материала Aluzinc.</w:t>
      </w:r>
    </w:p>
    <w:p w14:paraId="4BB63F10" w14:textId="77777777" w:rsidR="00CD112F" w:rsidRPr="008E3902" w:rsidRDefault="00CD112F" w:rsidP="008366D1">
      <w:pPr>
        <w:pStyle w:val="List1"/>
        <w:numPr>
          <w:ilvl w:val="0"/>
          <w:numId w:val="1"/>
        </w:numPr>
        <w:tabs>
          <w:tab w:val="clear" w:pos="1080"/>
          <w:tab w:val="left" w:pos="1134"/>
        </w:tabs>
        <w:ind w:left="851" w:firstLine="0"/>
        <w:jc w:val="both"/>
        <w:rPr>
          <w:lang w:val="ru-RU"/>
        </w:rPr>
      </w:pPr>
      <w:r w:rsidRPr="008E3902">
        <w:rPr>
          <w:lang w:val="ru-RU"/>
        </w:rPr>
        <w:t>Материалы для герметизации обшивки:</w:t>
      </w:r>
    </w:p>
    <w:p w14:paraId="4BB63F11" w14:textId="77777777" w:rsidR="00CD112F" w:rsidRPr="008E3902" w:rsidRDefault="00CD112F" w:rsidP="008366D1">
      <w:pPr>
        <w:pStyle w:val="List1Continued"/>
        <w:tabs>
          <w:tab w:val="clear" w:pos="1080"/>
          <w:tab w:val="left" w:pos="1134"/>
        </w:tabs>
        <w:ind w:left="851"/>
        <w:rPr>
          <w:lang w:val="ru-RU"/>
        </w:rPr>
      </w:pPr>
      <w:r w:rsidRPr="008E3902">
        <w:rPr>
          <w:lang w:val="ru-RU"/>
        </w:rPr>
        <w:t>Для герметизации стыков металлической обшивки необходимо использовать герметизирующие мастики, такие как Foster Elastolar Metal 95-44 или эквивалентные.</w:t>
      </w:r>
    </w:p>
    <w:p w14:paraId="4BB63F12" w14:textId="77777777" w:rsidR="00CD112F" w:rsidRPr="008E3902" w:rsidRDefault="00CD112F" w:rsidP="008366D1">
      <w:pPr>
        <w:pStyle w:val="List1"/>
        <w:numPr>
          <w:ilvl w:val="0"/>
          <w:numId w:val="1"/>
        </w:numPr>
        <w:tabs>
          <w:tab w:val="clear" w:pos="1080"/>
          <w:tab w:val="left" w:pos="1134"/>
        </w:tabs>
        <w:ind w:left="851" w:firstLine="0"/>
        <w:jc w:val="both"/>
        <w:rPr>
          <w:lang w:val="ru-RU"/>
        </w:rPr>
      </w:pPr>
      <w:r w:rsidRPr="008E3902">
        <w:rPr>
          <w:lang w:val="ru-RU"/>
        </w:rPr>
        <w:t>Наружные оболочки:</w:t>
      </w:r>
    </w:p>
    <w:p w14:paraId="4BB63F13" w14:textId="77777777" w:rsidR="00CD112F" w:rsidRPr="008E3902" w:rsidRDefault="00CD112F" w:rsidP="008366D1">
      <w:pPr>
        <w:pStyle w:val="List1Continued"/>
        <w:tabs>
          <w:tab w:val="clear" w:pos="1080"/>
          <w:tab w:val="left" w:pos="1134"/>
        </w:tabs>
        <w:ind w:left="851"/>
        <w:rPr>
          <w:lang w:val="ru-RU"/>
        </w:rPr>
      </w:pPr>
      <w:r w:rsidRPr="008E3902">
        <w:rPr>
          <w:lang w:val="ru-RU"/>
        </w:rPr>
        <w:t>Наружные оболочки необходимо использовать на тех участках, которые особенно предрасположены к проникновению жидкостей, например, обшивка теплоизоляции подземных дренажных линий.</w:t>
      </w:r>
    </w:p>
    <w:p w14:paraId="4BB63F14" w14:textId="77777777" w:rsidR="00CD112F" w:rsidRPr="008E3902" w:rsidRDefault="00CD112F" w:rsidP="00C14B28">
      <w:pPr>
        <w:pStyle w:val="Heading2"/>
        <w:rPr>
          <w:lang w:val="ru-RU"/>
        </w:rPr>
      </w:pPr>
      <w:bookmarkStart w:id="1415" w:name="_Toc325464845"/>
      <w:bookmarkStart w:id="1416" w:name="_Toc117352165"/>
      <w:r w:rsidRPr="008E3902">
        <w:rPr>
          <w:lang w:val="ru-RU"/>
        </w:rPr>
        <w:lastRenderedPageBreak/>
        <w:t>Мастика</w:t>
      </w:r>
      <w:bookmarkEnd w:id="1415"/>
      <w:bookmarkEnd w:id="1416"/>
    </w:p>
    <w:p w14:paraId="4BB63F15" w14:textId="77777777" w:rsidR="00CD112F" w:rsidRPr="008E3902" w:rsidRDefault="00CD112F" w:rsidP="00572CD4">
      <w:pPr>
        <w:pStyle w:val="List1"/>
        <w:numPr>
          <w:ilvl w:val="0"/>
          <w:numId w:val="129"/>
        </w:numPr>
        <w:tabs>
          <w:tab w:val="clear" w:pos="1080"/>
          <w:tab w:val="left" w:pos="1134"/>
        </w:tabs>
        <w:ind w:left="1134" w:hanging="283"/>
        <w:rPr>
          <w:lang w:val="ru-RU"/>
        </w:rPr>
      </w:pPr>
      <w:r w:rsidRPr="008E3902">
        <w:rPr>
          <w:lang w:val="ru-RU"/>
        </w:rPr>
        <w:t>Мастика должна быть на основе эмульсии битума или на основе эмульсии поливинилацетата.</w:t>
      </w:r>
    </w:p>
    <w:p w14:paraId="4BB63F16" w14:textId="77777777" w:rsidR="00CD112F" w:rsidRPr="008E3902" w:rsidRDefault="00CD112F" w:rsidP="00572CD4">
      <w:pPr>
        <w:pStyle w:val="List1"/>
        <w:tabs>
          <w:tab w:val="clear" w:pos="1080"/>
          <w:tab w:val="left" w:pos="1134"/>
        </w:tabs>
        <w:ind w:left="1134" w:hanging="283"/>
        <w:rPr>
          <w:lang w:val="ru-RU"/>
        </w:rPr>
      </w:pPr>
      <w:r w:rsidRPr="008E3902">
        <w:rPr>
          <w:lang w:val="ru-RU"/>
        </w:rPr>
        <w:t>Мастика должна быть устойчивой к воздействию погодных условий и пламени и должна быть способна выдерживать температуру поверхности 90°C (200°F).</w:t>
      </w:r>
    </w:p>
    <w:p w14:paraId="4BB63F17" w14:textId="77777777" w:rsidR="00CD112F" w:rsidRPr="008E3902" w:rsidRDefault="00CD112F" w:rsidP="000656E2">
      <w:pPr>
        <w:pStyle w:val="Heading2"/>
        <w:rPr>
          <w:lang w:val="ru-RU"/>
        </w:rPr>
      </w:pPr>
      <w:bookmarkStart w:id="1417" w:name="_Toc325464846"/>
      <w:bookmarkStart w:id="1418" w:name="_Toc117352166"/>
      <w:r w:rsidRPr="008E3902">
        <w:rPr>
          <w:lang w:val="ru-RU"/>
        </w:rPr>
        <w:t>Выбор материалов</w:t>
      </w:r>
      <w:bookmarkEnd w:id="1417"/>
      <w:bookmarkEnd w:id="1418"/>
    </w:p>
    <w:p w14:paraId="4BB63F18" w14:textId="7E31241F" w:rsidR="00CD112F" w:rsidRPr="008E3902" w:rsidDel="0004207B" w:rsidRDefault="00CD112F" w:rsidP="000656E2">
      <w:pPr>
        <w:pStyle w:val="List1"/>
        <w:numPr>
          <w:ilvl w:val="0"/>
          <w:numId w:val="130"/>
        </w:numPr>
        <w:rPr>
          <w:del w:id="1419" w:author="Tuleshov, Kurmanbek [Bolashak Atyrau Limited]" w:date="2022-10-10T11:07:00Z"/>
          <w:lang w:val="ru-RU"/>
        </w:rPr>
      </w:pPr>
      <w:del w:id="1420" w:author="Tuleshov, Kurmanbek [Bolashak Atyrau Limited]" w:date="2022-10-10T11:07:00Z">
        <w:r w:rsidRPr="008E3902" w:rsidDel="0004207B">
          <w:rPr>
            <w:lang w:val="ru-RU"/>
          </w:rPr>
          <w:delText>Если Компанией не согласовано иное, материалы должны выбираться из тех, которые описаны ниже. Все используемые материалы должны удовлетворять требованиям соответствующих стандартов BS или ASTM.</w:delText>
        </w:r>
      </w:del>
    </w:p>
    <w:p w14:paraId="4BB63F19" w14:textId="69773984" w:rsidR="00CD112F" w:rsidRPr="008E3902" w:rsidDel="0004207B" w:rsidRDefault="00CD112F" w:rsidP="000656E2">
      <w:pPr>
        <w:pStyle w:val="List1"/>
        <w:numPr>
          <w:ilvl w:val="0"/>
          <w:numId w:val="1"/>
        </w:numPr>
        <w:rPr>
          <w:del w:id="1421" w:author="Tuleshov, Kurmanbek [Bolashak Atyrau Limited]" w:date="2022-10-10T11:07:00Z"/>
          <w:lang w:val="ru-RU"/>
        </w:rPr>
      </w:pPr>
      <w:del w:id="1422" w:author="Tuleshov, Kurmanbek [Bolashak Atyrau Limited]" w:date="2022-10-10T11:07:00Z">
        <w:r w:rsidRPr="008E3902" w:rsidDel="0004207B">
          <w:rPr>
            <w:lang w:val="ru-RU"/>
          </w:rPr>
          <w:delText>Количество растворимых в воде хлоридов в изоляции из минеральной ваты не должно превышать 14 мг/кг при измерении в соответствии с BS 2972, часть 22.</w:delText>
        </w:r>
      </w:del>
    </w:p>
    <w:p w14:paraId="4BB63F1A" w14:textId="2FA6F2CD" w:rsidR="00CD112F" w:rsidRPr="008E3902" w:rsidDel="00BC74EC" w:rsidRDefault="00CD112F">
      <w:pPr>
        <w:pStyle w:val="List1"/>
        <w:numPr>
          <w:ilvl w:val="0"/>
          <w:numId w:val="278"/>
        </w:numPr>
        <w:ind w:hanging="502"/>
        <w:rPr>
          <w:del w:id="1423" w:author="Tuleshov, Kurmanbek [Bolashak Atyrau Limited]" w:date="2022-10-21T10:40:00Z"/>
          <w:lang w:val="ru-RU"/>
        </w:rPr>
        <w:pPrChange w:id="1424" w:author="Tuleshov, Kurmanbek [Bolashak Atyrau Limited]" w:date="2022-10-10T23:38:00Z">
          <w:pPr>
            <w:pStyle w:val="List1"/>
            <w:numPr>
              <w:numId w:val="1"/>
            </w:numPr>
          </w:pPr>
        </w:pPrChange>
      </w:pPr>
      <w:del w:id="1425" w:author="Tuleshov, Kurmanbek [Bolashak Atyrau Limited]" w:date="2022-10-21T10:40:00Z">
        <w:r w:rsidRPr="008E3902" w:rsidDel="00BC74EC">
          <w:rPr>
            <w:lang w:val="ru-RU"/>
          </w:rPr>
          <w:delText>Величина pH должна быть в интервале от 7 до 8 во влажных условиях. Изоляция должна быть водонепроницаемого качества при измерении в соответствии с BS 2972 часть 2, Частичное погружение, на основе следующего:</w:delText>
        </w:r>
      </w:del>
    </w:p>
    <w:p w14:paraId="4BB63F1B" w14:textId="2B0ED276" w:rsidR="00CD112F" w:rsidRPr="008E3902" w:rsidDel="00BC74EC" w:rsidRDefault="00CD112F" w:rsidP="000656E2">
      <w:pPr>
        <w:pStyle w:val="ListAlpha1"/>
        <w:numPr>
          <w:ilvl w:val="1"/>
          <w:numId w:val="1"/>
        </w:numPr>
        <w:rPr>
          <w:del w:id="1426" w:author="Tuleshov, Kurmanbek [Bolashak Atyrau Limited]" w:date="2022-10-21T10:40:00Z"/>
          <w:lang w:val="ru-RU"/>
        </w:rPr>
      </w:pPr>
      <w:del w:id="1427" w:author="Tuleshov, Kurmanbek [Bolashak Atyrau Limited]" w:date="2022-10-21T10:40:00Z">
        <w:r w:rsidRPr="008E3902" w:rsidDel="00BC74EC">
          <w:rPr>
            <w:lang w:val="ru-RU"/>
          </w:rPr>
          <w:delText>Глубина воды – 6 мм</w:delText>
        </w:r>
      </w:del>
    </w:p>
    <w:p w14:paraId="4BB63F1C" w14:textId="66033623" w:rsidR="00CD112F" w:rsidRPr="008E3902" w:rsidDel="00BC74EC" w:rsidRDefault="00CD112F" w:rsidP="000656E2">
      <w:pPr>
        <w:pStyle w:val="ListAlpha1"/>
        <w:numPr>
          <w:ilvl w:val="1"/>
          <w:numId w:val="1"/>
        </w:numPr>
        <w:rPr>
          <w:del w:id="1428" w:author="Tuleshov, Kurmanbek [Bolashak Atyrau Limited]" w:date="2022-10-21T10:40:00Z"/>
          <w:lang w:val="ru-RU"/>
        </w:rPr>
      </w:pPr>
      <w:del w:id="1429" w:author="Tuleshov, Kurmanbek [Bolashak Atyrau Limited]" w:date="2022-10-21T10:40:00Z">
        <w:r w:rsidRPr="008E3902" w:rsidDel="00BC74EC">
          <w:rPr>
            <w:lang w:val="ru-RU"/>
          </w:rPr>
          <w:delText>Максимальное поглощение 0,5 кг/м².</w:delText>
        </w:r>
      </w:del>
    </w:p>
    <w:p w14:paraId="4BB63F1D" w14:textId="0971D85A" w:rsidR="00CD112F" w:rsidRPr="008E3902" w:rsidDel="00DF1271" w:rsidRDefault="00CD112F">
      <w:pPr>
        <w:pStyle w:val="List1"/>
        <w:numPr>
          <w:ilvl w:val="0"/>
          <w:numId w:val="1"/>
        </w:numPr>
        <w:ind w:hanging="502"/>
        <w:rPr>
          <w:del w:id="1430" w:author="Tuleshov, Kurmanbek [Bolashak Atyrau Limited]" w:date="2022-10-20T15:57:00Z"/>
          <w:lang w:val="ru-RU"/>
        </w:rPr>
        <w:pPrChange w:id="1431" w:author="Tuleshov, Kurmanbek [Bolashak Atyrau Limited]" w:date="2022-10-10T23:38:00Z">
          <w:pPr>
            <w:pStyle w:val="List1"/>
            <w:numPr>
              <w:numId w:val="1"/>
            </w:numPr>
          </w:pPr>
        </w:pPrChange>
      </w:pPr>
      <w:del w:id="1432" w:author="Tuleshov, Kurmanbek [Bolashak Atyrau Limited]" w:date="2022-10-20T15:57:00Z">
        <w:r w:rsidRPr="008E3902" w:rsidDel="00DF1271">
          <w:rPr>
            <w:lang w:val="ru-RU"/>
          </w:rPr>
          <w:delText>К изоляции не должны прикрепляться никакие горючие материалы. Изоляционные материалы не должны содержать асбест.</w:delText>
        </w:r>
      </w:del>
    </w:p>
    <w:p w14:paraId="4BB63F1E" w14:textId="7C49F7A5" w:rsidR="00CD112F" w:rsidRPr="008E3902" w:rsidDel="0004207B" w:rsidRDefault="002B1853" w:rsidP="000656E2">
      <w:pPr>
        <w:pStyle w:val="Text1Bold"/>
        <w:ind w:left="2340" w:hanging="1620"/>
        <w:rPr>
          <w:del w:id="1433" w:author="Tuleshov, Kurmanbek [Bolashak Atyrau Limited]" w:date="2022-10-10T11:07:00Z"/>
          <w:lang w:val="ru-RU"/>
        </w:rPr>
      </w:pPr>
      <w:del w:id="1434" w:author="Tuleshov, Kurmanbek [Bolashak Atyrau Limited]" w:date="2022-10-10T11:07:00Z">
        <w:r w:rsidRPr="008E3902" w:rsidDel="0004207B">
          <w:rPr>
            <w:lang w:val="ru-RU"/>
          </w:rPr>
          <w:delText xml:space="preserve">Примечание а: </w:delText>
        </w:r>
        <w:r w:rsidRPr="008E3902" w:rsidDel="0004207B">
          <w:rPr>
            <w:lang w:val="ru-RU"/>
          </w:rPr>
          <w:tab/>
        </w:r>
        <w:r w:rsidR="00CD112F" w:rsidRPr="008E3902" w:rsidDel="0004207B">
          <w:rPr>
            <w:b w:val="0"/>
            <w:lang w:val="ru-RU"/>
          </w:rPr>
          <w:delText>Изоляция может быть следующих типов: готовые жесткие элементы, полужесткие плиты или гибкие маты.</w:delText>
        </w:r>
      </w:del>
    </w:p>
    <w:p w14:paraId="4BB63F1F" w14:textId="77777777" w:rsidR="00CD112F" w:rsidRPr="008E3902" w:rsidRDefault="00CD112F" w:rsidP="000656E2">
      <w:pPr>
        <w:pStyle w:val="Heading3"/>
        <w:rPr>
          <w:lang w:val="ru-RU"/>
        </w:rPr>
      </w:pPr>
      <w:r w:rsidRPr="008E3902">
        <w:rPr>
          <w:lang w:val="ru-RU"/>
        </w:rPr>
        <w:t>Трубопроводы (диаметр до 600 мм)</w:t>
      </w:r>
    </w:p>
    <w:p w14:paraId="4BB63F20" w14:textId="690DEE77" w:rsidR="00CD112F" w:rsidRPr="008E3902" w:rsidDel="0039475F" w:rsidRDefault="00CD112F" w:rsidP="00E974EE">
      <w:pPr>
        <w:pStyle w:val="Text1"/>
        <w:ind w:left="851"/>
        <w:rPr>
          <w:del w:id="1435" w:author="Tuleshov, Kurmanbek [Bolashak Atyrau Limited]" w:date="2022-10-10T11:08:00Z"/>
          <w:lang w:val="ru-RU"/>
        </w:rPr>
      </w:pPr>
      <w:del w:id="1436" w:author="Tuleshov, Kurmanbek [Bolashak Atyrau Limited]" w:date="2022-10-10T11:08:00Z">
        <w:r w:rsidRPr="008E3902" w:rsidDel="0004207B">
          <w:rPr>
            <w:lang w:val="ru-RU"/>
          </w:rPr>
          <w:delText>Готовые жесткие элементы в соответствии с параграфом 10.0.1</w:delText>
        </w:r>
      </w:del>
    </w:p>
    <w:p w14:paraId="79E9EF4D" w14:textId="7FDB87D8" w:rsidR="0039475F" w:rsidRPr="008E3902" w:rsidRDefault="0039475F" w:rsidP="00E974EE">
      <w:pPr>
        <w:ind w:left="851"/>
        <w:rPr>
          <w:ins w:id="1437" w:author="Tuleshov, Kurmanbek [Bolashak Atyrau Limited]" w:date="2022-10-10T11:19:00Z"/>
          <w:lang w:val="ru-RU"/>
        </w:rPr>
      </w:pPr>
      <w:ins w:id="1438" w:author="Tuleshov, Kurmanbek [Bolashak Atyrau Limited]" w:date="2022-10-10T11:09:00Z">
        <w:r w:rsidRPr="008E3902">
          <w:rPr>
            <w:lang w:val="ru-RU"/>
          </w:rPr>
          <w:t>Все трубопроводы, эксплуатируемые при высоких температурах, за исключением трубопроводов диаметром 1½ дюйма (40 мм) и меньше при рабочей температуре 150º C и ниже, должны быть изолированы с использованием готовых жестких полуцилиндров, изготовленных из гидрофобной минеральной ваты. Для трубопроводов с условным диаметром не более 24 дюйма (внешний диаметр 610 мм) необходимо использовать готовые элементы из PAROC (или утвержденного аналогичного материала), 100 - 120 E, (плотность от 100 до 120 кг/м³).</w:t>
        </w:r>
      </w:ins>
    </w:p>
    <w:p w14:paraId="23F76E18" w14:textId="4C259349" w:rsidR="007566F0" w:rsidRPr="008E3902" w:rsidRDefault="007566F0">
      <w:pPr>
        <w:pStyle w:val="List1Continued"/>
        <w:tabs>
          <w:tab w:val="clear" w:pos="1080"/>
          <w:tab w:val="left" w:pos="2700"/>
        </w:tabs>
        <w:ind w:left="851"/>
        <w:rPr>
          <w:ins w:id="1439" w:author="Tuleshov, Kurmanbek [Bolashak Atyrau Limited]" w:date="2022-10-10T11:09:00Z"/>
          <w:lang w:val="ru-RU"/>
          <w:rPrChange w:id="1440" w:author="Tuleshov, Kurmanbek [Bolashak Atyrau Limited]" w:date="2022-10-10T22:03:00Z">
            <w:rPr>
              <w:ins w:id="1441" w:author="Tuleshov, Kurmanbek [Bolashak Atyrau Limited]" w:date="2022-10-10T11:09:00Z"/>
            </w:rPr>
          </w:rPrChange>
        </w:rPr>
        <w:pPrChange w:id="1442" w:author="Tuleshov, Kurmanbek [Bolashak Atyrau Limited]" w:date="2022-10-10T11:19:00Z">
          <w:pPr/>
        </w:pPrChange>
      </w:pPr>
      <w:ins w:id="1443" w:author="Tuleshov, Kurmanbek [Bolashak Atyrau Limited]" w:date="2022-10-10T11:19:00Z">
        <w:r w:rsidRPr="008E3902">
          <w:rPr>
            <w:b/>
            <w:lang w:val="ru-RU"/>
          </w:rPr>
          <w:t>Примечание:</w:t>
        </w:r>
        <w:r w:rsidRPr="008E3902">
          <w:rPr>
            <w:lang w:val="ru-RU"/>
          </w:rPr>
          <w:t xml:space="preserve"> Изоляция может быть следующих типов: готовые жесткие элементы, полужесткие плиты или гибкие маты.</w:t>
        </w:r>
      </w:ins>
    </w:p>
    <w:p w14:paraId="56824703" w14:textId="7D614FB0" w:rsidR="0039475F" w:rsidRPr="008E3902" w:rsidRDefault="0039475F">
      <w:pPr>
        <w:pStyle w:val="List1"/>
        <w:numPr>
          <w:ilvl w:val="0"/>
          <w:numId w:val="0"/>
        </w:numPr>
        <w:tabs>
          <w:tab w:val="clear" w:pos="1080"/>
          <w:tab w:val="left" w:pos="709"/>
        </w:tabs>
        <w:ind w:left="851"/>
        <w:rPr>
          <w:ins w:id="1444" w:author="Tuleshov, Kurmanbek [Bolashak Atyrau Limited]" w:date="2022-10-10T11:09:00Z"/>
          <w:lang w:val="ru-RU"/>
        </w:rPr>
        <w:pPrChange w:id="1445" w:author="Tuleshov, Kurmanbek [Bolashak Atyrau Limited]" w:date="2022-10-10T11:11:00Z">
          <w:pPr>
            <w:pStyle w:val="Text1"/>
          </w:pPr>
        </w:pPrChange>
      </w:pPr>
      <w:ins w:id="1446" w:author="Tuleshov, Kurmanbek [Bolashak Atyrau Limited]" w:date="2022-10-10T11:09:00Z">
        <w:r w:rsidRPr="008E3902">
          <w:rPr>
            <w:lang w:val="ru-RU"/>
          </w:rPr>
          <w:t>Трубопроводы диаметром 1½ дюйма и меньше при рабочей температуре 150º C и ниже</w:t>
        </w:r>
        <w:del w:id="1447" w:author="Makanova, Akbope A. [Fircroft Eng Services Ltd Atyrau Branch]" w:date="2022-11-03T12:08:00Z">
          <w:r w:rsidRPr="008E3902" w:rsidDel="0085096E">
            <w:rPr>
              <w:lang w:val="ru-RU"/>
            </w:rPr>
            <w:delText>,</w:delText>
          </w:r>
        </w:del>
        <w:r w:rsidRPr="008E3902">
          <w:rPr>
            <w:lang w:val="ru-RU"/>
          </w:rPr>
          <w:t xml:space="preserve"> должны быть изолированы с использованием эластичной изоляции из вспененного нитрильного каучука HT/Armaflex (или утвержденного аналогичного материала</w:t>
        </w:r>
      </w:ins>
      <w:ins w:id="1448" w:author="Kenzhekova, Aliya [Tengizchevroil]" w:date="2022-10-18T14:22:00Z">
        <w:r w:rsidR="00CB0E92" w:rsidRPr="008E3902">
          <w:rPr>
            <w:lang w:val="ru-RU"/>
          </w:rPr>
          <w:t>)</w:t>
        </w:r>
      </w:ins>
      <w:ins w:id="1449" w:author="Tuleshov, Kurmanbek [Bolashak Atyrau Limited]" w:date="2022-10-10T11:09:00Z">
        <w:r w:rsidRPr="008E3902">
          <w:rPr>
            <w:lang w:val="ru-RU"/>
          </w:rPr>
          <w:t>.</w:t>
        </w:r>
      </w:ins>
    </w:p>
    <w:p w14:paraId="4BB63F21" w14:textId="77777777" w:rsidR="00CD112F" w:rsidRPr="008E3902" w:rsidRDefault="00CD112F" w:rsidP="000656E2">
      <w:pPr>
        <w:pStyle w:val="Heading3"/>
        <w:rPr>
          <w:lang w:val="ru-RU"/>
        </w:rPr>
      </w:pPr>
      <w:r w:rsidRPr="008E3902">
        <w:rPr>
          <w:lang w:val="ru-RU"/>
        </w:rPr>
        <w:t>Трубопроводы (диаметр больше 600 мм)</w:t>
      </w:r>
    </w:p>
    <w:p w14:paraId="4BB63F22" w14:textId="04F870A1" w:rsidR="00CD112F" w:rsidRPr="008E3902" w:rsidDel="007566F0" w:rsidRDefault="00CD112F" w:rsidP="00E974EE">
      <w:pPr>
        <w:pStyle w:val="Text1"/>
        <w:ind w:left="851"/>
        <w:rPr>
          <w:del w:id="1450" w:author="Tuleshov, Kurmanbek [Bolashak Atyrau Limited]" w:date="2022-10-10T11:11:00Z"/>
          <w:lang w:val="ru-RU"/>
        </w:rPr>
      </w:pPr>
      <w:del w:id="1451" w:author="Tuleshov, Kurmanbek [Bolashak Atyrau Limited]" w:date="2022-10-10T11:11:00Z">
        <w:r w:rsidRPr="008E3902" w:rsidDel="008D1661">
          <w:rPr>
            <w:lang w:val="ru-RU"/>
          </w:rPr>
          <w:delText>В случае отсутствия готовых цилиндров необходимо использовать криволинейные элементы изоляции со скошенными боковыми гранями, изготовленные из плит минеральной ваты. В соответствии с параграфом 10.0.1</w:delText>
        </w:r>
      </w:del>
    </w:p>
    <w:p w14:paraId="05FA70CE" w14:textId="71A1EE98" w:rsidR="007566F0" w:rsidRPr="008E3902" w:rsidRDefault="007566F0">
      <w:pPr>
        <w:pStyle w:val="List1"/>
        <w:numPr>
          <w:ilvl w:val="0"/>
          <w:numId w:val="0"/>
        </w:numPr>
        <w:ind w:left="851"/>
        <w:rPr>
          <w:ins w:id="1452" w:author="Tuleshov, Kurmanbek [Bolashak Atyrau Limited]" w:date="2022-10-10T11:18:00Z"/>
          <w:lang w:val="ru-RU"/>
        </w:rPr>
        <w:pPrChange w:id="1453" w:author="Tuleshov, Kurmanbek [Bolashak Atyrau Limited]" w:date="2022-10-10T11:19:00Z">
          <w:pPr>
            <w:pStyle w:val="List1"/>
            <w:numPr>
              <w:numId w:val="137"/>
            </w:numPr>
          </w:pPr>
        </w:pPrChange>
      </w:pPr>
      <w:ins w:id="1454" w:author="Tuleshov, Kurmanbek [Bolashak Atyrau Limited]" w:date="2022-10-10T11:18:00Z">
        <w:r w:rsidRPr="008E3902">
          <w:rPr>
            <w:lang w:val="ru-RU"/>
          </w:rPr>
          <w:t>Для трубопроводов с условным диаметром более 24 дюйма (внешний диаметр 610 мм)</w:t>
        </w:r>
        <w:del w:id="1455" w:author="Makanova, Akbope A. [Fircroft Eng Services Ltd Atyrau Branch]" w:date="2022-11-03T12:09:00Z">
          <w:r w:rsidRPr="008E3902" w:rsidDel="0064248D">
            <w:rPr>
              <w:lang w:val="ru-RU"/>
            </w:rPr>
            <w:delText>,</w:delText>
          </w:r>
        </w:del>
        <w:r w:rsidRPr="008E3902">
          <w:rPr>
            <w:lang w:val="ru-RU"/>
          </w:rPr>
          <w:t xml:space="preserve"> необходимо использовать противопожарные плиты Rockwool PAL (или утвержденного аналогичного материала), с плотностью 100 кг/м³. Плиты должны быть обрезаны в соответствии с радиусом трубопровода и иметь скошенные кромки для герметизации продольных швов. </w:t>
        </w:r>
      </w:ins>
    </w:p>
    <w:p w14:paraId="4A057B32" w14:textId="3BB0EEC1" w:rsidR="007566F0" w:rsidRPr="008E3902" w:rsidRDefault="007566F0">
      <w:pPr>
        <w:pStyle w:val="List1Continued"/>
        <w:tabs>
          <w:tab w:val="clear" w:pos="1080"/>
          <w:tab w:val="left" w:pos="2700"/>
        </w:tabs>
        <w:ind w:left="851"/>
        <w:rPr>
          <w:ins w:id="1456" w:author="Tuleshov, Kurmanbek [Bolashak Atyrau Limited]" w:date="2022-10-10T11:18:00Z"/>
          <w:lang w:val="ru-RU"/>
          <w:rPrChange w:id="1457" w:author="Tuleshov, Kurmanbek [Bolashak Atyrau Limited]" w:date="2022-10-10T11:19:00Z">
            <w:rPr>
              <w:ins w:id="1458" w:author="Tuleshov, Kurmanbek [Bolashak Atyrau Limited]" w:date="2022-10-10T11:18:00Z"/>
            </w:rPr>
          </w:rPrChange>
        </w:rPr>
        <w:pPrChange w:id="1459" w:author="Tuleshov, Kurmanbek [Bolashak Atyrau Limited]" w:date="2022-10-10T11:20:00Z">
          <w:pPr>
            <w:pStyle w:val="Text1"/>
          </w:pPr>
        </w:pPrChange>
      </w:pPr>
      <w:ins w:id="1460" w:author="Tuleshov, Kurmanbek [Bolashak Atyrau Limited]" w:date="2022-10-10T11:18:00Z">
        <w:r w:rsidRPr="008E3902">
          <w:rPr>
            <w:b/>
            <w:lang w:val="ru-RU"/>
          </w:rPr>
          <w:t>Примечание:</w:t>
        </w:r>
        <w:r w:rsidRPr="008E3902">
          <w:rPr>
            <w:lang w:val="ru-RU"/>
          </w:rPr>
          <w:t xml:space="preserve"> Изоляция может быть следующих типов: готовые жесткие элементы, полужесткие плиты или гибкие маты.</w:t>
        </w:r>
      </w:ins>
    </w:p>
    <w:p w14:paraId="4BB63F23" w14:textId="77777777" w:rsidR="00CD112F" w:rsidRPr="008E3902" w:rsidRDefault="00CD112F" w:rsidP="000656E2">
      <w:pPr>
        <w:pStyle w:val="Heading3"/>
        <w:rPr>
          <w:lang w:val="ru-RU"/>
        </w:rPr>
      </w:pPr>
      <w:r w:rsidRPr="008E3902">
        <w:rPr>
          <w:lang w:val="ru-RU"/>
        </w:rPr>
        <w:t>Сосуды, теплообменники и оборудование</w:t>
      </w:r>
    </w:p>
    <w:p w14:paraId="4BB63F24" w14:textId="291E84A9" w:rsidR="00CD112F" w:rsidRPr="008E3902" w:rsidRDefault="00CD112F" w:rsidP="00E974EE">
      <w:pPr>
        <w:pStyle w:val="Text1"/>
        <w:ind w:left="851"/>
        <w:rPr>
          <w:lang w:val="ru-RU"/>
        </w:rPr>
      </w:pPr>
      <w:del w:id="1461" w:author="Tuleshov, Kurmanbek [Bolashak Atyrau Limited]" w:date="2022-10-10T11:23:00Z">
        <w:r w:rsidRPr="008E3902" w:rsidDel="00876EDE">
          <w:rPr>
            <w:lang w:val="ru-RU"/>
          </w:rPr>
          <w:delText xml:space="preserve">Противопожарная плита PAROC </w:delText>
        </w:r>
      </w:del>
      <w:ins w:id="1462" w:author="Tuleshov, Kurmanbek [Bolashak Atyrau Limited]" w:date="2022-10-10T11:25:00Z">
        <w:r w:rsidR="00876EDE" w:rsidRPr="008E3902">
          <w:rPr>
            <w:lang w:val="ru-RU"/>
          </w:rPr>
          <w:t xml:space="preserve">Маты </w:t>
        </w:r>
      </w:ins>
      <w:r w:rsidRPr="008E3902">
        <w:rPr>
          <w:lang w:val="ru-RU"/>
        </w:rPr>
        <w:t>Rockwool (или утвержденный аналог), плотность от 100 до 140 кг/м³.</w:t>
      </w:r>
    </w:p>
    <w:p w14:paraId="4BB63F25" w14:textId="77777777" w:rsidR="00CD112F" w:rsidRPr="008E3902" w:rsidRDefault="00CD112F" w:rsidP="000656E2">
      <w:pPr>
        <w:pStyle w:val="Heading3"/>
        <w:rPr>
          <w:lang w:val="ru-RU"/>
        </w:rPr>
      </w:pPr>
      <w:r w:rsidRPr="008E3902">
        <w:rPr>
          <w:lang w:val="ru-RU"/>
        </w:rPr>
        <w:t>Днища сосудов, клапаны, фланцы и лазы</w:t>
      </w:r>
    </w:p>
    <w:p w14:paraId="4BB63F26" w14:textId="7A3F3841" w:rsidR="00CD112F" w:rsidRPr="008E3902" w:rsidRDefault="00CD112F">
      <w:pPr>
        <w:pStyle w:val="List1"/>
        <w:numPr>
          <w:ilvl w:val="0"/>
          <w:numId w:val="131"/>
        </w:numPr>
        <w:tabs>
          <w:tab w:val="clear" w:pos="1080"/>
          <w:tab w:val="left" w:pos="1134"/>
        </w:tabs>
        <w:ind w:left="1134" w:hanging="283"/>
        <w:rPr>
          <w:lang w:val="ru-RU"/>
        </w:rPr>
        <w:pPrChange w:id="1463" w:author="Tuleshov, Kurmanbek [Bolashak Atyrau Limited]" w:date="2022-10-11T00:14:00Z">
          <w:pPr>
            <w:pStyle w:val="List1"/>
            <w:numPr>
              <w:numId w:val="131"/>
            </w:numPr>
          </w:pPr>
        </w:pPrChange>
      </w:pPr>
      <w:del w:id="1464" w:author="Tuleshov, Kurmanbek [Bolashak Atyrau Limited]" w:date="2022-10-10T11:25:00Z">
        <w:r w:rsidRPr="008E3902" w:rsidDel="00876EDE">
          <w:rPr>
            <w:lang w:val="ru-RU"/>
          </w:rPr>
          <w:delText>Противопожарная плита PAROC</w:delText>
        </w:r>
      </w:del>
      <w:ins w:id="1465" w:author="Tuleshov, Kurmanbek [Bolashak Atyrau Limited]" w:date="2022-10-10T11:25:00Z">
        <w:r w:rsidR="00876EDE" w:rsidRPr="008E3902">
          <w:rPr>
            <w:lang w:val="ru-RU"/>
          </w:rPr>
          <w:t xml:space="preserve"> Маты Rockwool</w:t>
        </w:r>
      </w:ins>
      <w:r w:rsidRPr="008E3902">
        <w:rPr>
          <w:lang w:val="ru-RU"/>
        </w:rPr>
        <w:t>, плотность от 100 до 140 кг/м³, или утвержденный аналог, только для днищ сосудов.</w:t>
      </w:r>
    </w:p>
    <w:p w14:paraId="4BB63F27" w14:textId="4A833368" w:rsidR="00CD112F" w:rsidRPr="008E3902" w:rsidDel="003E4D35" w:rsidRDefault="00CD112F">
      <w:pPr>
        <w:pStyle w:val="List1"/>
        <w:tabs>
          <w:tab w:val="clear" w:pos="1080"/>
          <w:tab w:val="left" w:pos="1134"/>
        </w:tabs>
        <w:ind w:left="1134" w:hanging="283"/>
        <w:rPr>
          <w:del w:id="1466" w:author="Tuleshov, Kurmanbek [Bolashak Atyrau Limited]" w:date="2022-10-10T11:26:00Z"/>
          <w:lang w:val="ru-RU"/>
        </w:rPr>
        <w:pPrChange w:id="1467" w:author="Tuleshov, Kurmanbek [Bolashak Atyrau Limited]" w:date="2022-10-11T00:14:00Z">
          <w:pPr>
            <w:pStyle w:val="List1"/>
          </w:pPr>
        </w:pPrChange>
      </w:pPr>
      <w:del w:id="1468" w:author="Tuleshov, Kurmanbek [Bolashak Atyrau Limited]" w:date="2022-10-10T11:26:00Z">
        <w:r w:rsidRPr="008E3902" w:rsidDel="00876EDE">
          <w:rPr>
            <w:lang w:val="ru-RU"/>
          </w:rPr>
          <w:delText>Фланцы и клапаны должны изолироваться с использованием ящиков, изготовленных из материала Aluzinc и заполненных материалом плиты PAROC Rockwool (плотность от 100 до 120 кг/м³) или утвержденным аналогом, за исключением особо обозначенных клапанов и фланцев, которые должны изолироваться с использованием мягких съемных/многократного использования изолирующих покрытий.</w:delText>
        </w:r>
      </w:del>
    </w:p>
    <w:p w14:paraId="26580A7A" w14:textId="7EB75052" w:rsidR="003E4D35" w:rsidRPr="008E3902" w:rsidRDefault="003E4D35">
      <w:pPr>
        <w:pStyle w:val="List1"/>
        <w:tabs>
          <w:tab w:val="clear" w:pos="1080"/>
          <w:tab w:val="left" w:pos="1134"/>
        </w:tabs>
        <w:ind w:left="1134" w:hanging="283"/>
        <w:rPr>
          <w:ins w:id="1469" w:author="Tuleshov, Kurmanbek [Bolashak Atyrau Limited]" w:date="2022-10-10T11:28:00Z"/>
          <w:lang w:val="ru-RU"/>
        </w:rPr>
        <w:pPrChange w:id="1470" w:author="Tuleshov, Kurmanbek [Bolashak Atyrau Limited]" w:date="2022-10-11T00:14:00Z">
          <w:pPr>
            <w:pStyle w:val="List1"/>
          </w:pPr>
        </w:pPrChange>
      </w:pPr>
      <w:ins w:id="1471" w:author="Tuleshov, Kurmanbek [Bolashak Atyrau Limited]" w:date="2022-10-10T11:28:00Z">
        <w:r w:rsidRPr="008E3902">
          <w:rPr>
            <w:lang w:val="ru-RU"/>
          </w:rPr>
          <w:t>Фланцы и клапаны должны изолироваться с использованием футерованн</w:t>
        </w:r>
      </w:ins>
      <w:ins w:id="1472" w:author="Tuleshov, Kurmanbek [Bolashak Atyrau Limited]" w:date="2022-10-22T11:40:00Z">
        <w:r w:rsidR="00E109D6" w:rsidRPr="008E3902">
          <w:rPr>
            <w:lang w:val="ru-RU"/>
          </w:rPr>
          <w:t>ой</w:t>
        </w:r>
      </w:ins>
      <w:ins w:id="1473" w:author="Tuleshov, Kurmanbek [Bolashak Atyrau Limited]" w:date="2022-10-10T11:28:00Z">
        <w:r w:rsidRPr="008E3902">
          <w:rPr>
            <w:lang w:val="ru-RU"/>
          </w:rPr>
          <w:t xml:space="preserve"> плит</w:t>
        </w:r>
      </w:ins>
      <w:ins w:id="1474" w:author="Tuleshov, Kurmanbek [Bolashak Atyrau Limited]" w:date="2022-10-22T11:40:00Z">
        <w:r w:rsidR="00E109D6" w:rsidRPr="008E3902">
          <w:rPr>
            <w:lang w:val="ru-RU"/>
          </w:rPr>
          <w:t>ы</w:t>
        </w:r>
      </w:ins>
      <w:ins w:id="1475" w:author="Tuleshov, Kurmanbek [Bolashak Atyrau Limited]" w:date="2022-10-10T11:28:00Z">
        <w:r w:rsidRPr="008E3902">
          <w:rPr>
            <w:lang w:val="ru-RU"/>
          </w:rPr>
          <w:t xml:space="preserve"> из минеральной ваты PAROC (или утвержденного аналогичного материала) F100L или F110L, (плотность 100 или 110 кг/м³), толщина должна быть такой же, что и толщина изоляции на сопряженных трубопроводах. Специально обозначенные клапаны и фланцы должны изолироваться с использованием мягких съемных/многократного использования изолирующих покрытий. Ящики фланцев и клапанов должны быть скреплены шарнирными зажимами из нержавеющей стали, прикрепленными к ящику с помощью взрывных заклепок из нержавеющей стали.</w:t>
        </w:r>
      </w:ins>
    </w:p>
    <w:p w14:paraId="4BB63F28" w14:textId="090958DA" w:rsidR="00CD112F" w:rsidRPr="008E3902" w:rsidDel="009B52D7" w:rsidRDefault="00CD112F" w:rsidP="000656E2">
      <w:pPr>
        <w:pStyle w:val="Heading3"/>
        <w:rPr>
          <w:del w:id="1476" w:author="Tuleshov, Kurmanbek [Bolashak Atyrau Limited]" w:date="2022-10-10T12:02:00Z"/>
          <w:lang w:val="ru-RU"/>
        </w:rPr>
      </w:pPr>
      <w:del w:id="1477" w:author="Tuleshov, Kurmanbek [Bolashak Atyrau Limited]" w:date="2022-10-10T12:02:00Z">
        <w:r w:rsidRPr="008E3902" w:rsidDel="009B52D7">
          <w:rPr>
            <w:lang w:val="ru-RU"/>
          </w:rPr>
          <w:lastRenderedPageBreak/>
          <w:delText>Обшивка для защиты от погодных условий</w:delText>
        </w:r>
      </w:del>
    </w:p>
    <w:p w14:paraId="4BB63F29" w14:textId="1DEE0228" w:rsidR="00CD112F" w:rsidRPr="008E3902" w:rsidDel="009B52D7" w:rsidRDefault="00CD112F" w:rsidP="000656E2">
      <w:pPr>
        <w:pStyle w:val="List1"/>
        <w:numPr>
          <w:ilvl w:val="0"/>
          <w:numId w:val="132"/>
        </w:numPr>
        <w:rPr>
          <w:del w:id="1478" w:author="Tuleshov, Kurmanbek [Bolashak Atyrau Limited]" w:date="2022-10-10T12:02:00Z"/>
          <w:lang w:val="ru-RU"/>
        </w:rPr>
      </w:pPr>
      <w:del w:id="1479" w:author="Tuleshov, Kurmanbek [Bolashak Atyrau Limited]" w:date="2022-10-10T12:02:00Z">
        <w:r w:rsidRPr="008E3902" w:rsidDel="009B52D7">
          <w:rPr>
            <w:lang w:val="ru-RU"/>
          </w:rPr>
          <w:delText>Изоляция должна быть защищена от погодных условий, проливов нефти (масла), механического износа и прочих повреждений.</w:delText>
        </w:r>
      </w:del>
    </w:p>
    <w:p w14:paraId="4BB63F2A" w14:textId="6F6F9C92" w:rsidR="00CD112F" w:rsidRPr="008E3902" w:rsidDel="009B52D7" w:rsidRDefault="00CD112F" w:rsidP="000656E2">
      <w:pPr>
        <w:pStyle w:val="List1"/>
        <w:rPr>
          <w:del w:id="1480" w:author="Tuleshov, Kurmanbek [Bolashak Atyrau Limited]" w:date="2022-10-10T12:02:00Z"/>
          <w:lang w:val="ru-RU"/>
        </w:rPr>
      </w:pPr>
      <w:del w:id="1481" w:author="Tuleshov, Kurmanbek [Bolashak Atyrau Limited]" w:date="2022-10-10T12:02:00Z">
        <w:r w:rsidRPr="008E3902" w:rsidDel="009B52D7">
          <w:rPr>
            <w:lang w:val="ru-RU"/>
          </w:rPr>
          <w:delText>Стенки резервуаров должны быть обшиты гофрированными листами толщиной минимум 0,6 мм. Глубина гофра должна быть не меньше 10 мм. Крыши резервуаров должны быть обшиты плоскими листами толщиной минимум 0,7 мм.</w:delText>
        </w:r>
      </w:del>
    </w:p>
    <w:p w14:paraId="4BB63F2B" w14:textId="56E0C4B8" w:rsidR="00CD112F" w:rsidRPr="008E3902" w:rsidRDefault="00CD112F" w:rsidP="000656E2">
      <w:pPr>
        <w:pStyle w:val="Heading2"/>
        <w:rPr>
          <w:lang w:val="ru-RU"/>
        </w:rPr>
      </w:pPr>
      <w:bookmarkStart w:id="1482" w:name="_Toc325464847"/>
      <w:bookmarkStart w:id="1483" w:name="_Toc117352167"/>
      <w:r w:rsidRPr="008E3902">
        <w:rPr>
          <w:lang w:val="ru-RU"/>
        </w:rPr>
        <w:t xml:space="preserve">Изоляция КИП </w:t>
      </w:r>
      <w:del w:id="1484" w:author="Tuleshov, Kurmanbek [Bolashak Atyrau Limited]" w:date="2022-10-10T12:02:00Z">
        <w:r w:rsidRPr="008E3902" w:rsidDel="009B52D7">
          <w:rPr>
            <w:lang w:val="ru-RU"/>
          </w:rPr>
          <w:delText>– Общие требования</w:delText>
        </w:r>
      </w:del>
      <w:bookmarkEnd w:id="1482"/>
      <w:bookmarkEnd w:id="1483"/>
    </w:p>
    <w:p w14:paraId="4BB63F2C" w14:textId="7F5F9E3A" w:rsidR="00CD112F" w:rsidRPr="008E3902" w:rsidDel="00F74A5C" w:rsidRDefault="00CD112F" w:rsidP="00E974EE">
      <w:pPr>
        <w:pStyle w:val="Heading3"/>
        <w:tabs>
          <w:tab w:val="left" w:pos="1134"/>
        </w:tabs>
        <w:ind w:left="1134" w:hanging="283"/>
        <w:rPr>
          <w:del w:id="1485" w:author="Tuleshov, Kurmanbek [Bolashak Atyrau Limited]" w:date="2022-10-10T12:02:00Z"/>
          <w:lang w:val="ru-RU"/>
        </w:rPr>
      </w:pPr>
      <w:del w:id="1486" w:author="Tuleshov, Kurmanbek [Bolashak Atyrau Limited]" w:date="2022-10-10T12:02:00Z">
        <w:r w:rsidRPr="008E3902" w:rsidDel="00F74A5C">
          <w:rPr>
            <w:lang w:val="ru-RU"/>
          </w:rPr>
          <w:delText>Общие требования</w:delText>
        </w:r>
      </w:del>
    </w:p>
    <w:p w14:paraId="4BB63F2D" w14:textId="77777777" w:rsidR="00CD112F" w:rsidRPr="008E3902" w:rsidRDefault="00CD112F" w:rsidP="00E974EE">
      <w:pPr>
        <w:pStyle w:val="List1"/>
        <w:numPr>
          <w:ilvl w:val="0"/>
          <w:numId w:val="133"/>
        </w:numPr>
        <w:tabs>
          <w:tab w:val="clear" w:pos="1080"/>
          <w:tab w:val="left" w:pos="1134"/>
        </w:tabs>
        <w:ind w:left="1134" w:hanging="283"/>
        <w:rPr>
          <w:lang w:val="ru-RU"/>
        </w:rPr>
      </w:pPr>
      <w:r w:rsidRPr="008E3902">
        <w:rPr>
          <w:lang w:val="ru-RU"/>
        </w:rPr>
        <w:t>Необходимо изолировать КИП, включая все компоненты, клапаны, трубопроводы и трубную обвязку везде, где указано на схемах трубопроводов и контрольно-измерительных приборов.</w:t>
      </w:r>
    </w:p>
    <w:p w14:paraId="4BB63F2E" w14:textId="77777777" w:rsidR="00CD112F" w:rsidRPr="008E3902" w:rsidRDefault="00CD112F" w:rsidP="00E974EE">
      <w:pPr>
        <w:pStyle w:val="List1"/>
        <w:tabs>
          <w:tab w:val="clear" w:pos="1080"/>
          <w:tab w:val="left" w:pos="1134"/>
        </w:tabs>
        <w:ind w:left="1134" w:hanging="283"/>
        <w:rPr>
          <w:lang w:val="ru-RU"/>
        </w:rPr>
      </w:pPr>
      <w:r w:rsidRPr="008E3902">
        <w:rPr>
          <w:lang w:val="ru-RU"/>
        </w:rPr>
        <w:t>Если монтаж трубопроводов проводится на месте производства работ, то для определения фактических размеров необходимо выполнить измерения в реальных условиях на месте производства работ.</w:t>
      </w:r>
    </w:p>
    <w:p w14:paraId="4BB63F2F" w14:textId="77777777" w:rsidR="00CD112F" w:rsidRPr="008E3902" w:rsidRDefault="00CD112F" w:rsidP="00E974EE">
      <w:pPr>
        <w:pStyle w:val="List1"/>
        <w:tabs>
          <w:tab w:val="clear" w:pos="1080"/>
          <w:tab w:val="left" w:pos="1134"/>
        </w:tabs>
        <w:ind w:left="1134" w:hanging="283"/>
        <w:rPr>
          <w:lang w:val="ru-RU"/>
        </w:rPr>
      </w:pPr>
      <w:r w:rsidRPr="008E3902">
        <w:rPr>
          <w:lang w:val="ru-RU"/>
        </w:rPr>
        <w:t>Необходимо изолировать фланцы и муфты на трубопроводах КИП, если иное не указано на чертежах.</w:t>
      </w:r>
    </w:p>
    <w:p w14:paraId="4BB63F30" w14:textId="7D078BA6" w:rsidR="00CD112F" w:rsidRPr="008E3902" w:rsidRDefault="00CD112F" w:rsidP="00E974EE">
      <w:pPr>
        <w:pStyle w:val="List1"/>
        <w:tabs>
          <w:tab w:val="clear" w:pos="1080"/>
          <w:tab w:val="left" w:pos="1134"/>
        </w:tabs>
        <w:ind w:left="1134" w:hanging="283"/>
        <w:rPr>
          <w:lang w:val="ru-RU"/>
        </w:rPr>
      </w:pPr>
      <w:r w:rsidRPr="008E3902">
        <w:rPr>
          <w:lang w:val="ru-RU"/>
        </w:rPr>
        <w:t>Если это возможно, испытания линий под давлением следует проводить до установки изоляции. Если изоляция установлена до испытаний, то следует снять изоляцию со всех соединений, включая сварные швы, и оставить их открытыми до завершения испытаний.</w:t>
      </w:r>
    </w:p>
    <w:p w14:paraId="4947BDDB" w14:textId="77777777" w:rsidR="00B90359" w:rsidRPr="008E3902" w:rsidRDefault="00B90359" w:rsidP="00E974EE">
      <w:pPr>
        <w:pStyle w:val="List1"/>
        <w:tabs>
          <w:tab w:val="clear" w:pos="1080"/>
          <w:tab w:val="left" w:pos="1134"/>
        </w:tabs>
        <w:ind w:left="1134" w:hanging="283"/>
        <w:rPr>
          <w:ins w:id="1487" w:author="Tuleshov, Kurmanbek [Bolashak Atyrau Limited]" w:date="2022-10-10T12:08:00Z"/>
          <w:lang w:val="ru-RU"/>
        </w:rPr>
      </w:pPr>
      <w:ins w:id="1488" w:author="Tuleshov, Kurmanbek [Bolashak Atyrau Limited]" w:date="2022-10-10T12:08:00Z">
        <w:r w:rsidRPr="008E3902">
          <w:rPr>
            <w:lang w:val="ru-RU"/>
          </w:rPr>
          <w:t>Изоляционные материалы и их применение должны соответствовать настоящим ТУ.</w:t>
        </w:r>
      </w:ins>
    </w:p>
    <w:p w14:paraId="2585510C" w14:textId="604B54D8" w:rsidR="00B90359" w:rsidRPr="008E3902" w:rsidRDefault="00B90359" w:rsidP="00E974EE">
      <w:pPr>
        <w:pStyle w:val="List1"/>
        <w:tabs>
          <w:tab w:val="clear" w:pos="1080"/>
          <w:tab w:val="left" w:pos="1134"/>
        </w:tabs>
        <w:ind w:left="1134" w:hanging="283"/>
        <w:rPr>
          <w:lang w:val="ru-RU"/>
        </w:rPr>
      </w:pPr>
      <w:ins w:id="1489" w:author="Tuleshov, Kurmanbek [Bolashak Atyrau Limited]" w:date="2022-10-10T12:08:00Z">
        <w:r w:rsidRPr="008E3902">
          <w:rPr>
            <w:lang w:val="ru-RU"/>
          </w:rPr>
          <w:t>Изоляцию КИП, установленных в технологической линии, следует выполнять из того же материала и с той же толщиной, которые указаны для прилегающего трубопровода.</w:t>
        </w:r>
      </w:ins>
    </w:p>
    <w:p w14:paraId="3706B68D" w14:textId="37CF74E4" w:rsidR="0066256D" w:rsidRPr="008E3902" w:rsidRDefault="0066256D" w:rsidP="0066256D">
      <w:pPr>
        <w:pStyle w:val="Heading2"/>
        <w:rPr>
          <w:lang w:val="ru-RU"/>
        </w:rPr>
      </w:pPr>
      <w:bookmarkStart w:id="1490" w:name="_Toc117352168"/>
      <w:r w:rsidRPr="008E3902">
        <w:rPr>
          <w:lang w:val="ru-RU"/>
        </w:rPr>
        <w:t>Огнестойкая изоляция</w:t>
      </w:r>
      <w:bookmarkEnd w:id="1490"/>
    </w:p>
    <w:p w14:paraId="4BB63F35" w14:textId="77777777" w:rsidR="00CD112F" w:rsidRPr="008E3902" w:rsidRDefault="00CD112F" w:rsidP="00E974EE">
      <w:pPr>
        <w:pStyle w:val="List1"/>
        <w:numPr>
          <w:ilvl w:val="0"/>
          <w:numId w:val="135"/>
        </w:numPr>
        <w:tabs>
          <w:tab w:val="clear" w:pos="1080"/>
          <w:tab w:val="left" w:pos="1134"/>
        </w:tabs>
        <w:ind w:left="1134" w:hanging="283"/>
        <w:rPr>
          <w:lang w:val="ru-RU"/>
        </w:rPr>
      </w:pPr>
      <w:r w:rsidRPr="008E3902">
        <w:rPr>
          <w:lang w:val="ru-RU"/>
        </w:rPr>
        <w:t>Для изоляции емкостей, которые необходимо изолировать огнестойкими изоляционными материалами, следует использовать специально импрегнированные негорючие плиты из минерального волокна, например, Rockwool Firebatt, и покровный слой из листов нержавеющей стали толщиной 0,5 мм, вязальную проволоку, скобы и т.д.</w:t>
      </w:r>
    </w:p>
    <w:p w14:paraId="4BB63F36" w14:textId="77777777" w:rsidR="00CD112F" w:rsidRPr="008E3902" w:rsidRDefault="00CD112F" w:rsidP="00E974EE">
      <w:pPr>
        <w:pStyle w:val="List1"/>
        <w:tabs>
          <w:tab w:val="clear" w:pos="1080"/>
          <w:tab w:val="left" w:pos="1134"/>
        </w:tabs>
        <w:ind w:left="1134" w:hanging="283"/>
        <w:rPr>
          <w:lang w:val="ru-RU"/>
        </w:rPr>
      </w:pPr>
      <w:r w:rsidRPr="008E3902">
        <w:rPr>
          <w:lang w:val="ru-RU"/>
        </w:rPr>
        <w:t>Эти сосуды должны иметь бирку, прикрепленную к изоляции, указывающую на соответствие требованиям API RP 521.</w:t>
      </w:r>
    </w:p>
    <w:p w14:paraId="4BB63F37" w14:textId="77777777" w:rsidR="00CD112F" w:rsidRPr="008E3902" w:rsidRDefault="00CD112F" w:rsidP="00F85E17">
      <w:pPr>
        <w:pStyle w:val="Heading1"/>
        <w:numPr>
          <w:ilvl w:val="0"/>
          <w:numId w:val="14"/>
        </w:numPr>
        <w:ind w:left="720" w:hanging="720"/>
        <w:rPr>
          <w:rFonts w:ascii="Arial" w:hAnsi="Arial"/>
          <w:lang w:val="ru-RU"/>
        </w:rPr>
      </w:pPr>
      <w:bookmarkStart w:id="1491" w:name="_Toc325464848"/>
      <w:bookmarkStart w:id="1492" w:name="_Toc117352169"/>
      <w:r w:rsidRPr="008E3902">
        <w:rPr>
          <w:rFonts w:ascii="Arial" w:hAnsi="Arial"/>
          <w:lang w:val="ru-RU"/>
        </w:rPr>
        <w:t>ПРОЕКТИРОВАНИЕ ИЗОЛЯЦИИ</w:t>
      </w:r>
      <w:bookmarkEnd w:id="1491"/>
      <w:bookmarkEnd w:id="1492"/>
    </w:p>
    <w:p w14:paraId="4BB63F38" w14:textId="77777777" w:rsidR="00CD112F" w:rsidRPr="008E3902" w:rsidRDefault="00CD112F" w:rsidP="00940408">
      <w:pPr>
        <w:pStyle w:val="List1"/>
        <w:numPr>
          <w:ilvl w:val="0"/>
          <w:numId w:val="136"/>
        </w:numPr>
        <w:tabs>
          <w:tab w:val="clear" w:pos="1080"/>
          <w:tab w:val="left" w:pos="1276"/>
        </w:tabs>
        <w:ind w:left="1134" w:hanging="283"/>
        <w:rPr>
          <w:lang w:val="ru-RU"/>
        </w:rPr>
      </w:pPr>
      <w:r w:rsidRPr="008E3902">
        <w:rPr>
          <w:lang w:val="ru-RU"/>
        </w:rPr>
        <w:t>Изоляция должна быть нанесена так, чтобы клапаны, КИП, дренажи, воздушники, болтовые соединения фланцев и другое оборудование было легкодоступно для технического обслуживания.</w:t>
      </w:r>
    </w:p>
    <w:p w14:paraId="4BB63F39" w14:textId="77777777" w:rsidR="006669A1" w:rsidRPr="008E3902" w:rsidRDefault="006669A1" w:rsidP="00940408">
      <w:pPr>
        <w:pStyle w:val="List1"/>
        <w:numPr>
          <w:ilvl w:val="0"/>
          <w:numId w:val="136"/>
        </w:numPr>
        <w:tabs>
          <w:tab w:val="clear" w:pos="1080"/>
          <w:tab w:val="left" w:pos="1276"/>
        </w:tabs>
        <w:ind w:left="1134" w:hanging="283"/>
        <w:rPr>
          <w:lang w:val="ru-RU"/>
        </w:rPr>
      </w:pPr>
      <w:r w:rsidRPr="008E3902">
        <w:rPr>
          <w:lang w:val="ru-RU"/>
        </w:rPr>
        <w:t>Чтобы предусмотреть съем болта на фланцевых соединениях, на фланцах изоляции должен иметься минимальный скос в обратном направлении, равный длине болта плюс 25 мм.</w:t>
      </w:r>
    </w:p>
    <w:p w14:paraId="4BB63F3A" w14:textId="77777777" w:rsidR="00CD112F" w:rsidRPr="008E3902" w:rsidRDefault="00CD112F" w:rsidP="00940408">
      <w:pPr>
        <w:pStyle w:val="List1"/>
        <w:tabs>
          <w:tab w:val="clear" w:pos="1080"/>
          <w:tab w:val="left" w:pos="1134"/>
        </w:tabs>
        <w:ind w:left="1134" w:hanging="283"/>
        <w:rPr>
          <w:lang w:val="ru-RU"/>
        </w:rPr>
      </w:pPr>
      <w:r w:rsidRPr="008E3902">
        <w:rPr>
          <w:lang w:val="ru-RU"/>
        </w:rPr>
        <w:t>Изоляция механического оборудования не должна мешать нормальной эксплуатации или техническому обслуживанию оборудования.</w:t>
      </w:r>
    </w:p>
    <w:p w14:paraId="4BB63F3B" w14:textId="77777777" w:rsidR="00CD112F" w:rsidRPr="008E3902" w:rsidRDefault="00CD112F" w:rsidP="00940408">
      <w:pPr>
        <w:pStyle w:val="List1"/>
        <w:tabs>
          <w:tab w:val="clear" w:pos="1080"/>
          <w:tab w:val="left" w:pos="1134"/>
        </w:tabs>
        <w:ind w:left="1134" w:hanging="283"/>
        <w:rPr>
          <w:lang w:val="ru-RU"/>
        </w:rPr>
      </w:pPr>
      <w:r w:rsidRPr="008E3902">
        <w:rPr>
          <w:lang w:val="ru-RU"/>
        </w:rPr>
        <w:t>Толщина изоляции должна определяться исходя из нормальных рабочих температур и, в случае необходимости, температуры в особых условиях, например, в процессе пропарки.</w:t>
      </w:r>
    </w:p>
    <w:p w14:paraId="4BB63F3C" w14:textId="77777777" w:rsidR="00CD112F" w:rsidRPr="008E3902" w:rsidRDefault="00CD112F" w:rsidP="00940408">
      <w:pPr>
        <w:pStyle w:val="List1"/>
        <w:tabs>
          <w:tab w:val="clear" w:pos="1080"/>
          <w:tab w:val="left" w:pos="1134"/>
        </w:tabs>
        <w:ind w:left="1134" w:hanging="283"/>
        <w:rPr>
          <w:lang w:val="ru-RU"/>
        </w:rPr>
      </w:pPr>
      <w:r w:rsidRPr="008E3902">
        <w:rPr>
          <w:lang w:val="ru-RU"/>
        </w:rPr>
        <w:t xml:space="preserve">Для компенсации разности коэффициентов теплового расширения (или сжатия) изоляционного материала и материала трубопровода и/или оборудования, должны быть предусмотрены температурные </w:t>
      </w:r>
      <w:r w:rsidR="00A71D13" w:rsidRPr="008E3902">
        <w:rPr>
          <w:lang w:val="ru-RU"/>
        </w:rPr>
        <w:t>швы</w:t>
      </w:r>
      <w:r w:rsidRPr="008E3902">
        <w:rPr>
          <w:lang w:val="ru-RU"/>
        </w:rPr>
        <w:t>.</w:t>
      </w:r>
    </w:p>
    <w:p w14:paraId="4BB63F3D" w14:textId="77777777" w:rsidR="00CD112F" w:rsidRPr="008E3902" w:rsidRDefault="00CD112F" w:rsidP="00940408">
      <w:pPr>
        <w:pStyle w:val="List1"/>
        <w:tabs>
          <w:tab w:val="clear" w:pos="1080"/>
          <w:tab w:val="left" w:pos="1134"/>
        </w:tabs>
        <w:ind w:left="1134" w:hanging="283"/>
        <w:rPr>
          <w:lang w:val="ru-RU"/>
        </w:rPr>
      </w:pPr>
      <w:r w:rsidRPr="008E3902">
        <w:rPr>
          <w:lang w:val="ru-RU"/>
        </w:rPr>
        <w:t>Проект изоляции должен быть представлен на рассмотрение и утверждение Представителю Компании.</w:t>
      </w:r>
    </w:p>
    <w:p w14:paraId="4BB63F3E" w14:textId="77777777" w:rsidR="00CD112F" w:rsidRPr="008E3902" w:rsidRDefault="00CD112F" w:rsidP="00940408">
      <w:pPr>
        <w:pStyle w:val="List1"/>
        <w:tabs>
          <w:tab w:val="clear" w:pos="1080"/>
          <w:tab w:val="left" w:pos="1134"/>
        </w:tabs>
        <w:ind w:left="1134" w:hanging="283"/>
        <w:rPr>
          <w:lang w:val="ru-RU"/>
        </w:rPr>
      </w:pPr>
      <w:r w:rsidRPr="008E3902">
        <w:rPr>
          <w:lang w:val="ru-RU"/>
        </w:rPr>
        <w:lastRenderedPageBreak/>
        <w:t>Если в соответствии с требованиями API RP 521 необходимо обеспечить противопожарную защиту оборудования и трубопроводов, то для этого следует использовать изоляцию из ячеистого стекла и обшивку (покровный слой) из нержавеющей стали.</w:t>
      </w:r>
    </w:p>
    <w:p w14:paraId="4BB63F3F" w14:textId="26CE457B" w:rsidR="00CD112F" w:rsidRPr="008E3902" w:rsidDel="00F96888" w:rsidRDefault="00CD112F" w:rsidP="00940408">
      <w:pPr>
        <w:pStyle w:val="List1"/>
        <w:tabs>
          <w:tab w:val="clear" w:pos="1080"/>
          <w:tab w:val="left" w:pos="1134"/>
        </w:tabs>
        <w:ind w:left="1134" w:hanging="283"/>
        <w:rPr>
          <w:del w:id="1493" w:author="Tuleshov, Kurmanbek [Bolashak Atyrau Limited]" w:date="2022-10-10T12:09:00Z"/>
          <w:lang w:val="ru-RU"/>
        </w:rPr>
      </w:pPr>
      <w:del w:id="1494" w:author="Tuleshov, Kurmanbek [Bolashak Atyrau Limited]" w:date="2022-10-10T12:09:00Z">
        <w:r w:rsidRPr="008E3902" w:rsidDel="00F96888">
          <w:rPr>
            <w:lang w:val="ru-RU"/>
          </w:rPr>
          <w:delText>Если необходимо обеспечить защиту оборудования и трубопроводов в соответствии с требованиями FPM-DU-5091-TCO, то следует использовать обшивку из нержавеющей стали и внешний слой изоляции из ячеистого стекла.</w:delText>
        </w:r>
      </w:del>
    </w:p>
    <w:p w14:paraId="524C5028" w14:textId="113F83E4" w:rsidR="00F96888" w:rsidRPr="008E3902" w:rsidRDefault="00F96888" w:rsidP="00940408">
      <w:pPr>
        <w:pStyle w:val="List1"/>
        <w:tabs>
          <w:tab w:val="clear" w:pos="1080"/>
          <w:tab w:val="left" w:pos="1134"/>
        </w:tabs>
        <w:ind w:left="1134" w:hanging="283"/>
        <w:rPr>
          <w:ins w:id="1495" w:author="Tuleshov, Kurmanbek [Bolashak Atyrau Limited]" w:date="2022-10-10T12:09:00Z"/>
          <w:lang w:val="ru-RU"/>
        </w:rPr>
      </w:pPr>
      <w:ins w:id="1496" w:author="Tuleshov, Kurmanbek [Bolashak Atyrau Limited]" w:date="2022-10-10T12:10:00Z">
        <w:r w:rsidRPr="008E3902">
          <w:rPr>
            <w:lang w:val="ru-RU"/>
            <w:rPrChange w:id="1497" w:author="Tuleshov, Kurmanbek [Bolashak Atyrau Limited]" w:date="2022-10-10T22:06:00Z">
              <w:rPr>
                <w:rFonts w:ascii="Roboto" w:hAnsi="Roboto"/>
                <w:sz w:val="36"/>
                <w:szCs w:val="36"/>
                <w:shd w:val="clear" w:color="auto" w:fill="D2E3FC"/>
              </w:rPr>
            </w:rPrChange>
          </w:rPr>
          <w:t>Изоляция должна соответствовать требованиям FPM-DU-5091-TCO при использовании для противопожарной защиты.</w:t>
        </w:r>
      </w:ins>
    </w:p>
    <w:p w14:paraId="4BB63F40" w14:textId="7108CA2F" w:rsidR="00CD112F" w:rsidRPr="008E3902" w:rsidRDefault="00CD112F" w:rsidP="00940408">
      <w:pPr>
        <w:pStyle w:val="List1"/>
        <w:tabs>
          <w:tab w:val="clear" w:pos="1080"/>
          <w:tab w:val="left" w:pos="1134"/>
        </w:tabs>
        <w:ind w:left="1134" w:hanging="283"/>
        <w:rPr>
          <w:lang w:val="ru-RU"/>
        </w:rPr>
      </w:pPr>
      <w:r w:rsidRPr="008E3902">
        <w:rPr>
          <w:lang w:val="ru-RU"/>
        </w:rPr>
        <w:t>Толщина изоляции должна рассчитываться с использованием программы 3E PLUS или имеющегося на рынке сопоставимого программного обеспечения в соответствии с ASTM C680</w:t>
      </w:r>
    </w:p>
    <w:p w14:paraId="4BB63F41" w14:textId="77777777" w:rsidR="00CD112F" w:rsidRPr="008E3902" w:rsidRDefault="00CD112F" w:rsidP="005B6F3E">
      <w:pPr>
        <w:pStyle w:val="List1"/>
        <w:tabs>
          <w:tab w:val="clear" w:pos="1080"/>
          <w:tab w:val="left" w:pos="1134"/>
        </w:tabs>
        <w:ind w:left="1134" w:hanging="425"/>
        <w:rPr>
          <w:lang w:val="ru-RU"/>
        </w:rPr>
      </w:pPr>
      <w:r w:rsidRPr="008E3902">
        <w:rPr>
          <w:lang w:val="ru-RU"/>
        </w:rPr>
        <w:t>Проектировщик должен заполнить листы данных в INSH1000, как надлежит для утверждения Заказчиком</w:t>
      </w:r>
    </w:p>
    <w:p w14:paraId="4BB63F42" w14:textId="77777777" w:rsidR="006669A1" w:rsidRPr="008E3902" w:rsidRDefault="004A46EA" w:rsidP="005B6F3E">
      <w:pPr>
        <w:pStyle w:val="List1"/>
        <w:tabs>
          <w:tab w:val="clear" w:pos="1080"/>
          <w:tab w:val="left" w:pos="1134"/>
        </w:tabs>
        <w:ind w:left="1134" w:hanging="425"/>
        <w:rPr>
          <w:lang w:val="ru-RU"/>
        </w:rPr>
      </w:pPr>
      <w:r w:rsidRPr="008E3902">
        <w:rPr>
          <w:lang w:val="ru-RU"/>
        </w:rPr>
        <w:t>Изоляция на фланцах и фланцевых клапанах, при высоких температурных режимах эксплуатации, должна быть изготовлена в заводских условиях в соответствии с PIP INSR1000.</w:t>
      </w:r>
    </w:p>
    <w:p w14:paraId="4BB63F43" w14:textId="02833FDF" w:rsidR="004A46EA" w:rsidRPr="008E3902" w:rsidRDefault="004A46EA" w:rsidP="005B6F3E">
      <w:pPr>
        <w:pStyle w:val="List1"/>
        <w:tabs>
          <w:tab w:val="clear" w:pos="1080"/>
          <w:tab w:val="left" w:pos="1134"/>
        </w:tabs>
        <w:ind w:left="1134" w:hanging="425"/>
        <w:rPr>
          <w:lang w:val="ru-RU"/>
        </w:rPr>
      </w:pPr>
      <w:r w:rsidRPr="008E3902">
        <w:rPr>
          <w:lang w:val="ru-RU"/>
        </w:rPr>
        <w:t xml:space="preserve">Если толщина изоляции превышает </w:t>
      </w:r>
      <w:del w:id="1498" w:author="Tuleshov, Kurmanbek [Bolashak Atyrau Limited]" w:date="2022-10-10T12:12:00Z">
        <w:r w:rsidRPr="008E3902" w:rsidDel="00F42C0F">
          <w:rPr>
            <w:lang w:val="ru-RU"/>
          </w:rPr>
          <w:delText>6</w:delText>
        </w:r>
        <w:r w:rsidR="006918F7" w:rsidRPr="008E3902" w:rsidDel="00F42C0F">
          <w:rPr>
            <w:lang w:val="ru-RU"/>
          </w:rPr>
          <w:delText>5</w:delText>
        </w:r>
        <w:r w:rsidRPr="008E3902" w:rsidDel="00F42C0F">
          <w:rPr>
            <w:lang w:val="ru-RU"/>
          </w:rPr>
          <w:delText xml:space="preserve"> </w:delText>
        </w:r>
      </w:del>
      <w:ins w:id="1499" w:author="Tuleshov, Kurmanbek [Bolashak Atyrau Limited]" w:date="2022-10-10T12:12:00Z">
        <w:r w:rsidR="00F42C0F" w:rsidRPr="008E3902">
          <w:rPr>
            <w:lang w:val="ru-RU"/>
          </w:rPr>
          <w:t xml:space="preserve">75 </w:t>
        </w:r>
      </w:ins>
      <w:r w:rsidRPr="008E3902">
        <w:rPr>
          <w:lang w:val="ru-RU"/>
        </w:rPr>
        <w:t>мм, изоляция должна быть установлена в два или более слоя.</w:t>
      </w:r>
    </w:p>
    <w:p w14:paraId="4BB63F44" w14:textId="77777777" w:rsidR="004A46EA" w:rsidRPr="008E3902" w:rsidRDefault="004A46EA" w:rsidP="005B6F3E">
      <w:pPr>
        <w:pStyle w:val="List1"/>
        <w:tabs>
          <w:tab w:val="clear" w:pos="1080"/>
          <w:tab w:val="left" w:pos="1134"/>
        </w:tabs>
        <w:ind w:left="1134" w:hanging="425"/>
        <w:rPr>
          <w:lang w:val="ru-RU"/>
        </w:rPr>
      </w:pPr>
      <w:r w:rsidRPr="008E3902">
        <w:rPr>
          <w:lang w:val="ru-RU"/>
        </w:rPr>
        <w:t>До тех пор пока все изоляционные материалы, в том числе мастика, не будут удалены с рабочих частей оборудования, таких как стержни клапанов и рычажные механизмы регулятора оборотов, установка изоляции не является завершенной.</w:t>
      </w:r>
    </w:p>
    <w:p w14:paraId="4BB63F45" w14:textId="20500EE6" w:rsidR="004A46EA" w:rsidRPr="008E3902" w:rsidRDefault="004A46EA" w:rsidP="005B6F3E">
      <w:pPr>
        <w:pStyle w:val="List1"/>
        <w:tabs>
          <w:tab w:val="clear" w:pos="1080"/>
          <w:tab w:val="left" w:pos="1134"/>
        </w:tabs>
        <w:ind w:left="1134" w:hanging="425"/>
        <w:rPr>
          <w:lang w:val="ru-RU"/>
        </w:rPr>
      </w:pPr>
      <w:r w:rsidRPr="008E3902">
        <w:rPr>
          <w:lang w:val="ru-RU"/>
        </w:rPr>
        <w:t>Механическое оборудование, такое как глушители, должно быть изолировано для сохранения тепла, предотвращения конденсации, управления технологическими процессами и защиты персонала.</w:t>
      </w:r>
    </w:p>
    <w:p w14:paraId="67E6C086" w14:textId="6F8687BE" w:rsidR="005164F2" w:rsidRPr="008E3902" w:rsidRDefault="00762896">
      <w:pPr>
        <w:pStyle w:val="List1"/>
        <w:tabs>
          <w:tab w:val="clear" w:pos="1080"/>
          <w:tab w:val="left" w:pos="1134"/>
          <w:tab w:val="left" w:pos="1418"/>
        </w:tabs>
        <w:ind w:left="1134" w:hanging="425"/>
        <w:rPr>
          <w:ins w:id="1500" w:author="Tuleshov, Kurmanbek [Bolashak Atyrau Limited]" w:date="2022-10-10T12:12:00Z"/>
          <w:lang w:val="ru-RU"/>
          <w:rPrChange w:id="1501" w:author="Tuleshov, Kurmanbek [Bolashak Atyrau Limited]" w:date="2022-10-10T22:06:00Z">
            <w:rPr>
              <w:ins w:id="1502" w:author="Tuleshov, Kurmanbek [Bolashak Atyrau Limited]" w:date="2022-10-10T12:12:00Z"/>
            </w:rPr>
          </w:rPrChange>
        </w:rPr>
        <w:pPrChange w:id="1503" w:author="Tuleshov, Kurmanbek [Bolashak Atyrau Limited]" w:date="2022-10-10T23:40:00Z">
          <w:pPr>
            <w:pStyle w:val="List1"/>
            <w:ind w:left="1077"/>
          </w:pPr>
        </w:pPrChange>
      </w:pPr>
      <w:ins w:id="1504" w:author="Tuleshov, Kurmanbek [Bolashak Atyrau Limited]" w:date="2022-10-10T12:16:00Z">
        <w:r w:rsidRPr="008E3902">
          <w:rPr>
            <w:lang w:val="ru-RU"/>
            <w:rPrChange w:id="1505" w:author="Tuleshov, Kurmanbek [Bolashak Atyrau Limited]" w:date="2022-10-10T22:06:00Z">
              <w:rPr>
                <w:rFonts w:ascii="Roboto" w:hAnsi="Roboto"/>
                <w:sz w:val="27"/>
                <w:szCs w:val="27"/>
                <w:shd w:val="clear" w:color="auto" w:fill="D2E3FC"/>
              </w:rPr>
            </w:rPrChange>
          </w:rPr>
          <w:t>Любые повреждения или дефекты, выявленные при осмотре системы изоляции в течение срока ее службы, подлежат устранению</w:t>
        </w:r>
      </w:ins>
      <w:ins w:id="1506" w:author="Tuleshov, Kurmanbek [Bolashak Atyrau Limited]" w:date="2022-10-10T12:12:00Z">
        <w:r w:rsidR="005164F2" w:rsidRPr="008E3902">
          <w:rPr>
            <w:lang w:val="ru-RU"/>
            <w:rPrChange w:id="1507" w:author="Tuleshov, Kurmanbek [Bolashak Atyrau Limited]" w:date="2022-10-10T22:06:00Z">
              <w:rPr/>
            </w:rPrChange>
          </w:rPr>
          <w:t>.</w:t>
        </w:r>
      </w:ins>
    </w:p>
    <w:p w14:paraId="1A74D3C3" w14:textId="15B387BF" w:rsidR="005164F2" w:rsidRPr="008E3902" w:rsidRDefault="00762896">
      <w:pPr>
        <w:pStyle w:val="List1"/>
        <w:numPr>
          <w:ilvl w:val="0"/>
          <w:numId w:val="11"/>
        </w:numPr>
        <w:tabs>
          <w:tab w:val="clear" w:pos="1080"/>
          <w:tab w:val="left" w:pos="1134"/>
          <w:tab w:val="left" w:pos="1418"/>
        </w:tabs>
        <w:ind w:left="1134" w:hanging="425"/>
        <w:rPr>
          <w:ins w:id="1508" w:author="Tuleshov, Kurmanbek [Bolashak Atyrau Limited]" w:date="2022-10-10T12:12:00Z"/>
          <w:lang w:val="ru-RU"/>
          <w:rPrChange w:id="1509" w:author="Tuleshov, Kurmanbek [Bolashak Atyrau Limited]" w:date="2022-10-10T22:06:00Z">
            <w:rPr>
              <w:ins w:id="1510" w:author="Tuleshov, Kurmanbek [Bolashak Atyrau Limited]" w:date="2022-10-10T12:12:00Z"/>
            </w:rPr>
          </w:rPrChange>
        </w:rPr>
        <w:pPrChange w:id="1511" w:author="Tuleshov, Kurmanbek [Bolashak Atyrau Limited]" w:date="2022-10-10T23:40:00Z">
          <w:pPr>
            <w:pStyle w:val="List1"/>
            <w:numPr>
              <w:numId w:val="92"/>
            </w:numPr>
            <w:ind w:left="1077"/>
          </w:pPr>
        </w:pPrChange>
      </w:pPr>
      <w:ins w:id="1512" w:author="Tuleshov, Kurmanbek [Bolashak Atyrau Limited]" w:date="2022-10-10T12:16:00Z">
        <w:r w:rsidRPr="008E3902">
          <w:rPr>
            <w:lang w:val="ru-RU"/>
            <w:rPrChange w:id="1513" w:author="Tuleshov, Kurmanbek [Bolashak Atyrau Limited]" w:date="2022-10-10T22:06:00Z">
              <w:rPr>
                <w:rFonts w:ascii="Roboto" w:hAnsi="Roboto"/>
                <w:sz w:val="27"/>
                <w:szCs w:val="27"/>
                <w:shd w:val="clear" w:color="auto" w:fill="F5F5F5"/>
              </w:rPr>
            </w:rPrChange>
          </w:rPr>
          <w:t>Концы изоляции, примыкающие к фланцам трубопроводов или оборудования, должны быть скошены под углом 45 градусов и герметизированы мастикой</w:t>
        </w:r>
      </w:ins>
      <w:ins w:id="1514" w:author="Tuleshov, Kurmanbek [Bolashak Atyrau Limited]" w:date="2022-10-10T12:12:00Z">
        <w:r w:rsidR="005164F2" w:rsidRPr="008E3902">
          <w:rPr>
            <w:lang w:val="ru-RU"/>
            <w:rPrChange w:id="1515" w:author="Tuleshov, Kurmanbek [Bolashak Atyrau Limited]" w:date="2022-10-10T22:06:00Z">
              <w:rPr/>
            </w:rPrChange>
          </w:rPr>
          <w:t>.</w:t>
        </w:r>
      </w:ins>
    </w:p>
    <w:p w14:paraId="0EEC95B7" w14:textId="1F6FBD9B" w:rsidR="005164F2" w:rsidRPr="008E3902" w:rsidRDefault="002D315B">
      <w:pPr>
        <w:pStyle w:val="List1"/>
        <w:tabs>
          <w:tab w:val="clear" w:pos="1080"/>
          <w:tab w:val="left" w:pos="1134"/>
          <w:tab w:val="left" w:pos="1418"/>
        </w:tabs>
        <w:ind w:left="1134" w:hanging="425"/>
        <w:rPr>
          <w:ins w:id="1516" w:author="Tuleshov, Kurmanbek [Bolashak Atyrau Limited]" w:date="2022-10-10T12:12:00Z"/>
          <w:lang w:val="ru-RU"/>
          <w:rPrChange w:id="1517" w:author="Tuleshov, Kurmanbek [Bolashak Atyrau Limited]" w:date="2022-10-10T22:06:00Z">
            <w:rPr>
              <w:ins w:id="1518" w:author="Tuleshov, Kurmanbek [Bolashak Atyrau Limited]" w:date="2022-10-10T12:12:00Z"/>
            </w:rPr>
          </w:rPrChange>
        </w:rPr>
        <w:pPrChange w:id="1519" w:author="Tuleshov, Kurmanbek [Bolashak Atyrau Limited]" w:date="2022-10-10T23:40:00Z">
          <w:pPr>
            <w:pStyle w:val="List1"/>
            <w:ind w:left="1077"/>
          </w:pPr>
        </w:pPrChange>
      </w:pPr>
      <w:ins w:id="1520" w:author="Tuleshov, Kurmanbek [Bolashak Atyrau Limited]" w:date="2022-10-10T12:19:00Z">
        <w:r w:rsidRPr="008E3902">
          <w:rPr>
            <w:lang w:val="ru-RU"/>
            <w:rPrChange w:id="1521" w:author="Tuleshov, Kurmanbek [Bolashak Atyrau Limited]" w:date="2022-10-10T22:06:00Z">
              <w:rPr/>
            </w:rPrChange>
          </w:rPr>
          <w:t>Трубные опоры должны позволять изолировать трубопровод на всю указанную толщину</w:t>
        </w:r>
      </w:ins>
      <w:ins w:id="1522" w:author="Tuleshov, Kurmanbek [Bolashak Atyrau Limited]" w:date="2022-10-10T12:12:00Z">
        <w:r w:rsidR="005164F2" w:rsidRPr="008E3902">
          <w:rPr>
            <w:lang w:val="ru-RU"/>
            <w:rPrChange w:id="1523" w:author="Tuleshov, Kurmanbek [Bolashak Atyrau Limited]" w:date="2022-10-10T22:06:00Z">
              <w:rPr/>
            </w:rPrChange>
          </w:rPr>
          <w:t>.</w:t>
        </w:r>
      </w:ins>
    </w:p>
    <w:p w14:paraId="253857F6" w14:textId="2EE3E77D" w:rsidR="005164F2" w:rsidRPr="008E3902" w:rsidRDefault="00EF2449">
      <w:pPr>
        <w:pStyle w:val="List1"/>
        <w:tabs>
          <w:tab w:val="clear" w:pos="1080"/>
          <w:tab w:val="left" w:pos="1134"/>
          <w:tab w:val="left" w:pos="1418"/>
        </w:tabs>
        <w:ind w:left="1134" w:hanging="425"/>
        <w:rPr>
          <w:ins w:id="1524" w:author="Tuleshov, Kurmanbek [Bolashak Atyrau Limited]" w:date="2022-10-10T12:12:00Z"/>
          <w:lang w:val="ru-RU"/>
          <w:rPrChange w:id="1525" w:author="Tuleshov, Kurmanbek [Bolashak Atyrau Limited]" w:date="2022-10-10T22:06:00Z">
            <w:rPr>
              <w:ins w:id="1526" w:author="Tuleshov, Kurmanbek [Bolashak Atyrau Limited]" w:date="2022-10-10T12:12:00Z"/>
            </w:rPr>
          </w:rPrChange>
        </w:rPr>
        <w:pPrChange w:id="1527" w:author="Tuleshov, Kurmanbek [Bolashak Atyrau Limited]" w:date="2022-10-10T23:40:00Z">
          <w:pPr>
            <w:pStyle w:val="List1"/>
            <w:ind w:left="1077"/>
          </w:pPr>
        </w:pPrChange>
      </w:pPr>
      <w:ins w:id="1528" w:author="Tuleshov, Kurmanbek [Bolashak Atyrau Limited]" w:date="2022-10-10T12:24:00Z">
        <w:r w:rsidRPr="008E3902">
          <w:rPr>
            <w:lang w:val="ru-RU"/>
            <w:rPrChange w:id="1529" w:author="Tuleshov, Kurmanbek [Bolashak Atyrau Limited]" w:date="2022-10-10T22:06:00Z">
              <w:rPr>
                <w:rFonts w:ascii="Roboto" w:hAnsi="Roboto"/>
                <w:sz w:val="27"/>
                <w:szCs w:val="27"/>
                <w:shd w:val="clear" w:color="auto" w:fill="F5F5F5"/>
              </w:rPr>
            </w:rPrChange>
          </w:rPr>
          <w:t>Толщина изоляции, необходимая для кожуховой части теплообменника, может отличаться от толщины изоляции канальной части теплообменника</w:t>
        </w:r>
      </w:ins>
      <w:ins w:id="1530" w:author="Tuleshov, Kurmanbek [Bolashak Atyrau Limited]" w:date="2022-10-10T12:12:00Z">
        <w:r w:rsidR="005164F2" w:rsidRPr="008E3902">
          <w:rPr>
            <w:lang w:val="ru-RU"/>
            <w:rPrChange w:id="1531" w:author="Tuleshov, Kurmanbek [Bolashak Atyrau Limited]" w:date="2022-10-10T22:06:00Z">
              <w:rPr/>
            </w:rPrChange>
          </w:rPr>
          <w:t>.</w:t>
        </w:r>
      </w:ins>
    </w:p>
    <w:p w14:paraId="7D9340F8" w14:textId="30CCC986" w:rsidR="005164F2" w:rsidRPr="008E3902" w:rsidRDefault="00490D45">
      <w:pPr>
        <w:pStyle w:val="List1"/>
        <w:tabs>
          <w:tab w:val="clear" w:pos="1080"/>
          <w:tab w:val="left" w:pos="1134"/>
          <w:tab w:val="left" w:pos="1418"/>
        </w:tabs>
        <w:ind w:left="1134" w:hanging="425"/>
        <w:rPr>
          <w:ins w:id="1532" w:author="Tuleshov, Kurmanbek [Bolashak Atyrau Limited]" w:date="2022-10-10T12:12:00Z"/>
          <w:lang w:val="ru-RU"/>
          <w:rPrChange w:id="1533" w:author="Tuleshov, Kurmanbek [Bolashak Atyrau Limited]" w:date="2022-10-10T22:06:00Z">
            <w:rPr>
              <w:ins w:id="1534" w:author="Tuleshov, Kurmanbek [Bolashak Atyrau Limited]" w:date="2022-10-10T12:12:00Z"/>
            </w:rPr>
          </w:rPrChange>
        </w:rPr>
        <w:pPrChange w:id="1535" w:author="Tuleshov, Kurmanbek [Bolashak Atyrau Limited]" w:date="2022-10-10T23:40:00Z">
          <w:pPr>
            <w:pStyle w:val="List1"/>
            <w:ind w:left="1077"/>
          </w:pPr>
        </w:pPrChange>
      </w:pPr>
      <w:ins w:id="1536" w:author="Tuleshov, Kurmanbek [Bolashak Atyrau Limited]" w:date="2022-10-10T12:26:00Z">
        <w:r w:rsidRPr="008E3902">
          <w:rPr>
            <w:lang w:val="ru-RU"/>
            <w:rPrChange w:id="1537" w:author="Tuleshov, Kurmanbek [Bolashak Atyrau Limited]" w:date="2022-10-10T22:06:00Z">
              <w:rPr>
                <w:rFonts w:ascii="Roboto" w:hAnsi="Roboto"/>
                <w:sz w:val="36"/>
                <w:szCs w:val="36"/>
                <w:shd w:val="clear" w:color="auto" w:fill="D2E3FC"/>
              </w:rPr>
            </w:rPrChange>
          </w:rPr>
          <w:t>Трубопроводы и оборудование с электрообогревом должны быть изолированы</w:t>
        </w:r>
      </w:ins>
      <w:ins w:id="1538" w:author="Tuleshov, Kurmanbek [Bolashak Atyrau Limited]" w:date="2022-10-10T12:12:00Z">
        <w:r w:rsidR="005164F2" w:rsidRPr="008E3902">
          <w:rPr>
            <w:lang w:val="ru-RU"/>
            <w:rPrChange w:id="1539" w:author="Tuleshov, Kurmanbek [Bolashak Atyrau Limited]" w:date="2022-10-10T22:06:00Z">
              <w:rPr/>
            </w:rPrChange>
          </w:rPr>
          <w:t>.</w:t>
        </w:r>
      </w:ins>
    </w:p>
    <w:p w14:paraId="15306AAC" w14:textId="3D54EC46" w:rsidR="005164F2" w:rsidRPr="008E3902" w:rsidRDefault="00490D45">
      <w:pPr>
        <w:pStyle w:val="List1"/>
        <w:tabs>
          <w:tab w:val="clear" w:pos="1080"/>
          <w:tab w:val="left" w:pos="1134"/>
        </w:tabs>
        <w:ind w:left="1134" w:hanging="425"/>
        <w:rPr>
          <w:ins w:id="1540" w:author="Tuleshov, Kurmanbek [Bolashak Atyrau Limited]" w:date="2022-10-10T12:12:00Z"/>
          <w:lang w:val="ru-RU"/>
          <w:rPrChange w:id="1541" w:author="Tuleshov, Kurmanbek [Bolashak Atyrau Limited]" w:date="2022-10-10T22:06:00Z">
            <w:rPr>
              <w:ins w:id="1542" w:author="Tuleshov, Kurmanbek [Bolashak Atyrau Limited]" w:date="2022-10-10T12:12:00Z"/>
            </w:rPr>
          </w:rPrChange>
        </w:rPr>
        <w:pPrChange w:id="1543" w:author="Tuleshov, Kurmanbek [Bolashak Atyrau Limited]" w:date="2022-10-10T23:40:00Z">
          <w:pPr>
            <w:pStyle w:val="List1"/>
            <w:ind w:left="1077"/>
          </w:pPr>
        </w:pPrChange>
      </w:pPr>
      <w:ins w:id="1544" w:author="Tuleshov, Kurmanbek [Bolashak Atyrau Limited]" w:date="2022-10-10T12:31:00Z">
        <w:r w:rsidRPr="008E3902">
          <w:rPr>
            <w:lang w:val="ru-RU"/>
            <w:rPrChange w:id="1545" w:author="Tuleshov, Kurmanbek [Bolashak Atyrau Limited]" w:date="2022-10-10T22:06:00Z">
              <w:rPr>
                <w:rFonts w:ascii="Roboto" w:hAnsi="Roboto"/>
                <w:sz w:val="27"/>
                <w:szCs w:val="27"/>
                <w:shd w:val="clear" w:color="auto" w:fill="F5F5F5"/>
              </w:rPr>
            </w:rPrChange>
          </w:rPr>
          <w:t xml:space="preserve">Компенсаторы и переходы </w:t>
        </w:r>
      </w:ins>
      <w:ins w:id="1546" w:author="Tuleshov, Kurmanbek [Bolashak Atyrau Limited]" w:date="2022-10-10T12:32:00Z">
        <w:r w:rsidRPr="008E3902">
          <w:rPr>
            <w:lang w:val="ru-RU"/>
            <w:rPrChange w:id="1547" w:author="Tuleshov, Kurmanbek [Bolashak Atyrau Limited]" w:date="2022-10-10T22:06:00Z">
              <w:rPr>
                <w:rFonts w:ascii="Roboto" w:hAnsi="Roboto"/>
                <w:sz w:val="27"/>
                <w:szCs w:val="27"/>
                <w:shd w:val="clear" w:color="auto" w:fill="F5F5F5"/>
                <w:lang w:val="ru-RU"/>
              </w:rPr>
            </w:rPrChange>
          </w:rPr>
          <w:t xml:space="preserve">должны </w:t>
        </w:r>
      </w:ins>
      <w:ins w:id="1548" w:author="Tuleshov, Kurmanbek [Bolashak Atyrau Limited]" w:date="2022-10-10T12:31:00Z">
        <w:r w:rsidRPr="008E3902">
          <w:rPr>
            <w:lang w:val="ru-RU"/>
            <w:rPrChange w:id="1549" w:author="Tuleshov, Kurmanbek [Bolashak Atyrau Limited]" w:date="2022-10-10T22:06:00Z">
              <w:rPr>
                <w:rFonts w:ascii="Roboto" w:hAnsi="Roboto"/>
                <w:sz w:val="27"/>
                <w:szCs w:val="27"/>
                <w:shd w:val="clear" w:color="auto" w:fill="F5F5F5"/>
              </w:rPr>
            </w:rPrChange>
          </w:rPr>
          <w:t>обматыват</w:t>
        </w:r>
      </w:ins>
      <w:ins w:id="1550" w:author="Tuleshov, Kurmanbek [Bolashak Atyrau Limited]" w:date="2022-10-10T12:32:00Z">
        <w:r w:rsidRPr="008E3902">
          <w:rPr>
            <w:lang w:val="ru-RU"/>
            <w:rPrChange w:id="1551" w:author="Tuleshov, Kurmanbek [Bolashak Atyrau Limited]" w:date="2022-10-10T22:06:00Z">
              <w:rPr>
                <w:rFonts w:ascii="Roboto" w:hAnsi="Roboto"/>
                <w:sz w:val="27"/>
                <w:szCs w:val="27"/>
                <w:shd w:val="clear" w:color="auto" w:fill="F5F5F5"/>
                <w:lang w:val="ru-RU"/>
              </w:rPr>
            </w:rPrChange>
          </w:rPr>
          <w:t>ь</w:t>
        </w:r>
      </w:ins>
      <w:ins w:id="1552" w:author="Tuleshov, Kurmanbek [Bolashak Atyrau Limited]" w:date="2022-10-10T12:31:00Z">
        <w:r w:rsidRPr="008E3902">
          <w:rPr>
            <w:lang w:val="ru-RU"/>
            <w:rPrChange w:id="1553" w:author="Tuleshov, Kurmanbek [Bolashak Atyrau Limited]" w:date="2022-10-10T22:06:00Z">
              <w:rPr>
                <w:rFonts w:ascii="Roboto" w:hAnsi="Roboto"/>
                <w:sz w:val="27"/>
                <w:szCs w:val="27"/>
                <w:shd w:val="clear" w:color="auto" w:fill="F5F5F5"/>
              </w:rPr>
            </w:rPrChange>
          </w:rPr>
          <w:t xml:space="preserve">ся стеклотканевой лентой и </w:t>
        </w:r>
      </w:ins>
      <w:ins w:id="1554" w:author="Tuleshov, Kurmanbek [Bolashak Atyrau Limited]" w:date="2022-10-10T12:32:00Z">
        <w:r w:rsidRPr="008E3902">
          <w:rPr>
            <w:lang w:val="ru-RU"/>
            <w:rPrChange w:id="1555" w:author="Tuleshov, Kurmanbek [Bolashak Atyrau Limited]" w:date="2022-10-10T22:06:00Z">
              <w:rPr>
                <w:rFonts w:ascii="Roboto" w:hAnsi="Roboto"/>
                <w:sz w:val="36"/>
                <w:szCs w:val="36"/>
                <w:shd w:val="clear" w:color="auto" w:fill="F5F5F5"/>
              </w:rPr>
            </w:rPrChange>
          </w:rPr>
          <w:t>защищен</w:t>
        </w:r>
        <w:del w:id="1556" w:author="Kenzhekova, Aliya [Tengizchevroil]" w:date="2022-10-18T14:26:00Z">
          <w:r w:rsidRPr="008E3902" w:rsidDel="00520AF7">
            <w:rPr>
              <w:lang w:val="ru-RU"/>
              <w:rPrChange w:id="1557" w:author="Tuleshov, Kurmanbek [Bolashak Atyrau Limited]" w:date="2022-10-10T22:06:00Z">
                <w:rPr>
                  <w:rFonts w:ascii="Roboto" w:hAnsi="Roboto"/>
                  <w:sz w:val="36"/>
                  <w:szCs w:val="36"/>
                  <w:shd w:val="clear" w:color="auto" w:fill="F5F5F5"/>
                </w:rPr>
              </w:rPrChange>
            </w:rPr>
            <w:delText>н</w:delText>
          </w:r>
        </w:del>
        <w:r w:rsidRPr="008E3902">
          <w:rPr>
            <w:lang w:val="ru-RU"/>
            <w:rPrChange w:id="1558" w:author="Tuleshov, Kurmanbek [Bolashak Atyrau Limited]" w:date="2022-10-10T22:06:00Z">
              <w:rPr>
                <w:rFonts w:ascii="Roboto" w:hAnsi="Roboto"/>
                <w:sz w:val="36"/>
                <w:szCs w:val="36"/>
                <w:shd w:val="clear" w:color="auto" w:fill="F5F5F5"/>
              </w:rPr>
            </w:rPrChange>
          </w:rPr>
          <w:t>ы</w:t>
        </w:r>
        <w:del w:id="1559" w:author="Kenzhekova, Aliya [Tengizchevroil]" w:date="2022-10-18T14:26:00Z">
          <w:r w:rsidRPr="008E3902" w:rsidDel="00520AF7">
            <w:rPr>
              <w:lang w:val="ru-RU"/>
              <w:rPrChange w:id="1560" w:author="Tuleshov, Kurmanbek [Bolashak Atyrau Limited]" w:date="2022-10-10T22:06:00Z">
                <w:rPr>
                  <w:rFonts w:ascii="Roboto" w:hAnsi="Roboto"/>
                  <w:sz w:val="36"/>
                  <w:szCs w:val="36"/>
                  <w:shd w:val="clear" w:color="auto" w:fill="F5F5F5"/>
                </w:rPr>
              </w:rPrChange>
            </w:rPr>
            <w:delText>й</w:delText>
          </w:r>
        </w:del>
        <w:r w:rsidRPr="008E3902">
          <w:rPr>
            <w:lang w:val="ru-RU"/>
            <w:rPrChange w:id="1561" w:author="Tuleshov, Kurmanbek [Bolashak Atyrau Limited]" w:date="2022-10-10T22:06:00Z">
              <w:rPr>
                <w:rFonts w:ascii="Roboto" w:hAnsi="Roboto"/>
                <w:sz w:val="36"/>
                <w:szCs w:val="36"/>
                <w:shd w:val="clear" w:color="auto" w:fill="F5F5F5"/>
              </w:rPr>
            </w:rPrChange>
          </w:rPr>
          <w:t xml:space="preserve"> от непогоды</w:t>
        </w:r>
        <w:r w:rsidRPr="008E3902">
          <w:rPr>
            <w:lang w:val="ru-RU"/>
            <w:rPrChange w:id="1562" w:author="Tuleshov, Kurmanbek [Bolashak Atyrau Limited]" w:date="2022-10-10T22:06:00Z">
              <w:rPr>
                <w:rFonts w:ascii="Roboto" w:hAnsi="Roboto"/>
                <w:sz w:val="36"/>
                <w:szCs w:val="36"/>
                <w:shd w:val="clear" w:color="auto" w:fill="F5F5F5"/>
                <w:lang w:val="ru-RU"/>
              </w:rPr>
            </w:rPrChange>
          </w:rPr>
          <w:t>.</w:t>
        </w:r>
      </w:ins>
    </w:p>
    <w:p w14:paraId="7D7916A2" w14:textId="4C75224D" w:rsidR="005164F2" w:rsidRPr="008E3902" w:rsidRDefault="00490D45">
      <w:pPr>
        <w:pStyle w:val="List1"/>
        <w:tabs>
          <w:tab w:val="clear" w:pos="1080"/>
          <w:tab w:val="left" w:pos="1134"/>
        </w:tabs>
        <w:ind w:left="1134" w:hanging="425"/>
        <w:rPr>
          <w:ins w:id="1563" w:author="Tuleshov, Kurmanbek [Bolashak Atyrau Limited]" w:date="2022-10-10T12:12:00Z"/>
          <w:lang w:val="ru-RU"/>
          <w:rPrChange w:id="1564" w:author="Tuleshov, Kurmanbek [Bolashak Atyrau Limited]" w:date="2022-10-10T22:06:00Z">
            <w:rPr>
              <w:ins w:id="1565" w:author="Tuleshov, Kurmanbek [Bolashak Atyrau Limited]" w:date="2022-10-10T12:12:00Z"/>
            </w:rPr>
          </w:rPrChange>
        </w:rPr>
        <w:pPrChange w:id="1566" w:author="Tuleshov, Kurmanbek [Bolashak Atyrau Limited]" w:date="2022-10-10T23:40:00Z">
          <w:pPr>
            <w:pStyle w:val="List1"/>
            <w:ind w:left="1077"/>
          </w:pPr>
        </w:pPrChange>
      </w:pPr>
      <w:ins w:id="1567" w:author="Tuleshov, Kurmanbek [Bolashak Atyrau Limited]" w:date="2022-10-10T12:33:00Z">
        <w:r w:rsidRPr="008E3902">
          <w:rPr>
            <w:lang w:val="ru-RU"/>
            <w:rPrChange w:id="1568" w:author="Tuleshov, Kurmanbek [Bolashak Atyrau Limited]" w:date="2022-10-10T22:06:00Z">
              <w:rPr>
                <w:rFonts w:ascii="Roboto" w:hAnsi="Roboto"/>
                <w:sz w:val="27"/>
                <w:szCs w:val="27"/>
                <w:shd w:val="clear" w:color="auto" w:fill="F5F5F5"/>
              </w:rPr>
            </w:rPrChange>
          </w:rPr>
          <w:t>Толщина изоляции компенса</w:t>
        </w:r>
        <w:r w:rsidRPr="008E3902">
          <w:rPr>
            <w:lang w:val="ru-RU"/>
            <w:rPrChange w:id="1569" w:author="Tuleshov, Kurmanbek [Bolashak Atyrau Limited]" w:date="2022-10-10T22:06:00Z">
              <w:rPr>
                <w:rFonts w:ascii="Roboto" w:hAnsi="Roboto"/>
                <w:sz w:val="27"/>
                <w:szCs w:val="27"/>
                <w:shd w:val="clear" w:color="auto" w:fill="F5F5F5"/>
                <w:lang w:val="ru-RU"/>
              </w:rPr>
            </w:rPrChange>
          </w:rPr>
          <w:t xml:space="preserve">торов </w:t>
        </w:r>
        <w:r w:rsidRPr="008E3902">
          <w:rPr>
            <w:lang w:val="ru-RU"/>
            <w:rPrChange w:id="1570" w:author="Tuleshov, Kurmanbek [Bolashak Atyrau Limited]" w:date="2022-10-10T22:06:00Z">
              <w:rPr>
                <w:rFonts w:ascii="Roboto" w:hAnsi="Roboto"/>
                <w:sz w:val="27"/>
                <w:szCs w:val="27"/>
                <w:shd w:val="clear" w:color="auto" w:fill="F5F5F5"/>
              </w:rPr>
            </w:rPrChange>
          </w:rPr>
          <w:t>и переходов в трубках электрообогрева должн</w:t>
        </w:r>
      </w:ins>
      <w:ins w:id="1571" w:author="Kenzhekova, Aliya [Tengizchevroil]" w:date="2022-10-18T14:26:00Z">
        <w:r w:rsidR="00520AF7" w:rsidRPr="008E3902">
          <w:rPr>
            <w:lang w:val="ru-RU"/>
          </w:rPr>
          <w:t>а</w:t>
        </w:r>
      </w:ins>
      <w:ins w:id="1572" w:author="Tuleshov, Kurmanbek [Bolashak Atyrau Limited]" w:date="2022-10-10T12:34:00Z">
        <w:del w:id="1573" w:author="Kenzhekova, Aliya [Tengizchevroil]" w:date="2022-10-18T14:26:00Z">
          <w:r w:rsidR="0076124A" w:rsidRPr="008E3902" w:rsidDel="00520AF7">
            <w:rPr>
              <w:lang w:val="ru-RU"/>
            </w:rPr>
            <w:delText>ы</w:delText>
          </w:r>
        </w:del>
      </w:ins>
      <w:ins w:id="1574" w:author="Tuleshov, Kurmanbek [Bolashak Atyrau Limited]" w:date="2022-10-10T12:33:00Z">
        <w:r w:rsidRPr="008E3902">
          <w:rPr>
            <w:lang w:val="ru-RU"/>
            <w:rPrChange w:id="1575" w:author="Tuleshov, Kurmanbek [Bolashak Atyrau Limited]" w:date="2022-10-10T22:06:00Z">
              <w:rPr>
                <w:rFonts w:ascii="Roboto" w:hAnsi="Roboto"/>
                <w:sz w:val="27"/>
                <w:szCs w:val="27"/>
                <w:shd w:val="clear" w:color="auto" w:fill="F5F5F5"/>
              </w:rPr>
            </w:rPrChange>
          </w:rPr>
          <w:t xml:space="preserve"> быть не менее 6 мм (1/4 дюйма).</w:t>
        </w:r>
      </w:ins>
    </w:p>
    <w:p w14:paraId="3A586239" w14:textId="18CC218D" w:rsidR="005164F2" w:rsidRPr="008E3902" w:rsidRDefault="00490D45">
      <w:pPr>
        <w:pStyle w:val="List1"/>
        <w:tabs>
          <w:tab w:val="clear" w:pos="1080"/>
          <w:tab w:val="left" w:pos="1276"/>
        </w:tabs>
        <w:ind w:left="1134" w:hanging="425"/>
        <w:rPr>
          <w:lang w:val="ru-RU"/>
        </w:rPr>
        <w:pPrChange w:id="1576" w:author="Tuleshov, Kurmanbek [Bolashak Atyrau Limited]" w:date="2022-10-11T00:15:00Z">
          <w:pPr>
            <w:pStyle w:val="List1"/>
          </w:pPr>
        </w:pPrChange>
      </w:pPr>
      <w:ins w:id="1577" w:author="Tuleshov, Kurmanbek [Bolashak Atyrau Limited]" w:date="2022-10-10T12:34:00Z">
        <w:r w:rsidRPr="008E3902">
          <w:rPr>
            <w:lang w:val="ru-RU"/>
            <w:rPrChange w:id="1578" w:author="Tuleshov, Kurmanbek [Bolashak Atyrau Limited]" w:date="2022-10-10T22:06:00Z">
              <w:rPr/>
            </w:rPrChange>
          </w:rPr>
          <w:t xml:space="preserve">Изоляция для трубопроводов с электрообогревом должна иметь увеличенный размер для размещения </w:t>
        </w:r>
      </w:ins>
      <w:ins w:id="1579" w:author="Tuleshov, Kurmanbek [Bolashak Atyrau Limited]" w:date="2022-10-10T12:41:00Z">
        <w:r w:rsidR="00F23893" w:rsidRPr="008E3902">
          <w:rPr>
            <w:lang w:val="ru-RU"/>
          </w:rPr>
          <w:t>теплоспутника</w:t>
        </w:r>
      </w:ins>
      <w:ins w:id="1580" w:author="Tuleshov, Kurmanbek [Bolashak Atyrau Limited]" w:date="2022-10-10T12:34:00Z">
        <w:r w:rsidRPr="008E3902">
          <w:rPr>
            <w:lang w:val="ru-RU"/>
            <w:rPrChange w:id="1581" w:author="Tuleshov, Kurmanbek [Bolashak Atyrau Limited]" w:date="2022-10-10T22:06:00Z">
              <w:rPr/>
            </w:rPrChange>
          </w:rPr>
          <w:t xml:space="preserve"> без выдалбливания или прокладки внутренней поверхности к изоляции.</w:t>
        </w:r>
      </w:ins>
    </w:p>
    <w:p w14:paraId="4BB63F46" w14:textId="25403781" w:rsidR="00CD112F" w:rsidRPr="008E3902" w:rsidRDefault="00CD112F" w:rsidP="00F85E17">
      <w:pPr>
        <w:pStyle w:val="Heading1"/>
        <w:numPr>
          <w:ilvl w:val="0"/>
          <w:numId w:val="14"/>
        </w:numPr>
        <w:ind w:left="720" w:hanging="720"/>
        <w:rPr>
          <w:rFonts w:ascii="Arial" w:hAnsi="Arial"/>
          <w:lang w:val="ru-RU"/>
        </w:rPr>
      </w:pPr>
      <w:bookmarkStart w:id="1582" w:name="_Toc325464849"/>
      <w:bookmarkStart w:id="1583" w:name="_Toc117352170"/>
      <w:del w:id="1584" w:author="Tuleshov, Kurmanbek [Bolashak Atyrau Limited]" w:date="2022-10-20T11:14:00Z">
        <w:r w:rsidRPr="008E3902" w:rsidDel="00555EE7">
          <w:rPr>
            <w:rFonts w:ascii="Arial" w:hAnsi="Arial"/>
            <w:lang w:val="ru-RU"/>
          </w:rPr>
          <w:delText>ПРИМЕНЕНИЕ</w:delText>
        </w:r>
      </w:del>
      <w:bookmarkEnd w:id="1582"/>
      <w:ins w:id="1585" w:author="Tuleshov, Kurmanbek [Bolashak Atyrau Limited]" w:date="2022-10-20T11:14:00Z">
        <w:r w:rsidR="00555EE7" w:rsidRPr="008E3902">
          <w:rPr>
            <w:rFonts w:ascii="Arial" w:hAnsi="Arial"/>
            <w:lang w:val="ru-RU"/>
          </w:rPr>
          <w:t>Установка</w:t>
        </w:r>
      </w:ins>
      <w:bookmarkEnd w:id="1583"/>
    </w:p>
    <w:p w14:paraId="4BB63F4B" w14:textId="77777777" w:rsidR="00CD112F" w:rsidRPr="008E3902" w:rsidRDefault="00CD112F" w:rsidP="000656E2">
      <w:pPr>
        <w:pStyle w:val="Heading2"/>
        <w:rPr>
          <w:lang w:val="ru-RU"/>
        </w:rPr>
      </w:pPr>
      <w:bookmarkStart w:id="1586" w:name="_Toc325464850"/>
      <w:bookmarkStart w:id="1587" w:name="_Toc117352171"/>
      <w:r w:rsidRPr="008E3902">
        <w:rPr>
          <w:lang w:val="ru-RU"/>
        </w:rPr>
        <w:t>Хранение и обращение с изоляционными материалами</w:t>
      </w:r>
      <w:bookmarkEnd w:id="1586"/>
      <w:bookmarkEnd w:id="1587"/>
    </w:p>
    <w:p w14:paraId="4BB63F4C" w14:textId="77777777" w:rsidR="00CD112F" w:rsidRPr="008E3902" w:rsidRDefault="00CD112F" w:rsidP="00662558">
      <w:pPr>
        <w:pStyle w:val="List1"/>
        <w:numPr>
          <w:ilvl w:val="0"/>
          <w:numId w:val="138"/>
        </w:numPr>
        <w:tabs>
          <w:tab w:val="clear" w:pos="1080"/>
          <w:tab w:val="left" w:pos="1134"/>
        </w:tabs>
        <w:ind w:left="1134" w:hanging="283"/>
        <w:rPr>
          <w:lang w:val="ru-RU"/>
        </w:rPr>
      </w:pPr>
      <w:r w:rsidRPr="008E3902">
        <w:rPr>
          <w:lang w:val="ru-RU"/>
        </w:rPr>
        <w:t>От момента поставки и до момента установки в виде готового изделия, изоляционные материалы должны быть постоянно защищены от влияния окружающих атмосферных условий и должны иметь соответствующие средства осушения.</w:t>
      </w:r>
    </w:p>
    <w:p w14:paraId="4BB63F4D" w14:textId="77777777" w:rsidR="00CD112F" w:rsidRPr="008E3902" w:rsidRDefault="00CD112F" w:rsidP="00662558">
      <w:pPr>
        <w:pStyle w:val="List1"/>
        <w:tabs>
          <w:tab w:val="clear" w:pos="1080"/>
          <w:tab w:val="left" w:pos="1134"/>
        </w:tabs>
        <w:ind w:left="1134" w:hanging="283"/>
        <w:rPr>
          <w:lang w:val="ru-RU"/>
        </w:rPr>
      </w:pPr>
      <w:r w:rsidRPr="008E3902">
        <w:rPr>
          <w:lang w:val="ru-RU"/>
        </w:rPr>
        <w:lastRenderedPageBreak/>
        <w:t>Обращаться с изоляционными материалами и хранить их необходимо в соответствии с печатными рекомендациями производителя.</w:t>
      </w:r>
    </w:p>
    <w:p w14:paraId="4BB63F4E" w14:textId="77777777" w:rsidR="00CD112F" w:rsidRPr="008E3902" w:rsidRDefault="00CD112F" w:rsidP="00662558">
      <w:pPr>
        <w:pStyle w:val="List1"/>
        <w:tabs>
          <w:tab w:val="clear" w:pos="1080"/>
          <w:tab w:val="left" w:pos="1134"/>
        </w:tabs>
        <w:ind w:left="1134" w:hanging="283"/>
        <w:rPr>
          <w:lang w:val="ru-RU"/>
        </w:rPr>
      </w:pPr>
      <w:r w:rsidRPr="008E3902">
        <w:rPr>
          <w:lang w:val="ru-RU"/>
        </w:rPr>
        <w:t>Мастики, клеящие материалы и герметики, подвергающиеся в процессе хранения воздействию температур, выходящих за пределы рекомендованного диапазона температур, должны быть удалены с места производства работ и заменены новыми материалами.</w:t>
      </w:r>
    </w:p>
    <w:p w14:paraId="4BB63F4F" w14:textId="77777777" w:rsidR="00CD112F" w:rsidRPr="008E3902" w:rsidRDefault="00CD112F" w:rsidP="00662558">
      <w:pPr>
        <w:pStyle w:val="List1"/>
        <w:tabs>
          <w:tab w:val="clear" w:pos="1080"/>
          <w:tab w:val="left" w:pos="1134"/>
        </w:tabs>
        <w:ind w:left="1134" w:hanging="283"/>
        <w:rPr>
          <w:lang w:val="ru-RU"/>
        </w:rPr>
      </w:pPr>
      <w:r w:rsidRPr="008E3902">
        <w:rPr>
          <w:lang w:val="ru-RU"/>
        </w:rPr>
        <w:t>Материалы с истекшим сроком годности при хранении должны быть удалены с места производства работ и заменены новыми материалами.</w:t>
      </w:r>
    </w:p>
    <w:p w14:paraId="4BB63F50" w14:textId="77777777" w:rsidR="00CD112F" w:rsidRPr="008E3902" w:rsidRDefault="00CD112F" w:rsidP="00662558">
      <w:pPr>
        <w:pStyle w:val="List1"/>
        <w:tabs>
          <w:tab w:val="clear" w:pos="1080"/>
          <w:tab w:val="left" w:pos="1134"/>
        </w:tabs>
        <w:ind w:left="1134" w:hanging="283"/>
        <w:rPr>
          <w:lang w:val="ru-RU"/>
        </w:rPr>
      </w:pPr>
      <w:r w:rsidRPr="008E3902">
        <w:rPr>
          <w:lang w:val="ru-RU"/>
        </w:rPr>
        <w:t>Изоляционный цемент не является заменой для изоляции, поскольку он имеет неудовлетворительное тепловое сопротивление. Он должен использоваться только как отделочное покрытие поверх изоляции на неровных поверхностях. Толщина слоя не должна превышать 13 мм. Перед нанесением гидроизолирующего слоя цемент должен высохнуть. Любая изоляция с трещинами или порами размером более 3 мм должна быть заменена новой изоляцией.</w:t>
      </w:r>
    </w:p>
    <w:p w14:paraId="4BB63F51" w14:textId="77777777" w:rsidR="00CD112F" w:rsidRPr="008E3902" w:rsidRDefault="00CD112F" w:rsidP="00662558">
      <w:pPr>
        <w:pStyle w:val="List1"/>
        <w:tabs>
          <w:tab w:val="clear" w:pos="1080"/>
          <w:tab w:val="left" w:pos="1134"/>
        </w:tabs>
        <w:ind w:left="1134" w:hanging="283"/>
        <w:rPr>
          <w:lang w:val="ru-RU"/>
        </w:rPr>
      </w:pPr>
      <w:r w:rsidRPr="008E3902">
        <w:rPr>
          <w:lang w:val="ru-RU"/>
        </w:rPr>
        <w:t>Все изоляционные материалы в настоящих ТУ по распространению пламени и плотности дыма имеют индексы 25/50 в соответствии с ASTM E84.</w:t>
      </w:r>
    </w:p>
    <w:p w14:paraId="4BB63F52" w14:textId="77777777" w:rsidR="00CD112F" w:rsidRPr="008E3902" w:rsidRDefault="00CD112F" w:rsidP="000656E2">
      <w:pPr>
        <w:pStyle w:val="Heading2"/>
        <w:rPr>
          <w:lang w:val="ru-RU"/>
        </w:rPr>
      </w:pPr>
      <w:bookmarkStart w:id="1588" w:name="_Toc325464851"/>
      <w:bookmarkStart w:id="1589" w:name="_Toc117352172"/>
      <w:r w:rsidRPr="008E3902">
        <w:rPr>
          <w:lang w:val="ru-RU"/>
        </w:rPr>
        <w:t>Общие требования</w:t>
      </w:r>
      <w:bookmarkEnd w:id="1588"/>
      <w:bookmarkEnd w:id="1589"/>
    </w:p>
    <w:p w14:paraId="4BB63F53" w14:textId="4337F2B8" w:rsidR="00CD112F" w:rsidRPr="008E3902" w:rsidRDefault="00CD112F" w:rsidP="008A08E7">
      <w:pPr>
        <w:pStyle w:val="List1"/>
        <w:numPr>
          <w:ilvl w:val="0"/>
          <w:numId w:val="139"/>
        </w:numPr>
        <w:tabs>
          <w:tab w:val="clear" w:pos="1080"/>
          <w:tab w:val="left" w:pos="1134"/>
        </w:tabs>
        <w:ind w:left="1134" w:hanging="283"/>
        <w:rPr>
          <w:lang w:val="ru-RU"/>
        </w:rPr>
      </w:pPr>
      <w:r w:rsidRPr="008E3902">
        <w:rPr>
          <w:lang w:val="ru-RU"/>
        </w:rPr>
        <w:t>Все материалы должны храниться, перемешиваться, разбавляться и наноситься в соответствии с печатными инструкциями производителя</w:t>
      </w:r>
      <w:ins w:id="1590" w:author="Tuleshov, Kurmanbek [Bolashak Atyrau Limited]" w:date="2022-10-10T12:42:00Z">
        <w:r w:rsidR="001B0EF5" w:rsidRPr="008E3902">
          <w:rPr>
            <w:lang w:val="ru-RU"/>
          </w:rPr>
          <w:t xml:space="preserve"> и</w:t>
        </w:r>
        <w:r w:rsidR="001B0EF5" w:rsidRPr="008E3902">
          <w:rPr>
            <w:lang w:val="ru-RU"/>
            <w:rPrChange w:id="1591" w:author="Tuleshov, Kurmanbek [Bolashak Atyrau Limited]" w:date="2022-10-11T11:30:00Z">
              <w:rPr/>
            </w:rPrChange>
          </w:rPr>
          <w:t xml:space="preserve"> </w:t>
        </w:r>
        <w:r w:rsidR="001B0EF5" w:rsidRPr="008E3902">
          <w:rPr>
            <w:lang w:val="ru-RU"/>
          </w:rPr>
          <w:t>IOGP</w:t>
        </w:r>
        <w:r w:rsidR="001B0EF5" w:rsidRPr="008E3902">
          <w:rPr>
            <w:lang w:val="ru-RU"/>
            <w:rPrChange w:id="1592" w:author="Tuleshov, Kurmanbek [Bolashak Atyrau Limited]" w:date="2022-10-11T11:30:00Z">
              <w:rPr/>
            </w:rPrChange>
          </w:rPr>
          <w:t xml:space="preserve"> </w:t>
        </w:r>
        <w:r w:rsidR="001B0EF5" w:rsidRPr="008E3902">
          <w:rPr>
            <w:lang w:val="ru-RU"/>
          </w:rPr>
          <w:t>S</w:t>
        </w:r>
        <w:r w:rsidR="001B0EF5" w:rsidRPr="008E3902">
          <w:rPr>
            <w:lang w:val="ru-RU"/>
            <w:rPrChange w:id="1593" w:author="Tuleshov, Kurmanbek [Bolashak Atyrau Limited]" w:date="2022-10-11T11:30:00Z">
              <w:rPr/>
            </w:rPrChange>
          </w:rPr>
          <w:t>-738</w:t>
        </w:r>
      </w:ins>
      <w:r w:rsidRPr="008E3902">
        <w:rPr>
          <w:lang w:val="ru-RU"/>
        </w:rPr>
        <w:t>. Все противоречия между нормами настоящих ТУ и инструкциями производителя должны быть доведены до сведения Заказчика для рассмотрения и принятия решения.</w:t>
      </w:r>
    </w:p>
    <w:p w14:paraId="4BB63F54" w14:textId="77777777" w:rsidR="00CD112F" w:rsidRPr="008E3902" w:rsidRDefault="00CD112F" w:rsidP="008A08E7">
      <w:pPr>
        <w:pStyle w:val="List1"/>
        <w:tabs>
          <w:tab w:val="clear" w:pos="1080"/>
          <w:tab w:val="left" w:pos="1134"/>
        </w:tabs>
        <w:ind w:left="1134" w:hanging="283"/>
        <w:rPr>
          <w:lang w:val="ru-RU"/>
        </w:rPr>
      </w:pPr>
      <w:r w:rsidRPr="008E3902">
        <w:rPr>
          <w:lang w:val="ru-RU"/>
        </w:rPr>
        <w:t>Разрешение на выполнение работ по нанесению изоляции должно быть получено от Заказчика в письменной форме.</w:t>
      </w:r>
    </w:p>
    <w:p w14:paraId="4BB63F55" w14:textId="77777777" w:rsidR="00CD112F" w:rsidRPr="008E3902" w:rsidRDefault="00CD112F" w:rsidP="008A08E7">
      <w:pPr>
        <w:pStyle w:val="List1"/>
        <w:tabs>
          <w:tab w:val="clear" w:pos="1080"/>
          <w:tab w:val="left" w:pos="1134"/>
        </w:tabs>
        <w:ind w:left="1134" w:hanging="283"/>
        <w:rPr>
          <w:lang w:val="ru-RU"/>
        </w:rPr>
      </w:pPr>
      <w:r w:rsidRPr="008E3902">
        <w:rPr>
          <w:lang w:val="ru-RU"/>
        </w:rPr>
        <w:t>Если не указано иное, изоляция не должна наноситься до окончания проверки выполнения следующих работ и испытаний:</w:t>
      </w:r>
    </w:p>
    <w:p w14:paraId="4BB63F56" w14:textId="77777777" w:rsidR="00CD112F" w:rsidRPr="008E3902" w:rsidRDefault="00CD112F" w:rsidP="000613E3">
      <w:pPr>
        <w:pStyle w:val="ListAlpha1"/>
        <w:numPr>
          <w:ilvl w:val="1"/>
          <w:numId w:val="1"/>
        </w:numPr>
        <w:tabs>
          <w:tab w:val="clear" w:pos="1080"/>
          <w:tab w:val="left" w:pos="1134"/>
        </w:tabs>
        <w:ind w:left="1134" w:firstLine="0"/>
        <w:rPr>
          <w:lang w:val="ru-RU"/>
        </w:rPr>
      </w:pPr>
      <w:r w:rsidRPr="008E3902">
        <w:rPr>
          <w:lang w:val="ru-RU"/>
        </w:rPr>
        <w:t>Необходимые гидростатические или пневматические испытания под давлением;</w:t>
      </w:r>
    </w:p>
    <w:p w14:paraId="4BB63F57"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Нанесение необходимых систем грунтовочного защитного покрытия, включая мелкий ремонт ранее нанесенных покрытий;</w:t>
      </w:r>
    </w:p>
    <w:p w14:paraId="4BB63F58" w14:textId="77777777" w:rsidR="00CD112F" w:rsidRPr="008E3902" w:rsidRDefault="00CD112F" w:rsidP="000613E3">
      <w:pPr>
        <w:pStyle w:val="ListAlpha1"/>
        <w:numPr>
          <w:ilvl w:val="1"/>
          <w:numId w:val="1"/>
        </w:numPr>
        <w:tabs>
          <w:tab w:val="clear" w:pos="1080"/>
          <w:tab w:val="left" w:pos="1134"/>
        </w:tabs>
        <w:ind w:left="1134" w:firstLine="0"/>
        <w:rPr>
          <w:lang w:val="ru-RU"/>
        </w:rPr>
      </w:pPr>
      <w:r w:rsidRPr="008E3902">
        <w:rPr>
          <w:lang w:val="ru-RU"/>
        </w:rPr>
        <w:t>Установка и испытание необходимых систем обогрева;</w:t>
      </w:r>
    </w:p>
    <w:p w14:paraId="4BB63F59" w14:textId="77777777" w:rsidR="00CD112F" w:rsidRPr="008E3902" w:rsidRDefault="00CD112F" w:rsidP="000613E3">
      <w:pPr>
        <w:pStyle w:val="ListAlpha1"/>
        <w:numPr>
          <w:ilvl w:val="1"/>
          <w:numId w:val="1"/>
        </w:numPr>
        <w:tabs>
          <w:tab w:val="clear" w:pos="1080"/>
          <w:tab w:val="left" w:pos="1134"/>
        </w:tabs>
        <w:ind w:left="1134" w:firstLine="0"/>
        <w:rPr>
          <w:lang w:val="ru-RU"/>
        </w:rPr>
      </w:pPr>
      <w:r w:rsidRPr="008E3902">
        <w:rPr>
          <w:lang w:val="ru-RU"/>
        </w:rPr>
        <w:t>Очистка поверхности, подлежащей изоляции.</w:t>
      </w:r>
    </w:p>
    <w:p w14:paraId="4BB63F5A"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t>По требованию Заказчика к нанесению изоляции можно приступить до завершения испытаний под давлением, при условии, что все сварные швы, фланцевые и резьбовые соединения остаются открытыми до окончания испытаний под давлением. Временные концы установленной изоляции должны быть всегда защищены должным образом.</w:t>
      </w:r>
    </w:p>
    <w:p w14:paraId="4BB63F5B"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t>При нанесении изоляции кольцевые стыковые швы каждой детали должны располагаться в шахматном порядке.</w:t>
      </w:r>
    </w:p>
    <w:p w14:paraId="4BB63F5C"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t>При нанесении многослойной изоляции продольные и кольцевые швы каждого последующего слоя должны располагаться в шахматном порядке относительно соответствующих швов предыдущего слоя.</w:t>
      </w:r>
    </w:p>
    <w:p w14:paraId="4BB63F5D"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t>Герметик должен быть нанесен на все швы однослойной изоляции и только на швы внешнего слоя многослойной изоляции.</w:t>
      </w:r>
    </w:p>
    <w:p w14:paraId="4BB63F5E"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t>Каждый слой многослойной изоляции должен удерживаться на месте отдельно.</w:t>
      </w:r>
    </w:p>
    <w:p w14:paraId="4BB63F5F" w14:textId="77777777" w:rsidR="00CD112F" w:rsidRPr="008E3902" w:rsidRDefault="00CD112F" w:rsidP="008A08E7">
      <w:pPr>
        <w:pStyle w:val="List1"/>
        <w:numPr>
          <w:ilvl w:val="0"/>
          <w:numId w:val="1"/>
        </w:numPr>
        <w:tabs>
          <w:tab w:val="clear" w:pos="1080"/>
          <w:tab w:val="left" w:pos="1134"/>
        </w:tabs>
        <w:ind w:left="1134" w:hanging="283"/>
        <w:rPr>
          <w:lang w:val="ru-RU"/>
        </w:rPr>
      </w:pPr>
      <w:r w:rsidRPr="008E3902">
        <w:rPr>
          <w:lang w:val="ru-RU"/>
        </w:rPr>
        <w:lastRenderedPageBreak/>
        <w:t>Вся изоляция должна быть ровной, без трещин, пор и вмятин размером более 3 мм (1/8 дюйма). Вся изоляция с трещинами, порами и вмятинами размером более 3 мм (1/8 дюйма) должна быть нанесена повторно, а не отремонтирована.</w:t>
      </w:r>
    </w:p>
    <w:p w14:paraId="4BB63F60" w14:textId="7777777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Заказчик должен обозначить участки, на которых требуется использовать изоляцию из ячеистого стекла с покрытием на внутренней поверхности. К таким участкам можно отнести следующие:</w:t>
      </w:r>
    </w:p>
    <w:p w14:paraId="4BB63F61"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Изолируемая поверхность подвержена колебаниям или циклическим изменениям температуры в диапазоне рабочих температур больше, чем 200°C (400°F).</w:t>
      </w:r>
    </w:p>
    <w:p w14:paraId="4BB63F62" w14:textId="77777777" w:rsidR="00CD112F" w:rsidRPr="008E3902" w:rsidRDefault="00CD112F" w:rsidP="000613E3">
      <w:pPr>
        <w:pStyle w:val="ListAlpha1"/>
        <w:numPr>
          <w:ilvl w:val="1"/>
          <w:numId w:val="1"/>
        </w:numPr>
        <w:tabs>
          <w:tab w:val="clear" w:pos="1080"/>
          <w:tab w:val="left" w:pos="1134"/>
        </w:tabs>
        <w:ind w:left="1134" w:firstLine="0"/>
        <w:rPr>
          <w:lang w:val="ru-RU"/>
        </w:rPr>
      </w:pPr>
      <w:r w:rsidRPr="008E3902">
        <w:rPr>
          <w:lang w:val="ru-RU"/>
        </w:rPr>
        <w:t>Поверхность, подлежащая изоляции, испытывает интенсивные вибрации.</w:t>
      </w:r>
    </w:p>
    <w:p w14:paraId="4BB63F63" w14:textId="77777777" w:rsidR="00CD112F" w:rsidRPr="008E3902" w:rsidRDefault="00CD112F" w:rsidP="00DA3844">
      <w:pPr>
        <w:pStyle w:val="ListAlpha1"/>
        <w:numPr>
          <w:ilvl w:val="1"/>
          <w:numId w:val="1"/>
        </w:numPr>
        <w:tabs>
          <w:tab w:val="clear" w:pos="1080"/>
          <w:tab w:val="left" w:pos="1560"/>
        </w:tabs>
        <w:ind w:left="1418" w:hanging="284"/>
        <w:rPr>
          <w:lang w:val="ru-RU"/>
        </w:rPr>
      </w:pPr>
      <w:r w:rsidRPr="008E3902">
        <w:rPr>
          <w:lang w:val="ru-RU"/>
        </w:rPr>
        <w:t>Изоляция несет нагрузку трубы, например, в месте расположения трубной подвески или опоры.</w:t>
      </w:r>
    </w:p>
    <w:p w14:paraId="4BB63F64" w14:textId="7777777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На элементах конструкции, кроме штуцеров, выступающих через изоляцию на оборудовании и трубопроводах, должен быть изолирован участок длиной, как минимум, 4 толщины прилегающей изоляции, измеренный от поверхности оборудования или трубы.</w:t>
      </w:r>
    </w:p>
    <w:p w14:paraId="4BB63F65" w14:textId="7777777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Толщина изоляции для выступающих элементов должна быть равна половине толщины изоляции прилегающей поверхности, но не меньше, чем 40 мм (1-1/2 дюйма).</w:t>
      </w:r>
    </w:p>
    <w:p w14:paraId="4BB63F66" w14:textId="0A47A85B"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 xml:space="preserve">При толщине изоляции не более </w:t>
      </w:r>
      <w:del w:id="1594" w:author="Tuleshov, Kurmanbek [Bolashak Atyrau Limited]" w:date="2022-10-10T12:42:00Z">
        <w:r w:rsidRPr="008E3902" w:rsidDel="00DF3A70">
          <w:rPr>
            <w:lang w:val="ru-RU"/>
          </w:rPr>
          <w:delText xml:space="preserve">70 </w:delText>
        </w:r>
      </w:del>
      <w:ins w:id="1595" w:author="Tuleshov, Kurmanbek [Bolashak Atyrau Limited]" w:date="2022-10-10T12:42:00Z">
        <w:r w:rsidR="00DF3A70" w:rsidRPr="008E3902">
          <w:rPr>
            <w:lang w:val="ru-RU"/>
          </w:rPr>
          <w:t xml:space="preserve">75 </w:t>
        </w:r>
      </w:ins>
      <w:r w:rsidRPr="008E3902">
        <w:rPr>
          <w:lang w:val="ru-RU"/>
        </w:rPr>
        <w:t>мм изоляция должна наноситься в один слой, а при толщине 80 мм и больше - в два слоя. При заказе готовой изоляции, производителю следует указать на необходимость двухслойной изоляции, чтобы слои вставлялись друг в друга должным образом.</w:t>
      </w:r>
    </w:p>
    <w:p w14:paraId="4BB63F67" w14:textId="7777777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Поверхность трубы, подлежащая изоляции, включая все фитинги, клапаны, фланцы и т.п., должна быть очищена от масла, смазки и прочих посторонних веществ, и должна быть освобождена от влаги перед нанесением любой изоляции и покрашена в соответствии с ТУ COM-SU-4743-TCO.</w:t>
      </w:r>
    </w:p>
    <w:p w14:paraId="4BB63F68" w14:textId="7777777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Изоляция должна наноситься только тогда, когда она может быть должным образом защищена обшивкой от воздействия погодных условий до окончания рабочего дня или до прогнозируемого момента наступления ненастной погоды.</w:t>
      </w:r>
    </w:p>
    <w:p w14:paraId="4BB63F69" w14:textId="5E522C07" w:rsidR="00CD112F" w:rsidRPr="008E3902" w:rsidRDefault="00CD112F" w:rsidP="000613E3">
      <w:pPr>
        <w:pStyle w:val="List1"/>
        <w:numPr>
          <w:ilvl w:val="0"/>
          <w:numId w:val="1"/>
        </w:numPr>
        <w:tabs>
          <w:tab w:val="clear" w:pos="1080"/>
          <w:tab w:val="left" w:pos="1134"/>
        </w:tabs>
        <w:ind w:left="1134" w:hanging="425"/>
        <w:rPr>
          <w:lang w:val="ru-RU"/>
        </w:rPr>
      </w:pPr>
      <w:r w:rsidRPr="008E3902">
        <w:rPr>
          <w:lang w:val="ru-RU"/>
        </w:rPr>
        <w:t>Вся изоляция должна быть плотно пригнана, а все швы должны быть герметично состыкованы. Кольцевые швы на однослойной изоляции должны располагаться в шахматном порядке. На двухслойной изоляции как продольные, так и кольцевые швы должны располагаться в шахматном порядке между слоями. С целью сохранения тепла необходимо хорошо заделывать изоляцию вокруг U-образных болтов и прочих небольших опор. На трубах с кольцами жесткости необходимо хорошо заделывать изоляцию в области выступающих колец жесткости.</w:t>
      </w:r>
    </w:p>
    <w:p w14:paraId="08997F57" w14:textId="41B1CD4E" w:rsidR="00703441" w:rsidRPr="008E3902" w:rsidRDefault="00703441">
      <w:pPr>
        <w:pStyle w:val="List1"/>
        <w:numPr>
          <w:ilvl w:val="0"/>
          <w:numId w:val="1"/>
        </w:numPr>
        <w:tabs>
          <w:tab w:val="clear" w:pos="1080"/>
          <w:tab w:val="left" w:pos="1134"/>
        </w:tabs>
        <w:ind w:left="1134" w:hanging="425"/>
        <w:rPr>
          <w:ins w:id="1596" w:author="Tuleshov, Kurmanbek [Bolashak Atyrau Limited]" w:date="2022-10-10T12:46:00Z"/>
          <w:lang w:val="ru-RU"/>
          <w:rPrChange w:id="1597" w:author="Tuleshov, Kurmanbek [Bolashak Atyrau Limited]" w:date="2022-10-10T22:08:00Z">
            <w:rPr>
              <w:ins w:id="1598" w:author="Tuleshov, Kurmanbek [Bolashak Atyrau Limited]" w:date="2022-10-10T12:46:00Z"/>
            </w:rPr>
          </w:rPrChange>
        </w:rPr>
        <w:pPrChange w:id="1599" w:author="Tuleshov, Kurmanbek [Bolashak Atyrau Limited]" w:date="2022-10-10T14:43:00Z">
          <w:pPr>
            <w:pStyle w:val="List1"/>
          </w:pPr>
        </w:pPrChange>
      </w:pPr>
      <w:ins w:id="1600" w:author="Tuleshov, Kurmanbek [Bolashak Atyrau Limited]" w:date="2022-10-10T12:46:00Z">
        <w:r w:rsidRPr="008E3902">
          <w:rPr>
            <w:lang w:val="ru-RU"/>
            <w:rPrChange w:id="1601" w:author="Tuleshov, Kurmanbek [Bolashak Atyrau Limited]" w:date="2022-10-10T22:08:00Z">
              <w:rPr/>
            </w:rPrChange>
          </w:rPr>
          <w:t xml:space="preserve">Вертикальные линии длиннее 6100 мм (20 футов) должны иметь приваренные опорные кольца изоляции с интервалом примерно 5400 мм (18 футов). Для гибкой аэрогелевой изоляции опорные кольца не требуются, однако опора </w:t>
        </w:r>
      </w:ins>
      <w:ins w:id="1602" w:author="Tuleshov, Kurmanbek [Bolashak Atyrau Limited]" w:date="2022-10-10T12:48:00Z">
        <w:r w:rsidR="001C4A7C" w:rsidRPr="008E3902">
          <w:rPr>
            <w:lang w:val="ru-RU"/>
          </w:rPr>
          <w:t>обшивки</w:t>
        </w:r>
      </w:ins>
      <w:ins w:id="1603" w:author="Tuleshov, Kurmanbek [Bolashak Atyrau Limited]" w:date="2022-10-10T12:46:00Z">
        <w:r w:rsidRPr="008E3902">
          <w:rPr>
            <w:lang w:val="ru-RU"/>
            <w:rPrChange w:id="1604" w:author="Tuleshov, Kurmanbek [Bolashak Atyrau Limited]" w:date="2022-10-10T22:08:00Z">
              <w:rPr/>
            </w:rPrChange>
          </w:rPr>
          <w:t xml:space="preserve"> должна располагаться чуть выше нижнего </w:t>
        </w:r>
      </w:ins>
      <w:ins w:id="1605" w:author="Tuleshov, Kurmanbek [Bolashak Atyrau Limited]" w:date="2022-10-10T12:49:00Z">
        <w:r w:rsidR="00CE649F" w:rsidRPr="008E3902">
          <w:rPr>
            <w:lang w:val="ru-RU"/>
          </w:rPr>
          <w:t>отвода</w:t>
        </w:r>
      </w:ins>
      <w:ins w:id="1606" w:author="Tuleshov, Kurmanbek [Bolashak Atyrau Limited]" w:date="2022-10-10T12:46:00Z">
        <w:r w:rsidRPr="008E3902">
          <w:rPr>
            <w:lang w:val="ru-RU"/>
            <w:rPrChange w:id="1607" w:author="Tuleshov, Kurmanbek [Bolashak Atyrau Limited]" w:date="2022-10-10T22:08:00Z">
              <w:rPr/>
            </w:rPrChange>
          </w:rPr>
          <w:t xml:space="preserve"> или касательной</w:t>
        </w:r>
      </w:ins>
      <w:ins w:id="1608" w:author="Tuleshov, Kurmanbek [Bolashak Atyrau Limited]" w:date="2022-10-10T12:50:00Z">
        <w:r w:rsidR="00CE649F" w:rsidRPr="008E3902">
          <w:rPr>
            <w:lang w:val="ru-RU"/>
          </w:rPr>
          <w:t xml:space="preserve"> прямой</w:t>
        </w:r>
      </w:ins>
      <w:ins w:id="1609" w:author="Tuleshov, Kurmanbek [Bolashak Atyrau Limited]" w:date="2022-10-10T12:46:00Z">
        <w:r w:rsidRPr="008E3902">
          <w:rPr>
            <w:lang w:val="ru-RU"/>
            <w:rPrChange w:id="1610" w:author="Tuleshov, Kurmanbek [Bolashak Atyrau Limited]" w:date="2022-10-10T22:08:00Z">
              <w:rPr/>
            </w:rPrChange>
          </w:rPr>
          <w:t xml:space="preserve">. Дополнительные опоры </w:t>
        </w:r>
      </w:ins>
      <w:ins w:id="1611" w:author="Tuleshov, Kurmanbek [Bolashak Atyrau Limited]" w:date="2022-10-10T12:50:00Z">
        <w:r w:rsidR="00CE649F" w:rsidRPr="008E3902">
          <w:rPr>
            <w:lang w:val="ru-RU"/>
          </w:rPr>
          <w:t>обшивки</w:t>
        </w:r>
      </w:ins>
      <w:ins w:id="1612" w:author="Tuleshov, Kurmanbek [Bolashak Atyrau Limited]" w:date="2022-10-10T12:46:00Z">
        <w:r w:rsidRPr="008E3902">
          <w:rPr>
            <w:lang w:val="ru-RU"/>
            <w:rPrChange w:id="1613" w:author="Tuleshov, Kurmanbek [Bolashak Atyrau Limited]" w:date="2022-10-10T22:08:00Z">
              <w:rPr/>
            </w:rPrChange>
          </w:rPr>
          <w:t xml:space="preserve"> могут потребоваться в соответствии с печатными инструкциями производителя.</w:t>
        </w:r>
      </w:ins>
    </w:p>
    <w:p w14:paraId="2D3A642B" w14:textId="77C40809" w:rsidR="002E30FC" w:rsidRPr="008E3902" w:rsidRDefault="00B63A55">
      <w:pPr>
        <w:pStyle w:val="List1"/>
        <w:numPr>
          <w:ilvl w:val="0"/>
          <w:numId w:val="1"/>
        </w:numPr>
        <w:tabs>
          <w:tab w:val="clear" w:pos="1080"/>
          <w:tab w:val="left" w:pos="1134"/>
        </w:tabs>
        <w:ind w:left="1134" w:hanging="425"/>
        <w:rPr>
          <w:ins w:id="1614" w:author="Tuleshov, Kurmanbek [Bolashak Atyrau Limited]" w:date="2022-10-10T12:42:00Z"/>
          <w:lang w:val="ru-RU"/>
          <w:rPrChange w:id="1615" w:author="Tuleshov, Kurmanbek [Bolashak Atyrau Limited]" w:date="2022-10-10T22:08:00Z">
            <w:rPr>
              <w:ins w:id="1616" w:author="Tuleshov, Kurmanbek [Bolashak Atyrau Limited]" w:date="2022-10-10T12:42:00Z"/>
            </w:rPr>
          </w:rPrChange>
        </w:rPr>
        <w:pPrChange w:id="1617" w:author="Tuleshov, Kurmanbek [Bolashak Atyrau Limited]" w:date="2022-10-10T14:43:00Z">
          <w:pPr>
            <w:pStyle w:val="List1"/>
          </w:pPr>
        </w:pPrChange>
      </w:pPr>
      <w:ins w:id="1618" w:author="Tuleshov, Kurmanbek [Bolashak Atyrau Limited]" w:date="2022-10-10T12:53:00Z">
        <w:r w:rsidRPr="008E3902">
          <w:rPr>
            <w:lang w:val="ru-RU"/>
            <w:rPrChange w:id="1619" w:author="Tuleshov, Kurmanbek [Bolashak Atyrau Limited]" w:date="2022-10-10T22:08:00Z">
              <w:rPr/>
            </w:rPrChange>
          </w:rPr>
          <w:t>25-мм (1-дюймовый) компенса</w:t>
        </w:r>
      </w:ins>
      <w:ins w:id="1620" w:author="Tuleshov, Kurmanbek [Bolashak Atyrau Limited]" w:date="2022-10-10T12:54:00Z">
        <w:r w:rsidRPr="008E3902">
          <w:rPr>
            <w:lang w:val="ru-RU"/>
          </w:rPr>
          <w:t>тор</w:t>
        </w:r>
      </w:ins>
      <w:ins w:id="1621" w:author="Tuleshov, Kurmanbek [Bolashak Atyrau Limited]" w:date="2022-10-10T12:53:00Z">
        <w:r w:rsidRPr="008E3902">
          <w:rPr>
            <w:lang w:val="ru-RU"/>
            <w:rPrChange w:id="1622" w:author="Tuleshov, Kurmanbek [Bolashak Atyrau Limited]" w:date="2022-10-10T22:08:00Z">
              <w:rPr/>
            </w:rPrChange>
          </w:rPr>
          <w:t>, заполненный эластичным матовым материалом из минерального волокна, должен быть предусмотрен под опорным кольцом изоляции</w:t>
        </w:r>
      </w:ins>
      <w:ins w:id="1623" w:author="Tuleshov, Kurmanbek [Bolashak Atyrau Limited]" w:date="2022-10-10T12:42:00Z">
        <w:r w:rsidR="002E30FC" w:rsidRPr="008E3902">
          <w:rPr>
            <w:lang w:val="ru-RU"/>
            <w:rPrChange w:id="1624" w:author="Tuleshov, Kurmanbek [Bolashak Atyrau Limited]" w:date="2022-10-10T22:08:00Z">
              <w:rPr/>
            </w:rPrChange>
          </w:rPr>
          <w:t>.</w:t>
        </w:r>
      </w:ins>
    </w:p>
    <w:p w14:paraId="34217EA4" w14:textId="3095FB00" w:rsidR="002E30FC" w:rsidRPr="008E3902" w:rsidRDefault="00C22718">
      <w:pPr>
        <w:pStyle w:val="List1"/>
        <w:numPr>
          <w:ilvl w:val="0"/>
          <w:numId w:val="1"/>
        </w:numPr>
        <w:tabs>
          <w:tab w:val="clear" w:pos="1080"/>
          <w:tab w:val="left" w:pos="1134"/>
        </w:tabs>
        <w:ind w:left="1134" w:hanging="425"/>
        <w:rPr>
          <w:ins w:id="1625" w:author="Tuleshov, Kurmanbek [Bolashak Atyrau Limited]" w:date="2022-10-10T12:42:00Z"/>
          <w:lang w:val="ru-RU"/>
          <w:rPrChange w:id="1626" w:author="Tuleshov, Kurmanbek [Bolashak Atyrau Limited]" w:date="2022-10-10T22:08:00Z">
            <w:rPr>
              <w:ins w:id="1627" w:author="Tuleshov, Kurmanbek [Bolashak Atyrau Limited]" w:date="2022-10-10T12:42:00Z"/>
            </w:rPr>
          </w:rPrChange>
        </w:rPr>
        <w:pPrChange w:id="1628" w:author="Tuleshov, Kurmanbek [Bolashak Atyrau Limited]" w:date="2022-10-10T14:43:00Z">
          <w:pPr>
            <w:pStyle w:val="List1"/>
          </w:pPr>
        </w:pPrChange>
      </w:pPr>
      <w:ins w:id="1629" w:author="Tuleshov, Kurmanbek [Bolashak Atyrau Limited]" w:date="2022-10-10T14:36:00Z">
        <w:r w:rsidRPr="008E3902">
          <w:rPr>
            <w:lang w:val="ru-RU"/>
            <w:rPrChange w:id="1630" w:author="Tuleshov, Kurmanbek [Bolashak Atyrau Limited]" w:date="2022-10-10T22:08:00Z">
              <w:rPr>
                <w:rStyle w:val="q4iawc"/>
                <w:rFonts w:ascii="Roboto" w:hAnsi="Roboto"/>
                <w:sz w:val="27"/>
                <w:szCs w:val="27"/>
                <w:shd w:val="clear" w:color="auto" w:fill="D2E3FC"/>
              </w:rPr>
            </w:rPrChange>
          </w:rPr>
          <w:lastRenderedPageBreak/>
          <w:t xml:space="preserve">Изоляция не должна закрывать паспортные таблички сосудов и механизмов и </w:t>
        </w:r>
      </w:ins>
      <w:ins w:id="1631" w:author="Tuleshov, Kurmanbek [Bolashak Atyrau Limited]" w:date="2022-10-10T14:38:00Z">
        <w:r w:rsidRPr="00B10A72">
          <w:rPr>
            <w:rPrChange w:id="1632" w:author="Tuleshov, Kurmanbek [Bolashak Atyrau Limited]" w:date="2022-11-03T14:27:00Z">
              <w:rPr>
                <w:rStyle w:val="q4iawc"/>
                <w:rFonts w:ascii="Roboto" w:hAnsi="Roboto"/>
                <w:sz w:val="27"/>
                <w:szCs w:val="27"/>
                <w:shd w:val="clear" w:color="auto" w:fill="D2E3FC"/>
                <w:lang w:val="ru-RU"/>
              </w:rPr>
            </w:rPrChange>
          </w:rPr>
          <w:t>инспекционные</w:t>
        </w:r>
      </w:ins>
      <w:ins w:id="1633" w:author="Tuleshov, Kurmanbek [Bolashak Atyrau Limited]" w:date="2022-10-10T14:36:00Z">
        <w:r w:rsidRPr="008E3902">
          <w:rPr>
            <w:lang w:val="ru-RU"/>
            <w:rPrChange w:id="1634" w:author="Tuleshov, Kurmanbek [Bolashak Atyrau Limited]" w:date="2022-10-10T22:08:00Z">
              <w:rPr>
                <w:rStyle w:val="q4iawc"/>
                <w:rFonts w:ascii="Roboto" w:hAnsi="Roboto"/>
                <w:sz w:val="27"/>
                <w:szCs w:val="27"/>
                <w:shd w:val="clear" w:color="auto" w:fill="D2E3FC"/>
              </w:rPr>
            </w:rPrChange>
          </w:rPr>
          <w:t xml:space="preserve"> таблички.</w:t>
        </w:r>
        <w:r w:rsidRPr="008E3902">
          <w:rPr>
            <w:lang w:val="ru-RU"/>
            <w:rPrChange w:id="1635" w:author="Tuleshov, Kurmanbek [Bolashak Atyrau Limited]" w:date="2022-10-10T22:08:00Z">
              <w:rPr>
                <w:rFonts w:ascii="Roboto" w:hAnsi="Roboto"/>
                <w:sz w:val="27"/>
                <w:szCs w:val="27"/>
                <w:shd w:val="clear" w:color="auto" w:fill="F5F5F5"/>
              </w:rPr>
            </w:rPrChange>
          </w:rPr>
          <w:t xml:space="preserve"> </w:t>
        </w:r>
        <w:r w:rsidRPr="008E3902">
          <w:rPr>
            <w:lang w:val="ru-RU"/>
            <w:rPrChange w:id="1636" w:author="Tuleshov, Kurmanbek [Bolashak Atyrau Limited]" w:date="2022-10-10T22:08:00Z">
              <w:rPr>
                <w:rStyle w:val="q4iawc"/>
                <w:rFonts w:ascii="Roboto" w:hAnsi="Roboto"/>
                <w:sz w:val="27"/>
                <w:szCs w:val="27"/>
                <w:shd w:val="clear" w:color="auto" w:fill="F5F5F5"/>
              </w:rPr>
            </w:rPrChange>
          </w:rPr>
          <w:t>Изоляция должна быть скошена от пластин и герметизирована от проникновения воды.</w:t>
        </w:r>
      </w:ins>
    </w:p>
    <w:p w14:paraId="04043C30" w14:textId="730B6649" w:rsidR="002E30FC" w:rsidRPr="008E3902" w:rsidRDefault="00C22718">
      <w:pPr>
        <w:pStyle w:val="List1"/>
        <w:numPr>
          <w:ilvl w:val="0"/>
          <w:numId w:val="1"/>
        </w:numPr>
        <w:tabs>
          <w:tab w:val="clear" w:pos="1080"/>
          <w:tab w:val="left" w:pos="1134"/>
        </w:tabs>
        <w:ind w:left="1134" w:hanging="425"/>
        <w:rPr>
          <w:ins w:id="1637" w:author="Tuleshov, Kurmanbek [Bolashak Atyrau Limited]" w:date="2022-10-10T12:42:00Z"/>
          <w:lang w:val="ru-RU"/>
          <w:rPrChange w:id="1638" w:author="Tuleshov, Kurmanbek [Bolashak Atyrau Limited]" w:date="2022-10-10T22:08:00Z">
            <w:rPr>
              <w:ins w:id="1639" w:author="Tuleshov, Kurmanbek [Bolashak Atyrau Limited]" w:date="2022-10-10T12:42:00Z"/>
            </w:rPr>
          </w:rPrChange>
        </w:rPr>
        <w:pPrChange w:id="1640" w:author="Tuleshov, Kurmanbek [Bolashak Atyrau Limited]" w:date="2022-10-10T14:43:00Z">
          <w:pPr>
            <w:pStyle w:val="List1"/>
          </w:pPr>
        </w:pPrChange>
      </w:pPr>
      <w:ins w:id="1641" w:author="Tuleshov, Kurmanbek [Bolashak Atyrau Limited]" w:date="2022-10-10T14:38:00Z">
        <w:r w:rsidRPr="008E3902">
          <w:rPr>
            <w:lang w:val="ru-RU"/>
            <w:rPrChange w:id="1642" w:author="Tuleshov, Kurmanbek [Bolashak Atyrau Limited]" w:date="2022-10-10T22:08:00Z">
              <w:rPr>
                <w:rFonts w:ascii="Roboto" w:hAnsi="Roboto"/>
                <w:sz w:val="36"/>
                <w:szCs w:val="36"/>
                <w:shd w:val="clear" w:color="auto" w:fill="F5F5F5"/>
              </w:rPr>
            </w:rPrChange>
          </w:rPr>
          <w:t>Подвижные части механического оборудования должны быть защищены при установке изоляции</w:t>
        </w:r>
      </w:ins>
      <w:ins w:id="1643" w:author="Tuleshov, Kurmanbek [Bolashak Atyrau Limited]" w:date="2022-10-10T12:42:00Z">
        <w:r w:rsidR="002E30FC" w:rsidRPr="008E3902">
          <w:rPr>
            <w:lang w:val="ru-RU"/>
            <w:rPrChange w:id="1644" w:author="Tuleshov, Kurmanbek [Bolashak Atyrau Limited]" w:date="2022-10-10T22:08:00Z">
              <w:rPr/>
            </w:rPrChange>
          </w:rPr>
          <w:t>.</w:t>
        </w:r>
      </w:ins>
    </w:p>
    <w:p w14:paraId="3185B26A" w14:textId="35E57A0F" w:rsidR="002E30FC" w:rsidRPr="008E3902" w:rsidRDefault="00C22718">
      <w:pPr>
        <w:pStyle w:val="List1"/>
        <w:numPr>
          <w:ilvl w:val="0"/>
          <w:numId w:val="1"/>
        </w:numPr>
        <w:tabs>
          <w:tab w:val="clear" w:pos="1080"/>
          <w:tab w:val="left" w:pos="1134"/>
        </w:tabs>
        <w:ind w:left="1134" w:hanging="425"/>
        <w:rPr>
          <w:ins w:id="1645" w:author="Tuleshov, Kurmanbek [Bolashak Atyrau Limited]" w:date="2022-10-10T12:42:00Z"/>
          <w:lang w:val="ru-RU"/>
          <w:rPrChange w:id="1646" w:author="Tuleshov, Kurmanbek [Bolashak Atyrau Limited]" w:date="2022-10-10T22:08:00Z">
            <w:rPr>
              <w:ins w:id="1647" w:author="Tuleshov, Kurmanbek [Bolashak Atyrau Limited]" w:date="2022-10-10T12:42:00Z"/>
            </w:rPr>
          </w:rPrChange>
        </w:rPr>
        <w:pPrChange w:id="1648" w:author="Tuleshov, Kurmanbek [Bolashak Atyrau Limited]" w:date="2022-10-10T14:43:00Z">
          <w:pPr>
            <w:pStyle w:val="List1"/>
          </w:pPr>
        </w:pPrChange>
      </w:pPr>
      <w:ins w:id="1649" w:author="Tuleshov, Kurmanbek [Bolashak Atyrau Limited]" w:date="2022-10-10T14:39:00Z">
        <w:r w:rsidRPr="008E3902">
          <w:rPr>
            <w:lang w:val="ru-RU"/>
            <w:rPrChange w:id="1650" w:author="Tuleshov, Kurmanbek [Bolashak Atyrau Limited]" w:date="2022-10-10T22:08:00Z">
              <w:rPr>
                <w:rFonts w:ascii="Roboto" w:hAnsi="Roboto"/>
                <w:sz w:val="36"/>
                <w:szCs w:val="36"/>
                <w:shd w:val="clear" w:color="auto" w:fill="F5F5F5"/>
              </w:rPr>
            </w:rPrChange>
          </w:rPr>
          <w:t>Жесткая блочная изоляция для горячих применений должна быть установлена в соответствии с PIP INIH1000</w:t>
        </w:r>
      </w:ins>
      <w:ins w:id="1651" w:author="Tuleshov, Kurmanbek [Bolashak Atyrau Limited]" w:date="2022-10-10T12:42:00Z">
        <w:r w:rsidR="002E30FC" w:rsidRPr="008E3902">
          <w:rPr>
            <w:lang w:val="ru-RU"/>
            <w:rPrChange w:id="1652" w:author="Tuleshov, Kurmanbek [Bolashak Atyrau Limited]" w:date="2022-10-10T22:08:00Z">
              <w:rPr/>
            </w:rPrChange>
          </w:rPr>
          <w:t>.</w:t>
        </w:r>
      </w:ins>
    </w:p>
    <w:p w14:paraId="4543F445" w14:textId="4F764EEA" w:rsidR="00D92CD7" w:rsidRPr="008E3902" w:rsidRDefault="0039747F" w:rsidP="000613E3">
      <w:pPr>
        <w:pStyle w:val="List1"/>
        <w:numPr>
          <w:ilvl w:val="0"/>
          <w:numId w:val="1"/>
        </w:numPr>
        <w:tabs>
          <w:tab w:val="clear" w:pos="1080"/>
          <w:tab w:val="left" w:pos="1134"/>
        </w:tabs>
        <w:ind w:left="1134" w:hanging="425"/>
        <w:rPr>
          <w:ins w:id="1653" w:author="Tuleshov, Kurmanbek [Bolashak Atyrau Limited]" w:date="2022-10-10T23:41:00Z"/>
          <w:lang w:val="ru-RU"/>
        </w:rPr>
      </w:pPr>
      <w:ins w:id="1654" w:author="Tuleshov, Kurmanbek [Bolashak Atyrau Limited]" w:date="2022-10-10T14:43:00Z">
        <w:r w:rsidRPr="008E3902">
          <w:rPr>
            <w:lang w:val="ru-RU"/>
          </w:rPr>
          <w:t>Установка предварительно отформованной гибкой эластомерной изоляции должна соответствовать ASTM C1710 и спецификациям производителя.</w:t>
        </w:r>
      </w:ins>
    </w:p>
    <w:p w14:paraId="08BE3D7B" w14:textId="4AB9F37A" w:rsidR="002D7D7F" w:rsidRPr="008E3902" w:rsidRDefault="002D7D7F" w:rsidP="000613E3">
      <w:pPr>
        <w:pStyle w:val="List1"/>
        <w:numPr>
          <w:ilvl w:val="0"/>
          <w:numId w:val="1"/>
        </w:numPr>
        <w:tabs>
          <w:tab w:val="clear" w:pos="1080"/>
          <w:tab w:val="left" w:pos="1134"/>
        </w:tabs>
        <w:ind w:left="1134" w:hanging="425"/>
        <w:rPr>
          <w:ins w:id="1655" w:author="Tuleshov, Kurmanbek [Bolashak Atyrau Limited]" w:date="2022-10-10T14:45:00Z"/>
          <w:lang w:val="ru-RU"/>
        </w:rPr>
      </w:pPr>
      <w:ins w:id="1656" w:author="Tuleshov, Kurmanbek [Bolashak Atyrau Limited]" w:date="2022-10-10T23:41:00Z">
        <w:r w:rsidRPr="008E3902">
          <w:rPr>
            <w:lang w:val="ru-RU"/>
          </w:rPr>
          <w:t>Установка гибкой аэрогелевой изоляции должна соответствовать спецификациям производителя.</w:t>
        </w:r>
      </w:ins>
    </w:p>
    <w:p w14:paraId="4BB63F6A" w14:textId="77777777" w:rsidR="00CD112F" w:rsidRPr="008E3902" w:rsidRDefault="00CD112F" w:rsidP="000656E2">
      <w:pPr>
        <w:pStyle w:val="Heading2"/>
        <w:rPr>
          <w:lang w:val="ru-RU"/>
        </w:rPr>
      </w:pPr>
      <w:bookmarkStart w:id="1657" w:name="_Toc325464852"/>
      <w:bookmarkStart w:id="1658" w:name="_Toc117352173"/>
      <w:r w:rsidRPr="008E3902">
        <w:rPr>
          <w:lang w:val="ru-RU"/>
        </w:rPr>
        <w:t>Крепление</w:t>
      </w:r>
      <w:bookmarkEnd w:id="1657"/>
      <w:bookmarkEnd w:id="1658"/>
    </w:p>
    <w:p w14:paraId="701AE140" w14:textId="603425C2" w:rsidR="00EE4C84" w:rsidRPr="008E3902" w:rsidRDefault="00F867E7">
      <w:pPr>
        <w:pStyle w:val="ListParagraph"/>
        <w:numPr>
          <w:ilvl w:val="6"/>
          <w:numId w:val="1"/>
        </w:numPr>
        <w:ind w:left="1134" w:right="663" w:hanging="283"/>
        <w:rPr>
          <w:ins w:id="1659" w:author="Tuleshov, Kurmanbek [Bolashak Atyrau Limited]" w:date="2022-10-10T14:46:00Z"/>
          <w:lang w:val="ru-RU"/>
          <w:rPrChange w:id="1660" w:author="Tuleshov, Kurmanbek [Bolashak Atyrau Limited]" w:date="2022-10-10T22:09:00Z">
            <w:rPr>
              <w:ins w:id="1661" w:author="Tuleshov, Kurmanbek [Bolashak Atyrau Limited]" w:date="2022-10-10T14:46:00Z"/>
            </w:rPr>
          </w:rPrChange>
        </w:rPr>
        <w:pPrChange w:id="1662" w:author="Tuleshov, Kurmanbek [Bolashak Atyrau Limited]" w:date="2022-10-10T22:09:00Z">
          <w:pPr/>
        </w:pPrChange>
      </w:pPr>
      <w:ins w:id="1663" w:author="Tuleshov, Kurmanbek [Bolashak Atyrau Limited]" w:date="2022-10-10T22:09:00Z">
        <w:r w:rsidRPr="008E3902">
          <w:rPr>
            <w:color w:val="000000"/>
            <w:lang w:val="ru-RU" w:eastAsia="en-US"/>
            <w:rPrChange w:id="1664" w:author="Tuleshov, Kurmanbek [Bolashak Atyrau Limited]" w:date="2022-10-10T22:10:00Z">
              <w:rPr>
                <w:rFonts w:ascii="Roboto" w:hAnsi="Roboto"/>
                <w:sz w:val="36"/>
                <w:szCs w:val="36"/>
                <w:shd w:val="clear" w:color="auto" w:fill="D2E3FC"/>
              </w:rPr>
            </w:rPrChange>
          </w:rPr>
          <w:t xml:space="preserve">Изоляция и </w:t>
        </w:r>
      </w:ins>
      <w:ins w:id="1665" w:author="Tuleshov, Kurmanbek [Bolashak Atyrau Limited]" w:date="2022-10-10T22:10:00Z">
        <w:r w:rsidR="00290BF7" w:rsidRPr="008E3902">
          <w:rPr>
            <w:color w:val="000000"/>
            <w:lang w:val="ru-RU" w:eastAsia="en-US"/>
          </w:rPr>
          <w:t>обшивка</w:t>
        </w:r>
      </w:ins>
      <w:ins w:id="1666" w:author="Tuleshov, Kurmanbek [Bolashak Atyrau Limited]" w:date="2022-10-10T22:09:00Z">
        <w:r w:rsidRPr="008E3902">
          <w:rPr>
            <w:color w:val="000000"/>
            <w:lang w:val="ru-RU" w:eastAsia="en-US"/>
            <w:rPrChange w:id="1667" w:author="Tuleshov, Kurmanbek [Bolashak Atyrau Limited]" w:date="2022-10-10T22:10:00Z">
              <w:rPr>
                <w:rFonts w:ascii="Roboto" w:hAnsi="Roboto"/>
                <w:sz w:val="36"/>
                <w:szCs w:val="36"/>
                <w:shd w:val="clear" w:color="auto" w:fill="D2E3FC"/>
              </w:rPr>
            </w:rPrChange>
          </w:rPr>
          <w:t xml:space="preserve"> должны быть закреплены, как показано</w:t>
        </w:r>
        <w:r w:rsidRPr="008E3902">
          <w:rPr>
            <w:color w:val="000000"/>
            <w:lang w:val="ru-RU" w:eastAsia="en-US"/>
            <w:rPrChange w:id="1668" w:author="Tuleshov, Kurmanbek [Bolashak Atyrau Limited]" w:date="2022-10-10T22:10:00Z">
              <w:rPr>
                <w:highlight w:val="yellow"/>
              </w:rPr>
            </w:rPrChange>
          </w:rPr>
          <w:t xml:space="preserve"> </w:t>
        </w:r>
        <w:r w:rsidRPr="008E3902">
          <w:rPr>
            <w:color w:val="000000"/>
            <w:lang w:val="ru-RU" w:eastAsia="en-US"/>
            <w:rPrChange w:id="1669" w:author="Tuleshov, Kurmanbek [Bolashak Atyrau Limited]" w:date="2022-10-10T22:10:00Z">
              <w:rPr>
                <w:rFonts w:ascii="Roboto" w:hAnsi="Roboto"/>
                <w:sz w:val="36"/>
                <w:szCs w:val="36"/>
                <w:shd w:val="clear" w:color="auto" w:fill="D2E3FC"/>
              </w:rPr>
            </w:rPrChange>
          </w:rPr>
          <w:t xml:space="preserve">в Таблице </w:t>
        </w:r>
      </w:ins>
      <w:ins w:id="1670" w:author="Tuleshov, Kurmanbek [Bolashak Atyrau Limited]" w:date="2022-11-03T14:45:00Z">
        <w:r w:rsidR="00A87E9A" w:rsidRPr="00835562">
          <w:rPr>
            <w:color w:val="000000"/>
            <w:lang w:val="ru-RU" w:eastAsia="en-US"/>
            <w:rPrChange w:id="1671" w:author="Tuleshov, Kurmanbek [Bolashak Atyrau Limited]" w:date="2022-11-03T14:45:00Z">
              <w:rPr/>
            </w:rPrChange>
          </w:rPr>
          <w:t>4</w:t>
        </w:r>
      </w:ins>
      <w:ins w:id="1672" w:author="Tuleshov, Kurmanbek [Bolashak Atyrau Limited]" w:date="2022-10-10T14:46:00Z">
        <w:r w:rsidR="00EE4C84" w:rsidRPr="008E3902">
          <w:rPr>
            <w:color w:val="000000"/>
            <w:lang w:val="ru-RU" w:eastAsia="en-US"/>
            <w:rPrChange w:id="1673" w:author="Tuleshov, Kurmanbek [Bolashak Atyrau Limited]" w:date="2022-10-10T22:10:00Z">
              <w:rPr/>
            </w:rPrChange>
          </w:rPr>
          <w:t>.</w:t>
        </w:r>
      </w:ins>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4"/>
        <w:gridCol w:w="3863"/>
        <w:tblGridChange w:id="1674">
          <w:tblGrid>
            <w:gridCol w:w="115"/>
            <w:gridCol w:w="3849"/>
            <w:gridCol w:w="115"/>
            <w:gridCol w:w="3748"/>
            <w:gridCol w:w="115"/>
          </w:tblGrid>
        </w:tblGridChange>
      </w:tblGrid>
      <w:tr w:rsidR="00EE4C84" w:rsidRPr="008E3902" w14:paraId="29435424" w14:textId="77777777" w:rsidTr="00DD027F">
        <w:trPr>
          <w:trHeight w:val="395"/>
          <w:ins w:id="1675" w:author="Tuleshov, Kurmanbek [Bolashak Atyrau Limited]" w:date="2022-10-10T14:47:00Z"/>
        </w:trPr>
        <w:tc>
          <w:tcPr>
            <w:tcW w:w="7827" w:type="dxa"/>
            <w:gridSpan w:val="2"/>
            <w:tcBorders>
              <w:top w:val="nil"/>
              <w:left w:val="nil"/>
              <w:right w:val="nil"/>
            </w:tcBorders>
          </w:tcPr>
          <w:p w14:paraId="7762EDA2" w14:textId="4D54D957" w:rsidR="00EE4C84" w:rsidRPr="008E3902" w:rsidRDefault="00EE4C84" w:rsidP="00DD027F">
            <w:pPr>
              <w:pStyle w:val="TableTitle1"/>
              <w:numPr>
                <w:ilvl w:val="0"/>
                <w:numId w:val="0"/>
              </w:numPr>
              <w:ind w:left="360" w:hanging="413"/>
              <w:rPr>
                <w:ins w:id="1676" w:author="Tuleshov, Kurmanbek [Bolashak Atyrau Limited]" w:date="2022-10-10T14:47:00Z"/>
                <w:color w:val="auto"/>
                <w:lang w:val="ru-RU" w:eastAsia="en-GB"/>
                <w:rPrChange w:id="1677" w:author="Tuleshov, Kurmanbek [Bolashak Atyrau Limited]" w:date="2022-10-10T22:10:00Z">
                  <w:rPr>
                    <w:ins w:id="1678" w:author="Tuleshov, Kurmanbek [Bolashak Atyrau Limited]" w:date="2022-10-10T14:47:00Z"/>
                    <w:color w:val="auto"/>
                    <w:lang w:val="en-GB" w:eastAsia="en-GB"/>
                  </w:rPr>
                </w:rPrChange>
              </w:rPr>
            </w:pPr>
            <w:ins w:id="1679" w:author="Tuleshov, Kurmanbek [Bolashak Atyrau Limited]" w:date="2022-10-10T14:48:00Z">
              <w:r w:rsidRPr="008E3902">
                <w:rPr>
                  <w:color w:val="auto"/>
                  <w:lang w:val="ru-RU" w:eastAsia="en-GB"/>
                </w:rPr>
                <w:t>Таблица</w:t>
              </w:r>
            </w:ins>
            <w:ins w:id="1680" w:author="Tuleshov, Kurmanbek [Bolashak Atyrau Limited]" w:date="2022-10-10T14:47:00Z">
              <w:r w:rsidRPr="008E3902">
                <w:rPr>
                  <w:color w:val="auto"/>
                  <w:lang w:val="ru-RU" w:eastAsia="en-GB"/>
                </w:rPr>
                <w:t xml:space="preserve"> </w:t>
              </w:r>
            </w:ins>
            <w:ins w:id="1681" w:author="Tuleshov, Kurmanbek [Bolashak Atyrau Limited]" w:date="2022-11-03T14:45:00Z">
              <w:r w:rsidR="00A87E9A">
                <w:rPr>
                  <w:color w:val="auto"/>
                  <w:lang w:eastAsia="en-GB"/>
                </w:rPr>
                <w:t>4</w:t>
              </w:r>
            </w:ins>
            <w:ins w:id="1682" w:author="Tuleshov, Kurmanbek [Bolashak Atyrau Limited]" w:date="2022-10-10T14:47:00Z">
              <w:r w:rsidRPr="008E3902">
                <w:rPr>
                  <w:color w:val="auto"/>
                  <w:lang w:val="ru-RU" w:eastAsia="en-GB"/>
                </w:rPr>
                <w:t xml:space="preserve">: </w:t>
              </w:r>
            </w:ins>
            <w:ins w:id="1683" w:author="Tuleshov, Kurmanbek [Bolashak Atyrau Limited]" w:date="2022-10-10T14:48:00Z">
              <w:r w:rsidRPr="008E3902">
                <w:rPr>
                  <w:color w:val="auto"/>
                  <w:lang w:val="ru-RU" w:eastAsia="en-GB"/>
                </w:rPr>
                <w:t>Крепления</w:t>
              </w:r>
            </w:ins>
          </w:p>
        </w:tc>
      </w:tr>
      <w:tr w:rsidR="00EE4C84" w:rsidRPr="00B10A72" w14:paraId="0EAD3BA3" w14:textId="77777777" w:rsidTr="00DD027F">
        <w:trPr>
          <w:ins w:id="1684" w:author="Tuleshov, Kurmanbek [Bolashak Atyrau Limited]" w:date="2022-10-10T14:47:00Z"/>
        </w:trPr>
        <w:tc>
          <w:tcPr>
            <w:tcW w:w="3964" w:type="dxa"/>
          </w:tcPr>
          <w:p w14:paraId="16FFBF53" w14:textId="1DD88511" w:rsidR="00EE4C84" w:rsidRPr="008E3902" w:rsidRDefault="00667A74" w:rsidP="00DD027F">
            <w:pPr>
              <w:spacing w:before="0" w:line="240" w:lineRule="auto"/>
              <w:ind w:left="0"/>
              <w:rPr>
                <w:ins w:id="1685" w:author="Tuleshov, Kurmanbek [Bolashak Atyrau Limited]" w:date="2022-10-10T14:47:00Z"/>
                <w:lang w:val="ru-RU" w:eastAsia="en-GB"/>
                <w:rPrChange w:id="1686" w:author="Tuleshov, Kurmanbek [Bolashak Atyrau Limited]" w:date="2022-10-10T22:10:00Z">
                  <w:rPr>
                    <w:ins w:id="1687" w:author="Tuleshov, Kurmanbek [Bolashak Atyrau Limited]" w:date="2022-10-10T14:47:00Z"/>
                    <w:lang w:val="en-GB" w:eastAsia="en-GB"/>
                  </w:rPr>
                </w:rPrChange>
              </w:rPr>
            </w:pPr>
            <w:ins w:id="1688" w:author="Tuleshov, Kurmanbek [Bolashak Atyrau Limited]" w:date="2022-10-10T14:52:00Z">
              <w:r w:rsidRPr="008E3902">
                <w:rPr>
                  <w:sz w:val="20"/>
                  <w:szCs w:val="20"/>
                  <w:lang w:val="ru-RU" w:eastAsia="en-GB"/>
                </w:rPr>
                <w:t>Изоляция</w:t>
              </w:r>
            </w:ins>
            <w:ins w:id="1689" w:author="Tuleshov, Kurmanbek [Bolashak Atyrau Limited]" w:date="2022-10-10T14:47:00Z">
              <w:r w:rsidR="00EE4C84" w:rsidRPr="008E3902">
                <w:rPr>
                  <w:sz w:val="20"/>
                  <w:szCs w:val="20"/>
                  <w:lang w:val="ru-RU" w:eastAsia="en-GB"/>
                  <w:rPrChange w:id="1690" w:author="Tuleshov, Kurmanbek [Bolashak Atyrau Limited]" w:date="2022-10-10T22:10:00Z">
                    <w:rPr>
                      <w:sz w:val="20"/>
                      <w:szCs w:val="20"/>
                      <w:lang w:val="en-GB" w:eastAsia="en-GB"/>
                    </w:rPr>
                  </w:rPrChange>
                </w:rPr>
                <w:t xml:space="preserve"> &lt;  </w:t>
              </w:r>
            </w:ins>
            <w:ins w:id="1691" w:author="Tuleshov, Kurmanbek [Bolashak Atyrau Limited]" w:date="2022-10-10T14:52:00Z">
              <w:r w:rsidRPr="008E3902">
                <w:rPr>
                  <w:sz w:val="20"/>
                  <w:szCs w:val="20"/>
                  <w:lang w:val="ru-RU" w:eastAsia="en-GB"/>
                </w:rPr>
                <w:t xml:space="preserve">12 дюйм (внешний диаметр) </w:t>
              </w:r>
            </w:ins>
          </w:p>
        </w:tc>
        <w:tc>
          <w:tcPr>
            <w:tcW w:w="3863" w:type="dxa"/>
          </w:tcPr>
          <w:p w14:paraId="6C5B8940" w14:textId="5CB8CAFF" w:rsidR="00EE4C84" w:rsidRPr="008E3902" w:rsidRDefault="00B15302">
            <w:pPr>
              <w:pStyle w:val="List1"/>
              <w:numPr>
                <w:ilvl w:val="0"/>
                <w:numId w:val="0"/>
              </w:numPr>
              <w:spacing w:before="0"/>
              <w:ind w:left="-24" w:hanging="11"/>
              <w:rPr>
                <w:ins w:id="1692" w:author="Tuleshov, Kurmanbek [Bolashak Atyrau Limited]" w:date="2022-10-10T14:47:00Z"/>
                <w:lang w:val="ru-RU" w:eastAsia="en-GB"/>
                <w:rPrChange w:id="1693" w:author="Tuleshov, Kurmanbek [Bolashak Atyrau Limited]" w:date="2022-10-10T22:10:00Z">
                  <w:rPr>
                    <w:ins w:id="1694" w:author="Tuleshov, Kurmanbek [Bolashak Atyrau Limited]" w:date="2022-10-10T14:47:00Z"/>
                    <w:lang w:val="en-GB" w:eastAsia="en-GB"/>
                  </w:rPr>
                </w:rPrChange>
              </w:rPr>
              <w:pPrChange w:id="1695" w:author="Tuleshov, Kurmanbek [Bolashak Atyrau Limited]" w:date="2022-10-10T15:17:00Z">
                <w:pPr>
                  <w:pStyle w:val="List1"/>
                  <w:numPr>
                    <w:numId w:val="0"/>
                  </w:numPr>
                  <w:ind w:left="-24" w:hanging="11"/>
                </w:pPr>
              </w:pPrChange>
            </w:pPr>
            <w:ins w:id="1696" w:author="Tuleshov, Kurmanbek [Bolashak Atyrau Limited]" w:date="2022-10-10T14:53:00Z">
              <w:r w:rsidRPr="008E3902">
                <w:rPr>
                  <w:sz w:val="20"/>
                  <w:szCs w:val="20"/>
                  <w:lang w:val="ru-RU" w:eastAsia="en-GB"/>
                  <w:rPrChange w:id="1697" w:author="Tuleshov, Kurmanbek [Bolashak Atyrau Limited]" w:date="2022-10-10T22:10:00Z">
                    <w:rPr>
                      <w:lang w:val="ru-RU"/>
                    </w:rPr>
                  </w:rPrChange>
                </w:rPr>
                <w:t>Должна удерживаться на месте с помощью вязальной проволоки 16 калибра из нержавеющей стали Тип 304</w:t>
              </w:r>
              <w:r w:rsidRPr="008E3902">
                <w:rPr>
                  <w:sz w:val="20"/>
                  <w:szCs w:val="20"/>
                  <w:lang w:val="ru-RU" w:eastAsia="en-GB"/>
                </w:rPr>
                <w:t xml:space="preserve"> и</w:t>
              </w:r>
            </w:ins>
            <w:ins w:id="1698" w:author="Tuleshov, Kurmanbek [Bolashak Atyrau Limited]" w:date="2022-10-20T16:05:00Z">
              <w:r w:rsidR="00CA6E3B" w:rsidRPr="008E3902">
                <w:rPr>
                  <w:sz w:val="20"/>
                  <w:szCs w:val="20"/>
                  <w:lang w:val="ru-RU" w:eastAsia="en-GB"/>
                  <w:rPrChange w:id="1699" w:author="Tuleshov, Kurmanbek [Bolashak Atyrau Limited]" w:date="2022-10-20T16:06:00Z">
                    <w:rPr>
                      <w:sz w:val="20"/>
                      <w:szCs w:val="20"/>
                      <w:highlight w:val="yellow"/>
                      <w:lang w:val="ru-RU" w:eastAsia="en-GB"/>
                    </w:rPr>
                  </w:rPrChange>
                </w:rPr>
                <w:t>ли</w:t>
              </w:r>
            </w:ins>
            <w:ins w:id="1700" w:author="Tuleshov, Kurmanbek [Bolashak Atyrau Limited]" w:date="2022-10-10T14:53:00Z">
              <w:r w:rsidRPr="008E3902">
                <w:rPr>
                  <w:sz w:val="20"/>
                  <w:szCs w:val="20"/>
                  <w:lang w:val="ru-RU" w:eastAsia="en-GB"/>
                </w:rPr>
                <w:t xml:space="preserve"> 316</w:t>
              </w:r>
              <w:r w:rsidRPr="008E3902">
                <w:rPr>
                  <w:sz w:val="20"/>
                  <w:szCs w:val="20"/>
                  <w:lang w:val="ru-RU" w:eastAsia="en-GB"/>
                  <w:rPrChange w:id="1701" w:author="Tuleshov, Kurmanbek [Bolashak Atyrau Limited]" w:date="2022-10-10T22:10:00Z">
                    <w:rPr>
                      <w:lang w:val="ru-RU"/>
                    </w:rPr>
                  </w:rPrChange>
                </w:rPr>
                <w:t>, за исключением изоляции из ячеистого стекла, которая может удерживаться на месте с помощью клейкой ленты, армированной стекловолокном, или вязальной проволоки из нержавеющей стали, наложенной поверх ленты.</w:t>
              </w:r>
            </w:ins>
          </w:p>
        </w:tc>
      </w:tr>
      <w:tr w:rsidR="00EE4C84" w:rsidRPr="00B10A72" w14:paraId="7D1BDAF1" w14:textId="77777777" w:rsidTr="00DD027F">
        <w:trPr>
          <w:ins w:id="1702" w:author="Tuleshov, Kurmanbek [Bolashak Atyrau Limited]" w:date="2022-10-10T14:47:00Z"/>
        </w:trPr>
        <w:tc>
          <w:tcPr>
            <w:tcW w:w="3964" w:type="dxa"/>
          </w:tcPr>
          <w:p w14:paraId="26D59889" w14:textId="7A3CE572" w:rsidR="00EE4C84" w:rsidRPr="008E3902" w:rsidRDefault="00467996" w:rsidP="00DD027F">
            <w:pPr>
              <w:pStyle w:val="CellBody"/>
              <w:overflowPunct w:val="0"/>
              <w:spacing w:before="120"/>
              <w:textAlignment w:val="baseline"/>
              <w:rPr>
                <w:ins w:id="1703" w:author="Tuleshov, Kurmanbek [Bolashak Atyrau Limited]" w:date="2022-10-10T14:47:00Z"/>
                <w:lang w:val="ru-RU" w:eastAsia="en-GB"/>
                <w:rPrChange w:id="1704" w:author="Tuleshov, Kurmanbek [Bolashak Atyrau Limited]" w:date="2022-10-10T22:10:00Z">
                  <w:rPr>
                    <w:ins w:id="1705" w:author="Tuleshov, Kurmanbek [Bolashak Atyrau Limited]" w:date="2022-10-10T14:47:00Z"/>
                    <w:lang w:val="en-GB" w:eastAsia="en-GB"/>
                  </w:rPr>
                </w:rPrChange>
              </w:rPr>
            </w:pPr>
            <w:ins w:id="1706" w:author="Tuleshov, Kurmanbek [Bolashak Atyrau Limited]" w:date="2022-10-10T14:53:00Z">
              <w:r w:rsidRPr="008E3902">
                <w:rPr>
                  <w:lang w:val="ru-RU" w:eastAsia="en-GB"/>
                </w:rPr>
                <w:t>Изоляция</w:t>
              </w:r>
            </w:ins>
            <w:ins w:id="1707" w:author="Tuleshov, Kurmanbek [Bolashak Atyrau Limited]" w:date="2022-10-10T14:47:00Z">
              <w:r w:rsidR="00EE4C84" w:rsidRPr="008E3902">
                <w:rPr>
                  <w:lang w:val="ru-RU" w:eastAsia="en-GB"/>
                  <w:rPrChange w:id="1708" w:author="Tuleshov, Kurmanbek [Bolashak Atyrau Limited]" w:date="2022-10-10T22:10:00Z">
                    <w:rPr>
                      <w:lang w:val="en-GB" w:eastAsia="en-GB"/>
                    </w:rPr>
                  </w:rPrChange>
                </w:rPr>
                <w:t xml:space="preserve"> 12 </w:t>
              </w:r>
            </w:ins>
            <w:ins w:id="1709" w:author="Tuleshov, Kurmanbek [Bolashak Atyrau Limited]" w:date="2022-10-10T14:53:00Z">
              <w:r w:rsidRPr="008E3902">
                <w:rPr>
                  <w:lang w:val="ru-RU" w:eastAsia="en-GB"/>
                </w:rPr>
                <w:t>дюйм</w:t>
              </w:r>
            </w:ins>
            <w:ins w:id="1710" w:author="Tuleshov, Kurmanbek [Bolashak Atyrau Limited]" w:date="2022-10-10T14:47:00Z">
              <w:r w:rsidR="00EE4C84" w:rsidRPr="008E3902">
                <w:rPr>
                  <w:lang w:val="ru-RU" w:eastAsia="en-GB"/>
                  <w:rPrChange w:id="1711" w:author="Tuleshov, Kurmanbek [Bolashak Atyrau Limited]" w:date="2022-10-10T22:10:00Z">
                    <w:rPr>
                      <w:lang w:val="en-GB" w:eastAsia="en-GB"/>
                    </w:rPr>
                  </w:rPrChange>
                </w:rPr>
                <w:t xml:space="preserve"> – 24 </w:t>
              </w:r>
            </w:ins>
            <w:ins w:id="1712" w:author="Tuleshov, Kurmanbek [Bolashak Atyrau Limited]" w:date="2022-10-10T14:53:00Z">
              <w:r w:rsidRPr="008E3902">
                <w:rPr>
                  <w:lang w:val="ru-RU" w:eastAsia="en-GB"/>
                </w:rPr>
                <w:t>дюй</w:t>
              </w:r>
            </w:ins>
            <w:ins w:id="1713" w:author="Tuleshov, Kurmanbek [Bolashak Atyrau Limited]" w:date="2022-10-10T14:54:00Z">
              <w:r w:rsidRPr="008E3902">
                <w:rPr>
                  <w:lang w:val="ru-RU" w:eastAsia="en-GB"/>
                </w:rPr>
                <w:t>м</w:t>
              </w:r>
            </w:ins>
            <w:ins w:id="1714" w:author="Tuleshov, Kurmanbek [Bolashak Atyrau Limited]" w:date="2022-10-10T14:47:00Z">
              <w:r w:rsidR="00EE4C84" w:rsidRPr="008E3902">
                <w:rPr>
                  <w:lang w:val="ru-RU" w:eastAsia="en-GB"/>
                  <w:rPrChange w:id="1715" w:author="Tuleshov, Kurmanbek [Bolashak Atyrau Limited]" w:date="2022-10-10T22:10:00Z">
                    <w:rPr>
                      <w:lang w:val="en-GB" w:eastAsia="en-GB"/>
                    </w:rPr>
                  </w:rPrChange>
                </w:rPr>
                <w:t xml:space="preserve"> </w:t>
              </w:r>
            </w:ins>
            <w:ins w:id="1716" w:author="Tuleshov, Kurmanbek [Bolashak Atyrau Limited]" w:date="2022-10-10T15:05:00Z">
              <w:r w:rsidR="00F00D1A" w:rsidRPr="008E3902">
                <w:rPr>
                  <w:lang w:val="ru-RU" w:eastAsia="en-GB"/>
                </w:rPr>
                <w:t>(</w:t>
              </w:r>
            </w:ins>
            <w:ins w:id="1717" w:author="Tuleshov, Kurmanbek [Bolashak Atyrau Limited]" w:date="2022-10-10T14:54:00Z">
              <w:r w:rsidRPr="008E3902">
                <w:rPr>
                  <w:lang w:val="ru-RU" w:eastAsia="en-GB"/>
                </w:rPr>
                <w:t>внешний диаметр</w:t>
              </w:r>
            </w:ins>
            <w:ins w:id="1718" w:author="Tuleshov, Kurmanbek [Bolashak Atyrau Limited]" w:date="2022-10-10T15:05:00Z">
              <w:r w:rsidR="00F00D1A" w:rsidRPr="008E3902">
                <w:rPr>
                  <w:lang w:val="ru-RU" w:eastAsia="en-GB"/>
                </w:rPr>
                <w:t>)</w:t>
              </w:r>
            </w:ins>
          </w:p>
        </w:tc>
        <w:tc>
          <w:tcPr>
            <w:tcW w:w="3863" w:type="dxa"/>
          </w:tcPr>
          <w:p w14:paraId="6B497BB6" w14:textId="6467141C" w:rsidR="00EE4C84" w:rsidRPr="008E3902" w:rsidRDefault="00B348DC" w:rsidP="00DD027F">
            <w:pPr>
              <w:pStyle w:val="CellBody"/>
              <w:overflowPunct w:val="0"/>
              <w:spacing w:before="120"/>
              <w:textAlignment w:val="baseline"/>
              <w:rPr>
                <w:ins w:id="1719" w:author="Tuleshov, Kurmanbek [Bolashak Atyrau Limited]" w:date="2022-10-10T14:47:00Z"/>
                <w:lang w:val="ru-RU" w:eastAsia="en-GB"/>
                <w:rPrChange w:id="1720" w:author="Tuleshov, Kurmanbek [Bolashak Atyrau Limited]" w:date="2022-10-10T22:10:00Z">
                  <w:rPr>
                    <w:ins w:id="1721" w:author="Tuleshov, Kurmanbek [Bolashak Atyrau Limited]" w:date="2022-10-10T14:47:00Z"/>
                    <w:lang w:val="en-GB" w:eastAsia="en-GB"/>
                  </w:rPr>
                </w:rPrChange>
              </w:rPr>
            </w:pPr>
            <w:ins w:id="1722" w:author="Tuleshov, Kurmanbek [Bolashak Atyrau Limited]" w:date="2022-10-10T14:54:00Z">
              <w:r w:rsidRPr="008E3902">
                <w:rPr>
                  <w:lang w:val="ru-RU"/>
                </w:rPr>
                <w:t>Должна удерживаться на месте с помощью полос из нержавеющей стали Тип 304 и</w:t>
              </w:r>
            </w:ins>
            <w:ins w:id="1723" w:author="Tuleshov, Kurmanbek [Bolashak Atyrau Limited]" w:date="2022-10-20T16:06:00Z">
              <w:r w:rsidR="00CA6E3B" w:rsidRPr="008E3902">
                <w:rPr>
                  <w:lang w:val="ru-RU"/>
                  <w:rPrChange w:id="1724" w:author="Tuleshov, Kurmanbek [Bolashak Atyrau Limited]" w:date="2022-10-20T16:06:00Z">
                    <w:rPr>
                      <w:highlight w:val="yellow"/>
                      <w:lang w:val="ru-RU"/>
                    </w:rPr>
                  </w:rPrChange>
                </w:rPr>
                <w:t>ли</w:t>
              </w:r>
            </w:ins>
            <w:ins w:id="1725" w:author="Tuleshov, Kurmanbek [Bolashak Atyrau Limited]" w:date="2022-10-10T14:54:00Z">
              <w:r w:rsidRPr="008E3902">
                <w:rPr>
                  <w:lang w:val="ru-RU"/>
                </w:rPr>
                <w:t xml:space="preserve"> 316, шириной 15 мм (1/2 дюйма) толщиной 0,5 мм (0,020 дюйма) и скреп для бандажной ленты.</w:t>
              </w:r>
            </w:ins>
          </w:p>
        </w:tc>
      </w:tr>
      <w:tr w:rsidR="00EE4C84" w:rsidRPr="00B10A72" w14:paraId="5B862CD9" w14:textId="77777777" w:rsidTr="00DD027F">
        <w:trPr>
          <w:ins w:id="1726" w:author="Tuleshov, Kurmanbek [Bolashak Atyrau Limited]" w:date="2022-10-10T14:47:00Z"/>
        </w:trPr>
        <w:tc>
          <w:tcPr>
            <w:tcW w:w="3964" w:type="dxa"/>
          </w:tcPr>
          <w:p w14:paraId="3644FAB1" w14:textId="7BEAEC35" w:rsidR="00EE4C84" w:rsidRPr="008E3902" w:rsidRDefault="00B348DC" w:rsidP="00DD027F">
            <w:pPr>
              <w:pStyle w:val="CellBody"/>
              <w:overflowPunct w:val="0"/>
              <w:spacing w:before="120"/>
              <w:textAlignment w:val="baseline"/>
              <w:rPr>
                <w:ins w:id="1727" w:author="Tuleshov, Kurmanbek [Bolashak Atyrau Limited]" w:date="2022-10-10T14:47:00Z"/>
                <w:lang w:val="ru-RU" w:eastAsia="en-GB"/>
              </w:rPr>
            </w:pPr>
            <w:ins w:id="1728" w:author="Tuleshov, Kurmanbek [Bolashak Atyrau Limited]" w:date="2022-10-10T14:55:00Z">
              <w:r w:rsidRPr="008E3902">
                <w:rPr>
                  <w:lang w:val="ru-RU" w:eastAsia="en-GB"/>
                </w:rPr>
                <w:t xml:space="preserve">Изоляция &gt; 24 дюйм (внешний диаметр) </w:t>
              </w:r>
            </w:ins>
          </w:p>
        </w:tc>
        <w:tc>
          <w:tcPr>
            <w:tcW w:w="3863" w:type="dxa"/>
          </w:tcPr>
          <w:p w14:paraId="0F521898" w14:textId="09D2FDAD" w:rsidR="00EE4C84" w:rsidRPr="008E3902" w:rsidRDefault="004308A5">
            <w:pPr>
              <w:pStyle w:val="List1"/>
              <w:numPr>
                <w:ilvl w:val="0"/>
                <w:numId w:val="0"/>
              </w:numPr>
              <w:tabs>
                <w:tab w:val="clear" w:pos="1080"/>
                <w:tab w:val="left" w:pos="950"/>
              </w:tabs>
              <w:rPr>
                <w:ins w:id="1729" w:author="Tuleshov, Kurmanbek [Bolashak Atyrau Limited]" w:date="2022-10-10T14:47:00Z"/>
                <w:lang w:val="ru-RU"/>
                <w:rPrChange w:id="1730" w:author="Tuleshov, Kurmanbek [Bolashak Atyrau Limited]" w:date="2022-10-10T22:10:00Z">
                  <w:rPr>
                    <w:ins w:id="1731" w:author="Tuleshov, Kurmanbek [Bolashak Atyrau Limited]" w:date="2022-10-10T14:47:00Z"/>
                    <w:lang w:val="en-GB" w:eastAsia="en-GB"/>
                  </w:rPr>
                </w:rPrChange>
              </w:rPr>
              <w:pPrChange w:id="1732" w:author="Tuleshov, Kurmanbek [Bolashak Atyrau Limited]" w:date="2022-10-10T15:17:00Z">
                <w:pPr>
                  <w:pStyle w:val="CellBody"/>
                  <w:overflowPunct w:val="0"/>
                  <w:spacing w:before="120"/>
                  <w:textAlignment w:val="baseline"/>
                </w:pPr>
              </w:pPrChange>
            </w:pPr>
            <w:ins w:id="1733" w:author="Tuleshov, Kurmanbek [Bolashak Atyrau Limited]" w:date="2022-10-10T15:02:00Z">
              <w:r w:rsidRPr="008E3902">
                <w:rPr>
                  <w:sz w:val="20"/>
                  <w:szCs w:val="20"/>
                  <w:lang w:val="ru-RU"/>
                </w:rPr>
                <w:t>Д</w:t>
              </w:r>
            </w:ins>
            <w:ins w:id="1734" w:author="Tuleshov, Kurmanbek [Bolashak Atyrau Limited]" w:date="2022-10-10T15:01:00Z">
              <w:r w:rsidRPr="008E3902">
                <w:rPr>
                  <w:sz w:val="20"/>
                  <w:szCs w:val="20"/>
                  <w:lang w:val="ru-RU"/>
                </w:rPr>
                <w:t>олжна удерживаться на месте с помощью полос</w:t>
              </w:r>
            </w:ins>
            <w:ins w:id="1735" w:author="Tuleshov, Kurmanbek [Bolashak Atyrau Limited]" w:date="2022-10-10T15:04:00Z">
              <w:r w:rsidRPr="008E3902">
                <w:rPr>
                  <w:sz w:val="20"/>
                  <w:szCs w:val="20"/>
                  <w:lang w:val="ru-RU"/>
                </w:rPr>
                <w:t xml:space="preserve"> из нержавеющей стали Тип 304 и</w:t>
              </w:r>
            </w:ins>
            <w:ins w:id="1736" w:author="Tuleshov, Kurmanbek [Bolashak Atyrau Limited]" w:date="2022-10-20T16:06:00Z">
              <w:r w:rsidR="00CA6E3B" w:rsidRPr="008E3902">
                <w:rPr>
                  <w:sz w:val="20"/>
                  <w:szCs w:val="20"/>
                  <w:lang w:val="ru-RU"/>
                  <w:rPrChange w:id="1737" w:author="Tuleshov, Kurmanbek [Bolashak Atyrau Limited]" w:date="2022-10-20T16:06:00Z">
                    <w:rPr>
                      <w:highlight w:val="yellow"/>
                      <w:lang w:val="ru-RU"/>
                    </w:rPr>
                  </w:rPrChange>
                </w:rPr>
                <w:t>ли</w:t>
              </w:r>
            </w:ins>
            <w:ins w:id="1738" w:author="Tuleshov, Kurmanbek [Bolashak Atyrau Limited]" w:date="2022-10-10T15:04:00Z">
              <w:r w:rsidRPr="008E3902">
                <w:rPr>
                  <w:sz w:val="20"/>
                  <w:szCs w:val="20"/>
                  <w:lang w:val="ru-RU"/>
                </w:rPr>
                <w:t xml:space="preserve"> 316,</w:t>
              </w:r>
            </w:ins>
            <w:ins w:id="1739" w:author="Tuleshov, Kurmanbek [Bolashak Atyrau Limited]" w:date="2022-10-10T15:01:00Z">
              <w:r w:rsidRPr="008E3902">
                <w:rPr>
                  <w:sz w:val="20"/>
                  <w:szCs w:val="20"/>
                  <w:lang w:val="ru-RU"/>
                </w:rPr>
                <w:t xml:space="preserve"> шириной 20 мм (3/4 дюйма) толщиной 0,5 мм (0,020 дюйма) и скреп для бандажной ленты.</w:t>
              </w:r>
            </w:ins>
          </w:p>
        </w:tc>
      </w:tr>
      <w:tr w:rsidR="00EE4C84" w:rsidRPr="00B10A72" w14:paraId="16DCD944" w14:textId="77777777" w:rsidTr="005B4369">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1740" w:author="Tuleshov, Kurmanbek [Bolashak Atyrau Limited]" w:date="2022-10-10T15:12: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1394"/>
          <w:ins w:id="1741" w:author="Tuleshov, Kurmanbek [Bolashak Atyrau Limited]" w:date="2022-10-10T14:47:00Z"/>
          <w:trPrChange w:id="1742" w:author="Tuleshov, Kurmanbek [Bolashak Atyrau Limited]" w:date="2022-10-10T15:12:00Z">
            <w:trPr>
              <w:gridBefore w:val="1"/>
            </w:trPr>
          </w:trPrChange>
        </w:trPr>
        <w:tc>
          <w:tcPr>
            <w:tcW w:w="3964" w:type="dxa"/>
            <w:tcPrChange w:id="1743" w:author="Tuleshov, Kurmanbek [Bolashak Atyrau Limited]" w:date="2022-10-10T15:12:00Z">
              <w:tcPr>
                <w:tcW w:w="3964" w:type="dxa"/>
                <w:gridSpan w:val="2"/>
              </w:tcPr>
            </w:tcPrChange>
          </w:tcPr>
          <w:p w14:paraId="4573726C" w14:textId="7FE88700" w:rsidR="00EE4C84" w:rsidRPr="008E3902" w:rsidRDefault="00F00D1A" w:rsidP="00DD027F">
            <w:pPr>
              <w:pStyle w:val="CellBody"/>
              <w:overflowPunct w:val="0"/>
              <w:spacing w:before="120"/>
              <w:textAlignment w:val="baseline"/>
              <w:rPr>
                <w:ins w:id="1744" w:author="Tuleshov, Kurmanbek [Bolashak Atyrau Limited]" w:date="2022-10-10T14:47:00Z"/>
                <w:lang w:val="ru-RU" w:eastAsia="en-GB"/>
                <w:rPrChange w:id="1745" w:author="Tuleshov, Kurmanbek [Bolashak Atyrau Limited]" w:date="2022-10-10T22:10:00Z">
                  <w:rPr>
                    <w:ins w:id="1746" w:author="Tuleshov, Kurmanbek [Bolashak Atyrau Limited]" w:date="2022-10-10T14:47:00Z"/>
                    <w:lang w:val="en-GB" w:eastAsia="en-GB"/>
                  </w:rPr>
                </w:rPrChange>
              </w:rPr>
            </w:pPr>
            <w:ins w:id="1747" w:author="Tuleshov, Kurmanbek [Bolashak Atyrau Limited]" w:date="2022-10-10T15:06:00Z">
              <w:r w:rsidRPr="008E3902">
                <w:rPr>
                  <w:lang w:val="ru-RU" w:eastAsia="en-GB"/>
                </w:rPr>
                <w:t>Металлическая обшивка &lt;  24</w:t>
              </w:r>
              <w:r w:rsidRPr="008E3902">
                <w:rPr>
                  <w:lang w:val="ru-RU" w:eastAsia="en-GB"/>
                  <w:rPrChange w:id="1748" w:author="Tuleshov, Kurmanbek [Bolashak Atyrau Limited]" w:date="2022-10-10T22:10:00Z">
                    <w:rPr>
                      <w:lang w:val="en-GB" w:eastAsia="en-GB"/>
                    </w:rPr>
                  </w:rPrChange>
                </w:rPr>
                <w:t xml:space="preserve"> </w:t>
              </w:r>
              <w:r w:rsidRPr="008E3902">
                <w:rPr>
                  <w:lang w:val="ru-RU" w:eastAsia="en-GB"/>
                </w:rPr>
                <w:t>дюйм</w:t>
              </w:r>
              <w:r w:rsidRPr="008E3902">
                <w:rPr>
                  <w:lang w:val="ru-RU" w:eastAsia="en-GB"/>
                  <w:rPrChange w:id="1749" w:author="Tuleshov, Kurmanbek [Bolashak Atyrau Limited]" w:date="2022-10-10T22:10:00Z">
                    <w:rPr>
                      <w:lang w:val="en-GB" w:eastAsia="en-GB"/>
                    </w:rPr>
                  </w:rPrChange>
                </w:rPr>
                <w:t xml:space="preserve"> </w:t>
              </w:r>
              <w:r w:rsidRPr="008E3902">
                <w:rPr>
                  <w:lang w:val="ru-RU" w:eastAsia="en-GB"/>
                </w:rPr>
                <w:t>(внешний диаметр)</w:t>
              </w:r>
            </w:ins>
          </w:p>
        </w:tc>
        <w:tc>
          <w:tcPr>
            <w:tcW w:w="3863" w:type="dxa"/>
            <w:tcPrChange w:id="1750" w:author="Tuleshov, Kurmanbek [Bolashak Atyrau Limited]" w:date="2022-10-10T15:12:00Z">
              <w:tcPr>
                <w:tcW w:w="3863" w:type="dxa"/>
                <w:gridSpan w:val="2"/>
              </w:tcPr>
            </w:tcPrChange>
          </w:tcPr>
          <w:p w14:paraId="78F98128" w14:textId="1F3D9F41" w:rsidR="00CB749B" w:rsidRPr="008E3902" w:rsidRDefault="00CB749B" w:rsidP="00DD027F">
            <w:pPr>
              <w:pStyle w:val="CellBody"/>
              <w:overflowPunct w:val="0"/>
              <w:spacing w:before="120"/>
              <w:textAlignment w:val="baseline"/>
              <w:rPr>
                <w:ins w:id="1751" w:author="Tuleshov, Kurmanbek [Bolashak Atyrau Limited]" w:date="2022-10-10T14:47:00Z"/>
                <w:lang w:val="ru-RU" w:eastAsia="en-GB"/>
                <w:rPrChange w:id="1752" w:author="Tuleshov, Kurmanbek [Bolashak Atyrau Limited]" w:date="2022-10-10T22:10:00Z">
                  <w:rPr>
                    <w:ins w:id="1753" w:author="Tuleshov, Kurmanbek [Bolashak Atyrau Limited]" w:date="2022-10-10T14:47:00Z"/>
                    <w:lang w:val="en-GB" w:eastAsia="en-GB"/>
                  </w:rPr>
                </w:rPrChange>
              </w:rPr>
            </w:pPr>
            <w:ins w:id="1754" w:author="Tuleshov, Kurmanbek [Bolashak Atyrau Limited]" w:date="2022-10-10T15:07:00Z">
              <w:r w:rsidRPr="008E3902">
                <w:rPr>
                  <w:lang w:val="ru-RU"/>
                </w:rPr>
                <w:t>Должна удерживаться на месте с помощью полос из нержавеющей стали Тип 304 и</w:t>
              </w:r>
            </w:ins>
            <w:ins w:id="1755" w:author="Tuleshov, Kurmanbek [Bolashak Atyrau Limited]" w:date="2022-10-20T16:06:00Z">
              <w:r w:rsidR="00CA6E3B" w:rsidRPr="008E3902">
                <w:rPr>
                  <w:lang w:val="ru-RU"/>
                  <w:rPrChange w:id="1756" w:author="Tuleshov, Kurmanbek [Bolashak Atyrau Limited]" w:date="2022-10-20T16:06:00Z">
                    <w:rPr>
                      <w:highlight w:val="yellow"/>
                      <w:lang w:val="ru-RU"/>
                    </w:rPr>
                  </w:rPrChange>
                </w:rPr>
                <w:t>ли</w:t>
              </w:r>
            </w:ins>
            <w:ins w:id="1757" w:author="Tuleshov, Kurmanbek [Bolashak Atyrau Limited]" w:date="2022-10-10T15:07:00Z">
              <w:r w:rsidRPr="008E3902">
                <w:rPr>
                  <w:lang w:val="ru-RU"/>
                </w:rPr>
                <w:t xml:space="preserve"> 316, шириной 15 мм (1/2 дюйма) толщиной 0,5 мм (0,020 дюйма) и скреп для бандажной ленты.</w:t>
              </w:r>
            </w:ins>
          </w:p>
        </w:tc>
      </w:tr>
      <w:tr w:rsidR="00EE4C84" w:rsidRPr="00B10A72" w14:paraId="2FD2E35D" w14:textId="77777777" w:rsidTr="005B4369">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1758" w:author="Tuleshov, Kurmanbek [Bolashak Atyrau Limited]" w:date="2022-10-10T15:12: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1541"/>
          <w:ins w:id="1759" w:author="Tuleshov, Kurmanbek [Bolashak Atyrau Limited]" w:date="2022-10-10T14:47:00Z"/>
          <w:trPrChange w:id="1760" w:author="Tuleshov, Kurmanbek [Bolashak Atyrau Limited]" w:date="2022-10-10T15:12:00Z">
            <w:trPr>
              <w:gridBefore w:val="1"/>
            </w:trPr>
          </w:trPrChange>
        </w:trPr>
        <w:tc>
          <w:tcPr>
            <w:tcW w:w="3964" w:type="dxa"/>
            <w:tcPrChange w:id="1761" w:author="Tuleshov, Kurmanbek [Bolashak Atyrau Limited]" w:date="2022-10-10T15:12:00Z">
              <w:tcPr>
                <w:tcW w:w="3964" w:type="dxa"/>
                <w:gridSpan w:val="2"/>
              </w:tcPr>
            </w:tcPrChange>
          </w:tcPr>
          <w:p w14:paraId="3187B163" w14:textId="04BB19AE" w:rsidR="00EE4C84" w:rsidRPr="008E3902" w:rsidRDefault="009E29C4" w:rsidP="00DD027F">
            <w:pPr>
              <w:pStyle w:val="CellBody"/>
              <w:overflowPunct w:val="0"/>
              <w:spacing w:before="120"/>
              <w:textAlignment w:val="baseline"/>
              <w:rPr>
                <w:ins w:id="1762" w:author="Tuleshov, Kurmanbek [Bolashak Atyrau Limited]" w:date="2022-10-10T14:47:00Z"/>
                <w:lang w:val="ru-RU" w:eastAsia="en-GB"/>
                <w:rPrChange w:id="1763" w:author="Tuleshov, Kurmanbek [Bolashak Atyrau Limited]" w:date="2022-10-10T22:10:00Z">
                  <w:rPr>
                    <w:ins w:id="1764" w:author="Tuleshov, Kurmanbek [Bolashak Atyrau Limited]" w:date="2022-10-10T14:47:00Z"/>
                    <w:lang w:val="en-GB" w:eastAsia="en-GB"/>
                  </w:rPr>
                </w:rPrChange>
              </w:rPr>
            </w:pPr>
            <w:ins w:id="1765" w:author="Tuleshov, Kurmanbek [Bolashak Atyrau Limited]" w:date="2022-10-10T15:08:00Z">
              <w:r w:rsidRPr="008E3902">
                <w:rPr>
                  <w:lang w:val="ru-RU" w:eastAsia="en-GB"/>
                </w:rPr>
                <w:t xml:space="preserve">Металлическая обшивка </w:t>
              </w:r>
              <w:r w:rsidRPr="008E3902">
                <w:rPr>
                  <w:lang w:val="ru-RU" w:eastAsia="en-GB"/>
                  <w:rPrChange w:id="1766" w:author="Tuleshov, Kurmanbek [Bolashak Atyrau Limited]" w:date="2022-10-10T22:10:00Z">
                    <w:rPr>
                      <w:lang w:val="en-GB" w:eastAsia="en-GB"/>
                    </w:rPr>
                  </w:rPrChange>
                </w:rPr>
                <w:t>≥</w:t>
              </w:r>
              <w:r w:rsidRPr="008E3902">
                <w:rPr>
                  <w:lang w:val="ru-RU" w:eastAsia="en-GB"/>
                </w:rPr>
                <w:t xml:space="preserve"> 24 дюйм (внешний диаметр)</w:t>
              </w:r>
            </w:ins>
          </w:p>
        </w:tc>
        <w:tc>
          <w:tcPr>
            <w:tcW w:w="3863" w:type="dxa"/>
            <w:tcPrChange w:id="1767" w:author="Tuleshov, Kurmanbek [Bolashak Atyrau Limited]" w:date="2022-10-10T15:12:00Z">
              <w:tcPr>
                <w:tcW w:w="3863" w:type="dxa"/>
                <w:gridSpan w:val="2"/>
              </w:tcPr>
            </w:tcPrChange>
          </w:tcPr>
          <w:p w14:paraId="3DACF8D5" w14:textId="512606E5" w:rsidR="00EE4C84" w:rsidRPr="008E3902" w:rsidRDefault="00AC017A" w:rsidP="00DD027F">
            <w:pPr>
              <w:pStyle w:val="List1"/>
              <w:numPr>
                <w:ilvl w:val="0"/>
                <w:numId w:val="0"/>
              </w:numPr>
              <w:tabs>
                <w:tab w:val="clear" w:pos="1080"/>
                <w:tab w:val="left" w:pos="851"/>
              </w:tabs>
              <w:rPr>
                <w:ins w:id="1768" w:author="Tuleshov, Kurmanbek [Bolashak Atyrau Limited]" w:date="2022-10-10T14:47:00Z"/>
                <w:lang w:val="ru-RU" w:eastAsia="en-GB"/>
                <w:rPrChange w:id="1769" w:author="Tuleshov, Kurmanbek [Bolashak Atyrau Limited]" w:date="2022-10-10T22:10:00Z">
                  <w:rPr>
                    <w:ins w:id="1770" w:author="Tuleshov, Kurmanbek [Bolashak Atyrau Limited]" w:date="2022-10-10T14:47:00Z"/>
                    <w:lang w:val="en-GB" w:eastAsia="en-GB"/>
                  </w:rPr>
                </w:rPrChange>
              </w:rPr>
            </w:pPr>
            <w:ins w:id="1771" w:author="Tuleshov, Kurmanbek [Bolashak Atyrau Limited]" w:date="2022-10-10T15:10:00Z">
              <w:r w:rsidRPr="008E3902">
                <w:rPr>
                  <w:sz w:val="20"/>
                  <w:szCs w:val="20"/>
                  <w:lang w:val="ru-RU"/>
                  <w:rPrChange w:id="1772" w:author="Tuleshov, Kurmanbek [Bolashak Atyrau Limited]" w:date="2022-10-10T22:10:00Z">
                    <w:rPr>
                      <w:lang w:val="ru-RU"/>
                    </w:rPr>
                  </w:rPrChange>
                </w:rPr>
                <w:t xml:space="preserve">Должна удерживаться на месте с помощью полос из нержавеющей стали Тип 304 </w:t>
              </w:r>
              <w:r w:rsidRPr="008E3902">
                <w:rPr>
                  <w:sz w:val="20"/>
                  <w:szCs w:val="20"/>
                  <w:lang w:val="ru-RU"/>
                  <w:rPrChange w:id="1773" w:author="Tuleshov, Kurmanbek [Bolashak Atyrau Limited]" w:date="2022-10-20T16:06:00Z">
                    <w:rPr>
                      <w:lang w:val="ru-RU"/>
                    </w:rPr>
                  </w:rPrChange>
                </w:rPr>
                <w:t>и</w:t>
              </w:r>
            </w:ins>
            <w:ins w:id="1774" w:author="Tuleshov, Kurmanbek [Bolashak Atyrau Limited]" w:date="2022-10-20T16:06:00Z">
              <w:r w:rsidR="00CA6E3B" w:rsidRPr="008E3902">
                <w:rPr>
                  <w:sz w:val="20"/>
                  <w:szCs w:val="20"/>
                  <w:lang w:val="ru-RU"/>
                  <w:rPrChange w:id="1775" w:author="Tuleshov, Kurmanbek [Bolashak Atyrau Limited]" w:date="2022-10-20T16:06:00Z">
                    <w:rPr>
                      <w:sz w:val="20"/>
                      <w:szCs w:val="20"/>
                      <w:highlight w:val="yellow"/>
                      <w:lang w:val="ru-RU"/>
                    </w:rPr>
                  </w:rPrChange>
                </w:rPr>
                <w:t>ли</w:t>
              </w:r>
            </w:ins>
            <w:ins w:id="1776" w:author="Tuleshov, Kurmanbek [Bolashak Atyrau Limited]" w:date="2022-10-10T15:10:00Z">
              <w:r w:rsidRPr="008E3902">
                <w:rPr>
                  <w:sz w:val="20"/>
                  <w:szCs w:val="20"/>
                  <w:lang w:val="ru-RU"/>
                  <w:rPrChange w:id="1777" w:author="Tuleshov, Kurmanbek [Bolashak Atyrau Limited]" w:date="2022-10-20T16:06:00Z">
                    <w:rPr>
                      <w:lang w:val="ru-RU"/>
                    </w:rPr>
                  </w:rPrChange>
                </w:rPr>
                <w:t xml:space="preserve"> </w:t>
              </w:r>
              <w:r w:rsidRPr="008E3902">
                <w:rPr>
                  <w:sz w:val="20"/>
                  <w:szCs w:val="20"/>
                  <w:lang w:val="ru-RU"/>
                  <w:rPrChange w:id="1778" w:author="Tuleshov, Kurmanbek [Bolashak Atyrau Limited]" w:date="2022-10-10T22:10:00Z">
                    <w:rPr>
                      <w:lang w:val="ru-RU"/>
                    </w:rPr>
                  </w:rPrChange>
                </w:rPr>
                <w:t>316, шириной 20 мм (3/4 дюйма) толщиной 0,5 мм (0,020 дюйма) и скреп для бандажной ленты.</w:t>
              </w:r>
            </w:ins>
          </w:p>
        </w:tc>
      </w:tr>
      <w:tr w:rsidR="00EE4C84" w:rsidRPr="00B10A72" w14:paraId="05B8FE53" w14:textId="77777777" w:rsidTr="005B4369">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1779" w:author="Tuleshov, Kurmanbek [Bolashak Atyrau Limited]" w:date="2022-10-10T15:12: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698"/>
          <w:ins w:id="1780" w:author="Tuleshov, Kurmanbek [Bolashak Atyrau Limited]" w:date="2022-10-10T14:47:00Z"/>
          <w:trPrChange w:id="1781" w:author="Tuleshov, Kurmanbek [Bolashak Atyrau Limited]" w:date="2022-10-10T15:12:00Z">
            <w:trPr>
              <w:gridBefore w:val="1"/>
            </w:trPr>
          </w:trPrChange>
        </w:trPr>
        <w:tc>
          <w:tcPr>
            <w:tcW w:w="3964" w:type="dxa"/>
            <w:tcPrChange w:id="1782" w:author="Tuleshov, Kurmanbek [Bolashak Atyrau Limited]" w:date="2022-10-10T15:12:00Z">
              <w:tcPr>
                <w:tcW w:w="3964" w:type="dxa"/>
                <w:gridSpan w:val="2"/>
              </w:tcPr>
            </w:tcPrChange>
          </w:tcPr>
          <w:p w14:paraId="38C98310" w14:textId="77777777" w:rsidR="005B4369" w:rsidRPr="008E3902" w:rsidRDefault="005B4369" w:rsidP="005B4369">
            <w:pPr>
              <w:pStyle w:val="Default"/>
              <w:rPr>
                <w:ins w:id="1783" w:author="Tuleshov, Kurmanbek [Bolashak Atyrau Limited]" w:date="2022-10-10T15:11:00Z"/>
                <w:sz w:val="20"/>
                <w:szCs w:val="20"/>
                <w:lang w:val="ru-RU"/>
              </w:rPr>
            </w:pPr>
            <w:ins w:id="1784" w:author="Tuleshov, Kurmanbek [Bolashak Atyrau Limited]" w:date="2022-10-10T15:11:00Z">
              <w:r w:rsidRPr="008E3902">
                <w:rPr>
                  <w:sz w:val="20"/>
                  <w:szCs w:val="20"/>
                  <w:lang w:val="ru-RU"/>
                </w:rPr>
                <w:lastRenderedPageBreak/>
                <w:t xml:space="preserve">Полосы бандажные для сосудов </w:t>
              </w:r>
            </w:ins>
          </w:p>
          <w:p w14:paraId="48693469" w14:textId="43BFB0F1" w:rsidR="00EE4C84" w:rsidRPr="008E3902" w:rsidRDefault="00EE4C84" w:rsidP="00DD027F">
            <w:pPr>
              <w:pStyle w:val="CellBody"/>
              <w:overflowPunct w:val="0"/>
              <w:spacing w:before="120"/>
              <w:textAlignment w:val="baseline"/>
              <w:rPr>
                <w:ins w:id="1785" w:author="Tuleshov, Kurmanbek [Bolashak Atyrau Limited]" w:date="2022-10-10T14:47:00Z"/>
                <w:lang w:val="ru-RU" w:eastAsia="en-GB"/>
              </w:rPr>
            </w:pPr>
          </w:p>
        </w:tc>
        <w:tc>
          <w:tcPr>
            <w:tcW w:w="3863" w:type="dxa"/>
            <w:tcPrChange w:id="1786" w:author="Tuleshov, Kurmanbek [Bolashak Atyrau Limited]" w:date="2022-10-10T15:12:00Z">
              <w:tcPr>
                <w:tcW w:w="3863" w:type="dxa"/>
                <w:gridSpan w:val="2"/>
              </w:tcPr>
            </w:tcPrChange>
          </w:tcPr>
          <w:p w14:paraId="070C80E1" w14:textId="3D5137AA" w:rsidR="00EE4C84" w:rsidRPr="008E3902" w:rsidRDefault="000026EF">
            <w:pPr>
              <w:pStyle w:val="Default"/>
              <w:rPr>
                <w:ins w:id="1787" w:author="Tuleshov, Kurmanbek [Bolashak Atyrau Limited]" w:date="2022-10-10T14:47:00Z"/>
                <w:lang w:val="ru-RU"/>
                <w:rPrChange w:id="1788" w:author="Tuleshov, Kurmanbek [Bolashak Atyrau Limited]" w:date="2022-10-10T22:10:00Z">
                  <w:rPr>
                    <w:ins w:id="1789" w:author="Tuleshov, Kurmanbek [Bolashak Atyrau Limited]" w:date="2022-10-10T14:47:00Z"/>
                    <w:lang w:val="en-GB" w:eastAsia="en-GB"/>
                  </w:rPr>
                </w:rPrChange>
              </w:rPr>
              <w:pPrChange w:id="1790" w:author="Tuleshov, Kurmanbek [Bolashak Atyrau Limited]" w:date="2022-10-10T15:16:00Z">
                <w:pPr>
                  <w:pStyle w:val="CellBody"/>
                  <w:overflowPunct w:val="0"/>
                  <w:spacing w:before="120"/>
                  <w:textAlignment w:val="baseline"/>
                </w:pPr>
              </w:pPrChange>
            </w:pPr>
            <w:ins w:id="1791" w:author="Tuleshov, Kurmanbek [Bolashak Atyrau Limited]" w:date="2022-10-10T15:16:00Z">
              <w:r w:rsidRPr="008E3902">
                <w:rPr>
                  <w:sz w:val="20"/>
                  <w:szCs w:val="20"/>
                  <w:lang w:val="ru-RU"/>
                  <w:rPrChange w:id="1792" w:author="Tuleshov, Kurmanbek [Bolashak Atyrau Limited]" w:date="2022-10-10T22:10:00Z">
                    <w:rPr/>
                  </w:rPrChange>
                </w:rPr>
                <w:t>Ширина 20 мм (3/4 дюйма), толщина 0,5 мм (0,020 дюйма)</w:t>
              </w:r>
            </w:ins>
          </w:p>
        </w:tc>
      </w:tr>
      <w:tr w:rsidR="00EE4C84" w:rsidRPr="008E3902" w14:paraId="25E5AF62" w14:textId="77777777" w:rsidTr="00DD027F">
        <w:trPr>
          <w:ins w:id="1793" w:author="Tuleshov, Kurmanbek [Bolashak Atyrau Limited]" w:date="2022-10-10T14:47:00Z"/>
        </w:trPr>
        <w:tc>
          <w:tcPr>
            <w:tcW w:w="3964" w:type="dxa"/>
          </w:tcPr>
          <w:p w14:paraId="25016DAD" w14:textId="3E710546" w:rsidR="00EE4C84" w:rsidRPr="008E3902" w:rsidRDefault="000026EF">
            <w:pPr>
              <w:pStyle w:val="Default"/>
              <w:rPr>
                <w:ins w:id="1794" w:author="Tuleshov, Kurmanbek [Bolashak Atyrau Limited]" w:date="2022-10-10T14:47:00Z"/>
                <w:lang w:val="ru-RU"/>
                <w:rPrChange w:id="1795" w:author="Tuleshov, Kurmanbek [Bolashak Atyrau Limited]" w:date="2022-10-10T22:10:00Z">
                  <w:rPr>
                    <w:ins w:id="1796" w:author="Tuleshov, Kurmanbek [Bolashak Atyrau Limited]" w:date="2022-10-10T14:47:00Z"/>
                    <w:lang w:val="en-GB" w:eastAsia="en-GB"/>
                  </w:rPr>
                </w:rPrChange>
              </w:rPr>
              <w:pPrChange w:id="1797" w:author="Tuleshov, Kurmanbek [Bolashak Atyrau Limited]" w:date="2022-10-10T15:16:00Z">
                <w:pPr>
                  <w:pStyle w:val="CellBody"/>
                  <w:overflowPunct w:val="0"/>
                  <w:spacing w:before="120"/>
                  <w:textAlignment w:val="baseline"/>
                </w:pPr>
              </w:pPrChange>
            </w:pPr>
            <w:ins w:id="1798" w:author="Tuleshov, Kurmanbek [Bolashak Atyrau Limited]" w:date="2022-10-10T15:16:00Z">
              <w:r w:rsidRPr="008E3902">
                <w:rPr>
                  <w:sz w:val="20"/>
                  <w:szCs w:val="20"/>
                  <w:lang w:val="ru-RU"/>
                </w:rPr>
                <w:t>S</w:t>
              </w:r>
              <w:r w:rsidRPr="008E3902">
                <w:rPr>
                  <w:sz w:val="20"/>
                  <w:szCs w:val="20"/>
                  <w:lang w:val="ru-RU"/>
                  <w:rPrChange w:id="1799" w:author="Tuleshov, Kurmanbek [Bolashak Atyrau Limited]" w:date="2022-10-10T22:10:00Z">
                    <w:rPr/>
                  </w:rPrChange>
                </w:rPr>
                <w:t xml:space="preserve">- и </w:t>
              </w:r>
              <w:r w:rsidRPr="008E3902">
                <w:rPr>
                  <w:sz w:val="20"/>
                  <w:szCs w:val="20"/>
                  <w:lang w:val="ru-RU"/>
                </w:rPr>
                <w:t>J</w:t>
              </w:r>
              <w:r w:rsidRPr="008E3902">
                <w:rPr>
                  <w:sz w:val="20"/>
                  <w:szCs w:val="20"/>
                  <w:lang w:val="ru-RU"/>
                  <w:rPrChange w:id="1800" w:author="Tuleshov, Kurmanbek [Bolashak Atyrau Limited]" w:date="2022-10-10T22:10:00Z">
                    <w:rPr/>
                  </w:rPrChange>
                </w:rPr>
                <w:t xml:space="preserve">-образные скобы </w:t>
              </w:r>
            </w:ins>
          </w:p>
        </w:tc>
        <w:tc>
          <w:tcPr>
            <w:tcW w:w="3863" w:type="dxa"/>
          </w:tcPr>
          <w:p w14:paraId="42D9502D" w14:textId="43A4BBFE" w:rsidR="00EE4C84" w:rsidRPr="008E3902" w:rsidRDefault="000026EF">
            <w:pPr>
              <w:pStyle w:val="Default"/>
              <w:rPr>
                <w:ins w:id="1801" w:author="Tuleshov, Kurmanbek [Bolashak Atyrau Limited]" w:date="2022-10-10T14:47:00Z"/>
                <w:lang w:val="ru-RU"/>
                <w:rPrChange w:id="1802" w:author="Tuleshov, Kurmanbek [Bolashak Atyrau Limited]" w:date="2022-10-10T22:10:00Z">
                  <w:rPr>
                    <w:ins w:id="1803" w:author="Tuleshov, Kurmanbek [Bolashak Atyrau Limited]" w:date="2022-10-10T14:47:00Z"/>
                    <w:lang w:val="en-GB" w:eastAsia="en-GB"/>
                  </w:rPr>
                </w:rPrChange>
              </w:rPr>
              <w:pPrChange w:id="1804" w:author="Tuleshov, Kurmanbek [Bolashak Atyrau Limited]" w:date="2022-10-10T15:16:00Z">
                <w:pPr>
                  <w:pStyle w:val="CellBody"/>
                  <w:overflowPunct w:val="0"/>
                  <w:spacing w:before="120"/>
                  <w:textAlignment w:val="baseline"/>
                </w:pPr>
              </w:pPrChange>
            </w:pPr>
            <w:ins w:id="1805" w:author="Tuleshov, Kurmanbek [Bolashak Atyrau Limited]" w:date="2022-10-10T15:16:00Z">
              <w:r w:rsidRPr="008E3902">
                <w:rPr>
                  <w:sz w:val="20"/>
                  <w:szCs w:val="20"/>
                  <w:lang w:val="ru-RU"/>
                </w:rPr>
                <w:t xml:space="preserve">Толщина 1 мм (0,040 дюйма) </w:t>
              </w:r>
            </w:ins>
          </w:p>
        </w:tc>
      </w:tr>
      <w:tr w:rsidR="00EE4C84" w:rsidRPr="008E3902" w14:paraId="1B3D1815" w14:textId="77777777" w:rsidTr="00DD027F">
        <w:trPr>
          <w:ins w:id="1806" w:author="Tuleshov, Kurmanbek [Bolashak Atyrau Limited]" w:date="2022-10-10T14:47:00Z"/>
        </w:trPr>
        <w:tc>
          <w:tcPr>
            <w:tcW w:w="3964" w:type="dxa"/>
          </w:tcPr>
          <w:p w14:paraId="7785FEB1" w14:textId="3B3D2EB6" w:rsidR="00EE4C84" w:rsidRPr="008E3902" w:rsidRDefault="000026EF">
            <w:pPr>
              <w:pStyle w:val="Default"/>
              <w:rPr>
                <w:ins w:id="1807" w:author="Tuleshov, Kurmanbek [Bolashak Atyrau Limited]" w:date="2022-10-10T14:47:00Z"/>
                <w:lang w:val="ru-RU"/>
                <w:rPrChange w:id="1808" w:author="Tuleshov, Kurmanbek [Bolashak Atyrau Limited]" w:date="2022-10-10T22:10:00Z">
                  <w:rPr>
                    <w:ins w:id="1809" w:author="Tuleshov, Kurmanbek [Bolashak Atyrau Limited]" w:date="2022-10-10T14:47:00Z"/>
                    <w:lang w:val="en-GB" w:eastAsia="en-GB"/>
                  </w:rPr>
                </w:rPrChange>
              </w:rPr>
              <w:pPrChange w:id="1810" w:author="Tuleshov, Kurmanbek [Bolashak Atyrau Limited]" w:date="2022-10-10T15:16:00Z">
                <w:pPr>
                  <w:pStyle w:val="CellBody"/>
                  <w:overflowPunct w:val="0"/>
                  <w:spacing w:before="120"/>
                  <w:textAlignment w:val="baseline"/>
                </w:pPr>
              </w:pPrChange>
            </w:pPr>
            <w:ins w:id="1811" w:author="Tuleshov, Kurmanbek [Bolashak Atyrau Limited]" w:date="2022-10-10T15:16:00Z">
              <w:r w:rsidRPr="008E3902">
                <w:rPr>
                  <w:sz w:val="20"/>
                  <w:szCs w:val="20"/>
                  <w:lang w:val="ru-RU"/>
                  <w:rPrChange w:id="1812" w:author="Tuleshov, Kurmanbek [Bolashak Atyrau Limited]" w:date="2022-10-10T22:10:00Z">
                    <w:rPr/>
                  </w:rPrChange>
                </w:rPr>
                <w:t xml:space="preserve">Заклепки для соединения нержавеющей стали </w:t>
              </w:r>
            </w:ins>
          </w:p>
        </w:tc>
        <w:tc>
          <w:tcPr>
            <w:tcW w:w="3863" w:type="dxa"/>
          </w:tcPr>
          <w:p w14:paraId="6A88C010" w14:textId="3B52C8E5" w:rsidR="00EE4C84" w:rsidRPr="008E3902" w:rsidRDefault="000026EF">
            <w:pPr>
              <w:pStyle w:val="Default"/>
              <w:rPr>
                <w:ins w:id="1813" w:author="Tuleshov, Kurmanbek [Bolashak Atyrau Limited]" w:date="2022-10-10T14:47:00Z"/>
                <w:lang w:val="ru-RU"/>
                <w:rPrChange w:id="1814" w:author="Tuleshov, Kurmanbek [Bolashak Atyrau Limited]" w:date="2022-10-10T22:10:00Z">
                  <w:rPr>
                    <w:ins w:id="1815" w:author="Tuleshov, Kurmanbek [Bolashak Atyrau Limited]" w:date="2022-10-10T14:47:00Z"/>
                    <w:lang w:val="en-GB" w:eastAsia="en-GB"/>
                  </w:rPr>
                </w:rPrChange>
              </w:rPr>
              <w:pPrChange w:id="1816" w:author="Tuleshov, Kurmanbek [Bolashak Atyrau Limited]" w:date="2022-10-10T15:16:00Z">
                <w:pPr>
                  <w:pStyle w:val="CellBody"/>
                  <w:overflowPunct w:val="0"/>
                  <w:spacing w:before="120"/>
                  <w:textAlignment w:val="baseline"/>
                </w:pPr>
              </w:pPrChange>
            </w:pPr>
            <w:ins w:id="1817" w:author="Tuleshov, Kurmanbek [Bolashak Atyrau Limited]" w:date="2022-10-10T15:16:00Z">
              <w:r w:rsidRPr="008E3902">
                <w:rPr>
                  <w:sz w:val="20"/>
                  <w:szCs w:val="20"/>
                  <w:lang w:val="ru-RU"/>
                </w:rPr>
                <w:t xml:space="preserve">В соответствии с требованиями </w:t>
              </w:r>
            </w:ins>
          </w:p>
        </w:tc>
      </w:tr>
      <w:tr w:rsidR="00EE4C84" w:rsidRPr="00B10A72" w14:paraId="43EBD3F7" w14:textId="77777777" w:rsidTr="00DD027F">
        <w:trPr>
          <w:ins w:id="1818" w:author="Tuleshov, Kurmanbek [Bolashak Atyrau Limited]" w:date="2022-10-10T14:47:00Z"/>
        </w:trPr>
        <w:tc>
          <w:tcPr>
            <w:tcW w:w="3964" w:type="dxa"/>
          </w:tcPr>
          <w:p w14:paraId="11D1912F" w14:textId="2DE629F4" w:rsidR="00EE4C84" w:rsidRPr="008E3902" w:rsidRDefault="000026EF">
            <w:pPr>
              <w:pStyle w:val="Default"/>
              <w:rPr>
                <w:ins w:id="1819" w:author="Tuleshov, Kurmanbek [Bolashak Atyrau Limited]" w:date="2022-10-10T14:47:00Z"/>
                <w:lang w:val="ru-RU"/>
                <w:rPrChange w:id="1820" w:author="Tuleshov, Kurmanbek [Bolashak Atyrau Limited]" w:date="2022-10-10T22:10:00Z">
                  <w:rPr>
                    <w:ins w:id="1821" w:author="Tuleshov, Kurmanbek [Bolashak Atyrau Limited]" w:date="2022-10-10T14:47:00Z"/>
                    <w:lang w:val="en-GB" w:eastAsia="en-GB"/>
                  </w:rPr>
                </w:rPrChange>
              </w:rPr>
              <w:pPrChange w:id="1822" w:author="Tuleshov, Kurmanbek [Bolashak Atyrau Limited]" w:date="2022-10-10T15:16:00Z">
                <w:pPr>
                  <w:pStyle w:val="CellBody"/>
                  <w:overflowPunct w:val="0"/>
                  <w:spacing w:before="120"/>
                  <w:textAlignment w:val="baseline"/>
                </w:pPr>
              </w:pPrChange>
            </w:pPr>
            <w:ins w:id="1823" w:author="Tuleshov, Kurmanbek [Bolashak Atyrau Limited]" w:date="2022-10-10T15:16:00Z">
              <w:r w:rsidRPr="008E3902">
                <w:rPr>
                  <w:sz w:val="20"/>
                  <w:szCs w:val="20"/>
                  <w:lang w:val="ru-RU"/>
                </w:rPr>
                <w:t xml:space="preserve">Винтовые крепежные элементы </w:t>
              </w:r>
            </w:ins>
          </w:p>
        </w:tc>
        <w:tc>
          <w:tcPr>
            <w:tcW w:w="3863" w:type="dxa"/>
          </w:tcPr>
          <w:p w14:paraId="2FBB6A5A" w14:textId="3F5608CF" w:rsidR="00EE4C84" w:rsidRPr="008E3902" w:rsidRDefault="000026EF">
            <w:pPr>
              <w:pStyle w:val="Default"/>
              <w:rPr>
                <w:ins w:id="1824" w:author="Tuleshov, Kurmanbek [Bolashak Atyrau Limited]" w:date="2022-10-10T14:47:00Z"/>
                <w:lang w:val="ru-RU"/>
                <w:rPrChange w:id="1825" w:author="Tuleshov, Kurmanbek [Bolashak Atyrau Limited]" w:date="2022-10-10T15:22:00Z">
                  <w:rPr>
                    <w:ins w:id="1826" w:author="Tuleshov, Kurmanbek [Bolashak Atyrau Limited]" w:date="2022-10-10T14:47:00Z"/>
                    <w:lang w:val="en-GB" w:eastAsia="en-GB"/>
                  </w:rPr>
                </w:rPrChange>
              </w:rPr>
              <w:pPrChange w:id="1827" w:author="Tuleshov, Kurmanbek [Bolashak Atyrau Limited]" w:date="2022-10-10T15:16:00Z">
                <w:pPr>
                  <w:pStyle w:val="CellBody"/>
                  <w:overflowPunct w:val="0"/>
                  <w:spacing w:before="120"/>
                  <w:textAlignment w:val="baseline"/>
                </w:pPr>
              </w:pPrChange>
            </w:pPr>
            <w:ins w:id="1828" w:author="Tuleshov, Kurmanbek [Bolashak Atyrau Limited]" w:date="2022-10-10T15:16:00Z">
              <w:r w:rsidRPr="008E3902">
                <w:rPr>
                  <w:sz w:val="20"/>
                  <w:szCs w:val="20"/>
                  <w:lang w:val="ru-RU"/>
                  <w:rPrChange w:id="1829" w:author="Tuleshov, Kurmanbek [Bolashak Atyrau Limited]" w:date="2022-10-10T22:10:00Z">
                    <w:rPr/>
                  </w:rPrChange>
                </w:rPr>
                <w:t>Длина 15 мм (1/2 дюйма), номер резьбы 8, самонарезающий</w:t>
              </w:r>
              <w:r w:rsidRPr="008E3902">
                <w:rPr>
                  <w:sz w:val="20"/>
                  <w:szCs w:val="20"/>
                  <w:lang w:val="ru-RU"/>
                  <w:rPrChange w:id="1830" w:author="Tuleshov, Kurmanbek [Bolashak Atyrau Limited]" w:date="2022-10-10T15:22:00Z">
                    <w:rPr/>
                  </w:rPrChange>
                </w:rPr>
                <w:t xml:space="preserve"> </w:t>
              </w:r>
            </w:ins>
          </w:p>
        </w:tc>
      </w:tr>
    </w:tbl>
    <w:p w14:paraId="3232E4EE" w14:textId="77777777" w:rsidR="00EE4C84" w:rsidRPr="008E3902" w:rsidRDefault="00EE4C84">
      <w:pPr>
        <w:pStyle w:val="List1"/>
        <w:numPr>
          <w:ilvl w:val="0"/>
          <w:numId w:val="0"/>
        </w:numPr>
        <w:rPr>
          <w:ins w:id="1831" w:author="Tuleshov, Kurmanbek [Bolashak Atyrau Limited]" w:date="2022-10-10T14:46:00Z"/>
          <w:lang w:val="ru-RU"/>
        </w:rPr>
        <w:pPrChange w:id="1832" w:author="Tuleshov, Kurmanbek [Bolashak Atyrau Limited]" w:date="2022-10-10T15:20:00Z">
          <w:pPr>
            <w:pStyle w:val="List1"/>
            <w:numPr>
              <w:numId w:val="140"/>
            </w:numPr>
          </w:pPr>
        </w:pPrChange>
      </w:pPr>
    </w:p>
    <w:p w14:paraId="4BB63F6E" w14:textId="31C5B972" w:rsidR="00CD112F" w:rsidRPr="008E3902" w:rsidRDefault="00CD112F" w:rsidP="00272502">
      <w:pPr>
        <w:pStyle w:val="List1"/>
        <w:numPr>
          <w:ilvl w:val="0"/>
          <w:numId w:val="287"/>
        </w:numPr>
        <w:tabs>
          <w:tab w:val="clear" w:pos="1080"/>
          <w:tab w:val="left" w:pos="1134"/>
        </w:tabs>
        <w:ind w:left="1134" w:hanging="283"/>
        <w:rPr>
          <w:lang w:val="ru-RU"/>
        </w:rPr>
      </w:pPr>
      <w:r w:rsidRPr="008E3902">
        <w:rPr>
          <w:lang w:val="ru-RU"/>
        </w:rPr>
        <w:t>Вся изоляция должна быть надежно закреплена с помощью указанной вязальной проволоки или полосы. Концы проволоки и скрепы для бандажной ленты должны быть заделаны в изоляцию заподлицо.</w:t>
      </w:r>
    </w:p>
    <w:p w14:paraId="4BB63F6F" w14:textId="124884C8" w:rsidR="00CD112F" w:rsidRPr="008E3902" w:rsidRDefault="00CD112F" w:rsidP="0086279A">
      <w:pPr>
        <w:pStyle w:val="List1"/>
        <w:tabs>
          <w:tab w:val="clear" w:pos="1080"/>
          <w:tab w:val="left" w:pos="1134"/>
        </w:tabs>
        <w:ind w:left="1134" w:hanging="283"/>
        <w:rPr>
          <w:lang w:val="ru-RU"/>
        </w:rPr>
      </w:pPr>
      <w:r w:rsidRPr="008E3902">
        <w:rPr>
          <w:lang w:val="ru-RU"/>
        </w:rPr>
        <w:t xml:space="preserve">Крепление обшивки должно выполняться с помощью полос из нержавеющей стали и скреп для бандажной ленты, установленных через каждые </w:t>
      </w:r>
      <w:del w:id="1833" w:author="Tuleshov, Kurmanbek [Bolashak Atyrau Limited]" w:date="2022-10-10T15:21:00Z">
        <w:r w:rsidRPr="008E3902" w:rsidDel="004F4919">
          <w:rPr>
            <w:lang w:val="ru-RU"/>
          </w:rPr>
          <w:delText xml:space="preserve">350 </w:delText>
        </w:r>
      </w:del>
      <w:ins w:id="1834" w:author="Tuleshov, Kurmanbek [Bolashak Atyrau Limited]" w:date="2022-10-10T15:21:00Z">
        <w:r w:rsidR="004F4919" w:rsidRPr="008E3902">
          <w:rPr>
            <w:lang w:val="ru-RU"/>
          </w:rPr>
          <w:t xml:space="preserve">300 </w:t>
        </w:r>
      </w:ins>
      <w:r w:rsidRPr="008E3902">
        <w:rPr>
          <w:lang w:val="ru-RU"/>
        </w:rPr>
        <w:t>мм, и на кольцевом перекрытии обшивки. Обшивка на вертикальной трубе должна удерживаться на месте с помощью S-образных скоб из нержавеющей стали, прикрепленных к полосам, как минимум, по две скобы на перекрытие. Сползание промежуточных полос должно предотвращаться с помощью двух винтов, установленных диаметрально противоположно, непосредственно под полосой.</w:t>
      </w:r>
    </w:p>
    <w:p w14:paraId="4BB63F70" w14:textId="77777777" w:rsidR="00CD112F" w:rsidRPr="008E3902" w:rsidRDefault="00CD112F" w:rsidP="0086279A">
      <w:pPr>
        <w:pStyle w:val="List1"/>
        <w:tabs>
          <w:tab w:val="clear" w:pos="1080"/>
          <w:tab w:val="left" w:pos="1134"/>
        </w:tabs>
        <w:ind w:left="1134" w:hanging="283"/>
        <w:rPr>
          <w:lang w:val="ru-RU"/>
        </w:rPr>
      </w:pPr>
      <w:r w:rsidRPr="008E3902">
        <w:rPr>
          <w:lang w:val="ru-RU"/>
        </w:rPr>
        <w:t>Крепление колен должно быть таким же, что и крепление для прямых участков трубы, по одной вязальной проволоке или полосе на каждый сегмент изоляции.</w:t>
      </w:r>
    </w:p>
    <w:p w14:paraId="4BB63F71" w14:textId="77777777" w:rsidR="00CD112F" w:rsidRPr="008E3902" w:rsidRDefault="00CD112F" w:rsidP="000656E2">
      <w:pPr>
        <w:pStyle w:val="Heading2"/>
        <w:rPr>
          <w:lang w:val="ru-RU"/>
        </w:rPr>
      </w:pPr>
      <w:bookmarkStart w:id="1835" w:name="_Toc325464853"/>
      <w:bookmarkStart w:id="1836" w:name="_Toc117352174"/>
      <w:r w:rsidRPr="008E3902">
        <w:rPr>
          <w:lang w:val="ru-RU"/>
        </w:rPr>
        <w:t>Компенсирующие бандажи</w:t>
      </w:r>
      <w:bookmarkEnd w:id="1835"/>
      <w:bookmarkEnd w:id="1836"/>
    </w:p>
    <w:p w14:paraId="4BB63F72" w14:textId="77777777" w:rsidR="00CD112F" w:rsidRPr="008E3902" w:rsidRDefault="00CD112F" w:rsidP="00DE10B1">
      <w:pPr>
        <w:pStyle w:val="List1"/>
        <w:numPr>
          <w:ilvl w:val="0"/>
          <w:numId w:val="141"/>
        </w:numPr>
        <w:tabs>
          <w:tab w:val="clear" w:pos="1080"/>
          <w:tab w:val="left" w:pos="1134"/>
        </w:tabs>
        <w:ind w:left="1134" w:hanging="283"/>
        <w:rPr>
          <w:lang w:val="ru-RU"/>
        </w:rPr>
      </w:pPr>
      <w:r w:rsidRPr="008E3902">
        <w:rPr>
          <w:lang w:val="ru-RU"/>
        </w:rPr>
        <w:t xml:space="preserve">Бандажи обшивки сосудов диаметром больше, чем 2,4 м (8 футов) должны иметь пружины сжатия длиной 100 мм (4 дюйма) из нержавеющей стали. </w:t>
      </w:r>
    </w:p>
    <w:p w14:paraId="4BB63F73" w14:textId="0D661E78" w:rsidR="00CD112F" w:rsidRPr="008E3902" w:rsidRDefault="00CD112F" w:rsidP="00DE10B1">
      <w:pPr>
        <w:pStyle w:val="List1"/>
        <w:tabs>
          <w:tab w:val="clear" w:pos="1080"/>
          <w:tab w:val="left" w:pos="1134"/>
        </w:tabs>
        <w:ind w:left="1134" w:hanging="283"/>
        <w:rPr>
          <w:lang w:val="ru-RU"/>
        </w:rPr>
      </w:pPr>
      <w:r w:rsidRPr="008E3902">
        <w:rPr>
          <w:lang w:val="ru-RU"/>
        </w:rPr>
        <w:t xml:space="preserve">Пружины должны располагаться через каждые </w:t>
      </w:r>
      <w:del w:id="1837" w:author="Tuleshov, Kurmanbek [Bolashak Atyrau Limited]" w:date="2022-10-20T16:07:00Z">
        <w:r w:rsidRPr="008E3902" w:rsidDel="004454CD">
          <w:rPr>
            <w:lang w:val="ru-RU"/>
          </w:rPr>
          <w:delText xml:space="preserve">10 </w:delText>
        </w:r>
      </w:del>
      <w:ins w:id="1838" w:author="Tuleshov, Kurmanbek [Bolashak Atyrau Limited]" w:date="2022-10-20T16:07:00Z">
        <w:r w:rsidR="004454CD" w:rsidRPr="008E3902">
          <w:rPr>
            <w:lang w:val="ru-RU"/>
            <w:rPrChange w:id="1839" w:author="Tuleshov, Kurmanbek [Bolashak Atyrau Limited]" w:date="2022-10-20T16:07:00Z">
              <w:rPr/>
            </w:rPrChange>
          </w:rPr>
          <w:t>9</w:t>
        </w:r>
        <w:r w:rsidR="004454CD" w:rsidRPr="008E3902">
          <w:rPr>
            <w:lang w:val="ru-RU"/>
          </w:rPr>
          <w:t xml:space="preserve"> </w:t>
        </w:r>
      </w:ins>
      <w:r w:rsidRPr="008E3902">
        <w:rPr>
          <w:lang w:val="ru-RU"/>
        </w:rPr>
        <w:t>м длины бандажа.</w:t>
      </w:r>
    </w:p>
    <w:p w14:paraId="4BB63F74" w14:textId="2F1F612A" w:rsidR="00CD112F" w:rsidRPr="008E3902" w:rsidRDefault="00CD112F" w:rsidP="00DE10B1">
      <w:pPr>
        <w:pStyle w:val="List1"/>
        <w:tabs>
          <w:tab w:val="clear" w:pos="1080"/>
          <w:tab w:val="left" w:pos="1134"/>
        </w:tabs>
        <w:ind w:left="1134" w:hanging="283"/>
        <w:rPr>
          <w:lang w:val="ru-RU"/>
        </w:rPr>
      </w:pPr>
      <w:r w:rsidRPr="008E3902">
        <w:rPr>
          <w:lang w:val="ru-RU"/>
        </w:rPr>
        <w:t>Каждая пружина должна быть установлена и нагружена в соответствии с печатными инструкциями производителя.</w:t>
      </w:r>
    </w:p>
    <w:p w14:paraId="61DF5788" w14:textId="515E5204" w:rsidR="009B095E" w:rsidRPr="008E3902" w:rsidRDefault="004A489B" w:rsidP="00DE10B1">
      <w:pPr>
        <w:pStyle w:val="List1"/>
        <w:tabs>
          <w:tab w:val="clear" w:pos="1080"/>
          <w:tab w:val="left" w:pos="1134"/>
        </w:tabs>
        <w:ind w:left="1134" w:hanging="283"/>
        <w:rPr>
          <w:lang w:val="ru-RU"/>
        </w:rPr>
      </w:pPr>
      <w:ins w:id="1840" w:author="Tuleshov, Kurmanbek [Bolashak Atyrau Limited]" w:date="2022-10-21T11:20:00Z">
        <w:r w:rsidRPr="008E3902">
          <w:rPr>
            <w:lang w:val="ru-RU"/>
          </w:rPr>
          <w:t xml:space="preserve">Применение растягивающих пружин недопустимо. </w:t>
        </w:r>
      </w:ins>
    </w:p>
    <w:p w14:paraId="4BB63F75" w14:textId="77777777" w:rsidR="00CD112F" w:rsidRPr="008E3902" w:rsidRDefault="00CD112F" w:rsidP="000656E2">
      <w:pPr>
        <w:pStyle w:val="Heading2"/>
        <w:rPr>
          <w:lang w:val="ru-RU"/>
        </w:rPr>
      </w:pPr>
      <w:bookmarkStart w:id="1841" w:name="_Toc325464854"/>
      <w:bookmarkStart w:id="1842" w:name="_Toc117352175"/>
      <w:r w:rsidRPr="008E3902">
        <w:rPr>
          <w:lang w:val="ru-RU"/>
        </w:rPr>
        <w:t xml:space="preserve">Температурные </w:t>
      </w:r>
      <w:r w:rsidR="00A71D13" w:rsidRPr="008E3902">
        <w:rPr>
          <w:lang w:val="ru-RU"/>
        </w:rPr>
        <w:t>швы</w:t>
      </w:r>
      <w:r w:rsidRPr="008E3902">
        <w:rPr>
          <w:lang w:val="ru-RU"/>
        </w:rPr>
        <w:t xml:space="preserve"> изоляции</w:t>
      </w:r>
      <w:bookmarkEnd w:id="1841"/>
      <w:bookmarkEnd w:id="1842"/>
    </w:p>
    <w:p w14:paraId="4BB63F76" w14:textId="6CD6BFCB" w:rsidR="00CD112F" w:rsidRPr="008E3902" w:rsidRDefault="00CD112F" w:rsidP="0046570D">
      <w:pPr>
        <w:pStyle w:val="List1"/>
        <w:numPr>
          <w:ilvl w:val="0"/>
          <w:numId w:val="142"/>
        </w:numPr>
        <w:tabs>
          <w:tab w:val="clear" w:pos="1080"/>
          <w:tab w:val="left" w:pos="1134"/>
        </w:tabs>
        <w:ind w:left="1134" w:hanging="283"/>
        <w:rPr>
          <w:lang w:val="ru-RU"/>
        </w:rPr>
      </w:pPr>
      <w:r w:rsidRPr="008E3902">
        <w:rPr>
          <w:lang w:val="ru-RU"/>
        </w:rPr>
        <w:t xml:space="preserve">Расстояние между установленными температурными </w:t>
      </w:r>
      <w:r w:rsidR="00A71D13" w:rsidRPr="008E3902">
        <w:rPr>
          <w:lang w:val="ru-RU"/>
        </w:rPr>
        <w:t>швами</w:t>
      </w:r>
      <w:r w:rsidRPr="008E3902">
        <w:rPr>
          <w:lang w:val="ru-RU"/>
        </w:rPr>
        <w:t xml:space="preserve"> изоляции не должно превышать максимальных значений, указанных в </w:t>
      </w:r>
      <w:r w:rsidR="00E342DB" w:rsidRPr="008E3902">
        <w:rPr>
          <w:lang w:val="ru-RU"/>
        </w:rPr>
        <w:t xml:space="preserve">таблице </w:t>
      </w:r>
      <w:r w:rsidR="005F1E3E" w:rsidRPr="005F1E3E">
        <w:rPr>
          <w:lang w:val="ru-RU"/>
        </w:rPr>
        <w:t>5</w:t>
      </w:r>
      <w:r w:rsidRPr="008E3902">
        <w:rPr>
          <w:lang w:val="ru-RU"/>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1"/>
        <w:gridCol w:w="2102"/>
        <w:gridCol w:w="2080"/>
        <w:gridCol w:w="1984"/>
      </w:tblGrid>
      <w:tr w:rsidR="00CD112F" w:rsidRPr="005F1E3E" w14:paraId="4BB63F78" w14:textId="77777777" w:rsidTr="004B1B11">
        <w:tc>
          <w:tcPr>
            <w:tcW w:w="8523" w:type="dxa"/>
            <w:gridSpan w:val="4"/>
            <w:tcBorders>
              <w:top w:val="nil"/>
              <w:left w:val="nil"/>
              <w:right w:val="nil"/>
            </w:tcBorders>
          </w:tcPr>
          <w:p w14:paraId="4BB63F77" w14:textId="3A191C2D" w:rsidR="00CD112F" w:rsidRPr="008E3902" w:rsidRDefault="00CD112F" w:rsidP="0046570D">
            <w:pPr>
              <w:pStyle w:val="TableTitle1"/>
              <w:numPr>
                <w:ilvl w:val="0"/>
                <w:numId w:val="0"/>
              </w:numPr>
              <w:overflowPunct w:val="0"/>
              <w:ind w:left="720" w:hanging="786"/>
              <w:textAlignment w:val="baseline"/>
              <w:rPr>
                <w:lang w:val="ru-RU"/>
              </w:rPr>
            </w:pPr>
            <w:r w:rsidRPr="008E3902">
              <w:rPr>
                <w:lang w:val="ru-RU"/>
              </w:rPr>
              <w:t xml:space="preserve">Таблица </w:t>
            </w:r>
            <w:r w:rsidR="00122F62" w:rsidRPr="00122F62">
              <w:rPr>
                <w:lang w:val="ru-RU"/>
              </w:rPr>
              <w:t>5</w:t>
            </w:r>
            <w:r w:rsidRPr="008E3902">
              <w:rPr>
                <w:lang w:val="ru-RU"/>
              </w:rPr>
              <w:t xml:space="preserve">: Максимальное расстояние между температурными </w:t>
            </w:r>
            <w:r w:rsidR="00A71D13" w:rsidRPr="008E3902">
              <w:rPr>
                <w:lang w:val="ru-RU"/>
              </w:rPr>
              <w:t>швами</w:t>
            </w:r>
          </w:p>
        </w:tc>
      </w:tr>
      <w:tr w:rsidR="00CD112F" w:rsidRPr="00B10A72" w14:paraId="4BB63F7B" w14:textId="77777777" w:rsidTr="004B1B11">
        <w:tc>
          <w:tcPr>
            <w:tcW w:w="4361" w:type="dxa"/>
            <w:gridSpan w:val="2"/>
          </w:tcPr>
          <w:p w14:paraId="4BB63F79" w14:textId="77777777" w:rsidR="00CD112F" w:rsidRPr="008E3902" w:rsidRDefault="00CD112F" w:rsidP="004B1B11">
            <w:pPr>
              <w:pStyle w:val="CellHeadingCentered"/>
              <w:overflowPunct w:val="0"/>
              <w:spacing w:before="120"/>
              <w:textAlignment w:val="baseline"/>
              <w:rPr>
                <w:lang w:val="ru-RU"/>
              </w:rPr>
            </w:pPr>
            <w:r w:rsidRPr="008E3902">
              <w:rPr>
                <w:lang w:val="ru-RU"/>
              </w:rPr>
              <w:t>Максимальная рабочая температура трубы</w:t>
            </w:r>
          </w:p>
        </w:tc>
        <w:tc>
          <w:tcPr>
            <w:tcW w:w="4162" w:type="dxa"/>
            <w:gridSpan w:val="2"/>
          </w:tcPr>
          <w:p w14:paraId="4BB63F7A" w14:textId="77777777" w:rsidR="00CD112F" w:rsidRPr="008E3902" w:rsidRDefault="00CD112F" w:rsidP="00A71D13">
            <w:pPr>
              <w:pStyle w:val="CellHeadingCentered"/>
              <w:overflowPunct w:val="0"/>
              <w:spacing w:before="120"/>
              <w:textAlignment w:val="baseline"/>
              <w:rPr>
                <w:lang w:val="ru-RU"/>
              </w:rPr>
            </w:pPr>
            <w:r w:rsidRPr="008E3902">
              <w:rPr>
                <w:lang w:val="ru-RU"/>
              </w:rPr>
              <w:t xml:space="preserve">Расстояние между температурными </w:t>
            </w:r>
            <w:r w:rsidR="00A71D13" w:rsidRPr="008E3902">
              <w:rPr>
                <w:lang w:val="ru-RU"/>
              </w:rPr>
              <w:t>швами</w:t>
            </w:r>
            <w:r w:rsidRPr="008E3902">
              <w:rPr>
                <w:lang w:val="ru-RU"/>
              </w:rPr>
              <w:t>, максимум</w:t>
            </w:r>
          </w:p>
        </w:tc>
      </w:tr>
      <w:tr w:rsidR="00CD112F" w:rsidRPr="008E3902" w14:paraId="4BB63F80" w14:textId="77777777" w:rsidTr="004B1B11">
        <w:tc>
          <w:tcPr>
            <w:tcW w:w="2202" w:type="dxa"/>
          </w:tcPr>
          <w:p w14:paraId="4BB63F7C" w14:textId="77777777" w:rsidR="00CD112F" w:rsidRPr="008E3902" w:rsidRDefault="00CD112F" w:rsidP="004B1B11">
            <w:pPr>
              <w:pStyle w:val="CellBodyCentered"/>
              <w:overflowPunct w:val="0"/>
              <w:spacing w:before="120"/>
              <w:textAlignment w:val="baseline"/>
              <w:rPr>
                <w:lang w:val="ru-RU"/>
              </w:rPr>
            </w:pPr>
            <w:r w:rsidRPr="008E3902">
              <w:rPr>
                <w:lang w:val="ru-RU"/>
              </w:rPr>
              <w:t>ºC</w:t>
            </w:r>
          </w:p>
        </w:tc>
        <w:tc>
          <w:tcPr>
            <w:tcW w:w="2159" w:type="dxa"/>
          </w:tcPr>
          <w:p w14:paraId="4BB63F7D" w14:textId="77777777" w:rsidR="00CD112F" w:rsidRPr="008E3902" w:rsidRDefault="00CD112F" w:rsidP="004B1B11">
            <w:pPr>
              <w:pStyle w:val="CellBodyCentered"/>
              <w:overflowPunct w:val="0"/>
              <w:spacing w:before="120"/>
              <w:textAlignment w:val="baseline"/>
              <w:rPr>
                <w:lang w:val="ru-RU"/>
              </w:rPr>
            </w:pPr>
            <w:r w:rsidRPr="008E3902">
              <w:rPr>
                <w:lang w:val="ru-RU"/>
              </w:rPr>
              <w:t>(ºF)</w:t>
            </w:r>
          </w:p>
        </w:tc>
        <w:tc>
          <w:tcPr>
            <w:tcW w:w="2130" w:type="dxa"/>
          </w:tcPr>
          <w:p w14:paraId="4BB63F7E" w14:textId="77777777" w:rsidR="00CD112F" w:rsidRPr="008E3902" w:rsidRDefault="00CD112F" w:rsidP="004B1B11">
            <w:pPr>
              <w:pStyle w:val="CellBodyCentered"/>
              <w:overflowPunct w:val="0"/>
              <w:spacing w:before="120"/>
              <w:textAlignment w:val="baseline"/>
              <w:rPr>
                <w:lang w:val="ru-RU"/>
              </w:rPr>
            </w:pPr>
            <w:r w:rsidRPr="008E3902">
              <w:rPr>
                <w:lang w:val="ru-RU"/>
              </w:rPr>
              <w:t>метры</w:t>
            </w:r>
          </w:p>
        </w:tc>
        <w:tc>
          <w:tcPr>
            <w:tcW w:w="2032" w:type="dxa"/>
          </w:tcPr>
          <w:p w14:paraId="4BB63F7F" w14:textId="77777777" w:rsidR="00CD112F" w:rsidRPr="008E3902" w:rsidRDefault="00CD112F" w:rsidP="004B1B11">
            <w:pPr>
              <w:pStyle w:val="CellBodyCentered"/>
              <w:overflowPunct w:val="0"/>
              <w:spacing w:before="120"/>
              <w:textAlignment w:val="baseline"/>
              <w:rPr>
                <w:lang w:val="ru-RU"/>
              </w:rPr>
            </w:pPr>
            <w:r w:rsidRPr="008E3902">
              <w:rPr>
                <w:lang w:val="ru-RU"/>
              </w:rPr>
              <w:t>(футы)</w:t>
            </w:r>
          </w:p>
        </w:tc>
      </w:tr>
      <w:tr w:rsidR="00CD112F" w:rsidRPr="008E3902" w14:paraId="4BB63F85" w14:textId="77777777" w:rsidTr="004B1B11">
        <w:tc>
          <w:tcPr>
            <w:tcW w:w="2202" w:type="dxa"/>
          </w:tcPr>
          <w:p w14:paraId="4BB63F81" w14:textId="77777777" w:rsidR="00CD112F" w:rsidRPr="008E3902" w:rsidRDefault="00CD112F" w:rsidP="004B1B11">
            <w:pPr>
              <w:pStyle w:val="CellBodyCentered"/>
              <w:overflowPunct w:val="0"/>
              <w:spacing w:before="120"/>
              <w:textAlignment w:val="baseline"/>
              <w:rPr>
                <w:lang w:val="ru-RU"/>
              </w:rPr>
            </w:pPr>
            <w:r w:rsidRPr="008E3902">
              <w:rPr>
                <w:lang w:val="ru-RU"/>
              </w:rPr>
              <w:t>93</w:t>
            </w:r>
          </w:p>
        </w:tc>
        <w:tc>
          <w:tcPr>
            <w:tcW w:w="2159" w:type="dxa"/>
          </w:tcPr>
          <w:p w14:paraId="4BB63F82" w14:textId="77777777" w:rsidR="00CD112F" w:rsidRPr="008E3902" w:rsidRDefault="00CD112F" w:rsidP="004B1B11">
            <w:pPr>
              <w:pStyle w:val="CellBodyCentered"/>
              <w:overflowPunct w:val="0"/>
              <w:spacing w:before="120"/>
              <w:textAlignment w:val="baseline"/>
              <w:rPr>
                <w:lang w:val="ru-RU"/>
              </w:rPr>
            </w:pPr>
            <w:r w:rsidRPr="008E3902">
              <w:rPr>
                <w:lang w:val="ru-RU"/>
              </w:rPr>
              <w:t>(200)</w:t>
            </w:r>
          </w:p>
        </w:tc>
        <w:tc>
          <w:tcPr>
            <w:tcW w:w="2130" w:type="dxa"/>
          </w:tcPr>
          <w:p w14:paraId="4BB63F83" w14:textId="77777777" w:rsidR="00CD112F" w:rsidRPr="008E3902" w:rsidRDefault="00CD112F" w:rsidP="004B1B11">
            <w:pPr>
              <w:pStyle w:val="CellBodyCentered"/>
              <w:overflowPunct w:val="0"/>
              <w:spacing w:before="120"/>
              <w:textAlignment w:val="baseline"/>
              <w:rPr>
                <w:lang w:val="ru-RU"/>
              </w:rPr>
            </w:pPr>
            <w:r w:rsidRPr="008E3902">
              <w:rPr>
                <w:lang w:val="ru-RU"/>
              </w:rPr>
              <w:t>18,2</w:t>
            </w:r>
          </w:p>
        </w:tc>
        <w:tc>
          <w:tcPr>
            <w:tcW w:w="2032" w:type="dxa"/>
          </w:tcPr>
          <w:p w14:paraId="4BB63F84" w14:textId="77777777" w:rsidR="00CD112F" w:rsidRPr="008E3902" w:rsidRDefault="00CD112F" w:rsidP="004B1B11">
            <w:pPr>
              <w:pStyle w:val="CellBodyCentered"/>
              <w:overflowPunct w:val="0"/>
              <w:spacing w:before="120"/>
              <w:textAlignment w:val="baseline"/>
              <w:rPr>
                <w:lang w:val="ru-RU"/>
              </w:rPr>
            </w:pPr>
            <w:r w:rsidRPr="008E3902">
              <w:rPr>
                <w:lang w:val="ru-RU"/>
              </w:rPr>
              <w:t>60</w:t>
            </w:r>
          </w:p>
        </w:tc>
      </w:tr>
      <w:tr w:rsidR="00CD112F" w:rsidRPr="008E3902" w14:paraId="4BB63F8A" w14:textId="77777777" w:rsidTr="004B1B11">
        <w:tc>
          <w:tcPr>
            <w:tcW w:w="2202" w:type="dxa"/>
          </w:tcPr>
          <w:p w14:paraId="4BB63F86" w14:textId="77777777" w:rsidR="00CD112F" w:rsidRPr="008E3902" w:rsidRDefault="00CD112F" w:rsidP="004B1B11">
            <w:pPr>
              <w:pStyle w:val="CellBodyCentered"/>
              <w:overflowPunct w:val="0"/>
              <w:spacing w:before="120"/>
              <w:textAlignment w:val="baseline"/>
              <w:rPr>
                <w:lang w:val="ru-RU"/>
              </w:rPr>
            </w:pPr>
            <w:r w:rsidRPr="008E3902">
              <w:rPr>
                <w:lang w:val="ru-RU"/>
              </w:rPr>
              <w:t>204</w:t>
            </w:r>
          </w:p>
        </w:tc>
        <w:tc>
          <w:tcPr>
            <w:tcW w:w="2159" w:type="dxa"/>
          </w:tcPr>
          <w:p w14:paraId="4BB63F87" w14:textId="77777777" w:rsidR="00CD112F" w:rsidRPr="008E3902" w:rsidRDefault="00CD112F" w:rsidP="004B1B11">
            <w:pPr>
              <w:pStyle w:val="CellBodyCentered"/>
              <w:overflowPunct w:val="0"/>
              <w:spacing w:before="120"/>
              <w:textAlignment w:val="baseline"/>
              <w:rPr>
                <w:lang w:val="ru-RU"/>
              </w:rPr>
            </w:pPr>
            <w:r w:rsidRPr="008E3902">
              <w:rPr>
                <w:lang w:val="ru-RU"/>
              </w:rPr>
              <w:t>(400)</w:t>
            </w:r>
          </w:p>
        </w:tc>
        <w:tc>
          <w:tcPr>
            <w:tcW w:w="2130" w:type="dxa"/>
          </w:tcPr>
          <w:p w14:paraId="4BB63F88" w14:textId="77777777" w:rsidR="00CD112F" w:rsidRPr="008E3902" w:rsidRDefault="00CD112F" w:rsidP="004B1B11">
            <w:pPr>
              <w:pStyle w:val="CellBodyCentered"/>
              <w:overflowPunct w:val="0"/>
              <w:spacing w:before="120"/>
              <w:textAlignment w:val="baseline"/>
              <w:rPr>
                <w:lang w:val="ru-RU"/>
              </w:rPr>
            </w:pPr>
            <w:r w:rsidRPr="008E3902">
              <w:rPr>
                <w:lang w:val="ru-RU"/>
              </w:rPr>
              <w:t>9,1</w:t>
            </w:r>
          </w:p>
        </w:tc>
        <w:tc>
          <w:tcPr>
            <w:tcW w:w="2032" w:type="dxa"/>
          </w:tcPr>
          <w:p w14:paraId="4BB63F89" w14:textId="77777777" w:rsidR="00CD112F" w:rsidRPr="008E3902" w:rsidRDefault="00CD112F" w:rsidP="004B1B11">
            <w:pPr>
              <w:pStyle w:val="CellBodyCentered"/>
              <w:overflowPunct w:val="0"/>
              <w:spacing w:before="120"/>
              <w:textAlignment w:val="baseline"/>
              <w:rPr>
                <w:lang w:val="ru-RU"/>
              </w:rPr>
            </w:pPr>
            <w:r w:rsidRPr="008E3902">
              <w:rPr>
                <w:lang w:val="ru-RU"/>
              </w:rPr>
              <w:t>30</w:t>
            </w:r>
          </w:p>
        </w:tc>
      </w:tr>
      <w:tr w:rsidR="00CD112F" w:rsidRPr="008E3902" w14:paraId="4BB63F8F" w14:textId="77777777" w:rsidTr="004B1B11">
        <w:tc>
          <w:tcPr>
            <w:tcW w:w="2202" w:type="dxa"/>
          </w:tcPr>
          <w:p w14:paraId="4BB63F8B" w14:textId="77777777" w:rsidR="00CD112F" w:rsidRPr="008E3902" w:rsidRDefault="00CD112F" w:rsidP="004B1B11">
            <w:pPr>
              <w:pStyle w:val="CellBodyCentered"/>
              <w:overflowPunct w:val="0"/>
              <w:spacing w:before="120"/>
              <w:textAlignment w:val="baseline"/>
              <w:rPr>
                <w:lang w:val="ru-RU"/>
              </w:rPr>
            </w:pPr>
            <w:r w:rsidRPr="008E3902">
              <w:rPr>
                <w:lang w:val="ru-RU"/>
              </w:rPr>
              <w:t>260</w:t>
            </w:r>
          </w:p>
        </w:tc>
        <w:tc>
          <w:tcPr>
            <w:tcW w:w="2159" w:type="dxa"/>
          </w:tcPr>
          <w:p w14:paraId="4BB63F8C" w14:textId="77777777" w:rsidR="00CD112F" w:rsidRPr="008E3902" w:rsidRDefault="00CD112F" w:rsidP="004B1B11">
            <w:pPr>
              <w:pStyle w:val="CellBodyCentered"/>
              <w:overflowPunct w:val="0"/>
              <w:spacing w:before="120"/>
              <w:textAlignment w:val="baseline"/>
              <w:rPr>
                <w:lang w:val="ru-RU"/>
              </w:rPr>
            </w:pPr>
            <w:r w:rsidRPr="008E3902">
              <w:rPr>
                <w:lang w:val="ru-RU"/>
              </w:rPr>
              <w:t>(500)</w:t>
            </w:r>
          </w:p>
        </w:tc>
        <w:tc>
          <w:tcPr>
            <w:tcW w:w="2130" w:type="dxa"/>
          </w:tcPr>
          <w:p w14:paraId="4BB63F8D" w14:textId="77777777" w:rsidR="00CD112F" w:rsidRPr="008E3902" w:rsidRDefault="00CD112F" w:rsidP="004B1B11">
            <w:pPr>
              <w:pStyle w:val="CellBodyCentered"/>
              <w:overflowPunct w:val="0"/>
              <w:spacing w:before="120"/>
              <w:textAlignment w:val="baseline"/>
              <w:rPr>
                <w:lang w:val="ru-RU"/>
              </w:rPr>
            </w:pPr>
            <w:r w:rsidRPr="008E3902">
              <w:rPr>
                <w:lang w:val="ru-RU"/>
              </w:rPr>
              <w:t>3,6</w:t>
            </w:r>
          </w:p>
        </w:tc>
        <w:tc>
          <w:tcPr>
            <w:tcW w:w="2032" w:type="dxa"/>
          </w:tcPr>
          <w:p w14:paraId="4BB63F8E" w14:textId="77777777" w:rsidR="00CD112F" w:rsidRPr="008E3902" w:rsidRDefault="00CD112F" w:rsidP="004B1B11">
            <w:pPr>
              <w:pStyle w:val="CellBodyCentered"/>
              <w:overflowPunct w:val="0"/>
              <w:spacing w:before="120"/>
              <w:textAlignment w:val="baseline"/>
              <w:rPr>
                <w:lang w:val="ru-RU"/>
              </w:rPr>
            </w:pPr>
            <w:r w:rsidRPr="008E3902">
              <w:rPr>
                <w:lang w:val="ru-RU"/>
              </w:rPr>
              <w:t>12</w:t>
            </w:r>
          </w:p>
        </w:tc>
      </w:tr>
      <w:tr w:rsidR="00CD112F" w:rsidRPr="008E3902" w14:paraId="4BB63F94" w14:textId="77777777" w:rsidTr="004B1B11">
        <w:tc>
          <w:tcPr>
            <w:tcW w:w="2202" w:type="dxa"/>
          </w:tcPr>
          <w:p w14:paraId="4BB63F90" w14:textId="77777777" w:rsidR="00CD112F" w:rsidRPr="008E3902" w:rsidRDefault="00CD112F" w:rsidP="004B1B11">
            <w:pPr>
              <w:pStyle w:val="CellBodyCentered"/>
              <w:overflowPunct w:val="0"/>
              <w:spacing w:before="120"/>
              <w:textAlignment w:val="baseline"/>
              <w:rPr>
                <w:lang w:val="ru-RU"/>
              </w:rPr>
            </w:pPr>
            <w:r w:rsidRPr="008E3902">
              <w:rPr>
                <w:lang w:val="ru-RU"/>
              </w:rPr>
              <w:t>370</w:t>
            </w:r>
          </w:p>
        </w:tc>
        <w:tc>
          <w:tcPr>
            <w:tcW w:w="2159" w:type="dxa"/>
          </w:tcPr>
          <w:p w14:paraId="4BB63F91" w14:textId="77777777" w:rsidR="00CD112F" w:rsidRPr="008E3902" w:rsidRDefault="00CD112F" w:rsidP="004B1B11">
            <w:pPr>
              <w:pStyle w:val="CellBodyCentered"/>
              <w:overflowPunct w:val="0"/>
              <w:spacing w:before="120"/>
              <w:textAlignment w:val="baseline"/>
              <w:rPr>
                <w:lang w:val="ru-RU"/>
              </w:rPr>
            </w:pPr>
            <w:r w:rsidRPr="008E3902">
              <w:rPr>
                <w:lang w:val="ru-RU"/>
              </w:rPr>
              <w:t>(700)</w:t>
            </w:r>
          </w:p>
        </w:tc>
        <w:tc>
          <w:tcPr>
            <w:tcW w:w="2130" w:type="dxa"/>
          </w:tcPr>
          <w:p w14:paraId="4BB63F92" w14:textId="77777777" w:rsidR="00CD112F" w:rsidRPr="008E3902" w:rsidRDefault="00CD112F" w:rsidP="004B1B11">
            <w:pPr>
              <w:pStyle w:val="CellBodyCentered"/>
              <w:overflowPunct w:val="0"/>
              <w:spacing w:before="120"/>
              <w:textAlignment w:val="baseline"/>
              <w:rPr>
                <w:lang w:val="ru-RU"/>
              </w:rPr>
            </w:pPr>
            <w:r w:rsidRPr="008E3902">
              <w:rPr>
                <w:lang w:val="ru-RU"/>
              </w:rPr>
              <w:t>2,7</w:t>
            </w:r>
          </w:p>
        </w:tc>
        <w:tc>
          <w:tcPr>
            <w:tcW w:w="2032" w:type="dxa"/>
          </w:tcPr>
          <w:p w14:paraId="4BB63F93" w14:textId="77777777" w:rsidR="00CD112F" w:rsidRPr="008E3902" w:rsidRDefault="00CD112F" w:rsidP="004B1B11">
            <w:pPr>
              <w:pStyle w:val="CellBodyCentered"/>
              <w:overflowPunct w:val="0"/>
              <w:spacing w:before="120"/>
              <w:textAlignment w:val="baseline"/>
              <w:rPr>
                <w:lang w:val="ru-RU"/>
              </w:rPr>
            </w:pPr>
            <w:r w:rsidRPr="008E3902">
              <w:rPr>
                <w:lang w:val="ru-RU"/>
              </w:rPr>
              <w:t>9</w:t>
            </w:r>
          </w:p>
        </w:tc>
      </w:tr>
      <w:tr w:rsidR="00CD112F" w:rsidRPr="008E3902" w14:paraId="4BB63F99" w14:textId="77777777" w:rsidTr="004B1B11">
        <w:tc>
          <w:tcPr>
            <w:tcW w:w="2202" w:type="dxa"/>
          </w:tcPr>
          <w:p w14:paraId="4BB63F95" w14:textId="77777777" w:rsidR="00CD112F" w:rsidRPr="008E3902" w:rsidRDefault="00CD112F" w:rsidP="004B1B11">
            <w:pPr>
              <w:pStyle w:val="CellBodyCentered"/>
              <w:overflowPunct w:val="0"/>
              <w:spacing w:before="120"/>
              <w:textAlignment w:val="baseline"/>
              <w:rPr>
                <w:lang w:val="ru-RU"/>
              </w:rPr>
            </w:pPr>
            <w:r w:rsidRPr="008E3902">
              <w:rPr>
                <w:lang w:val="ru-RU"/>
              </w:rPr>
              <w:t>&gt;370</w:t>
            </w:r>
          </w:p>
        </w:tc>
        <w:tc>
          <w:tcPr>
            <w:tcW w:w="2159" w:type="dxa"/>
          </w:tcPr>
          <w:p w14:paraId="4BB63F96" w14:textId="77777777" w:rsidR="00CD112F" w:rsidRPr="008E3902" w:rsidRDefault="00CD112F" w:rsidP="004B1B11">
            <w:pPr>
              <w:pStyle w:val="CellBodyCentered"/>
              <w:overflowPunct w:val="0"/>
              <w:spacing w:before="120"/>
              <w:textAlignment w:val="baseline"/>
              <w:rPr>
                <w:lang w:val="ru-RU"/>
              </w:rPr>
            </w:pPr>
            <w:r w:rsidRPr="008E3902">
              <w:rPr>
                <w:lang w:val="ru-RU"/>
              </w:rPr>
              <w:t>(более 700)</w:t>
            </w:r>
          </w:p>
        </w:tc>
        <w:tc>
          <w:tcPr>
            <w:tcW w:w="2130" w:type="dxa"/>
          </w:tcPr>
          <w:p w14:paraId="4BB63F97" w14:textId="77777777" w:rsidR="00CD112F" w:rsidRPr="008E3902" w:rsidRDefault="00CD112F" w:rsidP="004B1B11">
            <w:pPr>
              <w:pStyle w:val="CellBodyCentered"/>
              <w:overflowPunct w:val="0"/>
              <w:spacing w:before="120"/>
              <w:textAlignment w:val="baseline"/>
              <w:rPr>
                <w:lang w:val="ru-RU"/>
              </w:rPr>
            </w:pPr>
            <w:r w:rsidRPr="008E3902">
              <w:rPr>
                <w:lang w:val="ru-RU"/>
              </w:rPr>
              <w:t>1,8</w:t>
            </w:r>
          </w:p>
        </w:tc>
        <w:tc>
          <w:tcPr>
            <w:tcW w:w="2032" w:type="dxa"/>
          </w:tcPr>
          <w:p w14:paraId="4BB63F98" w14:textId="77777777" w:rsidR="00CD112F" w:rsidRPr="008E3902" w:rsidRDefault="00CD112F" w:rsidP="004B1B11">
            <w:pPr>
              <w:pStyle w:val="CellBodyCentered"/>
              <w:overflowPunct w:val="0"/>
              <w:spacing w:before="120"/>
              <w:textAlignment w:val="baseline"/>
              <w:rPr>
                <w:lang w:val="ru-RU"/>
              </w:rPr>
            </w:pPr>
            <w:r w:rsidRPr="008E3902">
              <w:rPr>
                <w:lang w:val="ru-RU"/>
              </w:rPr>
              <w:t>6</w:t>
            </w:r>
          </w:p>
        </w:tc>
      </w:tr>
    </w:tbl>
    <w:p w14:paraId="4BB63F9A" w14:textId="77777777" w:rsidR="00CD112F" w:rsidRPr="008E3902" w:rsidRDefault="00CD112F" w:rsidP="00C14B28">
      <w:pPr>
        <w:pStyle w:val="Text1"/>
        <w:rPr>
          <w:lang w:val="ru-RU"/>
        </w:rPr>
      </w:pPr>
    </w:p>
    <w:p w14:paraId="4BB63F9B" w14:textId="77777777" w:rsidR="00CD112F" w:rsidRPr="008E3902" w:rsidRDefault="00CD112F" w:rsidP="00FF22B5">
      <w:pPr>
        <w:pStyle w:val="List1"/>
        <w:tabs>
          <w:tab w:val="clear" w:pos="1080"/>
          <w:tab w:val="left" w:pos="1134"/>
        </w:tabs>
        <w:ind w:left="1134" w:hanging="283"/>
        <w:rPr>
          <w:lang w:val="ru-RU"/>
        </w:rPr>
      </w:pPr>
      <w:r w:rsidRPr="008E3902">
        <w:rPr>
          <w:lang w:val="ru-RU"/>
        </w:rPr>
        <w:t xml:space="preserve">Температурные </w:t>
      </w:r>
      <w:r w:rsidR="00A71D13" w:rsidRPr="008E3902">
        <w:rPr>
          <w:lang w:val="ru-RU"/>
        </w:rPr>
        <w:t>швы</w:t>
      </w:r>
      <w:r w:rsidRPr="008E3902">
        <w:rPr>
          <w:lang w:val="ru-RU"/>
        </w:rPr>
        <w:t xml:space="preserve"> должны быть также предусмотрены на непрерывной изоляции прямой трубы, если длина участка равна или больше, чем 1/2 максимально допустимого расстояния.</w:t>
      </w:r>
    </w:p>
    <w:p w14:paraId="4BB63F9C" w14:textId="77777777" w:rsidR="00CD112F" w:rsidRPr="008E3902" w:rsidRDefault="00CD112F" w:rsidP="000656E2">
      <w:pPr>
        <w:pStyle w:val="Heading2"/>
        <w:rPr>
          <w:lang w:val="ru-RU"/>
        </w:rPr>
      </w:pPr>
      <w:bookmarkStart w:id="1843" w:name="_Toc325464855"/>
      <w:bookmarkStart w:id="1844" w:name="_Toc117352176"/>
      <w:r w:rsidRPr="008E3902">
        <w:rPr>
          <w:lang w:val="ru-RU"/>
        </w:rPr>
        <w:lastRenderedPageBreak/>
        <w:t>Опоры изоляции на трубопроводах</w:t>
      </w:r>
      <w:bookmarkEnd w:id="1843"/>
      <w:bookmarkEnd w:id="1844"/>
    </w:p>
    <w:p w14:paraId="4BB63F9D" w14:textId="77777777" w:rsidR="00CD112F" w:rsidRPr="008E3902" w:rsidRDefault="00CD112F" w:rsidP="00FF22B5">
      <w:pPr>
        <w:pStyle w:val="List1"/>
        <w:numPr>
          <w:ilvl w:val="0"/>
          <w:numId w:val="143"/>
        </w:numPr>
        <w:tabs>
          <w:tab w:val="clear" w:pos="1080"/>
          <w:tab w:val="left" w:pos="1134"/>
        </w:tabs>
        <w:ind w:left="1134" w:hanging="283"/>
        <w:rPr>
          <w:lang w:val="ru-RU"/>
        </w:rPr>
      </w:pPr>
      <w:r w:rsidRPr="008E3902">
        <w:rPr>
          <w:lang w:val="ru-RU"/>
        </w:rPr>
        <w:t xml:space="preserve">Изоляция вертикальных труб должна поддерживаться опорами, расположенными непосредственно над коленами, фланцами и фланцевой арматурой. </w:t>
      </w:r>
    </w:p>
    <w:p w14:paraId="4BB63F9E" w14:textId="0B0C9515" w:rsidR="00CD112F" w:rsidRPr="008E3902" w:rsidRDefault="00CD112F" w:rsidP="00FF22B5">
      <w:pPr>
        <w:pStyle w:val="List1"/>
        <w:numPr>
          <w:ilvl w:val="0"/>
          <w:numId w:val="1"/>
        </w:numPr>
        <w:tabs>
          <w:tab w:val="clear" w:pos="1080"/>
          <w:tab w:val="left" w:pos="1134"/>
        </w:tabs>
        <w:ind w:left="1134" w:hanging="283"/>
        <w:rPr>
          <w:lang w:val="ru-RU"/>
        </w:rPr>
      </w:pPr>
      <w:r w:rsidRPr="008E3902">
        <w:rPr>
          <w:lang w:val="ru-RU"/>
        </w:rPr>
        <w:t xml:space="preserve">На участках непрерывной изоляции необходимы дополнительные опоры. Максимальное расстояние между опорами </w:t>
      </w:r>
      <w:del w:id="1845" w:author="Tuleshov, Kurmanbek [Bolashak Atyrau Limited]" w:date="2022-10-10T15:22:00Z">
        <w:r w:rsidRPr="008E3902" w:rsidDel="00F86808">
          <w:rPr>
            <w:lang w:val="ru-RU"/>
          </w:rPr>
          <w:delText xml:space="preserve">8 </w:delText>
        </w:r>
      </w:del>
      <w:ins w:id="1846" w:author="Tuleshov, Kurmanbek [Bolashak Atyrau Limited]" w:date="2022-10-10T15:22:00Z">
        <w:r w:rsidR="00F86808" w:rsidRPr="008E3902">
          <w:rPr>
            <w:lang w:val="ru-RU"/>
          </w:rPr>
          <w:t xml:space="preserve">6 </w:t>
        </w:r>
      </w:ins>
      <w:r w:rsidRPr="008E3902">
        <w:rPr>
          <w:lang w:val="ru-RU"/>
        </w:rPr>
        <w:t>м, но не меньше, чем расстояние между температурными</w:t>
      </w:r>
      <w:r w:rsidR="00A71D13" w:rsidRPr="008E3902">
        <w:rPr>
          <w:lang w:val="ru-RU"/>
        </w:rPr>
        <w:t xml:space="preserve"> швами</w:t>
      </w:r>
      <w:r w:rsidRPr="008E3902">
        <w:rPr>
          <w:lang w:val="ru-RU"/>
        </w:rPr>
        <w:t>.</w:t>
      </w:r>
    </w:p>
    <w:p w14:paraId="4BB63F9F" w14:textId="77777777" w:rsidR="00CD112F" w:rsidRPr="008E3902" w:rsidRDefault="00CD112F" w:rsidP="000656E2">
      <w:pPr>
        <w:pStyle w:val="Heading2"/>
        <w:rPr>
          <w:lang w:val="ru-RU"/>
        </w:rPr>
      </w:pPr>
      <w:bookmarkStart w:id="1847" w:name="_Toc325464856"/>
      <w:bookmarkStart w:id="1848" w:name="_Toc117352177"/>
      <w:r w:rsidRPr="008E3902">
        <w:rPr>
          <w:lang w:val="ru-RU"/>
        </w:rPr>
        <w:t>Изоляция фитингов, фланцев и клапанов</w:t>
      </w:r>
      <w:bookmarkEnd w:id="1847"/>
      <w:bookmarkEnd w:id="1848"/>
    </w:p>
    <w:p w14:paraId="4BB63FA0" w14:textId="77777777" w:rsidR="00CD112F" w:rsidRPr="008E3902" w:rsidRDefault="00CD112F" w:rsidP="00DB3A09">
      <w:pPr>
        <w:pStyle w:val="List1"/>
        <w:numPr>
          <w:ilvl w:val="0"/>
          <w:numId w:val="144"/>
        </w:numPr>
        <w:tabs>
          <w:tab w:val="clear" w:pos="1080"/>
          <w:tab w:val="left" w:pos="1276"/>
        </w:tabs>
        <w:ind w:left="1134" w:hanging="283"/>
        <w:rPr>
          <w:lang w:val="ru-RU"/>
        </w:rPr>
      </w:pPr>
      <w:r w:rsidRPr="008E3902">
        <w:rPr>
          <w:lang w:val="ru-RU"/>
        </w:rPr>
        <w:t>Необходимо использовать готовую, литую или фасонную изоляцию фитингов, если такие элементы изоляции доступны на рынке.</w:t>
      </w:r>
    </w:p>
    <w:p w14:paraId="4BB63FA1" w14:textId="77777777"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Изоляция для всех фитингов должна быть подогнана и собрана так, чтобы швы были герметичными. Соединение готовых комплектов должно выполняться с помощью клеящих материалов, предназначенных для использования при низкой температуре.</w:t>
      </w:r>
    </w:p>
    <w:p w14:paraId="4BB63FA2" w14:textId="77777777"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 xml:space="preserve">Изоляция для фитингов, фланцев и клапанов должна быть изготовлена в соответствии с ASTM C450 и Приложением. См. также ограничение изоляции фланцев в </w:t>
      </w:r>
      <w:r w:rsidR="00E342DB" w:rsidRPr="008E3902">
        <w:rPr>
          <w:lang w:val="ru-RU"/>
        </w:rPr>
        <w:t xml:space="preserve">разделе </w:t>
      </w:r>
      <w:r w:rsidRPr="008E3902">
        <w:rPr>
          <w:lang w:val="ru-RU"/>
        </w:rPr>
        <w:t>7.0, пункт 10.</w:t>
      </w:r>
    </w:p>
    <w:p w14:paraId="4BB63FA3" w14:textId="77777777"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Вся изоляция должна быть скошена около фланцев.</w:t>
      </w:r>
    </w:p>
    <w:p w14:paraId="4BB63FA4" w14:textId="77777777"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Изоляция для трубных колен должна быть изготовлена из скошенных под углом 45° сегментов прямых полуцилиндров, обрезанных в соответствии с радиусом колена. Для того чтобы обеспечить хорошую герметизацию, на колене необходимо выполнить достаточное количество соединений под углом 45°. Общее правило следующее: для трубы диаметром 4 дюйма (100 мм) требуется 4 соединения под углом 45°, для трубы 6</w:t>
      </w:r>
      <w:r w:rsidR="00E342DB" w:rsidRPr="008E3902">
        <w:rPr>
          <w:lang w:val="ru-RU"/>
        </w:rPr>
        <w:t xml:space="preserve"> дюймов</w:t>
      </w:r>
      <w:r w:rsidRPr="008E3902">
        <w:rPr>
          <w:lang w:val="ru-RU"/>
        </w:rPr>
        <w:t xml:space="preserve"> (150 мм) - 6 соединений, для трубы 10</w:t>
      </w:r>
      <w:r w:rsidR="00E342DB" w:rsidRPr="008E3902">
        <w:rPr>
          <w:lang w:val="ru-RU"/>
        </w:rPr>
        <w:t xml:space="preserve"> дюймов </w:t>
      </w:r>
      <w:r w:rsidRPr="008E3902">
        <w:rPr>
          <w:lang w:val="ru-RU"/>
        </w:rPr>
        <w:t>(250 мм) - 8 соединений, для трубы 18</w:t>
      </w:r>
      <w:r w:rsidR="00E342DB" w:rsidRPr="008E3902">
        <w:rPr>
          <w:lang w:val="ru-RU"/>
        </w:rPr>
        <w:t xml:space="preserve"> дюймов </w:t>
      </w:r>
      <w:r w:rsidRPr="008E3902">
        <w:rPr>
          <w:lang w:val="ru-RU"/>
        </w:rPr>
        <w:t>(460 мм) - 10 соединений, и для трубы большего диаметра - 12 соединений под углом 45°. Обе стороны стыка необходимо полностью покрыть клеящим волокнистым составом. Если размеры колена известны, рекомендуется заказывать готовые изолирующие кожухи, состоящие из двух частей и изготовленные из минеральной ваты. Требования к применению должны быть такими же, что и для прямого участка трубы.</w:t>
      </w:r>
    </w:p>
    <w:p w14:paraId="57A6EECE" w14:textId="1F8499AA" w:rsidR="002C653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Металлическая обшивка колена должна состоять из сегментов, изготовленных из</w:t>
      </w:r>
      <w:ins w:id="1849" w:author="Tuleshov, Kurmanbek [Bolashak Atyrau Limited]" w:date="2022-10-21T17:09:00Z">
        <w:r w:rsidR="0058510D" w:rsidRPr="008E3902">
          <w:rPr>
            <w:lang w:val="ru-RU"/>
            <w:rPrChange w:id="1850" w:author="Tuleshov, Kurmanbek [Bolashak Atyrau Limited]" w:date="2022-10-21T17:09:00Z">
              <w:rPr/>
            </w:rPrChange>
          </w:rPr>
          <w:t xml:space="preserve"> </w:t>
        </w:r>
        <w:r w:rsidR="00772914" w:rsidRPr="008E3902">
          <w:rPr>
            <w:lang w:val="ru-RU"/>
          </w:rPr>
          <w:t>алюмини</w:t>
        </w:r>
      </w:ins>
      <w:ins w:id="1851" w:author="Tuleshov, Kurmanbek [Bolashak Atyrau Limited]" w:date="2022-10-21T17:13:00Z">
        <w:r w:rsidR="00362A4F" w:rsidRPr="008E3902">
          <w:rPr>
            <w:lang w:val="ru-RU"/>
          </w:rPr>
          <w:t>ев</w:t>
        </w:r>
      </w:ins>
      <w:ins w:id="1852" w:author="Tuleshov, Kurmanbek [Bolashak Atyrau Limited]" w:date="2022-10-21T17:16:00Z">
        <w:r w:rsidR="00A543A4" w:rsidRPr="008E3902">
          <w:rPr>
            <w:lang w:val="ru-RU"/>
          </w:rPr>
          <w:t>ого листа</w:t>
        </w:r>
      </w:ins>
      <w:ins w:id="1853" w:author="Tuleshov, Kurmanbek [Bolashak Atyrau Limited]" w:date="2022-10-21T17:17:00Z">
        <w:r w:rsidR="00450F68" w:rsidRPr="008E3902">
          <w:rPr>
            <w:lang w:val="ru-RU"/>
          </w:rPr>
          <w:t xml:space="preserve"> или </w:t>
        </w:r>
      </w:ins>
      <w:ins w:id="1854" w:author="Tuleshov, Kurmanbek [Bolashak Atyrau Limited]" w:date="2022-10-21T17:18:00Z">
        <w:r w:rsidR="00D746CF" w:rsidRPr="008E3902">
          <w:rPr>
            <w:lang w:val="ru-RU"/>
          </w:rPr>
          <w:t xml:space="preserve">материала типа </w:t>
        </w:r>
      </w:ins>
      <w:del w:id="1855" w:author="Tuleshov, Kurmanbek [Bolashak Atyrau Limited]" w:date="2022-10-21T17:14:00Z">
        <w:r w:rsidRPr="008E3902" w:rsidDel="00166BB1">
          <w:rPr>
            <w:lang w:val="ru-RU"/>
          </w:rPr>
          <w:delText xml:space="preserve"> </w:delText>
        </w:r>
      </w:del>
      <w:r w:rsidRPr="008E3902">
        <w:rPr>
          <w:lang w:val="ru-RU"/>
          <w:rPrChange w:id="1856" w:author="Tuleshov, Kurmanbek [Bolashak Atyrau Limited]" w:date="2022-10-21T17:16:00Z">
            <w:rPr/>
          </w:rPrChange>
        </w:rPr>
        <w:t>Aluzinc</w:t>
      </w:r>
      <w:r w:rsidRPr="008E3902">
        <w:rPr>
          <w:lang w:val="ru-RU"/>
        </w:rPr>
        <w:t xml:space="preserve"> или </w:t>
      </w:r>
      <w:ins w:id="1857" w:author="Tuleshov, Kurmanbek [Bolashak Atyrau Limited]" w:date="2022-10-21T17:18:00Z">
        <w:r w:rsidR="00D746CF" w:rsidRPr="008E3902">
          <w:rPr>
            <w:lang w:val="ru-RU"/>
          </w:rPr>
          <w:t xml:space="preserve">также </w:t>
        </w:r>
      </w:ins>
      <w:r w:rsidRPr="008E3902">
        <w:rPr>
          <w:lang w:val="ru-RU"/>
        </w:rPr>
        <w:t>утвержденного аналогичного материала. Стыки секций должны закрепляться с</w:t>
      </w:r>
      <w:r w:rsidR="00A907EB" w:rsidRPr="008E3902">
        <w:rPr>
          <w:lang w:val="ru-RU"/>
        </w:rPr>
        <w:t xml:space="preserve"> помощью винтов для листового металла , с округленной головкой, из нержавеющей стали, длиной 12 мм, номер резьбы 10. Центры винтов должны располагаться максимум через 75 мм. Головки всех винтов и все стыки должны быть герметизированы герметиком для гидроизоляции швов.</w:t>
      </w:r>
    </w:p>
    <w:p w14:paraId="4BB63FA6" w14:textId="77777777"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Требования к герметизации выступающих элементов обшивки колена должны быть такими же, что и требования к герметизации обшивки прямых участков трубы. Все швы должны быть перекрыты так, чтобы исключалась возможность скопления воды.</w:t>
      </w:r>
    </w:p>
    <w:p w14:paraId="4BB63FA7" w14:textId="6FC00062"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t xml:space="preserve">Все концы изоляции около клапанов и фланцев должны быть защищены коническими концевыми крышками из </w:t>
      </w:r>
      <w:ins w:id="1858" w:author="Tuleshov, Kurmanbek [Bolashak Atyrau Limited]" w:date="2022-10-21T17:30:00Z">
        <w:r w:rsidR="00EF3481" w:rsidRPr="008E3902">
          <w:rPr>
            <w:lang w:val="ru-RU"/>
          </w:rPr>
          <w:t>алюминиевого листа или материала типа Aluzinc, или также утвержденного аналогичного материала</w:t>
        </w:r>
      </w:ins>
      <w:del w:id="1859" w:author="Tuleshov, Kurmanbek [Bolashak Atyrau Limited]" w:date="2022-10-21T17:30:00Z">
        <w:r w:rsidRPr="008E3902" w:rsidDel="00EF3481">
          <w:rPr>
            <w:lang w:val="ru-RU"/>
          </w:rPr>
          <w:delText>Aluzinc или утвержденного аналогичного материала</w:delText>
        </w:r>
      </w:del>
      <w:r w:rsidRPr="008E3902">
        <w:rPr>
          <w:lang w:val="ru-RU"/>
        </w:rPr>
        <w:t>. Эти крышки можно заказать у производителя или изготовить на месте производства работ. Следует отметить, что для обжатия наружного края концевой крышки необходим обжимной инструмент. Швы должны быть герметизированы.</w:t>
      </w:r>
    </w:p>
    <w:p w14:paraId="4BB63FA8" w14:textId="7B6A6DDD" w:rsidR="00CD112F" w:rsidRPr="008E3902" w:rsidRDefault="00CD112F" w:rsidP="00DB3A09">
      <w:pPr>
        <w:pStyle w:val="List1"/>
        <w:numPr>
          <w:ilvl w:val="0"/>
          <w:numId w:val="1"/>
        </w:numPr>
        <w:tabs>
          <w:tab w:val="clear" w:pos="1080"/>
          <w:tab w:val="left" w:pos="1276"/>
        </w:tabs>
        <w:ind w:left="1134" w:hanging="283"/>
        <w:rPr>
          <w:lang w:val="ru-RU"/>
        </w:rPr>
      </w:pPr>
      <w:r w:rsidRPr="008E3902">
        <w:rPr>
          <w:lang w:val="ru-RU"/>
        </w:rPr>
        <w:lastRenderedPageBreak/>
        <w:t xml:space="preserve">Изоляция клапанов и фланцев, эксплуатируемых при высокой температуре, должна быть защищена ящиками, изготовленными из </w:t>
      </w:r>
      <w:del w:id="1860" w:author="Tuleshov, Kurmanbek [Bolashak Atyrau Limited]" w:date="2022-10-21T17:22:00Z">
        <w:r w:rsidRPr="008E3902" w:rsidDel="004724AF">
          <w:rPr>
            <w:lang w:val="ru-RU"/>
          </w:rPr>
          <w:delText>Aluzinc</w:delText>
        </w:r>
      </w:del>
      <w:ins w:id="1861" w:author="Tuleshov, Kurmanbek [Bolashak Atyrau Limited]" w:date="2022-10-21T17:22:00Z">
        <w:r w:rsidR="004724AF" w:rsidRPr="008E3902">
          <w:rPr>
            <w:lang w:val="ru-RU"/>
          </w:rPr>
          <w:t>алюминиевого листа или материала типа Aluzinc</w:t>
        </w:r>
      </w:ins>
      <w:ins w:id="1862" w:author="Tuleshov, Kurmanbek [Bolashak Atyrau Limited]" w:date="2022-10-21T17:23:00Z">
        <w:r w:rsidR="00D65F54" w:rsidRPr="008E3902">
          <w:rPr>
            <w:lang w:val="ru-RU"/>
            <w:rPrChange w:id="1863" w:author="Tuleshov, Kurmanbek [Bolashak Atyrau Limited]" w:date="2022-10-21T17:23:00Z">
              <w:rPr>
                <w:highlight w:val="darkMagenta"/>
              </w:rPr>
            </w:rPrChange>
          </w:rPr>
          <w:t>,</w:t>
        </w:r>
      </w:ins>
      <w:ins w:id="1864" w:author="Tuleshov, Kurmanbek [Bolashak Atyrau Limited]" w:date="2022-10-21T17:22:00Z">
        <w:r w:rsidR="004724AF" w:rsidRPr="008E3902">
          <w:rPr>
            <w:lang w:val="ru-RU"/>
          </w:rPr>
          <w:t xml:space="preserve"> или также утвержденного аналогичного материала</w:t>
        </w:r>
      </w:ins>
      <w:r w:rsidRPr="008E3902">
        <w:rPr>
          <w:lang w:val="ru-RU"/>
        </w:rPr>
        <w:t>, за исключением специально обозначенных фланцев и клапанов, которые должны быть изолированы с использованием мягких съемных/многократного использования изолирующих покрытий. Паровые и водяные клапаны и соединительные муфты для шлангов на станциях рукавов систем инженерного обеспечения не должны изолироваться. Типовые детали</w:t>
      </w:r>
      <w:r w:rsidR="00252B41" w:rsidRPr="008E3902">
        <w:rPr>
          <w:lang w:val="ru-RU"/>
        </w:rPr>
        <w:t xml:space="preserve"> смотрите 020 в ТУ L-ST-2025</w:t>
      </w:r>
      <w:r w:rsidRPr="008E3902">
        <w:rPr>
          <w:lang w:val="ru-RU"/>
        </w:rPr>
        <w:t>.</w:t>
      </w:r>
    </w:p>
    <w:p w14:paraId="4BB63FA9" w14:textId="7AFA7F22" w:rsidR="00CD112F" w:rsidRPr="008E3902" w:rsidRDefault="00CD112F" w:rsidP="00DB3A09">
      <w:pPr>
        <w:pStyle w:val="List1"/>
        <w:numPr>
          <w:ilvl w:val="0"/>
          <w:numId w:val="1"/>
        </w:numPr>
        <w:tabs>
          <w:tab w:val="clear" w:pos="1080"/>
          <w:tab w:val="left" w:pos="1134"/>
        </w:tabs>
        <w:ind w:left="1134" w:hanging="425"/>
        <w:rPr>
          <w:lang w:val="ru-RU"/>
        </w:rPr>
      </w:pPr>
      <w:r w:rsidRPr="008E3902">
        <w:rPr>
          <w:lang w:val="ru-RU"/>
        </w:rPr>
        <w:t>Все устройства управления клапаном и узлы набивных сальников штоков должны быть полностью открыты и расположены вне изоляции.</w:t>
      </w:r>
    </w:p>
    <w:p w14:paraId="383321C1" w14:textId="095F9B0D" w:rsidR="00A42437" w:rsidRPr="008E3902" w:rsidRDefault="00985AA4" w:rsidP="00DB3A09">
      <w:pPr>
        <w:pStyle w:val="List1"/>
        <w:numPr>
          <w:ilvl w:val="0"/>
          <w:numId w:val="236"/>
        </w:numPr>
        <w:tabs>
          <w:tab w:val="clear" w:pos="1080"/>
          <w:tab w:val="left" w:pos="1134"/>
        </w:tabs>
        <w:ind w:left="1134" w:hanging="425"/>
        <w:rPr>
          <w:ins w:id="1865" w:author="Tuleshov, Kurmanbek [Bolashak Atyrau Limited]" w:date="2022-10-10T15:22:00Z"/>
          <w:lang w:val="ru-RU"/>
          <w:rPrChange w:id="1866" w:author="Tuleshov, Kurmanbek [Bolashak Atyrau Limited]" w:date="2022-10-10T22:12:00Z">
            <w:rPr>
              <w:ins w:id="1867" w:author="Tuleshov, Kurmanbek [Bolashak Atyrau Limited]" w:date="2022-10-10T15:22:00Z"/>
            </w:rPr>
          </w:rPrChange>
        </w:rPr>
      </w:pPr>
      <w:ins w:id="1868" w:author="Tuleshov, Kurmanbek [Bolashak Atyrau Limited]" w:date="2022-10-10T15:36:00Z">
        <w:r w:rsidRPr="008E3902">
          <w:rPr>
            <w:lang w:val="ru-RU"/>
            <w:rPrChange w:id="1869" w:author="Tuleshov, Kurmanbek [Bolashak Atyrau Limited]" w:date="2022-10-10T22:12:00Z">
              <w:rPr>
                <w:rFonts w:ascii="Roboto" w:hAnsi="Roboto"/>
                <w:sz w:val="27"/>
                <w:szCs w:val="27"/>
                <w:shd w:val="clear" w:color="auto" w:fill="D2E3FC"/>
              </w:rPr>
            </w:rPrChange>
          </w:rPr>
          <w:t xml:space="preserve">Фитинги для целей </w:t>
        </w:r>
        <w:r w:rsidRPr="008E3902">
          <w:rPr>
            <w:lang w:val="ru-RU"/>
            <w:rPrChange w:id="1870" w:author="Tuleshov, Kurmanbek [Bolashak Atyrau Limited]" w:date="2022-10-10T22:12:00Z">
              <w:rPr/>
            </w:rPrChange>
          </w:rPr>
          <w:t>IRM-SU-1381</w:t>
        </w:r>
      </w:ins>
      <w:ins w:id="1871" w:author="Tuleshov, Kurmanbek [Bolashak Atyrau Limited]" w:date="2022-10-20T16:10:00Z">
        <w:r w:rsidR="00E07F08" w:rsidRPr="008E3902">
          <w:rPr>
            <w:lang w:val="ru-RU"/>
            <w:rPrChange w:id="1872" w:author="Tuleshov, Kurmanbek [Bolashak Atyrau Limited]" w:date="2022-10-20T16:10:00Z">
              <w:rPr>
                <w:highlight w:val="yellow"/>
              </w:rPr>
            </w:rPrChange>
          </w:rPr>
          <w:t>-TCO</w:t>
        </w:r>
      </w:ins>
      <w:ins w:id="1873" w:author="Tuleshov, Kurmanbek [Bolashak Atyrau Limited]" w:date="2022-10-10T22:48:00Z">
        <w:r w:rsidR="00436C11" w:rsidRPr="008E3902">
          <w:rPr>
            <w:lang w:val="ru-RU"/>
            <w:rPrChange w:id="1874" w:author="Tuleshov, Kurmanbek [Bolashak Atyrau Limited]" w:date="2022-10-20T16:10:00Z">
              <w:rPr>
                <w:highlight w:val="yellow"/>
                <w:lang w:val="ru-RU"/>
              </w:rPr>
            </w:rPrChange>
          </w:rPr>
          <w:t xml:space="preserve"> </w:t>
        </w:r>
      </w:ins>
      <w:ins w:id="1875" w:author="Tuleshov, Kurmanbek [Bolashak Atyrau Limited]" w:date="2022-10-10T15:36:00Z">
        <w:r w:rsidRPr="008E3902">
          <w:rPr>
            <w:lang w:val="ru-RU"/>
            <w:rPrChange w:id="1876" w:author="Tuleshov, Kurmanbek [Bolashak Atyrau Limited]" w:date="2022-10-10T22:12:00Z">
              <w:rPr>
                <w:rFonts w:ascii="Roboto" w:hAnsi="Roboto"/>
                <w:sz w:val="27"/>
                <w:szCs w:val="27"/>
                <w:shd w:val="clear" w:color="auto" w:fill="D2E3FC"/>
              </w:rPr>
            </w:rPrChange>
          </w:rPr>
          <w:t>должны включать в себя</w:t>
        </w:r>
        <w:r w:rsidRPr="008E3902">
          <w:rPr>
            <w:lang w:val="ru-RU"/>
            <w:rPrChange w:id="1877" w:author="Tuleshov, Kurmanbek [Bolashak Atyrau Limited]" w:date="2022-10-10T22:12:00Z">
              <w:rPr>
                <w:rFonts w:ascii="Roboto" w:hAnsi="Roboto"/>
                <w:sz w:val="27"/>
                <w:szCs w:val="27"/>
                <w:shd w:val="clear" w:color="auto" w:fill="D2E3FC"/>
                <w:lang w:val="ru-RU"/>
              </w:rPr>
            </w:rPrChange>
          </w:rPr>
          <w:t xml:space="preserve"> отводы</w:t>
        </w:r>
        <w:r w:rsidRPr="008E3902">
          <w:rPr>
            <w:lang w:val="ru-RU"/>
            <w:rPrChange w:id="1878" w:author="Tuleshov, Kurmanbek [Bolashak Atyrau Limited]" w:date="2022-10-10T22:12:00Z">
              <w:rPr>
                <w:rFonts w:ascii="Roboto" w:hAnsi="Roboto"/>
                <w:sz w:val="27"/>
                <w:szCs w:val="27"/>
                <w:shd w:val="clear" w:color="auto" w:fill="D2E3FC"/>
              </w:rPr>
            </w:rPrChange>
          </w:rPr>
          <w:t>, тройники, переходы, вставки и резьбовые клапаны</w:t>
        </w:r>
      </w:ins>
      <w:ins w:id="1879" w:author="Tuleshov, Kurmanbek [Bolashak Atyrau Limited]" w:date="2022-10-10T15:22:00Z">
        <w:r w:rsidR="00A42437" w:rsidRPr="008E3902">
          <w:rPr>
            <w:lang w:val="ru-RU"/>
            <w:rPrChange w:id="1880" w:author="Tuleshov, Kurmanbek [Bolashak Atyrau Limited]" w:date="2022-10-10T22:12:00Z">
              <w:rPr/>
            </w:rPrChange>
          </w:rPr>
          <w:t>.</w:t>
        </w:r>
      </w:ins>
    </w:p>
    <w:p w14:paraId="1CA2AD13" w14:textId="5C0CDCF4" w:rsidR="00A42437" w:rsidRPr="008E3902" w:rsidRDefault="00985AA4" w:rsidP="00DB3A09">
      <w:pPr>
        <w:pStyle w:val="List1"/>
        <w:numPr>
          <w:ilvl w:val="0"/>
          <w:numId w:val="236"/>
        </w:numPr>
        <w:tabs>
          <w:tab w:val="clear" w:pos="1080"/>
          <w:tab w:val="left" w:pos="1134"/>
        </w:tabs>
        <w:ind w:left="1134" w:hanging="425"/>
        <w:rPr>
          <w:ins w:id="1881" w:author="Tuleshov, Kurmanbek [Bolashak Atyrau Limited]" w:date="2022-10-10T15:22:00Z"/>
          <w:lang w:val="ru-RU"/>
          <w:rPrChange w:id="1882" w:author="Tuleshov, Kurmanbek [Bolashak Atyrau Limited]" w:date="2022-10-10T22:12:00Z">
            <w:rPr>
              <w:ins w:id="1883" w:author="Tuleshov, Kurmanbek [Bolashak Atyrau Limited]" w:date="2022-10-10T15:22:00Z"/>
            </w:rPr>
          </w:rPrChange>
        </w:rPr>
      </w:pPr>
      <w:ins w:id="1884" w:author="Tuleshov, Kurmanbek [Bolashak Atyrau Limited]" w:date="2022-10-10T15:37:00Z">
        <w:r w:rsidRPr="008E3902">
          <w:rPr>
            <w:lang w:val="ru-RU"/>
            <w:rPrChange w:id="1885" w:author="Tuleshov, Kurmanbek [Bolashak Atyrau Limited]" w:date="2022-10-10T22:12:00Z">
              <w:rPr>
                <w:rFonts w:ascii="Roboto" w:hAnsi="Roboto"/>
                <w:sz w:val="27"/>
                <w:szCs w:val="27"/>
                <w:shd w:val="clear" w:color="auto" w:fill="D2E3FC"/>
              </w:rPr>
            </w:rPrChange>
          </w:rPr>
          <w:t xml:space="preserve">Фитинги должны быть изолированы и защищены от атмосферных воздействий тем же материалом и тем же способом, что и </w:t>
        </w:r>
        <w:r w:rsidRPr="008E3902">
          <w:rPr>
            <w:lang w:val="ru-RU"/>
            <w:rPrChange w:id="1886" w:author="Tuleshov, Kurmanbek [Bolashak Atyrau Limited]" w:date="2022-10-10T22:12:00Z">
              <w:rPr>
                <w:rFonts w:ascii="Roboto" w:hAnsi="Roboto"/>
                <w:sz w:val="27"/>
                <w:szCs w:val="27"/>
                <w:shd w:val="clear" w:color="auto" w:fill="D2E3FC"/>
                <w:lang w:val="ru-RU"/>
              </w:rPr>
            </w:rPrChange>
          </w:rPr>
          <w:t>прил</w:t>
        </w:r>
        <w:del w:id="1887" w:author="Kenzhekova, Aliya [Tengizchevroil]" w:date="2022-10-18T14:42:00Z">
          <w:r w:rsidRPr="008E3902" w:rsidDel="005D1EBA">
            <w:rPr>
              <w:lang w:val="ru-RU"/>
              <w:rPrChange w:id="1888" w:author="Tuleshov, Kurmanbek [Bolashak Atyrau Limited]" w:date="2022-10-10T22:12:00Z">
                <w:rPr>
                  <w:rFonts w:ascii="Roboto" w:hAnsi="Roboto"/>
                  <w:sz w:val="27"/>
                  <w:szCs w:val="27"/>
                  <w:shd w:val="clear" w:color="auto" w:fill="D2E3FC"/>
                  <w:lang w:val="ru-RU"/>
                </w:rPr>
              </w:rPrChange>
            </w:rPr>
            <w:delText>а</w:delText>
          </w:r>
        </w:del>
      </w:ins>
      <w:ins w:id="1889" w:author="Kenzhekova, Aliya [Tengizchevroil]" w:date="2022-10-18T14:42:00Z">
        <w:r w:rsidR="005D1EBA" w:rsidRPr="008E3902">
          <w:rPr>
            <w:lang w:val="ru-RU"/>
          </w:rPr>
          <w:t>е</w:t>
        </w:r>
      </w:ins>
      <w:ins w:id="1890" w:author="Tuleshov, Kurmanbek [Bolashak Atyrau Limited]" w:date="2022-10-10T15:37:00Z">
        <w:r w:rsidRPr="008E3902">
          <w:rPr>
            <w:lang w:val="ru-RU"/>
            <w:rPrChange w:id="1891" w:author="Tuleshov, Kurmanbek [Bolashak Atyrau Limited]" w:date="2022-10-10T22:12:00Z">
              <w:rPr>
                <w:rFonts w:ascii="Roboto" w:hAnsi="Roboto"/>
                <w:sz w:val="27"/>
                <w:szCs w:val="27"/>
                <w:shd w:val="clear" w:color="auto" w:fill="D2E3FC"/>
                <w:lang w:val="ru-RU"/>
              </w:rPr>
            </w:rPrChange>
          </w:rPr>
          <w:t>гаю</w:t>
        </w:r>
      </w:ins>
      <w:ins w:id="1892" w:author="Tuleshov, Kurmanbek [Bolashak Atyrau Limited]" w:date="2022-10-10T15:38:00Z">
        <w:r w:rsidRPr="008E3902">
          <w:rPr>
            <w:lang w:val="ru-RU"/>
            <w:rPrChange w:id="1893" w:author="Tuleshov, Kurmanbek [Bolashak Atyrau Limited]" w:date="2022-10-10T22:12:00Z">
              <w:rPr>
                <w:rFonts w:ascii="Roboto" w:hAnsi="Roboto"/>
                <w:sz w:val="27"/>
                <w:szCs w:val="27"/>
                <w:shd w:val="clear" w:color="auto" w:fill="D2E3FC"/>
                <w:lang w:val="ru-RU"/>
              </w:rPr>
            </w:rPrChange>
          </w:rPr>
          <w:t>щая</w:t>
        </w:r>
      </w:ins>
      <w:ins w:id="1894" w:author="Tuleshov, Kurmanbek [Bolashak Atyrau Limited]" w:date="2022-10-10T15:37:00Z">
        <w:r w:rsidRPr="008E3902">
          <w:rPr>
            <w:lang w:val="ru-RU"/>
            <w:rPrChange w:id="1895" w:author="Tuleshov, Kurmanbek [Bolashak Atyrau Limited]" w:date="2022-10-10T22:12:00Z">
              <w:rPr>
                <w:rFonts w:ascii="Roboto" w:hAnsi="Roboto"/>
                <w:sz w:val="27"/>
                <w:szCs w:val="27"/>
                <w:shd w:val="clear" w:color="auto" w:fill="D2E3FC"/>
              </w:rPr>
            </w:rPrChange>
          </w:rPr>
          <w:t xml:space="preserve"> труба</w:t>
        </w:r>
      </w:ins>
      <w:ins w:id="1896" w:author="Tuleshov, Kurmanbek [Bolashak Atyrau Limited]" w:date="2022-10-10T15:22:00Z">
        <w:r w:rsidR="00A42437" w:rsidRPr="008E3902">
          <w:rPr>
            <w:lang w:val="ru-RU"/>
            <w:rPrChange w:id="1897" w:author="Tuleshov, Kurmanbek [Bolashak Atyrau Limited]" w:date="2022-10-10T22:12:00Z">
              <w:rPr/>
            </w:rPrChange>
          </w:rPr>
          <w:t>.</w:t>
        </w:r>
      </w:ins>
    </w:p>
    <w:p w14:paraId="7A6192F2" w14:textId="4789DA9D" w:rsidR="00985AA4" w:rsidRPr="008E3902" w:rsidRDefault="00A35812" w:rsidP="00DB3A09">
      <w:pPr>
        <w:pStyle w:val="List1"/>
        <w:numPr>
          <w:ilvl w:val="0"/>
          <w:numId w:val="236"/>
        </w:numPr>
        <w:tabs>
          <w:tab w:val="clear" w:pos="1080"/>
          <w:tab w:val="left" w:pos="1134"/>
        </w:tabs>
        <w:ind w:left="1134" w:hanging="425"/>
        <w:rPr>
          <w:ins w:id="1898" w:author="Tuleshov, Kurmanbek [Bolashak Atyrau Limited]" w:date="2022-10-10T15:39:00Z"/>
          <w:lang w:val="ru-RU"/>
          <w:rPrChange w:id="1899" w:author="Tuleshov, Kurmanbek [Bolashak Atyrau Limited]" w:date="2022-10-10T22:12:00Z">
            <w:rPr>
              <w:ins w:id="1900" w:author="Tuleshov, Kurmanbek [Bolashak Atyrau Limited]" w:date="2022-10-10T15:39:00Z"/>
            </w:rPr>
          </w:rPrChange>
        </w:rPr>
      </w:pPr>
      <w:ins w:id="1901" w:author="Tuleshov, Kurmanbek [Bolashak Atyrau Limited]" w:date="2022-10-10T16:31:00Z">
        <w:r w:rsidRPr="008E3902">
          <w:rPr>
            <w:lang w:val="ru-RU"/>
          </w:rPr>
          <w:t>Подрезка</w:t>
        </w:r>
      </w:ins>
      <w:ins w:id="1902" w:author="Tuleshov, Kurmanbek [Bolashak Atyrau Limited]" w:date="2022-10-10T15:39:00Z">
        <w:r w:rsidR="00985AA4" w:rsidRPr="008E3902">
          <w:rPr>
            <w:lang w:val="ru-RU"/>
            <w:rPrChange w:id="1903" w:author="Tuleshov, Kurmanbek [Bolashak Atyrau Limited]" w:date="2022-10-10T22:12:00Z">
              <w:rPr/>
            </w:rPrChange>
          </w:rPr>
          <w:t xml:space="preserve"> длины болта (равное длине болта плюс 25 мм (1 дюйм)</w:t>
        </w:r>
      </w:ins>
      <w:ins w:id="1904" w:author="Kenzhekova, Aliya [Tengizchevroil]" w:date="2022-10-18T14:43:00Z">
        <w:r w:rsidR="005D1EBA" w:rsidRPr="008E3902">
          <w:rPr>
            <w:lang w:val="ru-RU"/>
          </w:rPr>
          <w:t>)</w:t>
        </w:r>
      </w:ins>
      <w:ins w:id="1905" w:author="Tuleshov, Kurmanbek [Bolashak Atyrau Limited]" w:date="2022-10-10T15:39:00Z">
        <w:r w:rsidR="00985AA4" w:rsidRPr="008E3902">
          <w:rPr>
            <w:lang w:val="ru-RU"/>
            <w:rPrChange w:id="1906" w:author="Tuleshov, Kurmanbek [Bolashak Atyrau Limited]" w:date="2022-10-10T22:12:00Z">
              <w:rPr/>
            </w:rPrChange>
          </w:rPr>
          <w:t xml:space="preserve"> должн</w:t>
        </w:r>
        <w:del w:id="1907" w:author="Kenzhekova, Aliya [Tengizchevroil]" w:date="2022-10-18T14:43:00Z">
          <w:r w:rsidR="00985AA4" w:rsidRPr="008E3902" w:rsidDel="005D1EBA">
            <w:rPr>
              <w:lang w:val="ru-RU"/>
              <w:rPrChange w:id="1908" w:author="Tuleshov, Kurmanbek [Bolashak Atyrau Limited]" w:date="2022-10-10T22:12:00Z">
                <w:rPr/>
              </w:rPrChange>
            </w:rPr>
            <w:delText>о</w:delText>
          </w:r>
        </w:del>
      </w:ins>
      <w:ins w:id="1909" w:author="Kenzhekova, Aliya [Tengizchevroil]" w:date="2022-10-18T14:43:00Z">
        <w:r w:rsidR="005D1EBA" w:rsidRPr="008E3902">
          <w:rPr>
            <w:lang w:val="ru-RU"/>
          </w:rPr>
          <w:t>а</w:t>
        </w:r>
      </w:ins>
      <w:ins w:id="1910" w:author="Tuleshov, Kurmanbek [Bolashak Atyrau Limited]" w:date="2022-10-10T15:39:00Z">
        <w:r w:rsidR="00985AA4" w:rsidRPr="008E3902">
          <w:rPr>
            <w:lang w:val="ru-RU"/>
            <w:rPrChange w:id="1911" w:author="Tuleshov, Kurmanbek [Bolashak Atyrau Limited]" w:date="2022-10-10T22:12:00Z">
              <w:rPr/>
            </w:rPrChange>
          </w:rPr>
          <w:t xml:space="preserve"> быть оставлен</w:t>
        </w:r>
        <w:del w:id="1912" w:author="Kenzhekova, Aliya [Tengizchevroil]" w:date="2022-10-18T14:43:00Z">
          <w:r w:rsidR="00985AA4" w:rsidRPr="008E3902" w:rsidDel="005D1EBA">
            <w:rPr>
              <w:lang w:val="ru-RU"/>
              <w:rPrChange w:id="1913" w:author="Tuleshov, Kurmanbek [Bolashak Atyrau Limited]" w:date="2022-10-10T22:12:00Z">
                <w:rPr/>
              </w:rPrChange>
            </w:rPr>
            <w:delText>о</w:delText>
          </w:r>
        </w:del>
      </w:ins>
      <w:ins w:id="1914" w:author="Kenzhekova, Aliya [Tengizchevroil]" w:date="2022-10-18T14:43:00Z">
        <w:r w:rsidR="005D1EBA" w:rsidRPr="008E3902">
          <w:rPr>
            <w:lang w:val="ru-RU"/>
          </w:rPr>
          <w:t>а</w:t>
        </w:r>
      </w:ins>
      <w:ins w:id="1915" w:author="Tuleshov, Kurmanbek [Bolashak Atyrau Limited]" w:date="2022-10-10T15:39:00Z">
        <w:r w:rsidR="00985AA4" w:rsidRPr="008E3902">
          <w:rPr>
            <w:lang w:val="ru-RU"/>
            <w:rPrChange w:id="1916" w:author="Tuleshov, Kurmanbek [Bolashak Atyrau Limited]" w:date="2022-10-10T22:12:00Z">
              <w:rPr/>
            </w:rPrChange>
          </w:rPr>
          <w:t xml:space="preserve"> неизолированн</w:t>
        </w:r>
        <w:del w:id="1917" w:author="Kenzhekova, Aliya [Tengizchevroil]" w:date="2022-10-18T14:43:00Z">
          <w:r w:rsidR="00985AA4" w:rsidRPr="008E3902" w:rsidDel="005D1EBA">
            <w:rPr>
              <w:lang w:val="ru-RU"/>
              <w:rPrChange w:id="1918" w:author="Tuleshov, Kurmanbek [Bolashak Atyrau Limited]" w:date="2022-10-10T22:12:00Z">
                <w:rPr/>
              </w:rPrChange>
            </w:rPr>
            <w:delText>ым</w:delText>
          </w:r>
        </w:del>
      </w:ins>
      <w:ins w:id="1919" w:author="Kenzhekova, Aliya [Tengizchevroil]" w:date="2022-10-18T14:43:00Z">
        <w:r w:rsidR="005D1EBA" w:rsidRPr="008E3902">
          <w:rPr>
            <w:lang w:val="ru-RU"/>
          </w:rPr>
          <w:t>ой</w:t>
        </w:r>
      </w:ins>
      <w:ins w:id="1920" w:author="Tuleshov, Kurmanbek [Bolashak Atyrau Limited]" w:date="2022-10-10T15:39:00Z">
        <w:r w:rsidR="00985AA4" w:rsidRPr="008E3902">
          <w:rPr>
            <w:lang w:val="ru-RU"/>
            <w:rPrChange w:id="1921" w:author="Tuleshov, Kurmanbek [Bolashak Atyrau Limited]" w:date="2022-10-10T22:12:00Z">
              <w:rPr/>
            </w:rPrChange>
          </w:rPr>
          <w:t>, чтобы можно было снимать болты без повреждения изоляции.</w:t>
        </w:r>
      </w:ins>
    </w:p>
    <w:p w14:paraId="6B48FA60" w14:textId="43CC3277" w:rsidR="00A42437" w:rsidRPr="008E3902" w:rsidRDefault="00A35812" w:rsidP="00DB3A09">
      <w:pPr>
        <w:pStyle w:val="List1"/>
        <w:numPr>
          <w:ilvl w:val="0"/>
          <w:numId w:val="236"/>
        </w:numPr>
        <w:tabs>
          <w:tab w:val="clear" w:pos="1080"/>
          <w:tab w:val="left" w:pos="1134"/>
        </w:tabs>
        <w:ind w:left="1134" w:hanging="425"/>
        <w:rPr>
          <w:ins w:id="1922" w:author="Tuleshov, Kurmanbek [Bolashak Atyrau Limited]" w:date="2022-10-10T15:22:00Z"/>
          <w:lang w:val="ru-RU"/>
          <w:rPrChange w:id="1923" w:author="Tuleshov, Kurmanbek [Bolashak Atyrau Limited]" w:date="2022-10-10T22:12:00Z">
            <w:rPr>
              <w:ins w:id="1924" w:author="Tuleshov, Kurmanbek [Bolashak Atyrau Limited]" w:date="2022-10-10T15:22:00Z"/>
            </w:rPr>
          </w:rPrChange>
        </w:rPr>
      </w:pPr>
      <w:ins w:id="1925" w:author="Tuleshov, Kurmanbek [Bolashak Atyrau Limited]" w:date="2022-10-10T16:32:00Z">
        <w:r w:rsidRPr="008E3902">
          <w:rPr>
            <w:lang w:val="ru-RU"/>
            <w:rPrChange w:id="1926" w:author="Tuleshov, Kurmanbek [Bolashak Atyrau Limited]" w:date="2022-10-10T22:12:00Z">
              <w:rPr/>
            </w:rPrChange>
          </w:rPr>
          <w:t>Изоляцию, примыкающую к отверстиям под болты, следует прикрепить высокотемпературным металлическим клеем.</w:t>
        </w:r>
      </w:ins>
    </w:p>
    <w:p w14:paraId="76EC2705" w14:textId="11479F77" w:rsidR="00A42437" w:rsidRPr="008E3902" w:rsidRDefault="0098412C">
      <w:pPr>
        <w:pStyle w:val="List1"/>
        <w:numPr>
          <w:ilvl w:val="0"/>
          <w:numId w:val="92"/>
        </w:numPr>
        <w:tabs>
          <w:tab w:val="clear" w:pos="1080"/>
          <w:tab w:val="left" w:pos="1134"/>
        </w:tabs>
        <w:ind w:left="1134" w:hanging="425"/>
        <w:rPr>
          <w:lang w:val="ru-RU"/>
        </w:rPr>
        <w:pPrChange w:id="1927" w:author="Tuleshov, Kurmanbek [Bolashak Atyrau Limited]" w:date="2022-10-11T00:16:00Z">
          <w:pPr>
            <w:pStyle w:val="List1"/>
            <w:numPr>
              <w:numId w:val="1"/>
            </w:numPr>
          </w:pPr>
        </w:pPrChange>
      </w:pPr>
      <w:ins w:id="1928" w:author="Tuleshov, Kurmanbek [Bolashak Atyrau Limited]" w:date="2022-10-10T16:33:00Z">
        <w:r w:rsidRPr="008E3902">
          <w:rPr>
            <w:lang w:val="ru-RU"/>
            <w:rPrChange w:id="1929" w:author="Tuleshov, Kurmanbek [Bolashak Atyrau Limited]" w:date="2022-10-11T00:16:00Z">
              <w:rPr/>
            </w:rPrChange>
          </w:rPr>
          <w:t>Отверстия между защитой от атмосферных воздействий и трубопроводом должны быть загерметизированы герметиком, подходящим для рабочей температуры.</w:t>
        </w:r>
      </w:ins>
    </w:p>
    <w:p w14:paraId="4BB63FAA" w14:textId="77777777" w:rsidR="00CD112F" w:rsidRPr="008E3902" w:rsidRDefault="00CD112F" w:rsidP="000656E2">
      <w:pPr>
        <w:pStyle w:val="Heading2"/>
        <w:rPr>
          <w:lang w:val="ru-RU"/>
        </w:rPr>
      </w:pPr>
      <w:bookmarkStart w:id="1930" w:name="_Toc325464857"/>
      <w:bookmarkStart w:id="1931" w:name="_Toc117352178"/>
      <w:r w:rsidRPr="008E3902">
        <w:rPr>
          <w:lang w:val="ru-RU"/>
        </w:rPr>
        <w:t>Защита от атмосферных воздействий мастикой (ПВА или акриловая)</w:t>
      </w:r>
      <w:bookmarkEnd w:id="1930"/>
      <w:bookmarkEnd w:id="1931"/>
    </w:p>
    <w:p w14:paraId="239459D4" w14:textId="2F0F7019" w:rsidR="00775CF8" w:rsidRPr="008E3902" w:rsidRDefault="00775CF8">
      <w:pPr>
        <w:pStyle w:val="List1"/>
        <w:numPr>
          <w:ilvl w:val="0"/>
          <w:numId w:val="289"/>
        </w:numPr>
        <w:ind w:left="1134" w:hanging="283"/>
        <w:rPr>
          <w:ins w:id="1932" w:author="Tuleshov, Kurmanbek [Bolashak Atyrau Limited]" w:date="2022-10-10T16:33:00Z"/>
          <w:lang w:val="ru-RU"/>
        </w:rPr>
        <w:pPrChange w:id="1933" w:author="Tuleshov, Kurmanbek [Bolashak Atyrau Limited]" w:date="2022-10-10T16:34:00Z">
          <w:pPr>
            <w:pStyle w:val="List1"/>
            <w:numPr>
              <w:numId w:val="145"/>
            </w:numPr>
          </w:pPr>
        </w:pPrChange>
      </w:pPr>
      <w:ins w:id="1934" w:author="Tuleshov, Kurmanbek [Bolashak Atyrau Limited]" w:date="2022-10-10T16:34:00Z">
        <w:r w:rsidRPr="008E3902">
          <w:rPr>
            <w:lang w:val="ru-RU"/>
            <w:rPrChange w:id="1935" w:author="Tuleshov, Kurmanbek [Bolashak Atyrau Limited]" w:date="2022-10-10T22:12:00Z">
              <w:rPr>
                <w:rFonts w:ascii="Roboto" w:hAnsi="Roboto"/>
                <w:sz w:val="36"/>
                <w:szCs w:val="36"/>
                <w:shd w:val="clear" w:color="auto" w:fill="D2E3FC"/>
              </w:rPr>
            </w:rPrChange>
          </w:rPr>
          <w:t>Не допускается применение для защиты от атмосферных воздействий</w:t>
        </w:r>
      </w:ins>
      <w:ins w:id="1936" w:author="Tuleshov, Kurmanbek [Bolashak Atyrau Limited]" w:date="2022-10-10T16:35:00Z">
        <w:r w:rsidRPr="008E3902">
          <w:rPr>
            <w:lang w:val="ru-RU"/>
            <w:rPrChange w:id="1937" w:author="Tuleshov, Kurmanbek [Bolashak Atyrau Limited]" w:date="2022-10-10T22:12:00Z">
              <w:rPr/>
            </w:rPrChange>
          </w:rPr>
          <w:t xml:space="preserve"> </w:t>
        </w:r>
        <w:r w:rsidRPr="008E3902">
          <w:rPr>
            <w:lang w:val="ru-RU"/>
          </w:rPr>
          <w:t>мастик</w:t>
        </w:r>
        <w:del w:id="1938" w:author="Kenzhekova, Aliya [Tengizchevroil]" w:date="2022-10-18T14:44:00Z">
          <w:r w:rsidRPr="008E3902" w:rsidDel="00C9525E">
            <w:rPr>
              <w:lang w:val="ru-RU"/>
            </w:rPr>
            <w:delText>ой</w:delText>
          </w:r>
        </w:del>
      </w:ins>
      <w:ins w:id="1939" w:author="Kenzhekova, Aliya [Tengizchevroil]" w:date="2022-10-18T14:44:00Z">
        <w:r w:rsidR="00C9525E" w:rsidRPr="008E3902">
          <w:rPr>
            <w:lang w:val="ru-RU"/>
          </w:rPr>
          <w:t>и</w:t>
        </w:r>
      </w:ins>
      <w:ins w:id="1940" w:author="Tuleshov, Kurmanbek [Bolashak Atyrau Limited]" w:date="2022-10-10T16:34:00Z">
        <w:r w:rsidRPr="008E3902">
          <w:rPr>
            <w:lang w:val="ru-RU"/>
            <w:rPrChange w:id="1941" w:author="Tuleshov, Kurmanbek [Bolashak Atyrau Limited]" w:date="2022-10-10T22:12:00Z">
              <w:rPr>
                <w:rFonts w:ascii="Roboto" w:hAnsi="Roboto"/>
                <w:sz w:val="36"/>
                <w:szCs w:val="36"/>
                <w:shd w:val="clear" w:color="auto" w:fill="D2E3FC"/>
              </w:rPr>
            </w:rPrChange>
          </w:rPr>
          <w:t>.</w:t>
        </w:r>
      </w:ins>
    </w:p>
    <w:p w14:paraId="4BB63FB1" w14:textId="77777777" w:rsidR="00CD112F" w:rsidRPr="008E3902" w:rsidRDefault="00CD112F" w:rsidP="000656E2">
      <w:pPr>
        <w:pStyle w:val="Heading2"/>
        <w:rPr>
          <w:lang w:val="ru-RU"/>
        </w:rPr>
      </w:pPr>
      <w:bookmarkStart w:id="1942" w:name="_Toc325464858"/>
      <w:bookmarkStart w:id="1943" w:name="_Toc117352179"/>
      <w:r w:rsidRPr="008E3902">
        <w:rPr>
          <w:lang w:val="ru-RU"/>
        </w:rPr>
        <w:t>Защита установленной изоляции</w:t>
      </w:r>
      <w:bookmarkEnd w:id="1942"/>
      <w:bookmarkEnd w:id="1943"/>
    </w:p>
    <w:p w14:paraId="4BB63FB2" w14:textId="77777777" w:rsidR="00CD112F" w:rsidRPr="008E3902" w:rsidRDefault="00CD112F" w:rsidP="001850E4">
      <w:pPr>
        <w:pStyle w:val="List1"/>
        <w:numPr>
          <w:ilvl w:val="0"/>
          <w:numId w:val="146"/>
        </w:numPr>
        <w:tabs>
          <w:tab w:val="clear" w:pos="1080"/>
          <w:tab w:val="left" w:pos="1134"/>
        </w:tabs>
        <w:ind w:left="1134" w:hanging="283"/>
        <w:rPr>
          <w:lang w:val="ru-RU"/>
        </w:rPr>
      </w:pPr>
      <w:r w:rsidRPr="008E3902">
        <w:rPr>
          <w:lang w:val="ru-RU"/>
        </w:rPr>
        <w:t>До окончания текущего рабочего дня на установленную изоляции необходимо установить требующуюся постоянную или временную защиту.</w:t>
      </w:r>
    </w:p>
    <w:p w14:paraId="4BB63FB3" w14:textId="77777777" w:rsidR="00CD112F" w:rsidRPr="008E3902" w:rsidRDefault="00CD112F" w:rsidP="001850E4">
      <w:pPr>
        <w:pStyle w:val="List1"/>
        <w:numPr>
          <w:ilvl w:val="0"/>
          <w:numId w:val="1"/>
        </w:numPr>
        <w:tabs>
          <w:tab w:val="clear" w:pos="1080"/>
          <w:tab w:val="left" w:pos="1134"/>
        </w:tabs>
        <w:ind w:left="1134" w:hanging="283"/>
        <w:rPr>
          <w:lang w:val="ru-RU"/>
        </w:rPr>
      </w:pPr>
      <w:r w:rsidRPr="008E3902">
        <w:rPr>
          <w:lang w:val="ru-RU"/>
        </w:rPr>
        <w:t>Установленная изоляция должна быть защищена временной защитой, если установленная изоляция может быть повреждена дождем или другими формами атмосферной влаги.</w:t>
      </w:r>
    </w:p>
    <w:p w14:paraId="4BB63FB4" w14:textId="77777777" w:rsidR="00CD112F" w:rsidRPr="008E3902" w:rsidRDefault="00CD112F" w:rsidP="000656E2">
      <w:pPr>
        <w:pStyle w:val="Heading2"/>
        <w:rPr>
          <w:lang w:val="ru-RU"/>
        </w:rPr>
      </w:pPr>
      <w:bookmarkStart w:id="1944" w:name="_Toc325464859"/>
      <w:bookmarkStart w:id="1945" w:name="_Toc117352180"/>
      <w:r w:rsidRPr="008E3902">
        <w:rPr>
          <w:lang w:val="ru-RU"/>
        </w:rPr>
        <w:t>Обогреваемые трубопроводы</w:t>
      </w:r>
      <w:bookmarkEnd w:id="1944"/>
      <w:bookmarkEnd w:id="1945"/>
    </w:p>
    <w:p w14:paraId="4BB63FB5" w14:textId="77777777" w:rsidR="00CD112F" w:rsidRPr="008E3902" w:rsidRDefault="00CD112F" w:rsidP="00A51668">
      <w:pPr>
        <w:pStyle w:val="Text1"/>
        <w:ind w:left="709"/>
        <w:rPr>
          <w:lang w:val="ru-RU"/>
        </w:rPr>
      </w:pPr>
      <w:r w:rsidRPr="008E3902">
        <w:rPr>
          <w:lang w:val="ru-RU"/>
        </w:rPr>
        <w:t>Для обогреваемых электричеством трубопроводов необходимо предусмотреть изоляцию соответствующей толщины для поддержания необходимой рабочей температуры.</w:t>
      </w:r>
    </w:p>
    <w:p w14:paraId="4BB63FB6" w14:textId="77777777" w:rsidR="00CD112F" w:rsidRPr="008E3902" w:rsidRDefault="00CD112F" w:rsidP="000656E2">
      <w:pPr>
        <w:pStyle w:val="Heading2"/>
        <w:rPr>
          <w:lang w:val="ru-RU"/>
        </w:rPr>
      </w:pPr>
      <w:bookmarkStart w:id="1946" w:name="_Toc325464860"/>
      <w:bookmarkStart w:id="1947" w:name="_Toc117352181"/>
      <w:r w:rsidRPr="008E3902">
        <w:rPr>
          <w:lang w:val="ru-RU"/>
        </w:rPr>
        <w:t>Изоляция Contro-Trace</w:t>
      </w:r>
      <w:bookmarkEnd w:id="1946"/>
      <w:bookmarkEnd w:id="1947"/>
    </w:p>
    <w:p w14:paraId="4BB63FB7" w14:textId="35320254" w:rsidR="00CD112F" w:rsidRPr="008E3902" w:rsidRDefault="00CD112F" w:rsidP="00A51668">
      <w:pPr>
        <w:pStyle w:val="Text1"/>
        <w:ind w:left="709"/>
        <w:rPr>
          <w:lang w:val="ru-RU"/>
        </w:rPr>
      </w:pPr>
      <w:r w:rsidRPr="008E3902">
        <w:rPr>
          <w:lang w:val="ru-RU"/>
        </w:rPr>
        <w:t xml:space="preserve">Трубопроводы, подлежащие обогреву с помощью систем парового обогрева Contro-Trace, должны быть изолированы в соответствии с рекомендациями производителя Contro-Trace. Вся изоляция должна наноситься в два слоя. Внутренний слой должен быть срезан так, чтобы система Contro-Trace плотно прилегала к основной трубе. Толщина изоляции должна соответствовать величинам, указанным в </w:t>
      </w:r>
      <w:r w:rsidR="00E342DB" w:rsidRPr="008E3902">
        <w:rPr>
          <w:lang w:val="ru-RU"/>
        </w:rPr>
        <w:t xml:space="preserve">таблице </w:t>
      </w:r>
      <w:r w:rsidR="009B4505">
        <w:t>8</w:t>
      </w:r>
      <w:r w:rsidRPr="008E3902">
        <w:rPr>
          <w:lang w:val="ru-RU"/>
        </w:rPr>
        <w:t>.</w:t>
      </w:r>
    </w:p>
    <w:p w14:paraId="4BB63FB8" w14:textId="77777777" w:rsidR="00CD112F" w:rsidRPr="008E3902" w:rsidRDefault="00CD112F" w:rsidP="000656E2">
      <w:pPr>
        <w:pStyle w:val="Heading2"/>
        <w:rPr>
          <w:lang w:val="ru-RU"/>
        </w:rPr>
      </w:pPr>
      <w:bookmarkStart w:id="1948" w:name="_Toc325464861"/>
      <w:bookmarkStart w:id="1949" w:name="_Toc117352182"/>
      <w:r w:rsidRPr="008E3902">
        <w:rPr>
          <w:lang w:val="ru-RU"/>
        </w:rPr>
        <w:t>Подземная изоляция</w:t>
      </w:r>
      <w:bookmarkEnd w:id="1948"/>
      <w:bookmarkEnd w:id="1949"/>
    </w:p>
    <w:p w14:paraId="4BB63FB9" w14:textId="5BC0A4E5" w:rsidR="00CD112F" w:rsidRPr="008E3902" w:rsidRDefault="00CD112F" w:rsidP="00A51668">
      <w:pPr>
        <w:pStyle w:val="List1"/>
        <w:numPr>
          <w:ilvl w:val="0"/>
          <w:numId w:val="147"/>
        </w:numPr>
        <w:tabs>
          <w:tab w:val="clear" w:pos="1080"/>
          <w:tab w:val="left" w:pos="1134"/>
        </w:tabs>
        <w:ind w:left="1134" w:hanging="283"/>
        <w:rPr>
          <w:lang w:val="ru-RU"/>
        </w:rPr>
      </w:pPr>
      <w:r w:rsidRPr="008E3902">
        <w:rPr>
          <w:lang w:val="ru-RU"/>
        </w:rPr>
        <w:t xml:space="preserve">Трубопроводы, установленные под землей, и подлежащие изоляции, должны быть изолированы ячеистым стеклом в соответствии с инструкциями производителя. Толщина должна соответствовать величинам, указанным в </w:t>
      </w:r>
      <w:r w:rsidR="00E342DB" w:rsidRPr="008E3902">
        <w:rPr>
          <w:lang w:val="ru-RU"/>
        </w:rPr>
        <w:t xml:space="preserve">таблице </w:t>
      </w:r>
      <w:r w:rsidR="000B35C0">
        <w:t>10</w:t>
      </w:r>
      <w:r w:rsidRPr="008E3902">
        <w:rPr>
          <w:lang w:val="ru-RU"/>
        </w:rPr>
        <w:t>.</w:t>
      </w:r>
    </w:p>
    <w:p w14:paraId="4BB63FBA" w14:textId="58E45113" w:rsidR="00CD112F" w:rsidRPr="008E3902" w:rsidRDefault="00CD112F" w:rsidP="00A51668">
      <w:pPr>
        <w:pStyle w:val="List1"/>
        <w:numPr>
          <w:ilvl w:val="0"/>
          <w:numId w:val="1"/>
        </w:numPr>
        <w:tabs>
          <w:tab w:val="clear" w:pos="1080"/>
          <w:tab w:val="left" w:pos="1134"/>
        </w:tabs>
        <w:ind w:left="1134" w:hanging="283"/>
        <w:rPr>
          <w:lang w:val="ru-RU"/>
        </w:rPr>
      </w:pPr>
      <w:r w:rsidRPr="008E3902">
        <w:rPr>
          <w:lang w:val="ru-RU"/>
        </w:rPr>
        <w:lastRenderedPageBreak/>
        <w:t xml:space="preserve">Стыки должны быть герметизированы герметиком Pittseal 444 или утвержденным эквивалентом, а изоляция должна быть закреплена с помощью бандажей из нержавеющей стали. </w:t>
      </w:r>
    </w:p>
    <w:p w14:paraId="4BB63FBB" w14:textId="77777777" w:rsidR="00CD112F" w:rsidRPr="008E3902" w:rsidRDefault="00CD112F" w:rsidP="00A51668">
      <w:pPr>
        <w:pStyle w:val="List1"/>
        <w:numPr>
          <w:ilvl w:val="0"/>
          <w:numId w:val="1"/>
        </w:numPr>
        <w:tabs>
          <w:tab w:val="clear" w:pos="1080"/>
          <w:tab w:val="left" w:pos="1134"/>
        </w:tabs>
        <w:ind w:left="1134" w:hanging="283"/>
        <w:rPr>
          <w:lang w:val="ru-RU"/>
        </w:rPr>
      </w:pPr>
      <w:r w:rsidRPr="008E3902">
        <w:rPr>
          <w:lang w:val="ru-RU"/>
        </w:rPr>
        <w:t>Покровным слоем должен быть эластичный слой мастики Pittcote 404 или утвержденного аналогичного материала.</w:t>
      </w:r>
    </w:p>
    <w:p w14:paraId="4BB63FBC" w14:textId="77777777" w:rsidR="00CD112F" w:rsidRPr="008E3902" w:rsidRDefault="00CD112F" w:rsidP="000656E2">
      <w:pPr>
        <w:pStyle w:val="Heading2"/>
        <w:rPr>
          <w:lang w:val="ru-RU"/>
        </w:rPr>
      </w:pPr>
      <w:bookmarkStart w:id="1950" w:name="_Toc325464862"/>
      <w:bookmarkStart w:id="1951" w:name="_Toc117352183"/>
      <w:r w:rsidRPr="008E3902">
        <w:rPr>
          <w:lang w:val="ru-RU"/>
        </w:rPr>
        <w:t>Нанесение изоляции и обшивки на все горизонтальные сосуды и на вертикальные сосуды диаметром до 3,5 метров</w:t>
      </w:r>
      <w:bookmarkEnd w:id="1950"/>
      <w:bookmarkEnd w:id="1951"/>
    </w:p>
    <w:p w14:paraId="4BB63FBD" w14:textId="77777777" w:rsidR="00CD112F" w:rsidRPr="008E3902" w:rsidRDefault="00CD112F" w:rsidP="00A51668">
      <w:pPr>
        <w:pStyle w:val="List1"/>
        <w:numPr>
          <w:ilvl w:val="0"/>
          <w:numId w:val="148"/>
        </w:numPr>
        <w:tabs>
          <w:tab w:val="clear" w:pos="1080"/>
          <w:tab w:val="left" w:pos="1276"/>
        </w:tabs>
        <w:ind w:left="1134" w:hanging="283"/>
        <w:rPr>
          <w:lang w:val="ru-RU"/>
        </w:rPr>
      </w:pPr>
      <w:r w:rsidRPr="008E3902">
        <w:rPr>
          <w:lang w:val="ru-RU"/>
        </w:rPr>
        <w:t>Поверхность, подлежащая изоляции, должна быть очищена от масла, смазки и прочих посторонних веществ, и должна быть освобождена от влаги перед нанесением любой изоляции. Сосуд должен быть покрашен в соответствии с ТУ COM-SU-4743-TCO. Перед установкой изоляции краска на основе должна быть полностью высушена.</w:t>
      </w:r>
    </w:p>
    <w:p w14:paraId="4BB63FBE" w14:textId="5F92D9B6" w:rsidR="00CD112F" w:rsidRPr="008E3902" w:rsidRDefault="00CD112F" w:rsidP="00A51668">
      <w:pPr>
        <w:pStyle w:val="List1"/>
        <w:tabs>
          <w:tab w:val="clear" w:pos="1080"/>
          <w:tab w:val="left" w:pos="1276"/>
        </w:tabs>
        <w:ind w:left="1134" w:hanging="283"/>
        <w:rPr>
          <w:lang w:val="ru-RU"/>
          <w:rPrChange w:id="1952" w:author="Tuleshov, Kurmanbek [Bolashak Atyrau Limited]" w:date="2022-10-20T17:33:00Z">
            <w:rPr/>
          </w:rPrChange>
        </w:rPr>
      </w:pPr>
      <w:r w:rsidRPr="008E3902">
        <w:rPr>
          <w:lang w:val="ru-RU"/>
        </w:rPr>
        <w:t>Основной изоляцией для обечаек должны быть жесткие теплоизолирующие панели или блоки из минеральной ваты. Требования к нанесению изоляции между линиями начала изгиба должны быть такими же, что и для прямых участков трубопровода, за исключением того, что крепление должно выполняться бандажами 0,</w:t>
      </w:r>
      <w:del w:id="1953" w:author="Tuleshov, Kurmanbek [Bolashak Atyrau Limited]" w:date="2022-10-20T16:15:00Z">
        <w:r w:rsidRPr="008E3902" w:rsidDel="001B6C3D">
          <w:rPr>
            <w:lang w:val="ru-RU"/>
          </w:rPr>
          <w:delText xml:space="preserve">6 </w:delText>
        </w:r>
      </w:del>
      <w:ins w:id="1954" w:author="Tuleshov, Kurmanbek [Bolashak Atyrau Limited]" w:date="2022-10-20T16:15:00Z">
        <w:r w:rsidR="001B6C3D" w:rsidRPr="008E3902">
          <w:rPr>
            <w:lang w:val="ru-RU"/>
            <w:rPrChange w:id="1955" w:author="Tuleshov, Kurmanbek [Bolashak Atyrau Limited]" w:date="2022-10-20T16:15:00Z">
              <w:rPr/>
            </w:rPrChange>
          </w:rPr>
          <w:t>5</w:t>
        </w:r>
      </w:ins>
      <w:r w:rsidRPr="008E3902">
        <w:rPr>
          <w:lang w:val="ru-RU"/>
        </w:rPr>
        <w:t>мм x 20 мм из нержавеющей стали, в центрах через 300 мм. На сосудах диаметром более 2 метров, на бандажах изоляции, необходимо использовать одну спиральную разжимную пружину из нержавеющей стали длиной 100 мм. Для свободного перемещения пружины в изоляции необходимо вырезать карман. Каждая пружина должна быть растянута приблизительно на 13 мм для компенсации сжатия тогда, когда оборудование может не эксплуатироваться в холодных условиях.</w:t>
      </w:r>
      <w:del w:id="1956" w:author="Tuleshov, Kurmanbek [Bolashak Atyrau Limited]" w:date="2022-10-20T16:16:00Z">
        <w:r w:rsidRPr="008E3902" w:rsidDel="001B6C3D">
          <w:rPr>
            <w:lang w:val="ru-RU"/>
          </w:rPr>
          <w:delText xml:space="preserve"> </w:delText>
        </w:r>
        <w:r w:rsidRPr="008E3902" w:rsidDel="001B6C3D">
          <w:rPr>
            <w:lang w:val="ru-RU"/>
            <w:rPrChange w:id="1957" w:author="Tuleshov, Kurmanbek [Bolashak Atyrau Limited]" w:date="2022-10-20T17:33:00Z">
              <w:rPr/>
            </w:rPrChange>
          </w:rPr>
          <w:delText>Применение растягивающих пружин недопустимо.</w:delText>
        </w:r>
      </w:del>
    </w:p>
    <w:p w14:paraId="4BB63FBF" w14:textId="77777777"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t>Днища сосудов должны изолироваться матами из минеральной ваты, обрезанными в соответствии с контурами днища сосуда.</w:t>
      </w:r>
    </w:p>
    <w:p w14:paraId="4BB63FC0" w14:textId="77777777"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t>Маты должны точно повторять очертания днища сосуда. Стыкуемые края сетки должны быть сшиты вместе проволокой из нержавеющей стали через каждые 100 мм, а кольцевые края сетки должны быть привязаны к опорному кольцу прямого участка корпуса сосуда через каждые 150 мм.</w:t>
      </w:r>
    </w:p>
    <w:p w14:paraId="4BB63FC1" w14:textId="689F20B7"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t>Дополнительно изоляция днища должна крепиться бандажами 0,</w:t>
      </w:r>
      <w:ins w:id="1958" w:author="Tuleshov, Kurmanbek [Bolashak Atyrau Limited]" w:date="2022-10-20T16:16:00Z">
        <w:r w:rsidR="009B39A4" w:rsidRPr="008E3902">
          <w:rPr>
            <w:lang w:val="ru-RU"/>
            <w:rPrChange w:id="1959" w:author="Tuleshov, Kurmanbek [Bolashak Atyrau Limited]" w:date="2022-10-20T16:16:00Z">
              <w:rPr/>
            </w:rPrChange>
          </w:rPr>
          <w:t>5</w:t>
        </w:r>
      </w:ins>
      <w:del w:id="1960" w:author="Tuleshov, Kurmanbek [Bolashak Atyrau Limited]" w:date="2022-10-20T16:16:00Z">
        <w:r w:rsidRPr="008E3902" w:rsidDel="009B39A4">
          <w:rPr>
            <w:lang w:val="ru-RU"/>
          </w:rPr>
          <w:delText>6</w:delText>
        </w:r>
      </w:del>
      <w:r w:rsidRPr="008E3902">
        <w:rPr>
          <w:lang w:val="ru-RU"/>
        </w:rPr>
        <w:t xml:space="preserve"> мм x 20 мм из нержавеющей стали, прикрепленными к опорному кольцу прямого участка корпуса сосуда, с центрами через каждые 300 мм максимум, и закрепленными на опорном кольце в центре днища. Бандажи должны пересекать все днище и закрепляться на противоположной стороне опорного кольца прямого участка корпуса сосуда.</w:t>
      </w:r>
    </w:p>
    <w:p w14:paraId="4BB63FC2" w14:textId="77777777"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t>Крепление металлической обшивки между линиями изгиба на горизонтальных сосудах диаметром до 2 метров должно быть таким же, что и крепление обшивки изоляции на трубах.</w:t>
      </w:r>
    </w:p>
    <w:p w14:paraId="4BB63FC3" w14:textId="712C640A"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t>Обшивка изоляции между линиями изгиба на горизонтальных сосудах диаметром 2 метра и более должна крепиться бандажами 0,</w:t>
      </w:r>
      <w:ins w:id="1961" w:author="Tuleshov, Kurmanbek [Bolashak Atyrau Limited]" w:date="2022-10-20T16:16:00Z">
        <w:r w:rsidR="007D03EA" w:rsidRPr="008E3902">
          <w:rPr>
            <w:lang w:val="ru-RU"/>
            <w:rPrChange w:id="1962" w:author="Tuleshov, Kurmanbek [Bolashak Atyrau Limited]" w:date="2022-10-20T16:16:00Z">
              <w:rPr/>
            </w:rPrChange>
          </w:rPr>
          <w:t>5</w:t>
        </w:r>
      </w:ins>
      <w:del w:id="1963" w:author="Tuleshov, Kurmanbek [Bolashak Atyrau Limited]" w:date="2022-10-20T16:16:00Z">
        <w:r w:rsidRPr="008E3902" w:rsidDel="007D03EA">
          <w:rPr>
            <w:lang w:val="ru-RU"/>
          </w:rPr>
          <w:delText>6</w:delText>
        </w:r>
      </w:del>
      <w:r w:rsidRPr="008E3902">
        <w:rPr>
          <w:lang w:val="ru-RU"/>
        </w:rPr>
        <w:t xml:space="preserve"> мм x 20 мм из нержавеющей стали. Необходимо использовать, как минимум, одну разжимную пружину на бандаж. Следует устанавливать дополнительные разжимные пружины на каждые дополнительные семь линейных метров бандажной полосы. Обшивка на горизонтальных сосудах диаметром 2 метра и более должна закрепляться бандажами через каждые 230 мм, и на кольцевом перекрытии обшивки.</w:t>
      </w:r>
    </w:p>
    <w:p w14:paraId="7562D310" w14:textId="4E80B681" w:rsidR="002C5EC2" w:rsidRPr="008E3902" w:rsidRDefault="002C5EC2" w:rsidP="00A51668">
      <w:pPr>
        <w:pStyle w:val="List1"/>
        <w:numPr>
          <w:ilvl w:val="0"/>
          <w:numId w:val="1"/>
        </w:numPr>
        <w:tabs>
          <w:tab w:val="clear" w:pos="1080"/>
          <w:tab w:val="left" w:pos="1276"/>
        </w:tabs>
        <w:ind w:left="1134" w:hanging="283"/>
        <w:rPr>
          <w:lang w:val="ru-RU"/>
        </w:rPr>
      </w:pPr>
      <w:r w:rsidRPr="008E3902">
        <w:rPr>
          <w:lang w:val="ru-RU"/>
        </w:rPr>
        <w:t>Изоляция на сосудах, работающих при температурах выше 204°С (400°F</w:t>
      </w:r>
      <w:ins w:id="1964" w:author="Tuleshov, Kurmanbek [Bolashak Atyrau Limited]" w:date="2022-10-10T16:40:00Z">
        <w:r w:rsidRPr="008E3902">
          <w:rPr>
            <w:lang w:val="ru-RU"/>
            <w:rPrChange w:id="1965" w:author="Tuleshov, Kurmanbek [Bolashak Atyrau Limited]" w:date="2022-10-10T22:13:00Z">
              <w:rPr>
                <w:rFonts w:ascii="Roboto" w:hAnsi="Roboto"/>
                <w:sz w:val="27"/>
                <w:szCs w:val="27"/>
                <w:shd w:val="clear" w:color="auto" w:fill="D2E3FC"/>
              </w:rPr>
            </w:rPrChange>
          </w:rPr>
          <w:t>) и диаметром более 1220 мм (48 дюймов), должна закрепляться бандаж</w:t>
        </w:r>
      </w:ins>
      <w:ins w:id="1966" w:author="Tuleshov, Kurmanbek [Bolashak Atyrau Limited]" w:date="2022-10-10T16:42:00Z">
        <w:r w:rsidRPr="008E3902">
          <w:rPr>
            <w:lang w:val="ru-RU"/>
            <w:rPrChange w:id="1967" w:author="Tuleshov, Kurmanbek [Bolashak Atyrau Limited]" w:date="2022-10-10T22:13:00Z">
              <w:rPr>
                <w:rFonts w:ascii="Roboto" w:hAnsi="Roboto"/>
                <w:sz w:val="27"/>
                <w:szCs w:val="27"/>
                <w:shd w:val="clear" w:color="auto" w:fill="D2E3FC"/>
                <w:lang w:val="ru-RU"/>
              </w:rPr>
            </w:rPrChange>
          </w:rPr>
          <w:t>ными полосами</w:t>
        </w:r>
      </w:ins>
      <w:ins w:id="1968" w:author="Tuleshov, Kurmanbek [Bolashak Atyrau Limited]" w:date="2022-10-10T16:40:00Z">
        <w:r w:rsidRPr="008E3902">
          <w:rPr>
            <w:lang w:val="ru-RU"/>
            <w:rPrChange w:id="1969" w:author="Tuleshov, Kurmanbek [Bolashak Atyrau Limited]" w:date="2022-10-10T22:13:00Z">
              <w:rPr>
                <w:rFonts w:ascii="Roboto" w:hAnsi="Roboto"/>
                <w:sz w:val="27"/>
                <w:szCs w:val="27"/>
                <w:shd w:val="clear" w:color="auto" w:fill="D2E3FC"/>
              </w:rPr>
            </w:rPrChange>
          </w:rPr>
          <w:t xml:space="preserve"> с одной </w:t>
        </w:r>
      </w:ins>
      <w:ins w:id="1970" w:author="Tuleshov, Kurmanbek [Bolashak Atyrau Limited]" w:date="2022-10-10T16:46:00Z">
        <w:r w:rsidR="00DD50BD" w:rsidRPr="008E3902">
          <w:rPr>
            <w:lang w:val="ru-RU"/>
            <w:rPrChange w:id="1971" w:author="Tuleshov, Kurmanbek [Bolashak Atyrau Limited]" w:date="2022-10-10T22:13:00Z">
              <w:rPr>
                <w:rFonts w:ascii="Roboto" w:hAnsi="Roboto"/>
                <w:sz w:val="27"/>
                <w:szCs w:val="27"/>
                <w:shd w:val="clear" w:color="auto" w:fill="D2E3FC"/>
                <w:lang w:val="ru-RU"/>
              </w:rPr>
            </w:rPrChange>
          </w:rPr>
          <w:t>плавающей</w:t>
        </w:r>
      </w:ins>
      <w:ins w:id="1972" w:author="Tuleshov, Kurmanbek [Bolashak Atyrau Limited]" w:date="2022-10-10T16:40:00Z">
        <w:r w:rsidRPr="008E3902">
          <w:rPr>
            <w:lang w:val="ru-RU"/>
            <w:rPrChange w:id="1973" w:author="Tuleshov, Kurmanbek [Bolashak Atyrau Limited]" w:date="2022-10-10T22:13:00Z">
              <w:rPr>
                <w:rFonts w:ascii="Roboto" w:hAnsi="Roboto"/>
                <w:sz w:val="27"/>
                <w:szCs w:val="27"/>
                <w:shd w:val="clear" w:color="auto" w:fill="D2E3FC"/>
              </w:rPr>
            </w:rPrChange>
          </w:rPr>
          <w:t xml:space="preserve"> пружиной, а затем на центрах 9000 мм (30 футов).</w:t>
        </w:r>
      </w:ins>
    </w:p>
    <w:p w14:paraId="4BB63FC4" w14:textId="77777777" w:rsidR="00CD112F" w:rsidRPr="008E3902" w:rsidRDefault="00CD112F" w:rsidP="00A51668">
      <w:pPr>
        <w:pStyle w:val="List1"/>
        <w:numPr>
          <w:ilvl w:val="0"/>
          <w:numId w:val="1"/>
        </w:numPr>
        <w:tabs>
          <w:tab w:val="clear" w:pos="1080"/>
          <w:tab w:val="left" w:pos="1276"/>
        </w:tabs>
        <w:ind w:left="1134" w:hanging="283"/>
        <w:rPr>
          <w:lang w:val="ru-RU"/>
        </w:rPr>
      </w:pPr>
      <w:r w:rsidRPr="008E3902">
        <w:rPr>
          <w:lang w:val="ru-RU"/>
        </w:rPr>
        <w:lastRenderedPageBreak/>
        <w:t>Все перекрытия должны быть, как минимум, 50 мм. Продольные перекрытия должны располагаться в шахматном порядке, обеспечивая максимальное расстояние между перекрытиями и одновременно с этим обеспечивая защиту от ветра и дождя.</w:t>
      </w:r>
    </w:p>
    <w:p w14:paraId="4BB63FC5" w14:textId="1C9E991A" w:rsidR="00CD112F" w:rsidRPr="008E3902" w:rsidRDefault="00CD112F" w:rsidP="00A51668">
      <w:pPr>
        <w:pStyle w:val="List1"/>
        <w:numPr>
          <w:ilvl w:val="0"/>
          <w:numId w:val="1"/>
        </w:numPr>
        <w:tabs>
          <w:tab w:val="clear" w:pos="1080"/>
          <w:tab w:val="left" w:pos="1276"/>
        </w:tabs>
        <w:ind w:left="1134" w:hanging="425"/>
        <w:rPr>
          <w:lang w:val="ru-RU"/>
        </w:rPr>
      </w:pPr>
      <w:r w:rsidRPr="008E3902">
        <w:rPr>
          <w:lang w:val="ru-RU"/>
        </w:rPr>
        <w:t>Днища всех вертикальных и горизонтальных сосудов, расположенных на открытой площадке, должны быть обшиты клиновидными сегментами (лепестками) из Aluzinc</w:t>
      </w:r>
      <w:ins w:id="1974" w:author="Tuleshov, Kurmanbek [Bolashak Atyrau Limited]" w:date="2022-10-20T16:17:00Z">
        <w:r w:rsidR="008D4085" w:rsidRPr="008E3902">
          <w:rPr>
            <w:lang w:val="ru-RU"/>
            <w:rPrChange w:id="1975" w:author="Tuleshov, Kurmanbek [Bolashak Atyrau Limited]" w:date="2022-10-20T16:17:00Z">
              <w:rPr/>
            </w:rPrChange>
          </w:rPr>
          <w:t xml:space="preserve"> </w:t>
        </w:r>
      </w:ins>
      <w:ins w:id="1976" w:author="Tuleshov, Kurmanbek [Bolashak Atyrau Limited]" w:date="2022-10-20T16:18:00Z">
        <w:r w:rsidR="00A33529" w:rsidRPr="008E3902">
          <w:rPr>
            <w:lang w:val="ru-RU"/>
          </w:rPr>
          <w:t>или утвержденного аналогичного материала</w:t>
        </w:r>
      </w:ins>
      <w:r w:rsidRPr="008E3902">
        <w:rPr>
          <w:lang w:val="ru-RU"/>
        </w:rPr>
        <w:t>.</w:t>
      </w:r>
    </w:p>
    <w:p w14:paraId="4BB63FC6" w14:textId="77777777" w:rsidR="00CD112F" w:rsidRPr="008E3902" w:rsidRDefault="00CD112F" w:rsidP="00A51668">
      <w:pPr>
        <w:pStyle w:val="List1"/>
        <w:numPr>
          <w:ilvl w:val="0"/>
          <w:numId w:val="1"/>
        </w:numPr>
        <w:tabs>
          <w:tab w:val="clear" w:pos="1080"/>
          <w:tab w:val="left" w:pos="1276"/>
        </w:tabs>
        <w:ind w:left="1134" w:hanging="425"/>
        <w:rPr>
          <w:lang w:val="ru-RU"/>
        </w:rPr>
      </w:pPr>
      <w:r w:rsidRPr="008E3902">
        <w:rPr>
          <w:lang w:val="ru-RU"/>
        </w:rPr>
        <w:t>Днища вертикальных сосудов, заключенные в юбку, должны быть защищены от атмосферных воздействий следующим образом:</w:t>
      </w:r>
    </w:p>
    <w:p w14:paraId="4BB63FC7"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После нанесения основной изоляции к бандажным полосам следует прикрепить U-образные шпильки из вязальной проволоки диаметром 1 мм из нержавеющей стали. Затем необходимо нанести накрывочный слой гидравлического цемента толщиной 3 мм, шпильки должны выступать над нанесенным слоем</w:t>
      </w:r>
    </w:p>
    <w:p w14:paraId="4BB63FC8"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Затем на все днище необходимо наложить слой проволочной сетки: проволока 20 калибра из нержавеющей стали, ячейка 25 мм. Сетка должна быть прикреплена к опорному кольцу изоляции и к проволоке, крепящей изоляцию, с помощью шпилек 20 калибра. Все стыкуемые края сетки должны быть прошиты проволокой 20 калибра из нержавеющей стали так, чтобы получилось туго натянутое покрытие.</w:t>
      </w:r>
    </w:p>
    <w:p w14:paraId="4BB63FC9" w14:textId="303C5F4F"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Затем необходимо нанести завершающий слой гидравлического цемента с толщиной влажного покрытия около 9 мм, выровнять и загладить.</w:t>
      </w:r>
    </w:p>
    <w:p w14:paraId="172132D4" w14:textId="35590FFB" w:rsidR="00DD50BD" w:rsidRPr="008E3902" w:rsidRDefault="00DD50BD">
      <w:pPr>
        <w:pStyle w:val="List1"/>
        <w:tabs>
          <w:tab w:val="clear" w:pos="1080"/>
          <w:tab w:val="left" w:pos="1276"/>
          <w:tab w:val="left" w:pos="1418"/>
        </w:tabs>
        <w:ind w:left="1134" w:hanging="425"/>
        <w:rPr>
          <w:lang w:val="ru-RU"/>
        </w:rPr>
        <w:pPrChange w:id="1977" w:author="Tuleshov, Kurmanbek [Bolashak Atyrau Limited]" w:date="2022-10-10T23:44:00Z">
          <w:pPr>
            <w:pStyle w:val="ListAlpha1"/>
            <w:numPr>
              <w:numId w:val="1"/>
            </w:numPr>
          </w:pPr>
        </w:pPrChange>
      </w:pPr>
      <w:ins w:id="1978" w:author="Tuleshov, Kurmanbek [Bolashak Atyrau Limited]" w:date="2022-10-10T16:48:00Z">
        <w:r w:rsidRPr="008E3902">
          <w:rPr>
            <w:lang w:val="ru-RU"/>
            <w:rPrChange w:id="1979" w:author="Tuleshov, Kurmanbek [Bolashak Atyrau Limited]" w:date="2022-10-10T22:13:00Z">
              <w:rPr>
                <w:rFonts w:ascii="Roboto" w:hAnsi="Roboto"/>
                <w:sz w:val="27"/>
                <w:szCs w:val="27"/>
                <w:shd w:val="clear" w:color="auto" w:fill="D2E3FC"/>
              </w:rPr>
            </w:rPrChange>
          </w:rPr>
          <w:t>Изоляция в местах соединения с сосудом должна быть аккуратно скошена к поверхности сосуда и герметизирована.</w:t>
        </w:r>
      </w:ins>
    </w:p>
    <w:p w14:paraId="4BB63FCA" w14:textId="77777777" w:rsidR="00CD112F" w:rsidRPr="008E3902" w:rsidRDefault="00CD112F" w:rsidP="000656E2">
      <w:pPr>
        <w:pStyle w:val="Heading2"/>
        <w:rPr>
          <w:lang w:val="ru-RU"/>
        </w:rPr>
      </w:pPr>
      <w:bookmarkStart w:id="1980" w:name="_Toc325464863"/>
      <w:bookmarkStart w:id="1981" w:name="_Toc117352184"/>
      <w:r w:rsidRPr="008E3902">
        <w:rPr>
          <w:lang w:val="ru-RU"/>
        </w:rPr>
        <w:t>Нанесение изоляции и обшивки на колонны и вертикальные сосуды диаметром 3,5 метра и более</w:t>
      </w:r>
      <w:bookmarkEnd w:id="1980"/>
      <w:bookmarkEnd w:id="1981"/>
    </w:p>
    <w:p w14:paraId="4BB63FCB" w14:textId="77777777" w:rsidR="00CD112F" w:rsidRPr="008E3902" w:rsidRDefault="00CD112F" w:rsidP="000A4E66">
      <w:pPr>
        <w:pStyle w:val="List1"/>
        <w:numPr>
          <w:ilvl w:val="0"/>
          <w:numId w:val="149"/>
        </w:numPr>
        <w:tabs>
          <w:tab w:val="clear" w:pos="1080"/>
          <w:tab w:val="left" w:pos="1134"/>
        </w:tabs>
        <w:ind w:left="1134" w:hanging="283"/>
        <w:rPr>
          <w:lang w:val="ru-RU"/>
        </w:rPr>
      </w:pPr>
      <w:r w:rsidRPr="008E3902">
        <w:rPr>
          <w:lang w:val="ru-RU"/>
        </w:rPr>
        <w:t>Поверхность, подлежащая изоляции, должна быть очищена от масла, смазки и прочих посторонних веществ, и должна быть освобождена от влаги перед нанесением любой изоляции. Сосуд должен быть покрашен в соответствии с ТУ COM-SU-4743-TCO. Перед установкой изоляции краска на основе должна быть полностью высушена.</w:t>
      </w:r>
    </w:p>
    <w:p w14:paraId="4BB63FCC" w14:textId="4F3E2C47" w:rsidR="00CD112F" w:rsidRPr="008E3902" w:rsidRDefault="00CD112F" w:rsidP="000A4E66">
      <w:pPr>
        <w:pStyle w:val="List1"/>
        <w:tabs>
          <w:tab w:val="clear" w:pos="1080"/>
          <w:tab w:val="left" w:pos="1134"/>
        </w:tabs>
        <w:ind w:left="1134" w:hanging="283"/>
        <w:rPr>
          <w:lang w:val="ru-RU"/>
        </w:rPr>
      </w:pPr>
      <w:r w:rsidRPr="008E3902">
        <w:rPr>
          <w:lang w:val="ru-RU"/>
        </w:rPr>
        <w:t>Основной изоляцией должны быть плиты из минеральной ваты</w:t>
      </w:r>
      <w:ins w:id="1982" w:author="Tuleshov, Kurmanbek [Bolashak Atyrau Limited]" w:date="2022-10-10T16:48:00Z">
        <w:r w:rsidR="00BD2F28" w:rsidRPr="008E3902">
          <w:rPr>
            <w:lang w:val="ru-RU"/>
          </w:rPr>
          <w:t xml:space="preserve"> для</w:t>
        </w:r>
      </w:ins>
      <w:ins w:id="1983" w:author="Tuleshov, Kurmanbek [Bolashak Atyrau Limited]" w:date="2022-10-10T16:49:00Z">
        <w:r w:rsidR="00BD2F28" w:rsidRPr="008E3902">
          <w:rPr>
            <w:lang w:val="ru-RU"/>
            <w:rPrChange w:id="1984" w:author="Tuleshov, Kurmanbek [Bolashak Atyrau Limited]" w:date="2022-10-10T22:13:00Z">
              <w:rPr/>
            </w:rPrChange>
          </w:rPr>
          <w:t xml:space="preserve"> </w:t>
        </w:r>
        <w:r w:rsidR="00BD2F28" w:rsidRPr="008E3902">
          <w:rPr>
            <w:lang w:val="ru-RU"/>
          </w:rPr>
          <w:t xml:space="preserve">обечаек сосуда и </w:t>
        </w:r>
      </w:ins>
      <w:ins w:id="1985" w:author="Tuleshov, Kurmanbek [Bolashak Atyrau Limited]" w:date="2022-10-10T16:51:00Z">
        <w:r w:rsidR="00D7648C" w:rsidRPr="008E3902">
          <w:rPr>
            <w:lang w:val="ru-RU"/>
          </w:rPr>
          <w:t>мат</w:t>
        </w:r>
      </w:ins>
      <w:ins w:id="1986" w:author="Tuleshov, Kurmanbek [Bolashak Atyrau Limited]" w:date="2022-10-10T16:52:00Z">
        <w:r w:rsidR="00D7648C" w:rsidRPr="008E3902">
          <w:rPr>
            <w:lang w:val="ru-RU"/>
          </w:rPr>
          <w:t>ы для днищ сосуда</w:t>
        </w:r>
      </w:ins>
      <w:del w:id="1987" w:author="Tuleshov, Kurmanbek [Bolashak Atyrau Limited]" w:date="2022-10-10T16:48:00Z">
        <w:r w:rsidRPr="008E3902" w:rsidDel="00BD2F28">
          <w:rPr>
            <w:lang w:val="ru-RU"/>
          </w:rPr>
          <w:delText>.</w:delText>
        </w:r>
      </w:del>
    </w:p>
    <w:p w14:paraId="4BB63FCD" w14:textId="77777777" w:rsidR="00CD112F" w:rsidRPr="008E3902" w:rsidRDefault="00CD112F" w:rsidP="000A4E66">
      <w:pPr>
        <w:pStyle w:val="List1"/>
        <w:numPr>
          <w:ilvl w:val="0"/>
          <w:numId w:val="1"/>
        </w:numPr>
        <w:tabs>
          <w:tab w:val="clear" w:pos="1080"/>
          <w:tab w:val="left" w:pos="1134"/>
        </w:tabs>
        <w:ind w:left="1134" w:hanging="283"/>
        <w:rPr>
          <w:lang w:val="ru-RU"/>
        </w:rPr>
      </w:pPr>
      <w:r w:rsidRPr="008E3902">
        <w:rPr>
          <w:lang w:val="ru-RU"/>
        </w:rPr>
        <w:t>Все плиты должны быть тщательно пригнаны, все швы должны быть плотно соединены встык, а кольцевые швы должны располагаться в шахматном порядке. Там, где устанавливается двухслойная изоляция, продольные швы также должны располагаться в шахматном порядке.</w:t>
      </w:r>
    </w:p>
    <w:p w14:paraId="4BB63FCE" w14:textId="75F138B0" w:rsidR="00CD112F" w:rsidRPr="008E3902" w:rsidRDefault="00CD112F" w:rsidP="000A4E66">
      <w:pPr>
        <w:pStyle w:val="List1"/>
        <w:numPr>
          <w:ilvl w:val="0"/>
          <w:numId w:val="1"/>
        </w:numPr>
        <w:tabs>
          <w:tab w:val="clear" w:pos="1080"/>
          <w:tab w:val="left" w:pos="1134"/>
        </w:tabs>
        <w:ind w:left="1134" w:hanging="283"/>
        <w:rPr>
          <w:lang w:val="ru-RU"/>
          <w:rPrChange w:id="1988" w:author="Tuleshov, Kurmanbek [Bolashak Atyrau Limited]" w:date="2022-10-20T16:20:00Z">
            <w:rPr/>
          </w:rPrChange>
        </w:rPr>
      </w:pPr>
      <w:r w:rsidRPr="008E3902">
        <w:rPr>
          <w:lang w:val="ru-RU"/>
        </w:rPr>
        <w:t>Окончательное закрепление должны обеспечивать бандажи 0,</w:t>
      </w:r>
      <w:ins w:id="1989" w:author="Tuleshov, Kurmanbek [Bolashak Atyrau Limited]" w:date="2022-10-20T16:20:00Z">
        <w:r w:rsidR="00DB5D19" w:rsidRPr="008E3902">
          <w:rPr>
            <w:lang w:val="ru-RU"/>
            <w:rPrChange w:id="1990" w:author="Tuleshov, Kurmanbek [Bolashak Atyrau Limited]" w:date="2022-10-20T16:20:00Z">
              <w:rPr/>
            </w:rPrChange>
          </w:rPr>
          <w:t>5</w:t>
        </w:r>
      </w:ins>
      <w:del w:id="1991" w:author="Tuleshov, Kurmanbek [Bolashak Atyrau Limited]" w:date="2022-10-20T16:20:00Z">
        <w:r w:rsidRPr="008E3902" w:rsidDel="00DB5D19">
          <w:rPr>
            <w:lang w:val="ru-RU"/>
          </w:rPr>
          <w:delText>6</w:delText>
        </w:r>
      </w:del>
      <w:r w:rsidRPr="008E3902">
        <w:rPr>
          <w:lang w:val="ru-RU"/>
        </w:rPr>
        <w:t xml:space="preserve"> x 20 мм из нержавеющей стали, с центрами через каждые 300 мм. </w:t>
      </w:r>
      <w:r w:rsidRPr="008E3902">
        <w:rPr>
          <w:lang w:val="ru-RU"/>
          <w:rPrChange w:id="1992" w:author="Tuleshov, Kurmanbek [Bolashak Atyrau Limited]" w:date="2022-10-20T16:20:00Z">
            <w:rPr/>
          </w:rPrChange>
        </w:rPr>
        <w:t>При необходимости должны устанавливаться разжимные пружины.</w:t>
      </w:r>
    </w:p>
    <w:p w14:paraId="4BB63FCF" w14:textId="09C3ABF8" w:rsidR="00CD112F" w:rsidRPr="008E3902" w:rsidRDefault="00CD112F" w:rsidP="000A4E66">
      <w:pPr>
        <w:pStyle w:val="List1"/>
        <w:numPr>
          <w:ilvl w:val="0"/>
          <w:numId w:val="1"/>
        </w:numPr>
        <w:tabs>
          <w:tab w:val="clear" w:pos="1080"/>
          <w:tab w:val="left" w:pos="1134"/>
        </w:tabs>
        <w:ind w:left="1134" w:hanging="283"/>
        <w:rPr>
          <w:lang w:val="ru-RU"/>
          <w:rPrChange w:id="1993" w:author="Tuleshov, Kurmanbek [Bolashak Atyrau Limited]" w:date="2022-10-10T22:13:00Z">
            <w:rPr/>
          </w:rPrChange>
        </w:rPr>
      </w:pPr>
      <w:r w:rsidRPr="008E3902">
        <w:rPr>
          <w:lang w:val="ru-RU"/>
        </w:rPr>
        <w:t xml:space="preserve">Открытые днища сосудов должны изолироваться </w:t>
      </w:r>
      <w:del w:id="1994" w:author="Tuleshov, Kurmanbek [Bolashak Atyrau Limited]" w:date="2022-10-10T16:52:00Z">
        <w:r w:rsidRPr="008E3902" w:rsidDel="00D76521">
          <w:rPr>
            <w:lang w:val="ru-RU"/>
          </w:rPr>
          <w:delText>сегментами</w:delText>
        </w:r>
      </w:del>
      <w:ins w:id="1995" w:author="Tuleshov, Kurmanbek [Bolashak Atyrau Limited]" w:date="2022-10-10T16:52:00Z">
        <w:r w:rsidR="00D76521" w:rsidRPr="008E3902">
          <w:rPr>
            <w:lang w:val="ru-RU"/>
          </w:rPr>
          <w:t>мата</w:t>
        </w:r>
      </w:ins>
      <w:ins w:id="1996" w:author="Tuleshov, Kurmanbek [Bolashak Atyrau Limited]" w:date="2022-10-10T16:53:00Z">
        <w:r w:rsidR="00D76521" w:rsidRPr="008E3902">
          <w:rPr>
            <w:lang w:val="ru-RU"/>
          </w:rPr>
          <w:t>ми из минеральных ват</w:t>
        </w:r>
      </w:ins>
      <w:r w:rsidRPr="008E3902">
        <w:rPr>
          <w:lang w:val="ru-RU"/>
        </w:rPr>
        <w:t xml:space="preserve">, вырезанными в соответствии с контурами днища сосуда. </w:t>
      </w:r>
      <w:r w:rsidRPr="008E3902">
        <w:rPr>
          <w:lang w:val="ru-RU"/>
          <w:rPrChange w:id="1997" w:author="Tuleshov, Kurmanbek [Bolashak Atyrau Limited]" w:date="2022-10-10T22:13:00Z">
            <w:rPr/>
          </w:rPrChange>
        </w:rPr>
        <w:t>Сегменты должны быть плотно соединены встык.</w:t>
      </w:r>
    </w:p>
    <w:p w14:paraId="4BB63FD0" w14:textId="77777777" w:rsidR="00CD112F" w:rsidRPr="008E3902" w:rsidRDefault="00CD112F" w:rsidP="000A4E66">
      <w:pPr>
        <w:pStyle w:val="List1"/>
        <w:numPr>
          <w:ilvl w:val="0"/>
          <w:numId w:val="1"/>
        </w:numPr>
        <w:tabs>
          <w:tab w:val="clear" w:pos="1080"/>
          <w:tab w:val="left" w:pos="1134"/>
        </w:tabs>
        <w:ind w:left="1134" w:hanging="283"/>
        <w:rPr>
          <w:lang w:val="ru-RU"/>
        </w:rPr>
      </w:pPr>
      <w:r w:rsidRPr="008E3902">
        <w:rPr>
          <w:lang w:val="ru-RU"/>
        </w:rPr>
        <w:t>Обечайка сосуда должна быть обшита гофрированными листами из Aluzinc или утвержденного аналогичного материала. Для уменьшения количества кольцевых швов длина листов должна быть максимально возможной. Горизонтальный шов должен перекрываться на две волны, а кольцевые швы - на 75 мм.</w:t>
      </w:r>
    </w:p>
    <w:p w14:paraId="4BB63FD1" w14:textId="77777777" w:rsidR="00CD112F" w:rsidRPr="008E3902" w:rsidRDefault="00CD112F" w:rsidP="000A4E66">
      <w:pPr>
        <w:pStyle w:val="List1"/>
        <w:numPr>
          <w:ilvl w:val="0"/>
          <w:numId w:val="1"/>
        </w:numPr>
        <w:tabs>
          <w:tab w:val="clear" w:pos="1080"/>
          <w:tab w:val="left" w:pos="1134"/>
        </w:tabs>
        <w:ind w:left="1134" w:hanging="283"/>
        <w:rPr>
          <w:lang w:val="ru-RU"/>
        </w:rPr>
      </w:pPr>
      <w:r w:rsidRPr="008E3902">
        <w:rPr>
          <w:lang w:val="ru-RU"/>
        </w:rPr>
        <w:lastRenderedPageBreak/>
        <w:t>На кольцевых швах винты не должны устанавливаться. S-образные скобы должны быть изготовлены из полос нержавеющей стали.</w:t>
      </w:r>
    </w:p>
    <w:p w14:paraId="4BB63FD2" w14:textId="77777777" w:rsidR="00CD112F" w:rsidRPr="008E3902" w:rsidRDefault="00CD112F" w:rsidP="000A4E66">
      <w:pPr>
        <w:pStyle w:val="List1"/>
        <w:numPr>
          <w:ilvl w:val="0"/>
          <w:numId w:val="1"/>
        </w:numPr>
        <w:tabs>
          <w:tab w:val="clear" w:pos="1080"/>
          <w:tab w:val="left" w:pos="1134"/>
        </w:tabs>
        <w:ind w:left="1134" w:hanging="283"/>
        <w:rPr>
          <w:lang w:val="ru-RU"/>
        </w:rPr>
      </w:pPr>
      <w:r w:rsidRPr="008E3902">
        <w:rPr>
          <w:lang w:val="ru-RU"/>
        </w:rPr>
        <w:t>Обшивка должна быть закреплена бандажами 0,6 мм x</w:t>
      </w:r>
      <w:r w:rsidR="000656E2" w:rsidRPr="008E3902">
        <w:rPr>
          <w:lang w:val="ru-RU"/>
        </w:rPr>
        <w:t xml:space="preserve"> 25</w:t>
      </w:r>
      <w:r w:rsidRPr="008E3902">
        <w:rPr>
          <w:lang w:val="ru-RU"/>
        </w:rPr>
        <w:t xml:space="preserve"> мм из нержавеющей стали. На сосудах диаметром более 3 метров необходимо использовать растягивающиеся бандажи для компенсации расширения по окружности. Расстояние между центрами бандажей должно быть максимум 450 мм, и бандаж необходимо устанавливать на кольцевом перекрытии. Бандажи должны поддерживаться с помощью выступающих скоб (пазы бандажа), расположенных с центрами через 1800 мм. Скобы или пазы должны быть установлены на расстоянии 450 мм по обе стороны разжимной пружины. Скобы или пазы должны быть изготовлены из ленты нержавеющей стали. Они должны обхватывать бандаж и крепиться к высшей точке волны приблизительно на 100 мм выше полосы с помощью нержавеющих винтов для листового металла.</w:t>
      </w:r>
    </w:p>
    <w:p w14:paraId="4BB63FD3" w14:textId="77777777" w:rsidR="00CD112F" w:rsidRPr="008E3902" w:rsidRDefault="00CD112F" w:rsidP="000A4E66">
      <w:pPr>
        <w:pStyle w:val="List1"/>
        <w:numPr>
          <w:ilvl w:val="0"/>
          <w:numId w:val="1"/>
        </w:numPr>
        <w:tabs>
          <w:tab w:val="clear" w:pos="1080"/>
          <w:tab w:val="left" w:pos="1134"/>
        </w:tabs>
        <w:ind w:left="1134" w:hanging="283"/>
        <w:rPr>
          <w:lang w:val="ru-RU"/>
        </w:rPr>
      </w:pPr>
      <w:r w:rsidRPr="008E3902">
        <w:rPr>
          <w:lang w:val="ru-RU"/>
        </w:rPr>
        <w:t>Вертикальные швы должны скрепляться нержавеющими винтами для листового металла длиной 12 мм, номер резьбы 10. Центры винтов должны располагаться через 150 мм. Все винты на гофрированных листах должны располагаться в высшей точке волны. Необходимо следить за тем, чтобы винты не располагались в тех местах, где они могут пройти сквозь кольцевое перекрытие.</w:t>
      </w:r>
    </w:p>
    <w:p w14:paraId="4BB63FD4" w14:textId="77777777" w:rsidR="00CC44B5" w:rsidRPr="008E3902" w:rsidRDefault="00CD112F" w:rsidP="000A2E9D">
      <w:pPr>
        <w:pStyle w:val="List1"/>
        <w:numPr>
          <w:ilvl w:val="0"/>
          <w:numId w:val="1"/>
        </w:numPr>
        <w:tabs>
          <w:tab w:val="clear" w:pos="1080"/>
          <w:tab w:val="left" w:pos="1134"/>
        </w:tabs>
        <w:autoSpaceDE/>
        <w:autoSpaceDN/>
        <w:adjustRightInd/>
        <w:spacing w:line="240" w:lineRule="auto"/>
        <w:ind w:left="1134" w:hanging="425"/>
        <w:rPr>
          <w:lang w:val="ru-RU"/>
        </w:rPr>
      </w:pPr>
      <w:r w:rsidRPr="008E3902">
        <w:rPr>
          <w:lang w:val="ru-RU"/>
        </w:rPr>
        <w:t>Открытые днища сосудов необходимо обшить.</w:t>
      </w:r>
    </w:p>
    <w:p w14:paraId="4BB63FD5" w14:textId="77777777" w:rsidR="00CD112F" w:rsidRPr="008E3902" w:rsidRDefault="00CD112F" w:rsidP="000A4E66">
      <w:pPr>
        <w:pStyle w:val="List1"/>
        <w:numPr>
          <w:ilvl w:val="0"/>
          <w:numId w:val="1"/>
        </w:numPr>
        <w:tabs>
          <w:tab w:val="clear" w:pos="1080"/>
          <w:tab w:val="left" w:pos="1134"/>
        </w:tabs>
        <w:ind w:left="1134" w:hanging="425"/>
        <w:rPr>
          <w:lang w:val="ru-RU"/>
        </w:rPr>
      </w:pPr>
      <w:r w:rsidRPr="008E3902">
        <w:rPr>
          <w:lang w:val="ru-RU"/>
        </w:rPr>
        <w:t>Днища вертикальных сосудов, заключенные в юбку, должны быть защищены от атмосферных воздействий следующим образом:</w:t>
      </w:r>
    </w:p>
    <w:p w14:paraId="4BB63FD6"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После нанесения основной изоляции к бандажным полосам следует прикрепить U-образные шпильки из вязальной проволоки диаметром 1 мм из нержавеющей стали. Затем необходимо нанести накрывочный слой гидравлического цемента толщиной 3 мм, шпильки должны выступать над нанесенным слоем</w:t>
      </w:r>
    </w:p>
    <w:p w14:paraId="4BB63FD7"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Затем на все днище необходимо наложить слой проволочной сетки: проволока 20 калибра из нержавеющей стали, ячейка 25 мм. Сетка должна быть прикреплена к опорному кольцу изоляции и к проволоке, крепящей изоляцию, с помощью шпилек 20 калибра. Все стыкуемые края сетки должны быть прошиты проволокой 20 калибра из нержавеющей стали так, чтобы получилось туго натянутое покрытие.</w:t>
      </w:r>
    </w:p>
    <w:p w14:paraId="4BB63FD8" w14:textId="77777777" w:rsidR="00CD112F" w:rsidRPr="008E3902" w:rsidRDefault="00CD112F" w:rsidP="00DA3844">
      <w:pPr>
        <w:pStyle w:val="ListAlpha1"/>
        <w:numPr>
          <w:ilvl w:val="1"/>
          <w:numId w:val="1"/>
        </w:numPr>
        <w:tabs>
          <w:tab w:val="clear" w:pos="1080"/>
          <w:tab w:val="left" w:pos="1418"/>
        </w:tabs>
        <w:ind w:left="1418" w:hanging="284"/>
        <w:rPr>
          <w:lang w:val="ru-RU"/>
        </w:rPr>
      </w:pPr>
      <w:r w:rsidRPr="008E3902">
        <w:rPr>
          <w:lang w:val="ru-RU"/>
        </w:rPr>
        <w:t>Затем необходимо нанести завершающий слой гидравлического цемента с толщиной влажного покрытия около 9 мм, выровнять и загладить.</w:t>
      </w:r>
    </w:p>
    <w:p w14:paraId="4BB63FD9" w14:textId="77777777" w:rsidR="00CD112F" w:rsidRPr="008E3902" w:rsidRDefault="00CD112F" w:rsidP="000A4E66">
      <w:pPr>
        <w:pStyle w:val="List1"/>
        <w:numPr>
          <w:ilvl w:val="0"/>
          <w:numId w:val="1"/>
        </w:numPr>
        <w:tabs>
          <w:tab w:val="clear" w:pos="1080"/>
          <w:tab w:val="left" w:pos="1134"/>
        </w:tabs>
        <w:ind w:left="1134" w:hanging="425"/>
        <w:rPr>
          <w:lang w:val="ru-RU"/>
        </w:rPr>
      </w:pPr>
      <w:r w:rsidRPr="008E3902">
        <w:rPr>
          <w:lang w:val="ru-RU"/>
        </w:rPr>
        <w:t>Изготовление системы клинообразных элементов металлической обшивки для выпуклых днищ сосудов должно выполняться следующим образом:</w:t>
      </w:r>
    </w:p>
    <w:p w14:paraId="4BB63FDA" w14:textId="673182D5"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 xml:space="preserve">До установки системы клинообразных элементов необходимо установить листы Aluzinc </w:t>
      </w:r>
      <w:ins w:id="1998" w:author="Tuleshov, Kurmanbek [Bolashak Atyrau Limited]" w:date="2022-10-20T16:21:00Z">
        <w:r w:rsidR="00C311BC" w:rsidRPr="008E3902">
          <w:rPr>
            <w:lang w:val="ru-RU"/>
          </w:rPr>
          <w:t xml:space="preserve">или утвержденного аналогичного материала </w:t>
        </w:r>
      </w:ins>
      <w:r w:rsidRPr="008E3902">
        <w:rPr>
          <w:lang w:val="ru-RU"/>
        </w:rPr>
        <w:t>шириной 250 мм под бандажи изоляции. Обрезать листы так, чтобы центр листов располагался на диаметре 500 мм от центра днища. Установить листы с интервалом 1,5 м по радиусу днища, последние листы установить по периметру днища.</w:t>
      </w:r>
    </w:p>
    <w:p w14:paraId="4BB63FDB" w14:textId="2B85650A"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Система клинообразных элементов должна быть изготовлена из листов Aluzinc</w:t>
      </w:r>
      <w:ins w:id="1999" w:author="Tuleshov, Kurmanbek [Bolashak Atyrau Limited]" w:date="2022-10-20T16:22:00Z">
        <w:r w:rsidR="00A463F0" w:rsidRPr="008E3902">
          <w:rPr>
            <w:lang w:val="ru-RU"/>
          </w:rPr>
          <w:t xml:space="preserve"> или утвержденного аналогичного материала</w:t>
        </w:r>
      </w:ins>
      <w:r w:rsidRPr="008E3902">
        <w:rPr>
          <w:lang w:val="ru-RU"/>
        </w:rPr>
        <w:t xml:space="preserve"> толщиной 0,8 мм. Необходимо вырезать минимальное количество клинообразных элементов, обеспечивающее, тем не менее, плотную посадку на днище. Клинообразные сегменты должны оканчиваться на расстоянии примерно 250 мм от центра днища и выступать за линию сварного шва сосуда на 75 мм. Каждый сегмент должен крепиться к обшивке обечайки, как минимум двумя винтами.</w:t>
      </w:r>
    </w:p>
    <w:p w14:paraId="4BB63FDC" w14:textId="77777777"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lastRenderedPageBreak/>
        <w:t>Каждый клинообразный сегмент должен перекрывать предыдущий сегмент, как минимум, на 25 мм. Перекрывающий край металлического сегмента должен быть загнут с помощью кромкогибочного инструмента. (Для алюминиевых листов такой толщины необходим настольный кромкогибочный инструмент.)</w:t>
      </w:r>
    </w:p>
    <w:p w14:paraId="4BB63FDD" w14:textId="77777777"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Под каждый металлический буртик необходимо нанести непрерывный валик компаунда для гидроизоляции швов и прикрепить сегмент к соседнему сегменту нержавеющими винтами с центрами на расстоянии 100 мм от буртика. Сегмент должен крепиться к листам под бандажами изоляции. Головки винтов необходимо герметизировать каплей компаунда для гидроизоляции швов.</w:t>
      </w:r>
    </w:p>
    <w:p w14:paraId="4BB63FDE" w14:textId="77777777"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Центр крышки сосуда должен быть герметично закрыт цельным куполом диаметром 600 мм, изготовленным из листа Aluzinc или утвержденного аналогичного материала. По наружному краю металла необходимо отогнуть буртик, внутрь буртика нанести непрерывный валик компаунда для гидроизоляции швов, и прикрепить край к лежащим под ним сегментам и листам с помощью винтов с центрами через 100 мм. Если в центре днища сосуда есть штуцер, необходимо предусмотреть соответствующий вырез для штуцера. Если на днище есть другие шту</w:t>
      </w:r>
      <w:r w:rsidR="008C4CBE" w:rsidRPr="008E3902">
        <w:rPr>
          <w:lang w:val="ru-RU"/>
        </w:rPr>
        <w:t>церы диаметром более 2 дюйма</w:t>
      </w:r>
      <w:r w:rsidRPr="008E3902">
        <w:rPr>
          <w:lang w:val="ru-RU"/>
        </w:rPr>
        <w:t xml:space="preserve"> (50 мм), то под бандажи изоляции следует установить металлические листы для крепления обшивки.</w:t>
      </w:r>
    </w:p>
    <w:p w14:paraId="4BB63FDF" w14:textId="77777777"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Вокруг всех выступающих элементов конструкции, таких как штуцеры и опоры рабочих площадок, необходимо уложить толстый валик компаунда для гидроизоляции швов. Не следует сводить на нет край герметизирующего валика.</w:t>
      </w:r>
    </w:p>
    <w:p w14:paraId="4BB63FE0" w14:textId="77777777" w:rsidR="00CD112F" w:rsidRPr="008E3902" w:rsidRDefault="00CD112F" w:rsidP="006956FA">
      <w:pPr>
        <w:pStyle w:val="ListAlpha1"/>
        <w:numPr>
          <w:ilvl w:val="1"/>
          <w:numId w:val="1"/>
        </w:numPr>
        <w:tabs>
          <w:tab w:val="clear" w:pos="1080"/>
          <w:tab w:val="left" w:pos="1560"/>
        </w:tabs>
        <w:ind w:left="1418" w:hanging="284"/>
        <w:rPr>
          <w:lang w:val="ru-RU"/>
        </w:rPr>
      </w:pPr>
      <w:r w:rsidRPr="008E3902">
        <w:rPr>
          <w:lang w:val="ru-RU"/>
        </w:rPr>
        <w:t>На окончании клинообразных сегментов покровного слоя днища сосуда, по линии начала изгиба сосуда, необходимо установить компенсирующий бандаж из нержавеющей стали, расположенный на одной линии с краем сегментов. Перемещение бандажа должно предотвращаться за счет крепления 4 винтами, расположенными через 90° по периметру.</w:t>
      </w:r>
    </w:p>
    <w:p w14:paraId="4BB63FE1" w14:textId="77777777" w:rsidR="00CD112F" w:rsidRPr="008E3902" w:rsidRDefault="00CD112F" w:rsidP="000656E2">
      <w:pPr>
        <w:pStyle w:val="Heading2"/>
        <w:rPr>
          <w:lang w:val="ru-RU"/>
        </w:rPr>
      </w:pPr>
      <w:bookmarkStart w:id="2000" w:name="_Toc325464864"/>
      <w:bookmarkStart w:id="2001" w:name="_Toc117352185"/>
      <w:r w:rsidRPr="008E3902">
        <w:rPr>
          <w:lang w:val="ru-RU"/>
        </w:rPr>
        <w:t>Крышки лазов и кожухов теплообменников и ящики фланцев (при необходимости)</w:t>
      </w:r>
      <w:bookmarkEnd w:id="2000"/>
      <w:bookmarkEnd w:id="2001"/>
    </w:p>
    <w:p w14:paraId="4BB63FE2" w14:textId="77777777" w:rsidR="00CD112F" w:rsidRPr="008E3902" w:rsidRDefault="00CD112F" w:rsidP="006956FA">
      <w:pPr>
        <w:pStyle w:val="List1"/>
        <w:numPr>
          <w:ilvl w:val="0"/>
          <w:numId w:val="150"/>
        </w:numPr>
        <w:tabs>
          <w:tab w:val="clear" w:pos="1080"/>
          <w:tab w:val="left" w:pos="1134"/>
        </w:tabs>
        <w:ind w:left="1134" w:hanging="283"/>
        <w:rPr>
          <w:lang w:val="ru-RU"/>
        </w:rPr>
      </w:pPr>
      <w:r w:rsidRPr="008E3902">
        <w:rPr>
          <w:lang w:val="ru-RU"/>
        </w:rPr>
        <w:t>Лазы сосудов и соответствующие фланцы, крышки кожухов теплообменников и соответствующие фланцы должны быть покрыты мягкими съемными/многократного использования изолирующими покрытиями. Они должны без труда сниматься одним оператором (быть легкими), просто храниться и устанавливаться. Однако если предварительно письменно утверждена необходимость использования жестких ящиков, следует выполнять изложенные ниже требования.</w:t>
      </w:r>
    </w:p>
    <w:p w14:paraId="4BB63FE3" w14:textId="77777777" w:rsidR="00CD112F" w:rsidRPr="008E3902" w:rsidRDefault="00CD112F" w:rsidP="006956FA">
      <w:pPr>
        <w:pStyle w:val="List1"/>
        <w:numPr>
          <w:ilvl w:val="0"/>
          <w:numId w:val="1"/>
        </w:numPr>
        <w:tabs>
          <w:tab w:val="clear" w:pos="1080"/>
          <w:tab w:val="left" w:pos="1134"/>
        </w:tabs>
        <w:ind w:left="1134" w:hanging="283"/>
        <w:rPr>
          <w:lang w:val="ru-RU"/>
        </w:rPr>
      </w:pPr>
      <w:r w:rsidRPr="008E3902">
        <w:rPr>
          <w:lang w:val="ru-RU"/>
        </w:rPr>
        <w:t>Ящики должны быть изготовлены из плоских листов Aluzinc или утвержденного аналогичного материала толщиной 0,6 мм, и должны состоять из секций такого размера, который обеспечивает простоту обращения с ящиками.</w:t>
      </w:r>
    </w:p>
    <w:p w14:paraId="4BB63FE4" w14:textId="77777777" w:rsidR="00CD112F" w:rsidRPr="008E3902" w:rsidRDefault="00CD112F" w:rsidP="006956FA">
      <w:pPr>
        <w:pStyle w:val="List1"/>
        <w:numPr>
          <w:ilvl w:val="0"/>
          <w:numId w:val="1"/>
        </w:numPr>
        <w:tabs>
          <w:tab w:val="clear" w:pos="1080"/>
          <w:tab w:val="left" w:pos="1134"/>
        </w:tabs>
        <w:ind w:left="1134" w:hanging="283"/>
        <w:rPr>
          <w:lang w:val="ru-RU"/>
        </w:rPr>
      </w:pPr>
      <w:r w:rsidRPr="008E3902">
        <w:rPr>
          <w:lang w:val="ru-RU"/>
        </w:rPr>
        <w:t>Все технологические швы ящика должны быть типа фальцевого соединения, а монтажные швы должны располагаться так, чтобы обеспечивалась максимальная защита от ветра и дождя.</w:t>
      </w:r>
    </w:p>
    <w:p w14:paraId="4BB63FE5" w14:textId="77777777" w:rsidR="00CD112F" w:rsidRPr="008E3902" w:rsidRDefault="00CD112F" w:rsidP="006956FA">
      <w:pPr>
        <w:pStyle w:val="List1"/>
        <w:numPr>
          <w:ilvl w:val="0"/>
          <w:numId w:val="1"/>
        </w:numPr>
        <w:tabs>
          <w:tab w:val="clear" w:pos="1080"/>
          <w:tab w:val="left" w:pos="1134"/>
        </w:tabs>
        <w:ind w:left="1134" w:hanging="283"/>
        <w:rPr>
          <w:lang w:val="ru-RU"/>
        </w:rPr>
      </w:pPr>
      <w:r w:rsidRPr="008E3902">
        <w:rPr>
          <w:lang w:val="ru-RU"/>
        </w:rPr>
        <w:t>Ящики должны располагаться на сосуде так, чтобы они стыковались с обшивкой сосуда, и предотвращалась любая возможность проникновения влаги в месте расположения соединения ящика с обшивкой.</w:t>
      </w:r>
    </w:p>
    <w:p w14:paraId="4BB63FE6" w14:textId="77777777" w:rsidR="00CD112F" w:rsidRPr="008E3902" w:rsidRDefault="00CD112F" w:rsidP="006956FA">
      <w:pPr>
        <w:pStyle w:val="List1"/>
        <w:numPr>
          <w:ilvl w:val="0"/>
          <w:numId w:val="1"/>
        </w:numPr>
        <w:tabs>
          <w:tab w:val="clear" w:pos="1080"/>
          <w:tab w:val="left" w:pos="1134"/>
        </w:tabs>
        <w:ind w:left="1134" w:hanging="283"/>
        <w:rPr>
          <w:lang w:val="ru-RU"/>
        </w:rPr>
      </w:pPr>
      <w:r w:rsidRPr="008E3902">
        <w:rPr>
          <w:lang w:val="ru-RU"/>
        </w:rPr>
        <w:t>Все ящики должны быть съемными для облегчения доступа к изолированным фитингам с целью их проверки.</w:t>
      </w:r>
    </w:p>
    <w:p w14:paraId="4BB63FE7" w14:textId="77777777" w:rsidR="00CD112F" w:rsidRPr="008E3902" w:rsidRDefault="00CD112F" w:rsidP="00F85E17">
      <w:pPr>
        <w:pStyle w:val="Heading1"/>
        <w:numPr>
          <w:ilvl w:val="0"/>
          <w:numId w:val="14"/>
        </w:numPr>
        <w:ind w:left="720" w:hanging="720"/>
        <w:rPr>
          <w:rFonts w:ascii="Arial" w:hAnsi="Arial"/>
          <w:lang w:val="ru-RU"/>
        </w:rPr>
      </w:pPr>
      <w:bookmarkStart w:id="2002" w:name="_Toc325464865"/>
      <w:bookmarkStart w:id="2003" w:name="_Toc117352186"/>
      <w:r w:rsidRPr="008E3902">
        <w:rPr>
          <w:rFonts w:ascii="Arial" w:hAnsi="Arial"/>
          <w:lang w:val="ru-RU"/>
        </w:rPr>
        <w:lastRenderedPageBreak/>
        <w:t>ТРЕБОВАНИЯ К ДОКУМЕНТАЦИИ</w:t>
      </w:r>
      <w:bookmarkEnd w:id="2002"/>
      <w:bookmarkEnd w:id="2003"/>
      <w:r w:rsidRPr="008E3902">
        <w:rPr>
          <w:rFonts w:ascii="Arial" w:hAnsi="Arial"/>
          <w:lang w:val="ru-RU"/>
        </w:rPr>
        <w:t xml:space="preserve"> </w:t>
      </w:r>
    </w:p>
    <w:p w14:paraId="4BB63FE8" w14:textId="77777777" w:rsidR="00CD112F" w:rsidRPr="008E3902" w:rsidRDefault="00CD112F" w:rsidP="000656E2">
      <w:pPr>
        <w:pStyle w:val="Text1"/>
        <w:rPr>
          <w:lang w:val="ru-RU"/>
        </w:rPr>
      </w:pPr>
      <w:r w:rsidRPr="008E3902">
        <w:rPr>
          <w:lang w:val="ru-RU"/>
        </w:rPr>
        <w:t>Требования к документации должны соответствовать Техническим требованиям. Дополнительное требование состоит в том, что Подрядчик должен предоставить технические требования к материалам, способы применения и прочие существенные данные, имеющие отношение к изоляции, в письменной форме на утверждение Компании.</w:t>
      </w:r>
    </w:p>
    <w:p w14:paraId="4BB63FE9" w14:textId="77777777" w:rsidR="00CD112F" w:rsidRPr="008E3902" w:rsidRDefault="00CD112F" w:rsidP="00F85E17">
      <w:pPr>
        <w:pStyle w:val="Heading1"/>
        <w:numPr>
          <w:ilvl w:val="0"/>
          <w:numId w:val="14"/>
        </w:numPr>
        <w:ind w:left="720" w:hanging="720"/>
        <w:rPr>
          <w:rFonts w:ascii="Arial" w:hAnsi="Arial"/>
          <w:lang w:val="ru-RU"/>
        </w:rPr>
      </w:pPr>
      <w:bookmarkStart w:id="2004" w:name="_Toc325464866"/>
      <w:bookmarkStart w:id="2005" w:name="_Toc117352187"/>
      <w:r w:rsidRPr="008E3902">
        <w:rPr>
          <w:rFonts w:ascii="Arial" w:hAnsi="Arial"/>
          <w:lang w:val="ru-RU"/>
        </w:rPr>
        <w:t>ПОЛОЖЕНИЯ ОБ ОБЕСПЕЧЕНИИ КАЧЕСТВА</w:t>
      </w:r>
      <w:bookmarkEnd w:id="2004"/>
      <w:bookmarkEnd w:id="2005"/>
    </w:p>
    <w:p w14:paraId="4BB63FEA" w14:textId="77777777" w:rsidR="00CD112F" w:rsidRPr="008E3902" w:rsidRDefault="00CD112F" w:rsidP="000656E2">
      <w:pPr>
        <w:pStyle w:val="Text1"/>
        <w:rPr>
          <w:lang w:val="ru-RU"/>
        </w:rPr>
      </w:pPr>
      <w:r w:rsidRPr="008E3902">
        <w:rPr>
          <w:lang w:val="ru-RU"/>
        </w:rPr>
        <w:t>Положения об обеспечении качества должны соответствовать Техническим требованиям, а также следующим дополнительным требованиям:</w:t>
      </w:r>
    </w:p>
    <w:p w14:paraId="4BB63FEB" w14:textId="77777777" w:rsidR="00CD112F" w:rsidRPr="008E3902" w:rsidRDefault="00CD112F" w:rsidP="00B27AC3">
      <w:pPr>
        <w:pStyle w:val="List1"/>
        <w:numPr>
          <w:ilvl w:val="0"/>
          <w:numId w:val="151"/>
        </w:numPr>
        <w:tabs>
          <w:tab w:val="clear" w:pos="1080"/>
          <w:tab w:val="left" w:pos="1134"/>
        </w:tabs>
        <w:ind w:left="1134" w:hanging="283"/>
        <w:rPr>
          <w:lang w:val="ru-RU"/>
        </w:rPr>
      </w:pPr>
      <w:r w:rsidRPr="008E3902">
        <w:rPr>
          <w:lang w:val="ru-RU"/>
        </w:rPr>
        <w:t>Поверхности, подлежащие изоляции для низких температур, должны быть утверждены Представителем Компании до нанесения изоляции.</w:t>
      </w:r>
    </w:p>
    <w:p w14:paraId="4BB63FEC" w14:textId="77777777" w:rsidR="00CD112F" w:rsidRPr="008E3902" w:rsidRDefault="00CD112F" w:rsidP="00B27AC3">
      <w:pPr>
        <w:pStyle w:val="List1"/>
        <w:numPr>
          <w:ilvl w:val="0"/>
          <w:numId w:val="1"/>
        </w:numPr>
        <w:tabs>
          <w:tab w:val="clear" w:pos="1080"/>
          <w:tab w:val="left" w:pos="1134"/>
        </w:tabs>
        <w:ind w:left="1134" w:hanging="283"/>
        <w:rPr>
          <w:lang w:val="ru-RU"/>
        </w:rPr>
      </w:pPr>
      <w:r w:rsidRPr="008E3902">
        <w:rPr>
          <w:lang w:val="ru-RU"/>
        </w:rPr>
        <w:t>Подрядчик по изоляции должен в письменной форме уведомить Компанию, по крайней мере, за 48 часов до нанесения изоляционных материалов, придания водонепроницаемости, и завершения работы.</w:t>
      </w:r>
    </w:p>
    <w:p w14:paraId="4BB63FED" w14:textId="77777777" w:rsidR="00CD112F" w:rsidRPr="008E3902" w:rsidRDefault="00CD112F" w:rsidP="00B27AC3">
      <w:pPr>
        <w:pStyle w:val="List1"/>
        <w:numPr>
          <w:ilvl w:val="0"/>
          <w:numId w:val="1"/>
        </w:numPr>
        <w:tabs>
          <w:tab w:val="clear" w:pos="1080"/>
          <w:tab w:val="left" w:pos="1134"/>
        </w:tabs>
        <w:ind w:left="1134" w:hanging="283"/>
        <w:rPr>
          <w:lang w:val="ru-RU"/>
        </w:rPr>
      </w:pPr>
      <w:r w:rsidRPr="008E3902">
        <w:rPr>
          <w:lang w:val="ru-RU"/>
        </w:rPr>
        <w:t>Представитель Компании должен провести инспекцию изоляции:</w:t>
      </w:r>
    </w:p>
    <w:p w14:paraId="4BB63FEE" w14:textId="77777777" w:rsidR="00CD112F" w:rsidRPr="008E3902" w:rsidRDefault="00CD112F" w:rsidP="00B27AC3">
      <w:pPr>
        <w:pStyle w:val="ListAlpha1"/>
        <w:numPr>
          <w:ilvl w:val="1"/>
          <w:numId w:val="1"/>
        </w:numPr>
        <w:tabs>
          <w:tab w:val="clear" w:pos="1080"/>
          <w:tab w:val="left" w:pos="1134"/>
        </w:tabs>
        <w:ind w:left="1134" w:firstLine="0"/>
        <w:rPr>
          <w:lang w:val="ru-RU"/>
        </w:rPr>
      </w:pPr>
      <w:r w:rsidRPr="008E3902">
        <w:rPr>
          <w:lang w:val="ru-RU"/>
        </w:rPr>
        <w:t>до установки водонепроницаемой обшивки, и</w:t>
      </w:r>
    </w:p>
    <w:p w14:paraId="4BB63FEF" w14:textId="77777777" w:rsidR="00CD112F" w:rsidRPr="008E3902" w:rsidRDefault="00CD112F" w:rsidP="00B27AC3">
      <w:pPr>
        <w:pStyle w:val="ListAlpha1"/>
        <w:numPr>
          <w:ilvl w:val="1"/>
          <w:numId w:val="1"/>
        </w:numPr>
        <w:tabs>
          <w:tab w:val="clear" w:pos="1080"/>
          <w:tab w:val="left" w:pos="1134"/>
        </w:tabs>
        <w:ind w:left="1134" w:firstLine="0"/>
        <w:rPr>
          <w:lang w:val="ru-RU"/>
        </w:rPr>
      </w:pPr>
      <w:r w:rsidRPr="008E3902">
        <w:rPr>
          <w:lang w:val="ru-RU"/>
        </w:rPr>
        <w:t>после установки водонепроницаемой обшивки.</w:t>
      </w:r>
    </w:p>
    <w:p w14:paraId="4BB63FF0" w14:textId="77777777" w:rsidR="00CD112F" w:rsidRPr="008E3902" w:rsidRDefault="00CD112F" w:rsidP="00B27AC3">
      <w:pPr>
        <w:pStyle w:val="List1"/>
        <w:numPr>
          <w:ilvl w:val="0"/>
          <w:numId w:val="1"/>
        </w:numPr>
        <w:tabs>
          <w:tab w:val="clear" w:pos="1080"/>
          <w:tab w:val="left" w:pos="1134"/>
        </w:tabs>
        <w:ind w:left="1134" w:hanging="283"/>
        <w:rPr>
          <w:lang w:val="ru-RU"/>
        </w:rPr>
      </w:pPr>
      <w:r w:rsidRPr="008E3902">
        <w:rPr>
          <w:lang w:val="ru-RU"/>
        </w:rPr>
        <w:t>Недостатки, обнаруженные в результате инспекции, должны быть исправлены Подрядчиком без дополнительных затрат со стороны Компании.</w:t>
      </w:r>
    </w:p>
    <w:p w14:paraId="57989695" w14:textId="5D2A3EBA" w:rsidR="000C4C8B" w:rsidRDefault="00CD112F" w:rsidP="00664D0C">
      <w:pPr>
        <w:pStyle w:val="List1"/>
        <w:numPr>
          <w:ilvl w:val="0"/>
          <w:numId w:val="1"/>
        </w:numPr>
        <w:tabs>
          <w:tab w:val="clear" w:pos="1080"/>
          <w:tab w:val="left" w:pos="1134"/>
        </w:tabs>
        <w:ind w:left="1134" w:hanging="283"/>
        <w:rPr>
          <w:lang w:val="ru-RU"/>
        </w:rPr>
      </w:pPr>
      <w:r w:rsidRPr="008E3902">
        <w:rPr>
          <w:lang w:val="ru-RU"/>
        </w:rPr>
        <w:t>Представитель Компании должен провести инспекцию и утвердить исправления.</w:t>
      </w:r>
    </w:p>
    <w:p w14:paraId="38B54781" w14:textId="32E7F44E" w:rsidR="00E03949" w:rsidRDefault="00E03949" w:rsidP="00E03949">
      <w:pPr>
        <w:pStyle w:val="List1"/>
        <w:numPr>
          <w:ilvl w:val="0"/>
          <w:numId w:val="0"/>
        </w:numPr>
        <w:tabs>
          <w:tab w:val="clear" w:pos="1080"/>
          <w:tab w:val="left" w:pos="1134"/>
        </w:tabs>
        <w:ind w:left="2629" w:hanging="360"/>
        <w:rPr>
          <w:lang w:val="ru-RU"/>
        </w:rPr>
      </w:pPr>
    </w:p>
    <w:p w14:paraId="079432F9" w14:textId="23A1E983" w:rsidR="00E03949" w:rsidRDefault="00E03949" w:rsidP="00E03949">
      <w:pPr>
        <w:pStyle w:val="List1"/>
        <w:numPr>
          <w:ilvl w:val="0"/>
          <w:numId w:val="0"/>
        </w:numPr>
        <w:tabs>
          <w:tab w:val="clear" w:pos="1080"/>
          <w:tab w:val="left" w:pos="1134"/>
        </w:tabs>
        <w:ind w:left="2629" w:hanging="360"/>
        <w:rPr>
          <w:lang w:val="ru-RU"/>
        </w:rPr>
      </w:pPr>
    </w:p>
    <w:p w14:paraId="15880B01" w14:textId="78238D2C" w:rsidR="00E03949" w:rsidRDefault="00E03949" w:rsidP="00E03949">
      <w:pPr>
        <w:pStyle w:val="List1"/>
        <w:numPr>
          <w:ilvl w:val="0"/>
          <w:numId w:val="0"/>
        </w:numPr>
        <w:tabs>
          <w:tab w:val="clear" w:pos="1080"/>
          <w:tab w:val="left" w:pos="1134"/>
        </w:tabs>
        <w:ind w:left="2629" w:hanging="360"/>
        <w:rPr>
          <w:lang w:val="ru-RU"/>
        </w:rPr>
      </w:pPr>
    </w:p>
    <w:p w14:paraId="06EBD982" w14:textId="69564BD4" w:rsidR="00E03949" w:rsidRDefault="00E03949" w:rsidP="00E03949">
      <w:pPr>
        <w:pStyle w:val="List1"/>
        <w:numPr>
          <w:ilvl w:val="0"/>
          <w:numId w:val="0"/>
        </w:numPr>
        <w:tabs>
          <w:tab w:val="clear" w:pos="1080"/>
          <w:tab w:val="left" w:pos="1134"/>
        </w:tabs>
        <w:ind w:left="2629" w:hanging="360"/>
        <w:rPr>
          <w:lang w:val="ru-RU"/>
        </w:rPr>
      </w:pPr>
    </w:p>
    <w:p w14:paraId="2EA7E127" w14:textId="6E243A6C" w:rsidR="00E03949" w:rsidRDefault="00E03949" w:rsidP="00E03949">
      <w:pPr>
        <w:pStyle w:val="List1"/>
        <w:numPr>
          <w:ilvl w:val="0"/>
          <w:numId w:val="0"/>
        </w:numPr>
        <w:tabs>
          <w:tab w:val="clear" w:pos="1080"/>
          <w:tab w:val="left" w:pos="1134"/>
        </w:tabs>
        <w:ind w:left="2629" w:hanging="360"/>
        <w:rPr>
          <w:lang w:val="ru-RU"/>
        </w:rPr>
      </w:pPr>
    </w:p>
    <w:p w14:paraId="7EE23332" w14:textId="27113C5E" w:rsidR="00E03949" w:rsidRDefault="00E03949" w:rsidP="00E03949">
      <w:pPr>
        <w:pStyle w:val="List1"/>
        <w:numPr>
          <w:ilvl w:val="0"/>
          <w:numId w:val="0"/>
        </w:numPr>
        <w:tabs>
          <w:tab w:val="clear" w:pos="1080"/>
          <w:tab w:val="left" w:pos="1134"/>
        </w:tabs>
        <w:ind w:left="2629" w:hanging="360"/>
        <w:rPr>
          <w:lang w:val="ru-RU"/>
        </w:rPr>
      </w:pPr>
    </w:p>
    <w:p w14:paraId="5B45AAAD" w14:textId="3928F6AD" w:rsidR="00E03949" w:rsidRDefault="00E03949" w:rsidP="00E03949">
      <w:pPr>
        <w:pStyle w:val="List1"/>
        <w:numPr>
          <w:ilvl w:val="0"/>
          <w:numId w:val="0"/>
        </w:numPr>
        <w:tabs>
          <w:tab w:val="clear" w:pos="1080"/>
          <w:tab w:val="left" w:pos="1134"/>
        </w:tabs>
        <w:ind w:left="2629" w:hanging="360"/>
        <w:rPr>
          <w:lang w:val="ru-RU"/>
        </w:rPr>
      </w:pPr>
    </w:p>
    <w:p w14:paraId="738C2E33" w14:textId="443D9E80" w:rsidR="00E03949" w:rsidRDefault="00E03949" w:rsidP="00E03949">
      <w:pPr>
        <w:pStyle w:val="List1"/>
        <w:numPr>
          <w:ilvl w:val="0"/>
          <w:numId w:val="0"/>
        </w:numPr>
        <w:tabs>
          <w:tab w:val="clear" w:pos="1080"/>
          <w:tab w:val="left" w:pos="1134"/>
        </w:tabs>
        <w:ind w:left="2629" w:hanging="360"/>
        <w:rPr>
          <w:lang w:val="ru-RU"/>
        </w:rPr>
      </w:pPr>
    </w:p>
    <w:p w14:paraId="0AF66FC4" w14:textId="29EC3AAA" w:rsidR="00E03949" w:rsidRDefault="00E03949" w:rsidP="00E03949">
      <w:pPr>
        <w:pStyle w:val="List1"/>
        <w:numPr>
          <w:ilvl w:val="0"/>
          <w:numId w:val="0"/>
        </w:numPr>
        <w:tabs>
          <w:tab w:val="clear" w:pos="1080"/>
          <w:tab w:val="left" w:pos="1134"/>
        </w:tabs>
        <w:ind w:left="2629" w:hanging="360"/>
        <w:rPr>
          <w:lang w:val="ru-RU"/>
        </w:rPr>
      </w:pPr>
    </w:p>
    <w:p w14:paraId="669361D9" w14:textId="08D18521" w:rsidR="00E03949" w:rsidRDefault="00E03949" w:rsidP="00E03949">
      <w:pPr>
        <w:pStyle w:val="List1"/>
        <w:numPr>
          <w:ilvl w:val="0"/>
          <w:numId w:val="0"/>
        </w:numPr>
        <w:tabs>
          <w:tab w:val="clear" w:pos="1080"/>
          <w:tab w:val="left" w:pos="1134"/>
        </w:tabs>
        <w:ind w:left="2629" w:hanging="360"/>
        <w:rPr>
          <w:lang w:val="ru-RU"/>
        </w:rPr>
      </w:pPr>
    </w:p>
    <w:p w14:paraId="68ECEFDE" w14:textId="1C84515A" w:rsidR="00E03949" w:rsidRDefault="00E03949" w:rsidP="00E03949">
      <w:pPr>
        <w:pStyle w:val="List1"/>
        <w:numPr>
          <w:ilvl w:val="0"/>
          <w:numId w:val="0"/>
        </w:numPr>
        <w:tabs>
          <w:tab w:val="clear" w:pos="1080"/>
          <w:tab w:val="left" w:pos="1134"/>
        </w:tabs>
        <w:ind w:left="2629" w:hanging="360"/>
        <w:rPr>
          <w:lang w:val="ru-RU"/>
        </w:rPr>
      </w:pPr>
    </w:p>
    <w:p w14:paraId="1B31AF62" w14:textId="466BD026" w:rsidR="00E03949" w:rsidRDefault="00E03949" w:rsidP="00E03949">
      <w:pPr>
        <w:pStyle w:val="List1"/>
        <w:numPr>
          <w:ilvl w:val="0"/>
          <w:numId w:val="0"/>
        </w:numPr>
        <w:tabs>
          <w:tab w:val="clear" w:pos="1080"/>
          <w:tab w:val="left" w:pos="1134"/>
        </w:tabs>
        <w:ind w:left="2629" w:hanging="360"/>
        <w:rPr>
          <w:lang w:val="ru-RU"/>
        </w:rPr>
      </w:pPr>
    </w:p>
    <w:p w14:paraId="311D18A6" w14:textId="16360531" w:rsidR="00E03949" w:rsidRDefault="00E03949" w:rsidP="00E03949">
      <w:pPr>
        <w:pStyle w:val="List1"/>
        <w:numPr>
          <w:ilvl w:val="0"/>
          <w:numId w:val="0"/>
        </w:numPr>
        <w:tabs>
          <w:tab w:val="clear" w:pos="1080"/>
          <w:tab w:val="left" w:pos="1134"/>
        </w:tabs>
        <w:ind w:left="2629" w:hanging="360"/>
        <w:rPr>
          <w:lang w:val="ru-RU"/>
        </w:rPr>
      </w:pPr>
    </w:p>
    <w:p w14:paraId="3171D622" w14:textId="7309EE3B" w:rsidR="00E03949" w:rsidRDefault="00E03949" w:rsidP="00E03949">
      <w:pPr>
        <w:pStyle w:val="List1"/>
        <w:numPr>
          <w:ilvl w:val="0"/>
          <w:numId w:val="0"/>
        </w:numPr>
        <w:tabs>
          <w:tab w:val="clear" w:pos="1080"/>
          <w:tab w:val="left" w:pos="1134"/>
        </w:tabs>
        <w:ind w:left="2629" w:hanging="360"/>
        <w:rPr>
          <w:lang w:val="ru-RU"/>
        </w:rPr>
      </w:pPr>
    </w:p>
    <w:p w14:paraId="5F0554C1" w14:textId="69B35B9C" w:rsidR="00E03949" w:rsidRDefault="00E03949" w:rsidP="00E03949">
      <w:pPr>
        <w:pStyle w:val="List1"/>
        <w:numPr>
          <w:ilvl w:val="0"/>
          <w:numId w:val="0"/>
        </w:numPr>
        <w:tabs>
          <w:tab w:val="clear" w:pos="1080"/>
          <w:tab w:val="left" w:pos="1134"/>
        </w:tabs>
        <w:ind w:left="2629" w:hanging="360"/>
        <w:rPr>
          <w:lang w:val="ru-RU"/>
        </w:rPr>
      </w:pPr>
    </w:p>
    <w:p w14:paraId="20CE6EFA" w14:textId="57D7DD2B" w:rsidR="00E03949" w:rsidRDefault="00E03949" w:rsidP="00E03949">
      <w:pPr>
        <w:pStyle w:val="List1"/>
        <w:numPr>
          <w:ilvl w:val="0"/>
          <w:numId w:val="0"/>
        </w:numPr>
        <w:tabs>
          <w:tab w:val="clear" w:pos="1080"/>
          <w:tab w:val="left" w:pos="1134"/>
        </w:tabs>
        <w:ind w:left="2629" w:hanging="360"/>
        <w:rPr>
          <w:lang w:val="ru-RU"/>
        </w:rPr>
      </w:pPr>
    </w:p>
    <w:p w14:paraId="0F4CB043" w14:textId="08A65044" w:rsidR="00E03949" w:rsidRDefault="00E03949" w:rsidP="00E03949">
      <w:pPr>
        <w:pStyle w:val="List1"/>
        <w:numPr>
          <w:ilvl w:val="0"/>
          <w:numId w:val="0"/>
        </w:numPr>
        <w:tabs>
          <w:tab w:val="clear" w:pos="1080"/>
          <w:tab w:val="left" w:pos="1134"/>
        </w:tabs>
        <w:ind w:left="2629" w:hanging="360"/>
        <w:rPr>
          <w:lang w:val="ru-RU"/>
        </w:rPr>
      </w:pPr>
    </w:p>
    <w:p w14:paraId="6F61FCF2" w14:textId="77777777" w:rsidR="00E03949" w:rsidRPr="008E3902" w:rsidRDefault="00E03949" w:rsidP="00E03949">
      <w:pPr>
        <w:pStyle w:val="List1"/>
        <w:numPr>
          <w:ilvl w:val="0"/>
          <w:numId w:val="0"/>
        </w:numPr>
        <w:tabs>
          <w:tab w:val="clear" w:pos="1080"/>
          <w:tab w:val="left" w:pos="1134"/>
        </w:tabs>
        <w:ind w:left="2629" w:hanging="360"/>
        <w:rPr>
          <w:lang w:val="ru-RU"/>
        </w:rPr>
      </w:pPr>
    </w:p>
    <w:p w14:paraId="4BB63FF2" w14:textId="77777777" w:rsidR="00CD112F" w:rsidRPr="008E3902" w:rsidRDefault="00CD112F" w:rsidP="00F85E17">
      <w:pPr>
        <w:pStyle w:val="Heading1"/>
        <w:numPr>
          <w:ilvl w:val="0"/>
          <w:numId w:val="14"/>
        </w:numPr>
        <w:ind w:left="720" w:hanging="720"/>
        <w:rPr>
          <w:rFonts w:ascii="Arial" w:hAnsi="Arial"/>
          <w:lang w:val="ru-RU"/>
        </w:rPr>
      </w:pPr>
      <w:bookmarkStart w:id="2006" w:name="_Toc325464867"/>
      <w:bookmarkStart w:id="2007" w:name="_Toc117352188"/>
      <w:r w:rsidRPr="008E3902">
        <w:rPr>
          <w:rFonts w:ascii="Arial" w:hAnsi="Arial"/>
          <w:lang w:val="ru-RU"/>
        </w:rPr>
        <w:lastRenderedPageBreak/>
        <w:t>ТАБЛИЦЫ ТОЛЩИНЫ</w:t>
      </w:r>
      <w:bookmarkEnd w:id="2006"/>
      <w:bookmarkEnd w:id="2007"/>
    </w:p>
    <w:p w14:paraId="4BB63FF3" w14:textId="77777777" w:rsidR="00326DAD" w:rsidRPr="008E3902" w:rsidRDefault="00CD112F" w:rsidP="00C14B28">
      <w:pPr>
        <w:pStyle w:val="Heading2"/>
        <w:rPr>
          <w:lang w:val="ru-RU"/>
        </w:rPr>
      </w:pPr>
      <w:bookmarkStart w:id="2008" w:name="_Toc117352189"/>
      <w:bookmarkStart w:id="2009" w:name="_Toc325464868"/>
      <w:r w:rsidRPr="008E3902">
        <w:rPr>
          <w:lang w:val="ru-RU"/>
        </w:rPr>
        <w:t xml:space="preserve">Таблица значений толщины теплоизоляции </w:t>
      </w:r>
      <w:r w:rsidR="00326DAD" w:rsidRPr="008E3902">
        <w:rPr>
          <w:lang w:val="ru-RU"/>
        </w:rPr>
        <w:t>для сохранения тепла</w:t>
      </w:r>
      <w:bookmarkEnd w:id="2008"/>
    </w:p>
    <w:p w14:paraId="4BB63FF4" w14:textId="77777777" w:rsidR="00326DAD" w:rsidRPr="008E3902" w:rsidRDefault="00326DAD" w:rsidP="00326DAD">
      <w:pPr>
        <w:pStyle w:val="Text1Bold"/>
        <w:rPr>
          <w:b w:val="0"/>
          <w:lang w:val="ru-RU"/>
        </w:rPr>
      </w:pPr>
      <w:r w:rsidRPr="008E3902">
        <w:rPr>
          <w:b w:val="0"/>
          <w:lang w:val="ru-RU"/>
        </w:rPr>
        <w:t>Материал</w:t>
      </w:r>
      <w:r w:rsidRPr="008E3902">
        <w:rPr>
          <w:b w:val="0"/>
          <w:lang w:val="ru-RU"/>
        </w:rPr>
        <w:tab/>
      </w:r>
      <w:r w:rsidRPr="008E3902">
        <w:rPr>
          <w:b w:val="0"/>
          <w:lang w:val="ru-RU"/>
        </w:rPr>
        <w:tab/>
        <w:t>Минеральная вата высокой плотности</w:t>
      </w:r>
    </w:p>
    <w:p w14:paraId="4BB63FF5" w14:textId="77777777" w:rsidR="00326DAD" w:rsidRPr="008E3902" w:rsidRDefault="00326DAD" w:rsidP="00326DAD">
      <w:pPr>
        <w:pStyle w:val="Text1Bold"/>
        <w:rPr>
          <w:b w:val="0"/>
          <w:lang w:val="ru-RU"/>
        </w:rPr>
      </w:pPr>
      <w:r w:rsidRPr="008E3902">
        <w:rPr>
          <w:b w:val="0"/>
          <w:lang w:val="ru-RU"/>
        </w:rPr>
        <w:t>Плотность</w:t>
      </w:r>
      <w:r w:rsidRPr="008E3902">
        <w:rPr>
          <w:b w:val="0"/>
          <w:lang w:val="ru-RU"/>
        </w:rPr>
        <w:tab/>
      </w:r>
      <w:r w:rsidRPr="008E3902">
        <w:rPr>
          <w:b w:val="0"/>
          <w:lang w:val="ru-RU"/>
        </w:rPr>
        <w:tab/>
        <w:t>Условный диаметр до 24 дюйма = от 100 до 120 кг/м³</w:t>
      </w:r>
    </w:p>
    <w:p w14:paraId="4BB63FF6" w14:textId="77777777" w:rsidR="00326DAD" w:rsidRPr="008E3902" w:rsidRDefault="00326DAD" w:rsidP="00326DAD">
      <w:pPr>
        <w:pStyle w:val="Text1Bold"/>
        <w:ind w:left="2160" w:firstLine="720"/>
        <w:rPr>
          <w:b w:val="0"/>
          <w:lang w:val="ru-RU"/>
        </w:rPr>
      </w:pPr>
      <w:r w:rsidRPr="008E3902">
        <w:rPr>
          <w:b w:val="0"/>
          <w:lang w:val="ru-RU"/>
        </w:rPr>
        <w:t>Условный диаметр 26 дюймов и больше = 100 кг/м³</w:t>
      </w:r>
    </w:p>
    <w:tbl>
      <w:tblPr>
        <w:tblW w:w="9086" w:type="dxa"/>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99"/>
        <w:gridCol w:w="994"/>
        <w:gridCol w:w="1168"/>
        <w:gridCol w:w="1079"/>
        <w:gridCol w:w="1169"/>
        <w:gridCol w:w="1259"/>
        <w:gridCol w:w="1259"/>
        <w:gridCol w:w="1259"/>
      </w:tblGrid>
      <w:tr w:rsidR="00326DAD" w:rsidRPr="003052B9" w14:paraId="4BB63FF8" w14:textId="77777777" w:rsidTr="008C2B6E">
        <w:trPr>
          <w:trHeight w:val="471"/>
        </w:trPr>
        <w:tc>
          <w:tcPr>
            <w:tcW w:w="9086" w:type="dxa"/>
            <w:gridSpan w:val="8"/>
            <w:tcBorders>
              <w:top w:val="single" w:sz="12" w:space="0" w:color="auto"/>
              <w:left w:val="single" w:sz="12" w:space="0" w:color="auto"/>
              <w:bottom w:val="single" w:sz="8" w:space="0" w:color="auto"/>
              <w:right w:val="single" w:sz="12" w:space="0" w:color="auto"/>
            </w:tcBorders>
          </w:tcPr>
          <w:p w14:paraId="4BB63FF7" w14:textId="3EFD5790" w:rsidR="00326DAD" w:rsidRPr="008E3902" w:rsidRDefault="00326DAD" w:rsidP="00D06F6E">
            <w:pPr>
              <w:pStyle w:val="TableTitle1"/>
              <w:numPr>
                <w:ilvl w:val="0"/>
                <w:numId w:val="0"/>
              </w:numPr>
              <w:ind w:left="1512" w:hanging="1113"/>
              <w:rPr>
                <w:lang w:val="ru-RU"/>
              </w:rPr>
            </w:pPr>
            <w:r w:rsidRPr="008E3902">
              <w:rPr>
                <w:lang w:val="ru-RU"/>
              </w:rPr>
              <w:t xml:space="preserve">Таблица </w:t>
            </w:r>
            <w:r w:rsidR="007044ED" w:rsidRPr="007044ED">
              <w:rPr>
                <w:lang w:val="ru-RU"/>
              </w:rPr>
              <w:t>6</w:t>
            </w:r>
            <w:r w:rsidRPr="008E3902">
              <w:rPr>
                <w:lang w:val="ru-RU"/>
              </w:rPr>
              <w:t xml:space="preserve">: Таблица значений толщины теплоизоляции для сохранения тепла  </w:t>
            </w:r>
          </w:p>
        </w:tc>
      </w:tr>
      <w:tr w:rsidR="00326DAD" w:rsidRPr="008E3902" w14:paraId="4BB63FFB" w14:textId="77777777" w:rsidTr="008C2B6E">
        <w:trPr>
          <w:trHeight w:val="471"/>
        </w:trPr>
        <w:tc>
          <w:tcPr>
            <w:tcW w:w="1893" w:type="dxa"/>
            <w:gridSpan w:val="2"/>
            <w:tcBorders>
              <w:top w:val="single" w:sz="8" w:space="0" w:color="auto"/>
              <w:left w:val="single" w:sz="12" w:space="0" w:color="auto"/>
              <w:bottom w:val="single" w:sz="8" w:space="0" w:color="auto"/>
              <w:right w:val="single" w:sz="8" w:space="0" w:color="auto"/>
            </w:tcBorders>
          </w:tcPr>
          <w:p w14:paraId="4BB63FF9" w14:textId="77777777" w:rsidR="00326DAD" w:rsidRPr="008E3902" w:rsidRDefault="00326DAD" w:rsidP="00AD51BE">
            <w:pPr>
              <w:pStyle w:val="CellHeadingCentered"/>
              <w:rPr>
                <w:color w:val="auto"/>
                <w:lang w:val="ru-RU"/>
              </w:rPr>
            </w:pPr>
            <w:r w:rsidRPr="008E3902">
              <w:rPr>
                <w:color w:val="auto"/>
                <w:lang w:val="ru-RU"/>
              </w:rPr>
              <w:t>РАЗМЕР</w:t>
            </w:r>
          </w:p>
        </w:tc>
        <w:tc>
          <w:tcPr>
            <w:tcW w:w="7193" w:type="dxa"/>
            <w:gridSpan w:val="6"/>
            <w:tcBorders>
              <w:top w:val="single" w:sz="8" w:space="0" w:color="auto"/>
              <w:left w:val="nil"/>
              <w:bottom w:val="single" w:sz="8" w:space="0" w:color="auto"/>
              <w:right w:val="single" w:sz="12" w:space="0" w:color="auto"/>
            </w:tcBorders>
          </w:tcPr>
          <w:p w14:paraId="4BB63FFA" w14:textId="77777777" w:rsidR="00326DAD" w:rsidRPr="008E3902" w:rsidRDefault="00326DAD" w:rsidP="00AD51BE">
            <w:pPr>
              <w:pStyle w:val="CellHeadingCentered"/>
              <w:rPr>
                <w:color w:val="auto"/>
                <w:lang w:val="ru-RU"/>
              </w:rPr>
            </w:pPr>
            <w:r w:rsidRPr="008E3902">
              <w:rPr>
                <w:color w:val="auto"/>
                <w:lang w:val="ru-RU"/>
              </w:rPr>
              <w:t>Рабочая температура (°С)</w:t>
            </w:r>
          </w:p>
        </w:tc>
      </w:tr>
      <w:tr w:rsidR="00326DAD" w:rsidRPr="008E3902" w14:paraId="4BB64006" w14:textId="77777777" w:rsidTr="008C2B6E">
        <w:trPr>
          <w:cantSplit/>
          <w:trHeight w:val="240"/>
        </w:trPr>
        <w:tc>
          <w:tcPr>
            <w:tcW w:w="899" w:type="dxa"/>
            <w:tcBorders>
              <w:top w:val="single" w:sz="4" w:space="0" w:color="auto"/>
              <w:left w:val="single" w:sz="12" w:space="0" w:color="auto"/>
              <w:bottom w:val="single" w:sz="4" w:space="0" w:color="auto"/>
              <w:right w:val="single" w:sz="8" w:space="0" w:color="auto"/>
            </w:tcBorders>
          </w:tcPr>
          <w:p w14:paraId="4BB63FFC" w14:textId="77777777" w:rsidR="00326DAD" w:rsidRPr="008E3902" w:rsidRDefault="00326DAD" w:rsidP="00AD51BE">
            <w:pPr>
              <w:pStyle w:val="CellHeadingCentered"/>
              <w:ind w:left="-108" w:right="-107"/>
              <w:rPr>
                <w:color w:val="auto"/>
                <w:lang w:val="ru-RU"/>
              </w:rPr>
            </w:pPr>
            <w:r w:rsidRPr="008E3902">
              <w:rPr>
                <w:color w:val="auto"/>
                <w:lang w:val="ru-RU"/>
              </w:rPr>
              <w:t>Номи-наль-ный диаметр (DN)</w:t>
            </w:r>
          </w:p>
          <w:p w14:paraId="4BB63FFD" w14:textId="77777777" w:rsidR="00326DAD" w:rsidRPr="008E3902" w:rsidRDefault="00326DAD" w:rsidP="00AD51BE">
            <w:pPr>
              <w:pStyle w:val="CellHeadingCentered"/>
              <w:ind w:left="-108" w:right="-107"/>
              <w:rPr>
                <w:color w:val="auto"/>
                <w:lang w:val="ru-RU"/>
              </w:rPr>
            </w:pPr>
          </w:p>
        </w:tc>
        <w:tc>
          <w:tcPr>
            <w:tcW w:w="994" w:type="dxa"/>
            <w:tcBorders>
              <w:top w:val="single" w:sz="4" w:space="0" w:color="auto"/>
              <w:left w:val="nil"/>
              <w:bottom w:val="single" w:sz="4" w:space="0" w:color="auto"/>
              <w:right w:val="single" w:sz="8" w:space="0" w:color="auto"/>
            </w:tcBorders>
          </w:tcPr>
          <w:p w14:paraId="4BB63FFE" w14:textId="77777777" w:rsidR="00326DAD" w:rsidRPr="008E3902" w:rsidRDefault="00326DAD" w:rsidP="00AD51BE">
            <w:pPr>
              <w:pStyle w:val="CellHeadingCentered"/>
              <w:ind w:left="-108" w:right="-107"/>
              <w:rPr>
                <w:color w:val="auto"/>
                <w:lang w:val="ru-RU"/>
              </w:rPr>
            </w:pPr>
            <w:r w:rsidRPr="008E3902">
              <w:rPr>
                <w:color w:val="auto"/>
                <w:lang w:val="ru-RU"/>
              </w:rPr>
              <w:t>Номи-нальный размер трубы</w:t>
            </w:r>
          </w:p>
          <w:p w14:paraId="4BB63FFF" w14:textId="77777777" w:rsidR="00326DAD" w:rsidRPr="008E3902" w:rsidRDefault="00326DAD" w:rsidP="00AD51BE">
            <w:pPr>
              <w:pStyle w:val="CellHeadingCentered"/>
              <w:ind w:left="-108" w:right="-107"/>
              <w:rPr>
                <w:color w:val="auto"/>
                <w:sz w:val="16"/>
                <w:lang w:val="ru-RU"/>
              </w:rPr>
            </w:pPr>
            <w:r w:rsidRPr="008E3902">
              <w:rPr>
                <w:color w:val="auto"/>
                <w:sz w:val="16"/>
                <w:lang w:val="ru-RU"/>
              </w:rPr>
              <w:t>(дюймы)</w:t>
            </w:r>
          </w:p>
        </w:tc>
        <w:tc>
          <w:tcPr>
            <w:tcW w:w="1168" w:type="dxa"/>
            <w:tcBorders>
              <w:top w:val="single" w:sz="4" w:space="0" w:color="auto"/>
              <w:left w:val="nil"/>
              <w:bottom w:val="single" w:sz="4" w:space="0" w:color="auto"/>
              <w:right w:val="single" w:sz="8" w:space="0" w:color="auto"/>
            </w:tcBorders>
          </w:tcPr>
          <w:p w14:paraId="4BB64000" w14:textId="77777777" w:rsidR="00326DAD" w:rsidRPr="008E3902" w:rsidRDefault="00326DAD" w:rsidP="00AD51BE">
            <w:pPr>
              <w:pStyle w:val="CellHeadingCentered"/>
              <w:ind w:left="-108" w:right="-107"/>
              <w:rPr>
                <w:color w:val="auto"/>
                <w:lang w:val="ru-RU"/>
              </w:rPr>
            </w:pPr>
            <w:r w:rsidRPr="008E3902">
              <w:rPr>
                <w:color w:val="auto"/>
                <w:lang w:val="ru-RU"/>
              </w:rPr>
              <w:t>От темпе-ратуры окружаю-щей среды до 50</w:t>
            </w:r>
          </w:p>
        </w:tc>
        <w:tc>
          <w:tcPr>
            <w:tcW w:w="1079" w:type="dxa"/>
            <w:tcBorders>
              <w:top w:val="single" w:sz="4" w:space="0" w:color="auto"/>
              <w:left w:val="nil"/>
              <w:bottom w:val="single" w:sz="4" w:space="0" w:color="auto"/>
              <w:right w:val="single" w:sz="8" w:space="0" w:color="auto"/>
            </w:tcBorders>
          </w:tcPr>
          <w:p w14:paraId="4BB64001" w14:textId="77777777" w:rsidR="00326DAD" w:rsidRPr="008E3902" w:rsidRDefault="00326DAD" w:rsidP="00AD51BE">
            <w:pPr>
              <w:pStyle w:val="CellHeadingCentered"/>
              <w:rPr>
                <w:color w:val="auto"/>
                <w:lang w:val="ru-RU"/>
              </w:rPr>
            </w:pPr>
            <w:r w:rsidRPr="008E3902">
              <w:rPr>
                <w:color w:val="auto"/>
                <w:lang w:val="ru-RU"/>
              </w:rPr>
              <w:t>от 51 до 100</w:t>
            </w:r>
          </w:p>
        </w:tc>
        <w:tc>
          <w:tcPr>
            <w:tcW w:w="1169" w:type="dxa"/>
            <w:tcBorders>
              <w:top w:val="single" w:sz="4" w:space="0" w:color="auto"/>
              <w:left w:val="nil"/>
              <w:bottom w:val="single" w:sz="4" w:space="0" w:color="auto"/>
              <w:right w:val="single" w:sz="8" w:space="0" w:color="auto"/>
            </w:tcBorders>
          </w:tcPr>
          <w:p w14:paraId="4BB64002" w14:textId="77777777" w:rsidR="00326DAD" w:rsidRPr="008E3902" w:rsidRDefault="00326DAD" w:rsidP="00AD51BE">
            <w:pPr>
              <w:pStyle w:val="CellHeadingCentered"/>
              <w:rPr>
                <w:color w:val="auto"/>
                <w:lang w:val="ru-RU"/>
              </w:rPr>
            </w:pPr>
            <w:r w:rsidRPr="008E3902">
              <w:rPr>
                <w:color w:val="auto"/>
                <w:lang w:val="ru-RU"/>
              </w:rPr>
              <w:t>от 101 до 150</w:t>
            </w:r>
          </w:p>
        </w:tc>
        <w:tc>
          <w:tcPr>
            <w:tcW w:w="1259" w:type="dxa"/>
            <w:tcBorders>
              <w:top w:val="single" w:sz="4" w:space="0" w:color="auto"/>
              <w:left w:val="nil"/>
              <w:bottom w:val="single" w:sz="4" w:space="0" w:color="auto"/>
              <w:right w:val="single" w:sz="4" w:space="0" w:color="auto"/>
            </w:tcBorders>
          </w:tcPr>
          <w:p w14:paraId="4BB64003" w14:textId="77777777" w:rsidR="00326DAD" w:rsidRPr="008E3902" w:rsidRDefault="00326DAD" w:rsidP="00AD51BE">
            <w:pPr>
              <w:pStyle w:val="CellHeadingCentered"/>
              <w:rPr>
                <w:color w:val="auto"/>
                <w:lang w:val="ru-RU"/>
              </w:rPr>
            </w:pPr>
            <w:r w:rsidRPr="008E3902">
              <w:rPr>
                <w:color w:val="auto"/>
                <w:lang w:val="ru-RU"/>
              </w:rPr>
              <w:t>от 151 до 200</w:t>
            </w:r>
          </w:p>
        </w:tc>
        <w:tc>
          <w:tcPr>
            <w:tcW w:w="1259" w:type="dxa"/>
            <w:tcBorders>
              <w:top w:val="single" w:sz="8" w:space="0" w:color="auto"/>
              <w:left w:val="single" w:sz="4" w:space="0" w:color="auto"/>
              <w:bottom w:val="single" w:sz="4" w:space="0" w:color="auto"/>
              <w:right w:val="single" w:sz="8" w:space="0" w:color="auto"/>
            </w:tcBorders>
          </w:tcPr>
          <w:p w14:paraId="4BB64004" w14:textId="77777777" w:rsidR="00326DAD" w:rsidRPr="008E3902" w:rsidRDefault="00326DAD" w:rsidP="00AD51BE">
            <w:pPr>
              <w:pStyle w:val="CellHeadingCentered"/>
              <w:rPr>
                <w:color w:val="auto"/>
                <w:lang w:val="ru-RU"/>
              </w:rPr>
            </w:pPr>
            <w:r w:rsidRPr="008E3902">
              <w:rPr>
                <w:color w:val="auto"/>
                <w:lang w:val="ru-RU"/>
              </w:rPr>
              <w:t>от 201 до 250</w:t>
            </w:r>
          </w:p>
        </w:tc>
        <w:tc>
          <w:tcPr>
            <w:tcW w:w="1259" w:type="dxa"/>
            <w:tcBorders>
              <w:top w:val="single" w:sz="8" w:space="0" w:color="auto"/>
              <w:left w:val="nil"/>
              <w:bottom w:val="single" w:sz="4" w:space="0" w:color="auto"/>
              <w:right w:val="single" w:sz="12" w:space="0" w:color="auto"/>
            </w:tcBorders>
          </w:tcPr>
          <w:p w14:paraId="4BB64005" w14:textId="77777777" w:rsidR="00326DAD" w:rsidRPr="008E3902" w:rsidRDefault="00326DAD" w:rsidP="00AD51BE">
            <w:pPr>
              <w:pStyle w:val="CellHeadingCentered"/>
              <w:rPr>
                <w:color w:val="auto"/>
                <w:lang w:val="ru-RU"/>
              </w:rPr>
            </w:pPr>
            <w:r w:rsidRPr="008E3902">
              <w:rPr>
                <w:color w:val="auto"/>
                <w:lang w:val="ru-RU"/>
              </w:rPr>
              <w:t>от 251 до 400</w:t>
            </w:r>
          </w:p>
        </w:tc>
      </w:tr>
      <w:tr w:rsidR="00326DAD" w:rsidRPr="008E3902" w14:paraId="4BB6400F" w14:textId="77777777" w:rsidTr="008C2B6E">
        <w:trPr>
          <w:cantSplit/>
          <w:trHeight w:val="285"/>
        </w:trPr>
        <w:tc>
          <w:tcPr>
            <w:tcW w:w="899" w:type="dxa"/>
            <w:tcBorders>
              <w:top w:val="single" w:sz="4" w:space="0" w:color="auto"/>
              <w:left w:val="single" w:sz="12" w:space="0" w:color="auto"/>
              <w:bottom w:val="single" w:sz="4" w:space="0" w:color="auto"/>
              <w:right w:val="nil"/>
            </w:tcBorders>
          </w:tcPr>
          <w:p w14:paraId="4BB64007" w14:textId="77777777" w:rsidR="00326DAD" w:rsidRPr="008E3902" w:rsidRDefault="00326DAD" w:rsidP="00AD51BE">
            <w:pPr>
              <w:pStyle w:val="CellBodyCentered"/>
              <w:rPr>
                <w:color w:val="auto"/>
                <w:lang w:val="ru-RU"/>
              </w:rPr>
            </w:pPr>
            <w:r w:rsidRPr="008E3902">
              <w:rPr>
                <w:color w:val="auto"/>
                <w:lang w:val="ru-RU"/>
              </w:rPr>
              <w:t>15</w:t>
            </w:r>
          </w:p>
        </w:tc>
        <w:tc>
          <w:tcPr>
            <w:tcW w:w="994" w:type="dxa"/>
            <w:tcBorders>
              <w:top w:val="single" w:sz="4" w:space="0" w:color="auto"/>
              <w:left w:val="single" w:sz="4" w:space="0" w:color="auto"/>
              <w:bottom w:val="single" w:sz="4" w:space="0" w:color="auto"/>
              <w:right w:val="single" w:sz="4" w:space="0" w:color="auto"/>
            </w:tcBorders>
          </w:tcPr>
          <w:p w14:paraId="4BB64008" w14:textId="77777777" w:rsidR="00326DAD" w:rsidRPr="008E3902" w:rsidRDefault="00326DAD" w:rsidP="00AD51BE">
            <w:pPr>
              <w:pStyle w:val="CellBodyCentered"/>
              <w:rPr>
                <w:color w:val="auto"/>
                <w:lang w:val="ru-RU"/>
              </w:rPr>
            </w:pPr>
            <w:r w:rsidRPr="008E3902">
              <w:rPr>
                <w:color w:val="auto"/>
                <w:lang w:val="ru-RU"/>
              </w:rPr>
              <w:t>½</w:t>
            </w:r>
          </w:p>
        </w:tc>
        <w:tc>
          <w:tcPr>
            <w:tcW w:w="1168" w:type="dxa"/>
            <w:tcBorders>
              <w:top w:val="single" w:sz="4" w:space="0" w:color="auto"/>
              <w:left w:val="single" w:sz="4" w:space="0" w:color="auto"/>
              <w:bottom w:val="single" w:sz="4" w:space="0" w:color="auto"/>
              <w:right w:val="single" w:sz="4" w:space="0" w:color="auto"/>
            </w:tcBorders>
          </w:tcPr>
          <w:p w14:paraId="4BB64009" w14:textId="77777777" w:rsidR="00326DAD" w:rsidRPr="008E3902" w:rsidRDefault="00326DAD" w:rsidP="00AD51BE">
            <w:pPr>
              <w:pStyle w:val="CellBodyCentered"/>
              <w:rPr>
                <w:color w:val="auto"/>
                <w:lang w:val="ru-RU"/>
              </w:rPr>
            </w:pPr>
            <w:r w:rsidRPr="008E3902">
              <w:rPr>
                <w:color w:val="auto"/>
                <w:lang w:val="ru-RU"/>
              </w:rPr>
              <w:t>30</w:t>
            </w:r>
          </w:p>
        </w:tc>
        <w:tc>
          <w:tcPr>
            <w:tcW w:w="1079" w:type="dxa"/>
            <w:tcBorders>
              <w:top w:val="single" w:sz="4" w:space="0" w:color="auto"/>
              <w:left w:val="single" w:sz="4" w:space="0" w:color="auto"/>
              <w:bottom w:val="single" w:sz="4" w:space="0" w:color="auto"/>
              <w:right w:val="single" w:sz="4" w:space="0" w:color="auto"/>
            </w:tcBorders>
          </w:tcPr>
          <w:p w14:paraId="4BB6400A" w14:textId="77777777" w:rsidR="00326DAD" w:rsidRPr="008E3902" w:rsidRDefault="00326DAD" w:rsidP="00AD51BE">
            <w:pPr>
              <w:pStyle w:val="CellBodyCentered"/>
              <w:rPr>
                <w:color w:val="auto"/>
                <w:lang w:val="ru-RU"/>
              </w:rPr>
            </w:pPr>
            <w:r w:rsidRPr="008E3902">
              <w:rPr>
                <w:color w:val="auto"/>
                <w:lang w:val="ru-RU"/>
              </w:rPr>
              <w:t>30</w:t>
            </w:r>
          </w:p>
        </w:tc>
        <w:tc>
          <w:tcPr>
            <w:tcW w:w="1169" w:type="dxa"/>
            <w:tcBorders>
              <w:top w:val="single" w:sz="4" w:space="0" w:color="auto"/>
              <w:left w:val="single" w:sz="4" w:space="0" w:color="auto"/>
              <w:bottom w:val="single" w:sz="4" w:space="0" w:color="auto"/>
              <w:right w:val="single" w:sz="4" w:space="0" w:color="auto"/>
            </w:tcBorders>
          </w:tcPr>
          <w:p w14:paraId="4BB6400B" w14:textId="77777777" w:rsidR="00326DAD" w:rsidRPr="008E3902" w:rsidRDefault="00326DAD" w:rsidP="00AD51BE">
            <w:pPr>
              <w:pStyle w:val="CellBodyCentered"/>
              <w:rPr>
                <w:color w:val="auto"/>
                <w:lang w:val="ru-RU"/>
              </w:rPr>
            </w:pPr>
            <w:r w:rsidRPr="008E3902">
              <w:rPr>
                <w:color w:val="auto"/>
                <w:lang w:val="ru-RU"/>
              </w:rPr>
              <w:t>30</w:t>
            </w:r>
          </w:p>
        </w:tc>
        <w:tc>
          <w:tcPr>
            <w:tcW w:w="1259" w:type="dxa"/>
            <w:tcBorders>
              <w:top w:val="single" w:sz="4" w:space="0" w:color="auto"/>
              <w:left w:val="nil"/>
              <w:bottom w:val="single" w:sz="4" w:space="0" w:color="auto"/>
              <w:right w:val="single" w:sz="4" w:space="0" w:color="auto"/>
            </w:tcBorders>
          </w:tcPr>
          <w:p w14:paraId="4BB6400C"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single" w:sz="4" w:space="0" w:color="auto"/>
              <w:bottom w:val="single" w:sz="4" w:space="0" w:color="auto"/>
              <w:right w:val="single" w:sz="8" w:space="0" w:color="auto"/>
            </w:tcBorders>
          </w:tcPr>
          <w:p w14:paraId="4BB6400D"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nil"/>
              <w:bottom w:val="single" w:sz="4" w:space="0" w:color="auto"/>
              <w:right w:val="single" w:sz="12" w:space="0" w:color="auto"/>
            </w:tcBorders>
          </w:tcPr>
          <w:p w14:paraId="4BB6400E" w14:textId="77777777" w:rsidR="00326DAD" w:rsidRPr="008E3902" w:rsidRDefault="00326DAD" w:rsidP="00AD51BE">
            <w:pPr>
              <w:pStyle w:val="CellBodyCentered"/>
              <w:rPr>
                <w:color w:val="auto"/>
                <w:lang w:val="ru-RU"/>
              </w:rPr>
            </w:pPr>
            <w:r w:rsidRPr="008E3902">
              <w:rPr>
                <w:color w:val="auto"/>
                <w:lang w:val="ru-RU"/>
              </w:rPr>
              <w:t>50</w:t>
            </w:r>
          </w:p>
        </w:tc>
      </w:tr>
      <w:tr w:rsidR="00326DAD" w:rsidRPr="008E3902" w14:paraId="4BB64018" w14:textId="77777777" w:rsidTr="008C2B6E">
        <w:trPr>
          <w:cantSplit/>
          <w:trHeight w:val="285"/>
        </w:trPr>
        <w:tc>
          <w:tcPr>
            <w:tcW w:w="899" w:type="dxa"/>
            <w:tcBorders>
              <w:top w:val="single" w:sz="4" w:space="0" w:color="auto"/>
              <w:left w:val="single" w:sz="12" w:space="0" w:color="auto"/>
              <w:bottom w:val="single" w:sz="4" w:space="0" w:color="auto"/>
              <w:right w:val="nil"/>
            </w:tcBorders>
          </w:tcPr>
          <w:p w14:paraId="4BB64010" w14:textId="77777777" w:rsidR="00326DAD" w:rsidRPr="008E3902" w:rsidRDefault="00326DAD" w:rsidP="00AD51BE">
            <w:pPr>
              <w:pStyle w:val="CellBodyCentered"/>
              <w:rPr>
                <w:color w:val="auto"/>
                <w:lang w:val="ru-RU"/>
              </w:rPr>
            </w:pPr>
            <w:r w:rsidRPr="008E3902">
              <w:rPr>
                <w:color w:val="auto"/>
                <w:lang w:val="ru-RU"/>
              </w:rPr>
              <w:t>20</w:t>
            </w:r>
          </w:p>
        </w:tc>
        <w:tc>
          <w:tcPr>
            <w:tcW w:w="994" w:type="dxa"/>
            <w:tcBorders>
              <w:top w:val="single" w:sz="4" w:space="0" w:color="auto"/>
              <w:left w:val="single" w:sz="4" w:space="0" w:color="auto"/>
              <w:bottom w:val="single" w:sz="4" w:space="0" w:color="auto"/>
              <w:right w:val="single" w:sz="4" w:space="0" w:color="auto"/>
            </w:tcBorders>
          </w:tcPr>
          <w:p w14:paraId="4BB64011" w14:textId="77777777" w:rsidR="00326DAD" w:rsidRPr="008E3902" w:rsidRDefault="00326DAD" w:rsidP="00AD51BE">
            <w:pPr>
              <w:pStyle w:val="CellBodyCentered"/>
              <w:rPr>
                <w:color w:val="auto"/>
                <w:lang w:val="ru-RU"/>
              </w:rPr>
            </w:pPr>
            <w:r w:rsidRPr="008E3902">
              <w:rPr>
                <w:color w:val="auto"/>
                <w:lang w:val="ru-RU"/>
              </w:rPr>
              <w:t>¾</w:t>
            </w:r>
          </w:p>
        </w:tc>
        <w:tc>
          <w:tcPr>
            <w:tcW w:w="1168" w:type="dxa"/>
            <w:tcBorders>
              <w:top w:val="single" w:sz="4" w:space="0" w:color="auto"/>
              <w:left w:val="single" w:sz="4" w:space="0" w:color="auto"/>
              <w:bottom w:val="single" w:sz="4" w:space="0" w:color="auto"/>
              <w:right w:val="single" w:sz="4" w:space="0" w:color="auto"/>
            </w:tcBorders>
          </w:tcPr>
          <w:p w14:paraId="4BB64012" w14:textId="77777777" w:rsidR="00326DAD" w:rsidRPr="008E3902" w:rsidRDefault="00326DAD" w:rsidP="00AD51BE">
            <w:pPr>
              <w:pStyle w:val="CellBodyCentered"/>
              <w:rPr>
                <w:color w:val="auto"/>
                <w:lang w:val="ru-RU"/>
              </w:rPr>
            </w:pPr>
            <w:r w:rsidRPr="008E3902">
              <w:rPr>
                <w:color w:val="auto"/>
                <w:lang w:val="ru-RU"/>
              </w:rPr>
              <w:t>30</w:t>
            </w:r>
          </w:p>
        </w:tc>
        <w:tc>
          <w:tcPr>
            <w:tcW w:w="1079" w:type="dxa"/>
            <w:tcBorders>
              <w:top w:val="single" w:sz="4" w:space="0" w:color="auto"/>
              <w:left w:val="single" w:sz="4" w:space="0" w:color="auto"/>
              <w:bottom w:val="single" w:sz="4" w:space="0" w:color="auto"/>
              <w:right w:val="single" w:sz="4" w:space="0" w:color="auto"/>
            </w:tcBorders>
          </w:tcPr>
          <w:p w14:paraId="4BB64013" w14:textId="77777777" w:rsidR="00326DAD" w:rsidRPr="008E3902" w:rsidRDefault="00326DAD" w:rsidP="00AD51BE">
            <w:pPr>
              <w:pStyle w:val="CellBodyCentered"/>
              <w:rPr>
                <w:color w:val="auto"/>
                <w:lang w:val="ru-RU"/>
              </w:rPr>
            </w:pPr>
            <w:r w:rsidRPr="008E3902">
              <w:rPr>
                <w:color w:val="auto"/>
                <w:lang w:val="ru-RU"/>
              </w:rPr>
              <w:t>30</w:t>
            </w:r>
          </w:p>
        </w:tc>
        <w:tc>
          <w:tcPr>
            <w:tcW w:w="1169" w:type="dxa"/>
            <w:tcBorders>
              <w:top w:val="single" w:sz="4" w:space="0" w:color="auto"/>
              <w:left w:val="single" w:sz="4" w:space="0" w:color="auto"/>
              <w:bottom w:val="single" w:sz="4" w:space="0" w:color="auto"/>
              <w:right w:val="single" w:sz="4" w:space="0" w:color="auto"/>
            </w:tcBorders>
          </w:tcPr>
          <w:p w14:paraId="4BB64014" w14:textId="77777777" w:rsidR="00326DAD" w:rsidRPr="008E3902" w:rsidRDefault="00326DAD" w:rsidP="00AD51BE">
            <w:pPr>
              <w:pStyle w:val="CellBodyCentered"/>
              <w:rPr>
                <w:color w:val="auto"/>
                <w:lang w:val="ru-RU"/>
              </w:rPr>
            </w:pPr>
            <w:r w:rsidRPr="008E3902">
              <w:rPr>
                <w:color w:val="auto"/>
                <w:lang w:val="ru-RU"/>
              </w:rPr>
              <w:t>30</w:t>
            </w:r>
          </w:p>
        </w:tc>
        <w:tc>
          <w:tcPr>
            <w:tcW w:w="1259" w:type="dxa"/>
            <w:tcBorders>
              <w:top w:val="single" w:sz="4" w:space="0" w:color="auto"/>
              <w:left w:val="nil"/>
              <w:bottom w:val="single" w:sz="4" w:space="0" w:color="auto"/>
              <w:right w:val="single" w:sz="8" w:space="0" w:color="auto"/>
            </w:tcBorders>
          </w:tcPr>
          <w:p w14:paraId="4BB64015"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nil"/>
              <w:bottom w:val="single" w:sz="4" w:space="0" w:color="auto"/>
              <w:right w:val="single" w:sz="8" w:space="0" w:color="auto"/>
            </w:tcBorders>
          </w:tcPr>
          <w:p w14:paraId="4BB64016"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nil"/>
              <w:bottom w:val="single" w:sz="4" w:space="0" w:color="auto"/>
              <w:right w:val="single" w:sz="12" w:space="0" w:color="auto"/>
            </w:tcBorders>
          </w:tcPr>
          <w:p w14:paraId="4BB64017" w14:textId="77777777" w:rsidR="00326DAD" w:rsidRPr="008E3902" w:rsidRDefault="00326DAD" w:rsidP="00AD51BE">
            <w:pPr>
              <w:pStyle w:val="CellBodyCentered"/>
              <w:rPr>
                <w:color w:val="auto"/>
                <w:lang w:val="ru-RU"/>
              </w:rPr>
            </w:pPr>
            <w:r w:rsidRPr="008E3902">
              <w:rPr>
                <w:color w:val="auto"/>
                <w:lang w:val="ru-RU"/>
              </w:rPr>
              <w:t>50</w:t>
            </w:r>
          </w:p>
        </w:tc>
      </w:tr>
      <w:tr w:rsidR="00326DAD" w:rsidRPr="008E3902" w14:paraId="4BB64021" w14:textId="77777777" w:rsidTr="008C2B6E">
        <w:trPr>
          <w:cantSplit/>
          <w:trHeight w:val="285"/>
        </w:trPr>
        <w:tc>
          <w:tcPr>
            <w:tcW w:w="899" w:type="dxa"/>
            <w:tcBorders>
              <w:top w:val="single" w:sz="4" w:space="0" w:color="auto"/>
              <w:left w:val="single" w:sz="12" w:space="0" w:color="auto"/>
              <w:right w:val="nil"/>
            </w:tcBorders>
          </w:tcPr>
          <w:p w14:paraId="4BB64019" w14:textId="77777777" w:rsidR="00326DAD" w:rsidRPr="008E3902" w:rsidRDefault="00326DAD" w:rsidP="00AD51BE">
            <w:pPr>
              <w:pStyle w:val="CellBodyCentered"/>
              <w:rPr>
                <w:color w:val="auto"/>
                <w:lang w:val="ru-RU"/>
              </w:rPr>
            </w:pPr>
            <w:r w:rsidRPr="008E3902">
              <w:rPr>
                <w:color w:val="auto"/>
                <w:lang w:val="ru-RU"/>
              </w:rPr>
              <w:t>25</w:t>
            </w:r>
          </w:p>
        </w:tc>
        <w:tc>
          <w:tcPr>
            <w:tcW w:w="994" w:type="dxa"/>
            <w:tcBorders>
              <w:top w:val="single" w:sz="4" w:space="0" w:color="auto"/>
              <w:left w:val="single" w:sz="4" w:space="0" w:color="auto"/>
              <w:bottom w:val="single" w:sz="4" w:space="0" w:color="auto"/>
              <w:right w:val="single" w:sz="4" w:space="0" w:color="auto"/>
            </w:tcBorders>
          </w:tcPr>
          <w:p w14:paraId="4BB6401A" w14:textId="77777777" w:rsidR="00326DAD" w:rsidRPr="008E3902" w:rsidRDefault="00326DAD" w:rsidP="00AD51BE">
            <w:pPr>
              <w:pStyle w:val="CellBodyCentered"/>
              <w:rPr>
                <w:color w:val="auto"/>
                <w:lang w:val="ru-RU"/>
              </w:rPr>
            </w:pPr>
            <w:r w:rsidRPr="008E3902">
              <w:rPr>
                <w:color w:val="auto"/>
                <w:lang w:val="ru-RU"/>
              </w:rPr>
              <w:t>1</w:t>
            </w:r>
          </w:p>
        </w:tc>
        <w:tc>
          <w:tcPr>
            <w:tcW w:w="1168" w:type="dxa"/>
            <w:tcBorders>
              <w:top w:val="single" w:sz="4" w:space="0" w:color="auto"/>
              <w:left w:val="single" w:sz="4" w:space="0" w:color="auto"/>
              <w:right w:val="single" w:sz="4" w:space="0" w:color="auto"/>
            </w:tcBorders>
          </w:tcPr>
          <w:p w14:paraId="4BB6401B" w14:textId="77777777" w:rsidR="00326DAD" w:rsidRPr="008E3902" w:rsidRDefault="00326DAD" w:rsidP="00AD51BE">
            <w:pPr>
              <w:pStyle w:val="CellBodyCentered"/>
              <w:rPr>
                <w:color w:val="auto"/>
                <w:lang w:val="ru-RU"/>
              </w:rPr>
            </w:pPr>
            <w:r w:rsidRPr="008E3902">
              <w:rPr>
                <w:color w:val="auto"/>
                <w:lang w:val="ru-RU"/>
              </w:rPr>
              <w:t>30</w:t>
            </w:r>
          </w:p>
        </w:tc>
        <w:tc>
          <w:tcPr>
            <w:tcW w:w="1079" w:type="dxa"/>
            <w:tcBorders>
              <w:top w:val="single" w:sz="4" w:space="0" w:color="auto"/>
              <w:left w:val="single" w:sz="4" w:space="0" w:color="auto"/>
              <w:right w:val="single" w:sz="4" w:space="0" w:color="auto"/>
            </w:tcBorders>
          </w:tcPr>
          <w:p w14:paraId="4BB6401C" w14:textId="77777777" w:rsidR="00326DAD" w:rsidRPr="008E3902" w:rsidRDefault="00326DAD" w:rsidP="00AD51BE">
            <w:pPr>
              <w:pStyle w:val="CellBodyCentered"/>
              <w:rPr>
                <w:color w:val="auto"/>
                <w:lang w:val="ru-RU"/>
              </w:rPr>
            </w:pPr>
            <w:r w:rsidRPr="008E3902">
              <w:rPr>
                <w:color w:val="auto"/>
                <w:lang w:val="ru-RU"/>
              </w:rPr>
              <w:t>30</w:t>
            </w:r>
          </w:p>
        </w:tc>
        <w:tc>
          <w:tcPr>
            <w:tcW w:w="1169" w:type="dxa"/>
            <w:tcBorders>
              <w:top w:val="single" w:sz="4" w:space="0" w:color="auto"/>
              <w:left w:val="single" w:sz="4" w:space="0" w:color="auto"/>
              <w:right w:val="single" w:sz="4" w:space="0" w:color="auto"/>
            </w:tcBorders>
          </w:tcPr>
          <w:p w14:paraId="4BB6401D" w14:textId="77777777" w:rsidR="00326DAD" w:rsidRPr="008E3902" w:rsidRDefault="00326DAD" w:rsidP="00AD51BE">
            <w:pPr>
              <w:pStyle w:val="CellBodyCentered"/>
              <w:rPr>
                <w:color w:val="auto"/>
                <w:lang w:val="ru-RU"/>
              </w:rPr>
            </w:pPr>
            <w:r w:rsidRPr="008E3902">
              <w:rPr>
                <w:color w:val="auto"/>
                <w:lang w:val="ru-RU"/>
              </w:rPr>
              <w:t>30</w:t>
            </w:r>
          </w:p>
        </w:tc>
        <w:tc>
          <w:tcPr>
            <w:tcW w:w="1259" w:type="dxa"/>
            <w:tcBorders>
              <w:top w:val="single" w:sz="4" w:space="0" w:color="auto"/>
              <w:left w:val="nil"/>
              <w:bottom w:val="nil"/>
              <w:right w:val="single" w:sz="8" w:space="0" w:color="auto"/>
            </w:tcBorders>
          </w:tcPr>
          <w:p w14:paraId="4BB6401E"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nil"/>
              <w:right w:val="single" w:sz="8" w:space="0" w:color="auto"/>
            </w:tcBorders>
          </w:tcPr>
          <w:p w14:paraId="4BB6401F"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top w:val="single" w:sz="4" w:space="0" w:color="auto"/>
              <w:left w:val="nil"/>
              <w:right w:val="single" w:sz="12" w:space="0" w:color="auto"/>
            </w:tcBorders>
          </w:tcPr>
          <w:p w14:paraId="4BB64020" w14:textId="77777777" w:rsidR="00326DAD" w:rsidRPr="008E3902" w:rsidRDefault="00326DAD" w:rsidP="00AD51BE">
            <w:pPr>
              <w:pStyle w:val="CellBodyCentered"/>
              <w:rPr>
                <w:color w:val="auto"/>
                <w:lang w:val="ru-RU"/>
              </w:rPr>
            </w:pPr>
            <w:r w:rsidRPr="008E3902">
              <w:rPr>
                <w:color w:val="auto"/>
                <w:lang w:val="ru-RU"/>
              </w:rPr>
              <w:t>50</w:t>
            </w:r>
          </w:p>
        </w:tc>
      </w:tr>
      <w:tr w:rsidR="00326DAD" w:rsidRPr="008E3902" w14:paraId="4BB6402A" w14:textId="77777777" w:rsidTr="008C2B6E">
        <w:trPr>
          <w:cantSplit/>
          <w:trHeight w:val="285"/>
        </w:trPr>
        <w:tc>
          <w:tcPr>
            <w:tcW w:w="899" w:type="dxa"/>
            <w:tcBorders>
              <w:left w:val="single" w:sz="12" w:space="0" w:color="auto"/>
              <w:right w:val="nil"/>
            </w:tcBorders>
          </w:tcPr>
          <w:p w14:paraId="4BB64022" w14:textId="77777777" w:rsidR="00326DAD" w:rsidRPr="008E3902" w:rsidRDefault="00326DAD" w:rsidP="00AD51BE">
            <w:pPr>
              <w:pStyle w:val="CellBodyCentered"/>
              <w:rPr>
                <w:color w:val="auto"/>
                <w:lang w:val="ru-RU"/>
              </w:rPr>
            </w:pPr>
            <w:r w:rsidRPr="008E3902">
              <w:rPr>
                <w:color w:val="auto"/>
                <w:lang w:val="ru-RU"/>
              </w:rPr>
              <w:t>40</w:t>
            </w:r>
          </w:p>
        </w:tc>
        <w:tc>
          <w:tcPr>
            <w:tcW w:w="994" w:type="dxa"/>
            <w:tcBorders>
              <w:top w:val="single" w:sz="4" w:space="0" w:color="auto"/>
              <w:left w:val="single" w:sz="4" w:space="0" w:color="auto"/>
              <w:bottom w:val="single" w:sz="4" w:space="0" w:color="auto"/>
              <w:right w:val="single" w:sz="4" w:space="0" w:color="auto"/>
            </w:tcBorders>
          </w:tcPr>
          <w:p w14:paraId="4BB64023" w14:textId="77777777" w:rsidR="00326DAD" w:rsidRPr="008E3902" w:rsidRDefault="00326DAD" w:rsidP="00AD51BE">
            <w:pPr>
              <w:pStyle w:val="CellBodyCentered"/>
              <w:rPr>
                <w:color w:val="auto"/>
                <w:lang w:val="ru-RU"/>
              </w:rPr>
            </w:pPr>
            <w:r w:rsidRPr="008E3902">
              <w:rPr>
                <w:color w:val="auto"/>
                <w:lang w:val="ru-RU"/>
              </w:rPr>
              <w:t>1-½</w:t>
            </w:r>
          </w:p>
        </w:tc>
        <w:tc>
          <w:tcPr>
            <w:tcW w:w="1168" w:type="dxa"/>
            <w:tcBorders>
              <w:left w:val="single" w:sz="4" w:space="0" w:color="auto"/>
              <w:bottom w:val="single" w:sz="4" w:space="0" w:color="auto"/>
              <w:right w:val="single" w:sz="4" w:space="0" w:color="auto"/>
            </w:tcBorders>
          </w:tcPr>
          <w:p w14:paraId="4BB64024" w14:textId="77777777" w:rsidR="00326DAD" w:rsidRPr="008E3902" w:rsidRDefault="00326DAD" w:rsidP="00AD51BE">
            <w:pPr>
              <w:pStyle w:val="CellBodyCentered"/>
              <w:rPr>
                <w:color w:val="auto"/>
                <w:lang w:val="ru-RU"/>
              </w:rPr>
            </w:pPr>
            <w:r w:rsidRPr="008E3902">
              <w:rPr>
                <w:color w:val="auto"/>
                <w:lang w:val="ru-RU"/>
              </w:rPr>
              <w:t>30</w:t>
            </w:r>
          </w:p>
        </w:tc>
        <w:tc>
          <w:tcPr>
            <w:tcW w:w="1079" w:type="dxa"/>
            <w:tcBorders>
              <w:left w:val="single" w:sz="4" w:space="0" w:color="auto"/>
              <w:bottom w:val="single" w:sz="4" w:space="0" w:color="auto"/>
              <w:right w:val="single" w:sz="4" w:space="0" w:color="auto"/>
            </w:tcBorders>
          </w:tcPr>
          <w:p w14:paraId="4BB64025" w14:textId="77777777" w:rsidR="00326DAD" w:rsidRPr="008E3902" w:rsidRDefault="00326DAD" w:rsidP="00AD51BE">
            <w:pPr>
              <w:pStyle w:val="CellBodyCentered"/>
              <w:rPr>
                <w:color w:val="auto"/>
                <w:lang w:val="ru-RU"/>
              </w:rPr>
            </w:pPr>
            <w:r w:rsidRPr="008E3902">
              <w:rPr>
                <w:color w:val="auto"/>
                <w:lang w:val="ru-RU"/>
              </w:rPr>
              <w:t>30</w:t>
            </w:r>
          </w:p>
        </w:tc>
        <w:tc>
          <w:tcPr>
            <w:tcW w:w="1169" w:type="dxa"/>
            <w:tcBorders>
              <w:left w:val="single" w:sz="4" w:space="0" w:color="auto"/>
              <w:bottom w:val="single" w:sz="4" w:space="0" w:color="auto"/>
              <w:right w:val="single" w:sz="4" w:space="0" w:color="auto"/>
            </w:tcBorders>
          </w:tcPr>
          <w:p w14:paraId="4BB64026" w14:textId="77777777" w:rsidR="00326DAD" w:rsidRPr="008E3902" w:rsidRDefault="00326DAD" w:rsidP="00AD51BE">
            <w:pPr>
              <w:pStyle w:val="CellBodyCentered"/>
              <w:rPr>
                <w:color w:val="auto"/>
                <w:lang w:val="ru-RU"/>
              </w:rPr>
            </w:pPr>
            <w:r w:rsidRPr="008E3902">
              <w:rPr>
                <w:color w:val="auto"/>
                <w:lang w:val="ru-RU"/>
              </w:rPr>
              <w:t>30</w:t>
            </w:r>
          </w:p>
        </w:tc>
        <w:tc>
          <w:tcPr>
            <w:tcW w:w="1259" w:type="dxa"/>
            <w:tcBorders>
              <w:left w:val="nil"/>
              <w:bottom w:val="nil"/>
              <w:right w:val="single" w:sz="8" w:space="0" w:color="auto"/>
            </w:tcBorders>
          </w:tcPr>
          <w:p w14:paraId="4BB64027"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left w:val="nil"/>
              <w:right w:val="single" w:sz="8" w:space="0" w:color="auto"/>
            </w:tcBorders>
          </w:tcPr>
          <w:p w14:paraId="4BB64028" w14:textId="77777777" w:rsidR="00326DAD" w:rsidRPr="008E3902" w:rsidRDefault="00326DAD" w:rsidP="00AD51BE">
            <w:pPr>
              <w:pStyle w:val="CellBodyCentered"/>
              <w:rPr>
                <w:color w:val="auto"/>
                <w:lang w:val="ru-RU"/>
              </w:rPr>
            </w:pPr>
            <w:r w:rsidRPr="008E3902">
              <w:rPr>
                <w:color w:val="auto"/>
                <w:lang w:val="ru-RU"/>
              </w:rPr>
              <w:t>50</w:t>
            </w:r>
          </w:p>
        </w:tc>
        <w:tc>
          <w:tcPr>
            <w:tcW w:w="1259" w:type="dxa"/>
            <w:tcBorders>
              <w:left w:val="nil"/>
              <w:right w:val="single" w:sz="12" w:space="0" w:color="auto"/>
            </w:tcBorders>
          </w:tcPr>
          <w:p w14:paraId="4BB64029" w14:textId="77777777" w:rsidR="00326DAD" w:rsidRPr="008E3902" w:rsidRDefault="00326DAD" w:rsidP="00AD51BE">
            <w:pPr>
              <w:pStyle w:val="CellBodyCentered"/>
              <w:rPr>
                <w:color w:val="auto"/>
                <w:lang w:val="ru-RU"/>
              </w:rPr>
            </w:pPr>
            <w:r w:rsidRPr="008E3902">
              <w:rPr>
                <w:color w:val="auto"/>
                <w:lang w:val="ru-RU"/>
              </w:rPr>
              <w:t>60</w:t>
            </w:r>
          </w:p>
        </w:tc>
      </w:tr>
      <w:tr w:rsidR="00326DAD" w:rsidRPr="008E3902" w14:paraId="4BB64033" w14:textId="77777777" w:rsidTr="008C2B6E">
        <w:trPr>
          <w:cantSplit/>
          <w:trHeight w:val="285"/>
        </w:trPr>
        <w:tc>
          <w:tcPr>
            <w:tcW w:w="899" w:type="dxa"/>
            <w:tcBorders>
              <w:left w:val="single" w:sz="12" w:space="0" w:color="auto"/>
              <w:right w:val="single" w:sz="8" w:space="0" w:color="auto"/>
            </w:tcBorders>
          </w:tcPr>
          <w:p w14:paraId="4BB6402B" w14:textId="77777777" w:rsidR="00326DAD" w:rsidRPr="008E3902" w:rsidRDefault="00326DAD" w:rsidP="00AD51BE">
            <w:pPr>
              <w:pStyle w:val="CellBodyCentered"/>
              <w:rPr>
                <w:color w:val="auto"/>
                <w:lang w:val="ru-RU"/>
              </w:rPr>
            </w:pPr>
            <w:r w:rsidRPr="008E3902">
              <w:rPr>
                <w:color w:val="auto"/>
                <w:lang w:val="ru-RU"/>
              </w:rPr>
              <w:t>50</w:t>
            </w:r>
          </w:p>
        </w:tc>
        <w:tc>
          <w:tcPr>
            <w:tcW w:w="994" w:type="dxa"/>
            <w:tcBorders>
              <w:top w:val="single" w:sz="4" w:space="0" w:color="auto"/>
              <w:left w:val="nil"/>
              <w:right w:val="nil"/>
            </w:tcBorders>
          </w:tcPr>
          <w:p w14:paraId="4BB6402C" w14:textId="77777777" w:rsidR="00326DAD" w:rsidRPr="008E3902" w:rsidRDefault="00326DAD" w:rsidP="00AD51BE">
            <w:pPr>
              <w:pStyle w:val="CellBodyCentered"/>
              <w:rPr>
                <w:color w:val="auto"/>
                <w:lang w:val="ru-RU"/>
              </w:rPr>
            </w:pPr>
            <w:r w:rsidRPr="008E3902">
              <w:rPr>
                <w:color w:val="auto"/>
                <w:lang w:val="ru-RU"/>
              </w:rPr>
              <w:t>2</w:t>
            </w:r>
          </w:p>
        </w:tc>
        <w:tc>
          <w:tcPr>
            <w:tcW w:w="1168" w:type="dxa"/>
            <w:tcBorders>
              <w:top w:val="single" w:sz="4" w:space="0" w:color="auto"/>
              <w:left w:val="single" w:sz="8" w:space="0" w:color="auto"/>
              <w:right w:val="single" w:sz="8" w:space="0" w:color="auto"/>
            </w:tcBorders>
          </w:tcPr>
          <w:p w14:paraId="4BB6402D" w14:textId="77777777" w:rsidR="00326DAD" w:rsidRPr="008E3902" w:rsidRDefault="00326DAD" w:rsidP="00AD51BE">
            <w:pPr>
              <w:pStyle w:val="CellBodyCentered"/>
              <w:rPr>
                <w:color w:val="auto"/>
                <w:lang w:val="ru-RU"/>
              </w:rPr>
            </w:pPr>
            <w:r w:rsidRPr="008E3902">
              <w:rPr>
                <w:color w:val="auto"/>
                <w:lang w:val="ru-RU"/>
              </w:rPr>
              <w:t>40</w:t>
            </w:r>
          </w:p>
        </w:tc>
        <w:tc>
          <w:tcPr>
            <w:tcW w:w="1079" w:type="dxa"/>
            <w:tcBorders>
              <w:top w:val="single" w:sz="4" w:space="0" w:color="auto"/>
              <w:left w:val="nil"/>
              <w:right w:val="nil"/>
            </w:tcBorders>
          </w:tcPr>
          <w:p w14:paraId="4BB6402E" w14:textId="77777777" w:rsidR="00326DAD" w:rsidRPr="008E3902" w:rsidRDefault="00326DAD" w:rsidP="00AD51BE">
            <w:pPr>
              <w:pStyle w:val="CellBodyCentered"/>
              <w:rPr>
                <w:color w:val="auto"/>
                <w:lang w:val="ru-RU"/>
              </w:rPr>
            </w:pPr>
            <w:r w:rsidRPr="008E3902">
              <w:rPr>
                <w:color w:val="auto"/>
                <w:lang w:val="ru-RU"/>
              </w:rPr>
              <w:t>40</w:t>
            </w:r>
          </w:p>
        </w:tc>
        <w:tc>
          <w:tcPr>
            <w:tcW w:w="1169" w:type="dxa"/>
            <w:tcBorders>
              <w:top w:val="single" w:sz="4" w:space="0" w:color="auto"/>
              <w:left w:val="single" w:sz="8" w:space="0" w:color="auto"/>
              <w:right w:val="single" w:sz="8" w:space="0" w:color="auto"/>
            </w:tcBorders>
          </w:tcPr>
          <w:p w14:paraId="4BB6402F"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left w:val="nil"/>
              <w:bottom w:val="nil"/>
              <w:right w:val="single" w:sz="8" w:space="0" w:color="auto"/>
            </w:tcBorders>
          </w:tcPr>
          <w:p w14:paraId="4BB64030" w14:textId="77777777" w:rsidR="00326DAD" w:rsidRPr="008E3902" w:rsidRDefault="00326DAD" w:rsidP="00AD51BE">
            <w:pPr>
              <w:pStyle w:val="CellBodyCentered"/>
              <w:rPr>
                <w:color w:val="auto"/>
                <w:lang w:val="ru-RU"/>
              </w:rPr>
            </w:pPr>
            <w:r w:rsidRPr="008E3902">
              <w:rPr>
                <w:color w:val="auto"/>
                <w:lang w:val="ru-RU"/>
              </w:rPr>
              <w:t>40</w:t>
            </w:r>
          </w:p>
        </w:tc>
        <w:tc>
          <w:tcPr>
            <w:tcW w:w="1259" w:type="dxa"/>
            <w:tcBorders>
              <w:left w:val="nil"/>
              <w:right w:val="single" w:sz="8" w:space="0" w:color="auto"/>
            </w:tcBorders>
          </w:tcPr>
          <w:p w14:paraId="4BB64031"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12" w:space="0" w:color="auto"/>
            </w:tcBorders>
          </w:tcPr>
          <w:p w14:paraId="4BB64032" w14:textId="77777777" w:rsidR="00326DAD" w:rsidRPr="008E3902" w:rsidRDefault="00326DAD" w:rsidP="00AD51BE">
            <w:pPr>
              <w:pStyle w:val="CellBodyCentered"/>
              <w:rPr>
                <w:color w:val="auto"/>
                <w:lang w:val="ru-RU"/>
              </w:rPr>
            </w:pPr>
            <w:r w:rsidRPr="008E3902">
              <w:rPr>
                <w:color w:val="auto"/>
                <w:lang w:val="ru-RU"/>
              </w:rPr>
              <w:t>80</w:t>
            </w:r>
          </w:p>
        </w:tc>
      </w:tr>
      <w:tr w:rsidR="00326DAD" w:rsidRPr="008E3902" w14:paraId="4BB6403C" w14:textId="77777777" w:rsidTr="008C2B6E">
        <w:trPr>
          <w:cantSplit/>
          <w:trHeight w:val="285"/>
        </w:trPr>
        <w:tc>
          <w:tcPr>
            <w:tcW w:w="899" w:type="dxa"/>
            <w:tcBorders>
              <w:left w:val="single" w:sz="12" w:space="0" w:color="auto"/>
              <w:right w:val="single" w:sz="8" w:space="0" w:color="auto"/>
            </w:tcBorders>
          </w:tcPr>
          <w:p w14:paraId="4BB64034" w14:textId="77777777" w:rsidR="00326DAD" w:rsidRPr="008E3902" w:rsidRDefault="00326DAD" w:rsidP="00AD51BE">
            <w:pPr>
              <w:pStyle w:val="CellBodyCentered"/>
              <w:rPr>
                <w:color w:val="auto"/>
                <w:lang w:val="ru-RU"/>
              </w:rPr>
            </w:pPr>
            <w:r w:rsidRPr="008E3902">
              <w:rPr>
                <w:color w:val="auto"/>
                <w:lang w:val="ru-RU"/>
              </w:rPr>
              <w:t>80</w:t>
            </w:r>
          </w:p>
        </w:tc>
        <w:tc>
          <w:tcPr>
            <w:tcW w:w="994" w:type="dxa"/>
            <w:tcBorders>
              <w:left w:val="nil"/>
              <w:right w:val="nil"/>
            </w:tcBorders>
          </w:tcPr>
          <w:p w14:paraId="4BB64035" w14:textId="77777777" w:rsidR="00326DAD" w:rsidRPr="008E3902" w:rsidRDefault="00326DAD" w:rsidP="00AD51BE">
            <w:pPr>
              <w:pStyle w:val="CellBodyCentered"/>
              <w:rPr>
                <w:color w:val="auto"/>
                <w:lang w:val="ru-RU"/>
              </w:rPr>
            </w:pPr>
            <w:r w:rsidRPr="008E3902">
              <w:rPr>
                <w:color w:val="auto"/>
                <w:lang w:val="ru-RU"/>
              </w:rPr>
              <w:t>3</w:t>
            </w:r>
          </w:p>
        </w:tc>
        <w:tc>
          <w:tcPr>
            <w:tcW w:w="1168" w:type="dxa"/>
            <w:tcBorders>
              <w:left w:val="single" w:sz="8" w:space="0" w:color="auto"/>
              <w:right w:val="single" w:sz="8" w:space="0" w:color="auto"/>
            </w:tcBorders>
          </w:tcPr>
          <w:p w14:paraId="4BB64036" w14:textId="77777777" w:rsidR="00326DAD" w:rsidRPr="008E3902" w:rsidRDefault="00326DAD" w:rsidP="00AD51BE">
            <w:pPr>
              <w:pStyle w:val="CellBodyCentered"/>
              <w:rPr>
                <w:color w:val="auto"/>
                <w:lang w:val="ru-RU"/>
              </w:rPr>
            </w:pPr>
            <w:r w:rsidRPr="008E3902">
              <w:rPr>
                <w:color w:val="auto"/>
                <w:lang w:val="ru-RU"/>
              </w:rPr>
              <w:t>40</w:t>
            </w:r>
          </w:p>
        </w:tc>
        <w:tc>
          <w:tcPr>
            <w:tcW w:w="1079" w:type="dxa"/>
            <w:tcBorders>
              <w:left w:val="nil"/>
              <w:right w:val="nil"/>
            </w:tcBorders>
          </w:tcPr>
          <w:p w14:paraId="4BB64037" w14:textId="77777777" w:rsidR="00326DAD" w:rsidRPr="008E3902" w:rsidRDefault="00326DAD" w:rsidP="00AD51BE">
            <w:pPr>
              <w:pStyle w:val="CellBodyCentered"/>
              <w:rPr>
                <w:color w:val="auto"/>
                <w:lang w:val="ru-RU"/>
              </w:rPr>
            </w:pPr>
            <w:r w:rsidRPr="008E3902">
              <w:rPr>
                <w:color w:val="auto"/>
                <w:lang w:val="ru-RU"/>
              </w:rPr>
              <w:t>40</w:t>
            </w:r>
          </w:p>
        </w:tc>
        <w:tc>
          <w:tcPr>
            <w:tcW w:w="1169" w:type="dxa"/>
            <w:tcBorders>
              <w:left w:val="single" w:sz="8" w:space="0" w:color="auto"/>
              <w:right w:val="single" w:sz="8" w:space="0" w:color="auto"/>
            </w:tcBorders>
          </w:tcPr>
          <w:p w14:paraId="4BB64038" w14:textId="77777777" w:rsidR="00326DAD" w:rsidRPr="008E3902" w:rsidRDefault="00326DAD" w:rsidP="00AD51BE">
            <w:pPr>
              <w:pStyle w:val="CellBodyCentered"/>
              <w:rPr>
                <w:color w:val="auto"/>
                <w:lang w:val="ru-RU"/>
              </w:rPr>
            </w:pPr>
            <w:r w:rsidRPr="008E3902">
              <w:rPr>
                <w:color w:val="auto"/>
                <w:lang w:val="ru-RU"/>
              </w:rPr>
              <w:t>50</w:t>
            </w:r>
          </w:p>
        </w:tc>
        <w:tc>
          <w:tcPr>
            <w:tcW w:w="1259" w:type="dxa"/>
            <w:tcBorders>
              <w:left w:val="nil"/>
              <w:bottom w:val="nil"/>
              <w:right w:val="single" w:sz="8" w:space="0" w:color="auto"/>
            </w:tcBorders>
          </w:tcPr>
          <w:p w14:paraId="4BB64039"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8" w:space="0" w:color="auto"/>
            </w:tcBorders>
          </w:tcPr>
          <w:p w14:paraId="4BB6403A"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12" w:space="0" w:color="auto"/>
            </w:tcBorders>
          </w:tcPr>
          <w:p w14:paraId="4BB6403B" w14:textId="77777777" w:rsidR="00326DAD" w:rsidRPr="008E3902" w:rsidRDefault="00326DAD" w:rsidP="00AD51BE">
            <w:pPr>
              <w:pStyle w:val="CellBodyCentered"/>
              <w:rPr>
                <w:color w:val="auto"/>
                <w:lang w:val="ru-RU"/>
              </w:rPr>
            </w:pPr>
            <w:r w:rsidRPr="008E3902">
              <w:rPr>
                <w:color w:val="auto"/>
                <w:lang w:val="ru-RU"/>
              </w:rPr>
              <w:t>80</w:t>
            </w:r>
          </w:p>
        </w:tc>
      </w:tr>
      <w:tr w:rsidR="00326DAD" w:rsidRPr="008E3902" w14:paraId="4BB64045" w14:textId="77777777" w:rsidTr="008C2B6E">
        <w:trPr>
          <w:cantSplit/>
          <w:trHeight w:val="285"/>
        </w:trPr>
        <w:tc>
          <w:tcPr>
            <w:tcW w:w="899" w:type="dxa"/>
            <w:tcBorders>
              <w:left w:val="single" w:sz="12" w:space="0" w:color="auto"/>
              <w:right w:val="single" w:sz="8" w:space="0" w:color="auto"/>
            </w:tcBorders>
          </w:tcPr>
          <w:p w14:paraId="4BB6403D" w14:textId="77777777" w:rsidR="00326DAD" w:rsidRPr="008E3902" w:rsidRDefault="00326DAD" w:rsidP="00AD51BE">
            <w:pPr>
              <w:pStyle w:val="CellBodyCentered"/>
              <w:rPr>
                <w:color w:val="auto"/>
                <w:lang w:val="ru-RU"/>
              </w:rPr>
            </w:pPr>
            <w:r w:rsidRPr="008E3902">
              <w:rPr>
                <w:color w:val="auto"/>
                <w:lang w:val="ru-RU"/>
              </w:rPr>
              <w:t>100</w:t>
            </w:r>
          </w:p>
        </w:tc>
        <w:tc>
          <w:tcPr>
            <w:tcW w:w="994" w:type="dxa"/>
            <w:tcBorders>
              <w:left w:val="nil"/>
              <w:right w:val="nil"/>
            </w:tcBorders>
          </w:tcPr>
          <w:p w14:paraId="4BB6403E" w14:textId="77777777" w:rsidR="00326DAD" w:rsidRPr="008E3902" w:rsidRDefault="00326DAD" w:rsidP="00AD51BE">
            <w:pPr>
              <w:pStyle w:val="CellBodyCentered"/>
              <w:rPr>
                <w:color w:val="auto"/>
                <w:lang w:val="ru-RU"/>
              </w:rPr>
            </w:pPr>
            <w:r w:rsidRPr="008E3902">
              <w:rPr>
                <w:color w:val="auto"/>
                <w:lang w:val="ru-RU"/>
              </w:rPr>
              <w:t>4</w:t>
            </w:r>
          </w:p>
        </w:tc>
        <w:tc>
          <w:tcPr>
            <w:tcW w:w="1168" w:type="dxa"/>
            <w:tcBorders>
              <w:left w:val="single" w:sz="8" w:space="0" w:color="auto"/>
              <w:right w:val="single" w:sz="8" w:space="0" w:color="auto"/>
            </w:tcBorders>
          </w:tcPr>
          <w:p w14:paraId="4BB6403F" w14:textId="77777777" w:rsidR="00326DAD" w:rsidRPr="008E3902" w:rsidRDefault="00326DAD" w:rsidP="00AD51BE">
            <w:pPr>
              <w:pStyle w:val="CellBodyCentered"/>
              <w:rPr>
                <w:color w:val="auto"/>
                <w:lang w:val="ru-RU"/>
              </w:rPr>
            </w:pPr>
            <w:r w:rsidRPr="008E3902">
              <w:rPr>
                <w:color w:val="auto"/>
                <w:lang w:val="ru-RU"/>
              </w:rPr>
              <w:t>40</w:t>
            </w:r>
          </w:p>
        </w:tc>
        <w:tc>
          <w:tcPr>
            <w:tcW w:w="1079" w:type="dxa"/>
            <w:tcBorders>
              <w:left w:val="nil"/>
              <w:right w:val="nil"/>
            </w:tcBorders>
          </w:tcPr>
          <w:p w14:paraId="4BB64040" w14:textId="77777777" w:rsidR="00326DAD" w:rsidRPr="008E3902" w:rsidRDefault="00326DAD" w:rsidP="00AD51BE">
            <w:pPr>
              <w:pStyle w:val="CellBodyCentered"/>
              <w:rPr>
                <w:color w:val="auto"/>
                <w:lang w:val="ru-RU"/>
              </w:rPr>
            </w:pPr>
            <w:r w:rsidRPr="008E3902">
              <w:rPr>
                <w:color w:val="auto"/>
                <w:lang w:val="ru-RU"/>
              </w:rPr>
              <w:t>40</w:t>
            </w:r>
          </w:p>
        </w:tc>
        <w:tc>
          <w:tcPr>
            <w:tcW w:w="1169" w:type="dxa"/>
            <w:tcBorders>
              <w:left w:val="single" w:sz="8" w:space="0" w:color="auto"/>
              <w:right w:val="single" w:sz="8" w:space="0" w:color="auto"/>
            </w:tcBorders>
          </w:tcPr>
          <w:p w14:paraId="4BB64041"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bottom w:val="nil"/>
              <w:right w:val="single" w:sz="8" w:space="0" w:color="auto"/>
            </w:tcBorders>
          </w:tcPr>
          <w:p w14:paraId="4BB64042"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8" w:space="0" w:color="auto"/>
            </w:tcBorders>
          </w:tcPr>
          <w:p w14:paraId="4BB64043"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12" w:space="0" w:color="auto"/>
            </w:tcBorders>
          </w:tcPr>
          <w:p w14:paraId="4BB64044" w14:textId="77777777" w:rsidR="00326DAD" w:rsidRPr="008E3902" w:rsidRDefault="00326DAD" w:rsidP="00AD51BE">
            <w:pPr>
              <w:pStyle w:val="CellBodyCentered"/>
              <w:rPr>
                <w:color w:val="auto"/>
                <w:lang w:val="ru-RU"/>
              </w:rPr>
            </w:pPr>
            <w:r w:rsidRPr="008E3902">
              <w:rPr>
                <w:color w:val="auto"/>
                <w:lang w:val="ru-RU"/>
              </w:rPr>
              <w:t>80</w:t>
            </w:r>
          </w:p>
        </w:tc>
      </w:tr>
      <w:tr w:rsidR="00326DAD" w:rsidRPr="008E3902" w14:paraId="4BB6404E" w14:textId="77777777" w:rsidTr="008C2B6E">
        <w:trPr>
          <w:cantSplit/>
          <w:trHeight w:val="285"/>
        </w:trPr>
        <w:tc>
          <w:tcPr>
            <w:tcW w:w="899" w:type="dxa"/>
            <w:tcBorders>
              <w:left w:val="single" w:sz="12" w:space="0" w:color="auto"/>
              <w:right w:val="single" w:sz="8" w:space="0" w:color="auto"/>
            </w:tcBorders>
          </w:tcPr>
          <w:p w14:paraId="4BB64046" w14:textId="77777777" w:rsidR="00326DAD" w:rsidRPr="008E3902" w:rsidRDefault="00326DAD" w:rsidP="00AD51BE">
            <w:pPr>
              <w:pStyle w:val="CellBodyCentered"/>
              <w:rPr>
                <w:color w:val="auto"/>
                <w:lang w:val="ru-RU"/>
              </w:rPr>
            </w:pPr>
            <w:r w:rsidRPr="008E3902">
              <w:rPr>
                <w:color w:val="auto"/>
                <w:lang w:val="ru-RU"/>
              </w:rPr>
              <w:t>150</w:t>
            </w:r>
          </w:p>
        </w:tc>
        <w:tc>
          <w:tcPr>
            <w:tcW w:w="994" w:type="dxa"/>
            <w:tcBorders>
              <w:left w:val="nil"/>
              <w:right w:val="nil"/>
            </w:tcBorders>
          </w:tcPr>
          <w:p w14:paraId="4BB64047" w14:textId="77777777" w:rsidR="00326DAD" w:rsidRPr="008E3902" w:rsidRDefault="00326DAD" w:rsidP="00AD51BE">
            <w:pPr>
              <w:pStyle w:val="CellBodyCentered"/>
              <w:rPr>
                <w:color w:val="auto"/>
                <w:lang w:val="ru-RU"/>
              </w:rPr>
            </w:pPr>
            <w:r w:rsidRPr="008E3902">
              <w:rPr>
                <w:color w:val="auto"/>
                <w:lang w:val="ru-RU"/>
              </w:rPr>
              <w:t>6</w:t>
            </w:r>
          </w:p>
        </w:tc>
        <w:tc>
          <w:tcPr>
            <w:tcW w:w="1168" w:type="dxa"/>
            <w:tcBorders>
              <w:left w:val="single" w:sz="8" w:space="0" w:color="auto"/>
              <w:right w:val="single" w:sz="8" w:space="0" w:color="auto"/>
            </w:tcBorders>
          </w:tcPr>
          <w:p w14:paraId="4BB64048" w14:textId="77777777" w:rsidR="00326DAD" w:rsidRPr="008E3902" w:rsidRDefault="00326DAD" w:rsidP="00AD51BE">
            <w:pPr>
              <w:pStyle w:val="CellBodyCentered"/>
              <w:rPr>
                <w:color w:val="auto"/>
                <w:lang w:val="ru-RU"/>
              </w:rPr>
            </w:pPr>
            <w:r w:rsidRPr="008E3902">
              <w:rPr>
                <w:color w:val="auto"/>
                <w:lang w:val="ru-RU"/>
              </w:rPr>
              <w:t>40</w:t>
            </w:r>
          </w:p>
        </w:tc>
        <w:tc>
          <w:tcPr>
            <w:tcW w:w="1079" w:type="dxa"/>
            <w:tcBorders>
              <w:left w:val="nil"/>
              <w:right w:val="nil"/>
            </w:tcBorders>
          </w:tcPr>
          <w:p w14:paraId="4BB64049" w14:textId="77777777" w:rsidR="00326DAD" w:rsidRPr="008E3902" w:rsidRDefault="00326DAD" w:rsidP="00AD51BE">
            <w:pPr>
              <w:pStyle w:val="CellBodyCentered"/>
              <w:rPr>
                <w:color w:val="auto"/>
                <w:lang w:val="ru-RU"/>
              </w:rPr>
            </w:pPr>
            <w:r w:rsidRPr="008E3902">
              <w:rPr>
                <w:color w:val="auto"/>
                <w:lang w:val="ru-RU"/>
              </w:rPr>
              <w:t>50</w:t>
            </w:r>
          </w:p>
        </w:tc>
        <w:tc>
          <w:tcPr>
            <w:tcW w:w="1169" w:type="dxa"/>
            <w:tcBorders>
              <w:left w:val="single" w:sz="8" w:space="0" w:color="auto"/>
              <w:right w:val="single" w:sz="8" w:space="0" w:color="auto"/>
            </w:tcBorders>
          </w:tcPr>
          <w:p w14:paraId="4BB6404A"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bottom w:val="nil"/>
              <w:right w:val="single" w:sz="8" w:space="0" w:color="auto"/>
            </w:tcBorders>
          </w:tcPr>
          <w:p w14:paraId="4BB6404B"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8" w:space="0" w:color="auto"/>
            </w:tcBorders>
          </w:tcPr>
          <w:p w14:paraId="4BB6404C"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right w:val="single" w:sz="12" w:space="0" w:color="auto"/>
            </w:tcBorders>
          </w:tcPr>
          <w:p w14:paraId="4BB6404D" w14:textId="77777777" w:rsidR="00326DAD" w:rsidRPr="008E3902" w:rsidRDefault="00326DAD" w:rsidP="00AD51BE">
            <w:pPr>
              <w:pStyle w:val="CellBodyCentered"/>
              <w:rPr>
                <w:color w:val="auto"/>
                <w:lang w:val="ru-RU"/>
              </w:rPr>
            </w:pPr>
            <w:r w:rsidRPr="008E3902">
              <w:rPr>
                <w:color w:val="auto"/>
                <w:lang w:val="ru-RU"/>
              </w:rPr>
              <w:t>90</w:t>
            </w:r>
          </w:p>
        </w:tc>
      </w:tr>
      <w:tr w:rsidR="00326DAD" w:rsidRPr="008E3902" w14:paraId="4BB64057" w14:textId="77777777" w:rsidTr="008C2B6E">
        <w:trPr>
          <w:cantSplit/>
          <w:trHeight w:val="285"/>
        </w:trPr>
        <w:tc>
          <w:tcPr>
            <w:tcW w:w="899" w:type="dxa"/>
            <w:tcBorders>
              <w:left w:val="single" w:sz="12" w:space="0" w:color="auto"/>
              <w:right w:val="single" w:sz="8" w:space="0" w:color="auto"/>
            </w:tcBorders>
          </w:tcPr>
          <w:p w14:paraId="4BB6404F" w14:textId="77777777" w:rsidR="00326DAD" w:rsidRPr="008E3902" w:rsidRDefault="00326DAD" w:rsidP="00AD51BE">
            <w:pPr>
              <w:pStyle w:val="CellBodyCentered"/>
              <w:rPr>
                <w:color w:val="auto"/>
                <w:lang w:val="ru-RU"/>
              </w:rPr>
            </w:pPr>
            <w:r w:rsidRPr="008E3902">
              <w:rPr>
                <w:color w:val="auto"/>
                <w:lang w:val="ru-RU"/>
              </w:rPr>
              <w:t>200</w:t>
            </w:r>
          </w:p>
        </w:tc>
        <w:tc>
          <w:tcPr>
            <w:tcW w:w="994" w:type="dxa"/>
            <w:tcBorders>
              <w:left w:val="nil"/>
              <w:right w:val="nil"/>
            </w:tcBorders>
          </w:tcPr>
          <w:p w14:paraId="4BB64050" w14:textId="77777777" w:rsidR="00326DAD" w:rsidRPr="008E3902" w:rsidRDefault="00326DAD" w:rsidP="00AD51BE">
            <w:pPr>
              <w:pStyle w:val="CellBodyCentered"/>
              <w:rPr>
                <w:color w:val="auto"/>
                <w:lang w:val="ru-RU"/>
              </w:rPr>
            </w:pPr>
            <w:r w:rsidRPr="008E3902">
              <w:rPr>
                <w:color w:val="auto"/>
                <w:lang w:val="ru-RU"/>
              </w:rPr>
              <w:t>8</w:t>
            </w:r>
          </w:p>
        </w:tc>
        <w:tc>
          <w:tcPr>
            <w:tcW w:w="1168" w:type="dxa"/>
            <w:tcBorders>
              <w:left w:val="single" w:sz="8" w:space="0" w:color="auto"/>
              <w:right w:val="single" w:sz="8" w:space="0" w:color="auto"/>
            </w:tcBorders>
          </w:tcPr>
          <w:p w14:paraId="4BB64051" w14:textId="77777777" w:rsidR="00326DAD" w:rsidRPr="008E3902" w:rsidRDefault="00326DAD" w:rsidP="00AD51BE">
            <w:pPr>
              <w:pStyle w:val="CellBodyCentered"/>
              <w:rPr>
                <w:color w:val="auto"/>
                <w:lang w:val="ru-RU"/>
              </w:rPr>
            </w:pPr>
            <w:r w:rsidRPr="008E3902">
              <w:rPr>
                <w:color w:val="auto"/>
                <w:lang w:val="ru-RU"/>
              </w:rPr>
              <w:t>50</w:t>
            </w:r>
          </w:p>
        </w:tc>
        <w:tc>
          <w:tcPr>
            <w:tcW w:w="1079" w:type="dxa"/>
            <w:tcBorders>
              <w:left w:val="nil"/>
              <w:right w:val="nil"/>
            </w:tcBorders>
          </w:tcPr>
          <w:p w14:paraId="4BB64052" w14:textId="77777777" w:rsidR="00326DAD" w:rsidRPr="008E3902" w:rsidRDefault="00326DAD" w:rsidP="00AD51BE">
            <w:pPr>
              <w:pStyle w:val="CellBodyCentered"/>
              <w:rPr>
                <w:color w:val="auto"/>
                <w:lang w:val="ru-RU"/>
              </w:rPr>
            </w:pPr>
            <w:r w:rsidRPr="008E3902">
              <w:rPr>
                <w:color w:val="auto"/>
                <w:lang w:val="ru-RU"/>
              </w:rPr>
              <w:t>50</w:t>
            </w:r>
          </w:p>
        </w:tc>
        <w:tc>
          <w:tcPr>
            <w:tcW w:w="1169" w:type="dxa"/>
            <w:tcBorders>
              <w:left w:val="single" w:sz="8" w:space="0" w:color="auto"/>
              <w:right w:val="single" w:sz="8" w:space="0" w:color="auto"/>
            </w:tcBorders>
          </w:tcPr>
          <w:p w14:paraId="4BB64053"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bottom w:val="nil"/>
              <w:right w:val="single" w:sz="8" w:space="0" w:color="auto"/>
            </w:tcBorders>
          </w:tcPr>
          <w:p w14:paraId="4BB64054" w14:textId="77777777" w:rsidR="00326DAD" w:rsidRPr="008E3902" w:rsidRDefault="00326DAD" w:rsidP="00AD51BE">
            <w:pPr>
              <w:pStyle w:val="CellBodyCentered"/>
              <w:rPr>
                <w:color w:val="auto"/>
                <w:lang w:val="ru-RU"/>
              </w:rPr>
            </w:pPr>
            <w:r w:rsidRPr="008E3902">
              <w:rPr>
                <w:color w:val="auto"/>
                <w:lang w:val="ru-RU"/>
              </w:rPr>
              <w:t>60</w:t>
            </w:r>
          </w:p>
        </w:tc>
        <w:tc>
          <w:tcPr>
            <w:tcW w:w="1259" w:type="dxa"/>
            <w:tcBorders>
              <w:left w:val="nil"/>
              <w:right w:val="single" w:sz="8" w:space="0" w:color="auto"/>
            </w:tcBorders>
          </w:tcPr>
          <w:p w14:paraId="4BB64055"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right w:val="single" w:sz="12" w:space="0" w:color="auto"/>
            </w:tcBorders>
          </w:tcPr>
          <w:p w14:paraId="4BB64056" w14:textId="77777777" w:rsidR="00326DAD" w:rsidRPr="008E3902" w:rsidRDefault="00326DAD" w:rsidP="00AD51BE">
            <w:pPr>
              <w:pStyle w:val="CellBodyCentered"/>
              <w:rPr>
                <w:color w:val="auto"/>
                <w:lang w:val="ru-RU"/>
              </w:rPr>
            </w:pPr>
            <w:r w:rsidRPr="008E3902">
              <w:rPr>
                <w:color w:val="auto"/>
                <w:lang w:val="ru-RU"/>
              </w:rPr>
              <w:t>90</w:t>
            </w:r>
          </w:p>
        </w:tc>
      </w:tr>
      <w:tr w:rsidR="00326DAD" w:rsidRPr="008E3902" w14:paraId="4BB64060" w14:textId="77777777" w:rsidTr="008C2B6E">
        <w:trPr>
          <w:cantSplit/>
          <w:trHeight w:val="285"/>
        </w:trPr>
        <w:tc>
          <w:tcPr>
            <w:tcW w:w="899" w:type="dxa"/>
            <w:tcBorders>
              <w:left w:val="single" w:sz="12" w:space="0" w:color="auto"/>
              <w:bottom w:val="single" w:sz="4" w:space="0" w:color="auto"/>
              <w:right w:val="single" w:sz="8" w:space="0" w:color="auto"/>
            </w:tcBorders>
          </w:tcPr>
          <w:p w14:paraId="4BB64058" w14:textId="77777777" w:rsidR="00326DAD" w:rsidRPr="008E3902" w:rsidRDefault="00326DAD" w:rsidP="00AD51BE">
            <w:pPr>
              <w:pStyle w:val="CellBodyCentered"/>
              <w:rPr>
                <w:color w:val="auto"/>
                <w:lang w:val="ru-RU"/>
              </w:rPr>
            </w:pPr>
            <w:r w:rsidRPr="008E3902">
              <w:rPr>
                <w:color w:val="auto"/>
                <w:lang w:val="ru-RU"/>
              </w:rPr>
              <w:t>250</w:t>
            </w:r>
          </w:p>
        </w:tc>
        <w:tc>
          <w:tcPr>
            <w:tcW w:w="994" w:type="dxa"/>
            <w:tcBorders>
              <w:left w:val="nil"/>
              <w:right w:val="nil"/>
            </w:tcBorders>
          </w:tcPr>
          <w:p w14:paraId="4BB64059" w14:textId="77777777" w:rsidR="00326DAD" w:rsidRPr="008E3902" w:rsidRDefault="00326DAD" w:rsidP="00AD51BE">
            <w:pPr>
              <w:pStyle w:val="CellBodyCentered"/>
              <w:rPr>
                <w:color w:val="auto"/>
                <w:lang w:val="ru-RU"/>
              </w:rPr>
            </w:pPr>
            <w:r w:rsidRPr="008E3902">
              <w:rPr>
                <w:color w:val="auto"/>
                <w:lang w:val="ru-RU"/>
              </w:rPr>
              <w:t>10</w:t>
            </w:r>
          </w:p>
        </w:tc>
        <w:tc>
          <w:tcPr>
            <w:tcW w:w="1168" w:type="dxa"/>
            <w:tcBorders>
              <w:left w:val="single" w:sz="8" w:space="0" w:color="auto"/>
              <w:right w:val="single" w:sz="8" w:space="0" w:color="auto"/>
            </w:tcBorders>
          </w:tcPr>
          <w:p w14:paraId="4BB6405A" w14:textId="77777777" w:rsidR="00326DAD" w:rsidRPr="008E3902" w:rsidRDefault="00326DAD" w:rsidP="00AD51BE">
            <w:pPr>
              <w:pStyle w:val="CellBodyCentered"/>
              <w:rPr>
                <w:color w:val="auto"/>
                <w:lang w:val="ru-RU"/>
              </w:rPr>
            </w:pPr>
            <w:r w:rsidRPr="008E3902">
              <w:rPr>
                <w:color w:val="auto"/>
                <w:lang w:val="ru-RU"/>
              </w:rPr>
              <w:t>50</w:t>
            </w:r>
          </w:p>
        </w:tc>
        <w:tc>
          <w:tcPr>
            <w:tcW w:w="1079" w:type="dxa"/>
            <w:tcBorders>
              <w:left w:val="nil"/>
              <w:right w:val="nil"/>
            </w:tcBorders>
          </w:tcPr>
          <w:p w14:paraId="4BB6405B" w14:textId="77777777" w:rsidR="00326DAD" w:rsidRPr="008E3902" w:rsidRDefault="00326DAD" w:rsidP="00AD51BE">
            <w:pPr>
              <w:pStyle w:val="CellBodyCentered"/>
              <w:rPr>
                <w:color w:val="auto"/>
                <w:lang w:val="ru-RU"/>
              </w:rPr>
            </w:pPr>
            <w:r w:rsidRPr="008E3902">
              <w:rPr>
                <w:color w:val="auto"/>
                <w:lang w:val="ru-RU"/>
              </w:rPr>
              <w:t>50</w:t>
            </w:r>
          </w:p>
        </w:tc>
        <w:tc>
          <w:tcPr>
            <w:tcW w:w="1169" w:type="dxa"/>
            <w:tcBorders>
              <w:left w:val="single" w:sz="8" w:space="0" w:color="auto"/>
              <w:right w:val="single" w:sz="8" w:space="0" w:color="auto"/>
            </w:tcBorders>
          </w:tcPr>
          <w:p w14:paraId="4BB6405C"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bottom w:val="nil"/>
              <w:right w:val="single" w:sz="8" w:space="0" w:color="auto"/>
            </w:tcBorders>
          </w:tcPr>
          <w:p w14:paraId="4BB6405D"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right w:val="single" w:sz="8" w:space="0" w:color="auto"/>
            </w:tcBorders>
          </w:tcPr>
          <w:p w14:paraId="4BB6405E"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right w:val="single" w:sz="12" w:space="0" w:color="auto"/>
            </w:tcBorders>
          </w:tcPr>
          <w:p w14:paraId="4BB6405F" w14:textId="77777777" w:rsidR="00326DAD" w:rsidRPr="008E3902" w:rsidRDefault="00326DAD" w:rsidP="00AD51BE">
            <w:pPr>
              <w:pStyle w:val="CellBodyCentered"/>
              <w:rPr>
                <w:color w:val="auto"/>
                <w:lang w:val="ru-RU"/>
              </w:rPr>
            </w:pPr>
            <w:r w:rsidRPr="008E3902">
              <w:rPr>
                <w:color w:val="auto"/>
                <w:lang w:val="ru-RU"/>
              </w:rPr>
              <w:t>90</w:t>
            </w:r>
          </w:p>
        </w:tc>
      </w:tr>
      <w:tr w:rsidR="00326DAD" w:rsidRPr="008E3902" w14:paraId="4BB64069" w14:textId="77777777" w:rsidTr="008C2B6E">
        <w:trPr>
          <w:cantSplit/>
          <w:trHeight w:val="285"/>
        </w:trPr>
        <w:tc>
          <w:tcPr>
            <w:tcW w:w="899" w:type="dxa"/>
            <w:tcBorders>
              <w:top w:val="nil"/>
              <w:left w:val="single" w:sz="12" w:space="0" w:color="auto"/>
              <w:bottom w:val="single" w:sz="4" w:space="0" w:color="auto"/>
              <w:right w:val="single" w:sz="8" w:space="0" w:color="auto"/>
            </w:tcBorders>
          </w:tcPr>
          <w:p w14:paraId="4BB64061" w14:textId="77777777" w:rsidR="00326DAD" w:rsidRPr="008E3902" w:rsidRDefault="00326DAD" w:rsidP="00AD51BE">
            <w:pPr>
              <w:pStyle w:val="CellBodyCentered"/>
              <w:rPr>
                <w:color w:val="auto"/>
                <w:lang w:val="ru-RU"/>
              </w:rPr>
            </w:pPr>
            <w:r w:rsidRPr="008E3902">
              <w:rPr>
                <w:color w:val="auto"/>
                <w:lang w:val="ru-RU"/>
              </w:rPr>
              <w:t>300</w:t>
            </w:r>
          </w:p>
        </w:tc>
        <w:tc>
          <w:tcPr>
            <w:tcW w:w="994" w:type="dxa"/>
            <w:tcBorders>
              <w:left w:val="nil"/>
              <w:bottom w:val="single" w:sz="4" w:space="0" w:color="auto"/>
              <w:right w:val="nil"/>
            </w:tcBorders>
          </w:tcPr>
          <w:p w14:paraId="4BB64062" w14:textId="77777777" w:rsidR="00326DAD" w:rsidRPr="008E3902" w:rsidRDefault="00326DAD" w:rsidP="00AD51BE">
            <w:pPr>
              <w:pStyle w:val="CellBodyCentered"/>
              <w:rPr>
                <w:color w:val="auto"/>
                <w:lang w:val="ru-RU"/>
              </w:rPr>
            </w:pPr>
            <w:r w:rsidRPr="008E3902">
              <w:rPr>
                <w:color w:val="auto"/>
                <w:lang w:val="ru-RU"/>
              </w:rPr>
              <w:t>12</w:t>
            </w:r>
          </w:p>
        </w:tc>
        <w:tc>
          <w:tcPr>
            <w:tcW w:w="1168" w:type="dxa"/>
            <w:tcBorders>
              <w:left w:val="single" w:sz="8" w:space="0" w:color="auto"/>
              <w:bottom w:val="single" w:sz="4" w:space="0" w:color="auto"/>
              <w:right w:val="single" w:sz="8" w:space="0" w:color="auto"/>
            </w:tcBorders>
          </w:tcPr>
          <w:p w14:paraId="4BB64063" w14:textId="77777777" w:rsidR="00326DAD" w:rsidRPr="008E3902" w:rsidRDefault="00326DAD" w:rsidP="00AD51BE">
            <w:pPr>
              <w:pStyle w:val="CellBodyCentered"/>
              <w:rPr>
                <w:color w:val="auto"/>
                <w:lang w:val="ru-RU"/>
              </w:rPr>
            </w:pPr>
            <w:r w:rsidRPr="008E3902">
              <w:rPr>
                <w:color w:val="auto"/>
                <w:lang w:val="ru-RU"/>
              </w:rPr>
              <w:t>60</w:t>
            </w:r>
          </w:p>
        </w:tc>
        <w:tc>
          <w:tcPr>
            <w:tcW w:w="1079" w:type="dxa"/>
            <w:tcBorders>
              <w:left w:val="nil"/>
              <w:bottom w:val="single" w:sz="4" w:space="0" w:color="auto"/>
              <w:right w:val="nil"/>
            </w:tcBorders>
          </w:tcPr>
          <w:p w14:paraId="4BB64064" w14:textId="77777777" w:rsidR="00326DAD" w:rsidRPr="008E3902" w:rsidRDefault="00326DAD" w:rsidP="00AD51BE">
            <w:pPr>
              <w:pStyle w:val="CellBodyCentered"/>
              <w:rPr>
                <w:color w:val="auto"/>
                <w:lang w:val="ru-RU"/>
              </w:rPr>
            </w:pPr>
            <w:r w:rsidRPr="008E3902">
              <w:rPr>
                <w:color w:val="auto"/>
                <w:lang w:val="ru-RU"/>
              </w:rPr>
              <w:t>60</w:t>
            </w:r>
          </w:p>
        </w:tc>
        <w:tc>
          <w:tcPr>
            <w:tcW w:w="1169" w:type="dxa"/>
            <w:tcBorders>
              <w:left w:val="single" w:sz="8" w:space="0" w:color="auto"/>
              <w:bottom w:val="single" w:sz="4" w:space="0" w:color="auto"/>
              <w:right w:val="single" w:sz="8" w:space="0" w:color="auto"/>
            </w:tcBorders>
          </w:tcPr>
          <w:p w14:paraId="4BB64065"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bottom w:val="nil"/>
              <w:right w:val="single" w:sz="8" w:space="0" w:color="auto"/>
            </w:tcBorders>
          </w:tcPr>
          <w:p w14:paraId="4BB64066" w14:textId="77777777" w:rsidR="00326DAD" w:rsidRPr="008E3902" w:rsidRDefault="00326DAD" w:rsidP="00AD51BE">
            <w:pPr>
              <w:pStyle w:val="CellBodyCentered"/>
              <w:rPr>
                <w:color w:val="auto"/>
                <w:lang w:val="ru-RU"/>
              </w:rPr>
            </w:pPr>
            <w:r w:rsidRPr="008E3902">
              <w:rPr>
                <w:color w:val="auto"/>
                <w:lang w:val="ru-RU"/>
              </w:rPr>
              <w:t>80</w:t>
            </w:r>
          </w:p>
        </w:tc>
        <w:tc>
          <w:tcPr>
            <w:tcW w:w="1259" w:type="dxa"/>
            <w:tcBorders>
              <w:left w:val="nil"/>
              <w:bottom w:val="single" w:sz="4" w:space="0" w:color="auto"/>
              <w:right w:val="single" w:sz="8" w:space="0" w:color="auto"/>
            </w:tcBorders>
          </w:tcPr>
          <w:p w14:paraId="4BB64067" w14:textId="77777777" w:rsidR="00326DAD" w:rsidRPr="008E3902" w:rsidRDefault="00326DAD" w:rsidP="00AD51BE">
            <w:pPr>
              <w:pStyle w:val="CellBodyCentered"/>
              <w:rPr>
                <w:color w:val="auto"/>
                <w:lang w:val="ru-RU"/>
              </w:rPr>
            </w:pPr>
            <w:r w:rsidRPr="008E3902">
              <w:rPr>
                <w:color w:val="auto"/>
                <w:lang w:val="ru-RU"/>
              </w:rPr>
              <w:t>80</w:t>
            </w:r>
          </w:p>
        </w:tc>
        <w:tc>
          <w:tcPr>
            <w:tcW w:w="1259" w:type="dxa"/>
            <w:tcBorders>
              <w:left w:val="nil"/>
              <w:bottom w:val="single" w:sz="4" w:space="0" w:color="auto"/>
              <w:right w:val="single" w:sz="12" w:space="0" w:color="auto"/>
            </w:tcBorders>
          </w:tcPr>
          <w:p w14:paraId="4BB64068" w14:textId="77777777" w:rsidR="00326DAD" w:rsidRPr="008E3902" w:rsidRDefault="00326DAD" w:rsidP="00AD51BE">
            <w:pPr>
              <w:pStyle w:val="CellBodyCentered"/>
              <w:rPr>
                <w:color w:val="auto"/>
                <w:lang w:val="ru-RU"/>
              </w:rPr>
            </w:pPr>
            <w:r w:rsidRPr="008E3902">
              <w:rPr>
                <w:color w:val="auto"/>
                <w:lang w:val="ru-RU"/>
              </w:rPr>
              <w:t>100</w:t>
            </w:r>
          </w:p>
        </w:tc>
      </w:tr>
      <w:tr w:rsidR="00326DAD" w:rsidRPr="008E3902" w14:paraId="4BB64072" w14:textId="77777777" w:rsidTr="008C2B6E">
        <w:trPr>
          <w:cantSplit/>
          <w:trHeight w:val="285"/>
        </w:trPr>
        <w:tc>
          <w:tcPr>
            <w:tcW w:w="899" w:type="dxa"/>
            <w:tcBorders>
              <w:top w:val="nil"/>
              <w:left w:val="single" w:sz="12" w:space="0" w:color="auto"/>
              <w:bottom w:val="nil"/>
              <w:right w:val="single" w:sz="8" w:space="0" w:color="auto"/>
            </w:tcBorders>
          </w:tcPr>
          <w:p w14:paraId="4BB6406A" w14:textId="77777777" w:rsidR="00326DAD" w:rsidRPr="008E3902" w:rsidRDefault="00326DAD" w:rsidP="00AD51BE">
            <w:pPr>
              <w:pStyle w:val="CellBodyCentered"/>
              <w:rPr>
                <w:color w:val="auto"/>
                <w:lang w:val="ru-RU"/>
              </w:rPr>
            </w:pPr>
            <w:r w:rsidRPr="008E3902">
              <w:rPr>
                <w:color w:val="auto"/>
                <w:lang w:val="ru-RU"/>
              </w:rPr>
              <w:t>350</w:t>
            </w:r>
          </w:p>
        </w:tc>
        <w:tc>
          <w:tcPr>
            <w:tcW w:w="994" w:type="dxa"/>
            <w:tcBorders>
              <w:top w:val="nil"/>
              <w:left w:val="nil"/>
              <w:bottom w:val="nil"/>
              <w:right w:val="nil"/>
            </w:tcBorders>
          </w:tcPr>
          <w:p w14:paraId="4BB6406B" w14:textId="77777777" w:rsidR="00326DAD" w:rsidRPr="008E3902" w:rsidRDefault="00326DAD" w:rsidP="00AD51BE">
            <w:pPr>
              <w:pStyle w:val="CellBodyCentered"/>
              <w:rPr>
                <w:color w:val="auto"/>
                <w:lang w:val="ru-RU"/>
              </w:rPr>
            </w:pPr>
            <w:r w:rsidRPr="008E3902">
              <w:rPr>
                <w:color w:val="auto"/>
                <w:lang w:val="ru-RU"/>
              </w:rPr>
              <w:t>14</w:t>
            </w:r>
          </w:p>
        </w:tc>
        <w:tc>
          <w:tcPr>
            <w:tcW w:w="1168" w:type="dxa"/>
            <w:tcBorders>
              <w:top w:val="nil"/>
              <w:left w:val="single" w:sz="8" w:space="0" w:color="auto"/>
              <w:bottom w:val="nil"/>
              <w:right w:val="single" w:sz="8" w:space="0" w:color="auto"/>
            </w:tcBorders>
          </w:tcPr>
          <w:p w14:paraId="4BB6406C" w14:textId="77777777" w:rsidR="00326DAD" w:rsidRPr="008E3902" w:rsidRDefault="00326DAD" w:rsidP="00AD51BE">
            <w:pPr>
              <w:pStyle w:val="CellBodyCentered"/>
              <w:rPr>
                <w:color w:val="auto"/>
                <w:lang w:val="ru-RU"/>
              </w:rPr>
            </w:pPr>
            <w:r w:rsidRPr="008E3902">
              <w:rPr>
                <w:color w:val="auto"/>
                <w:lang w:val="ru-RU"/>
              </w:rPr>
              <w:t>60</w:t>
            </w:r>
          </w:p>
        </w:tc>
        <w:tc>
          <w:tcPr>
            <w:tcW w:w="1079" w:type="dxa"/>
            <w:tcBorders>
              <w:top w:val="nil"/>
              <w:left w:val="nil"/>
              <w:bottom w:val="nil"/>
              <w:right w:val="nil"/>
            </w:tcBorders>
          </w:tcPr>
          <w:p w14:paraId="4BB6406D" w14:textId="77777777" w:rsidR="00326DAD" w:rsidRPr="008E3902" w:rsidRDefault="00326DAD" w:rsidP="00AD51BE">
            <w:pPr>
              <w:pStyle w:val="CellBodyCentered"/>
              <w:rPr>
                <w:color w:val="auto"/>
                <w:lang w:val="ru-RU"/>
              </w:rPr>
            </w:pPr>
            <w:r w:rsidRPr="008E3902">
              <w:rPr>
                <w:color w:val="auto"/>
                <w:lang w:val="ru-RU"/>
              </w:rPr>
              <w:t>60</w:t>
            </w:r>
          </w:p>
        </w:tc>
        <w:tc>
          <w:tcPr>
            <w:tcW w:w="1169" w:type="dxa"/>
            <w:tcBorders>
              <w:top w:val="nil"/>
              <w:left w:val="single" w:sz="8" w:space="0" w:color="auto"/>
              <w:bottom w:val="nil"/>
              <w:right w:val="single" w:sz="8" w:space="0" w:color="auto"/>
            </w:tcBorders>
          </w:tcPr>
          <w:p w14:paraId="4BB6406E"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top w:val="single" w:sz="4" w:space="0" w:color="auto"/>
              <w:left w:val="nil"/>
              <w:bottom w:val="nil"/>
              <w:right w:val="single" w:sz="8" w:space="0" w:color="auto"/>
            </w:tcBorders>
          </w:tcPr>
          <w:p w14:paraId="4BB6406F" w14:textId="77777777" w:rsidR="00326DAD" w:rsidRPr="008E3902" w:rsidRDefault="00326DAD" w:rsidP="00AD51BE">
            <w:pPr>
              <w:pStyle w:val="CellBodyCentered"/>
              <w:rPr>
                <w:color w:val="auto"/>
                <w:lang w:val="ru-RU"/>
              </w:rPr>
            </w:pPr>
            <w:r w:rsidRPr="008E3902">
              <w:rPr>
                <w:color w:val="auto"/>
                <w:lang w:val="ru-RU"/>
              </w:rPr>
              <w:t>80</w:t>
            </w:r>
          </w:p>
        </w:tc>
        <w:tc>
          <w:tcPr>
            <w:tcW w:w="1259" w:type="dxa"/>
            <w:tcBorders>
              <w:top w:val="nil"/>
              <w:left w:val="nil"/>
              <w:bottom w:val="nil"/>
              <w:right w:val="single" w:sz="8" w:space="0" w:color="auto"/>
            </w:tcBorders>
          </w:tcPr>
          <w:p w14:paraId="4BB64070" w14:textId="77777777" w:rsidR="00326DAD" w:rsidRPr="008E3902" w:rsidRDefault="00326DAD" w:rsidP="00AD51BE">
            <w:pPr>
              <w:pStyle w:val="CellBodyCentered"/>
              <w:rPr>
                <w:color w:val="auto"/>
                <w:lang w:val="ru-RU"/>
              </w:rPr>
            </w:pPr>
            <w:r w:rsidRPr="008E3902">
              <w:rPr>
                <w:color w:val="auto"/>
                <w:lang w:val="ru-RU"/>
              </w:rPr>
              <w:t>80</w:t>
            </w:r>
          </w:p>
        </w:tc>
        <w:tc>
          <w:tcPr>
            <w:tcW w:w="1259" w:type="dxa"/>
            <w:tcBorders>
              <w:top w:val="nil"/>
              <w:left w:val="nil"/>
              <w:bottom w:val="nil"/>
              <w:right w:val="single" w:sz="12" w:space="0" w:color="auto"/>
            </w:tcBorders>
          </w:tcPr>
          <w:p w14:paraId="4BB64071" w14:textId="77777777" w:rsidR="00326DAD" w:rsidRPr="008E3902" w:rsidRDefault="00326DAD" w:rsidP="00AD51BE">
            <w:pPr>
              <w:pStyle w:val="CellBodyCentered"/>
              <w:rPr>
                <w:color w:val="auto"/>
                <w:lang w:val="ru-RU"/>
              </w:rPr>
            </w:pPr>
            <w:r w:rsidRPr="008E3902">
              <w:rPr>
                <w:color w:val="auto"/>
                <w:lang w:val="ru-RU"/>
              </w:rPr>
              <w:t>100</w:t>
            </w:r>
          </w:p>
        </w:tc>
      </w:tr>
      <w:tr w:rsidR="00326DAD" w:rsidRPr="008E3902" w14:paraId="4BB6407B" w14:textId="77777777" w:rsidTr="008C2B6E">
        <w:trPr>
          <w:cantSplit/>
          <w:trHeight w:val="285"/>
        </w:trPr>
        <w:tc>
          <w:tcPr>
            <w:tcW w:w="899" w:type="dxa"/>
            <w:tcBorders>
              <w:top w:val="single" w:sz="4" w:space="0" w:color="auto"/>
              <w:left w:val="single" w:sz="12" w:space="0" w:color="auto"/>
              <w:right w:val="single" w:sz="8" w:space="0" w:color="auto"/>
            </w:tcBorders>
          </w:tcPr>
          <w:p w14:paraId="4BB64073" w14:textId="77777777" w:rsidR="00326DAD" w:rsidRPr="008E3902" w:rsidRDefault="00326DAD" w:rsidP="00AD51BE">
            <w:pPr>
              <w:pStyle w:val="CellBodyCentered"/>
              <w:rPr>
                <w:color w:val="auto"/>
                <w:lang w:val="ru-RU"/>
              </w:rPr>
            </w:pPr>
            <w:r w:rsidRPr="008E3902">
              <w:rPr>
                <w:color w:val="auto"/>
                <w:lang w:val="ru-RU"/>
              </w:rPr>
              <w:t>400</w:t>
            </w:r>
          </w:p>
        </w:tc>
        <w:tc>
          <w:tcPr>
            <w:tcW w:w="994" w:type="dxa"/>
            <w:tcBorders>
              <w:top w:val="single" w:sz="4" w:space="0" w:color="auto"/>
              <w:left w:val="nil"/>
              <w:right w:val="nil"/>
            </w:tcBorders>
          </w:tcPr>
          <w:p w14:paraId="4BB64074" w14:textId="77777777" w:rsidR="00326DAD" w:rsidRPr="008E3902" w:rsidRDefault="00326DAD" w:rsidP="00AD51BE">
            <w:pPr>
              <w:pStyle w:val="CellBodyCentered"/>
              <w:rPr>
                <w:color w:val="auto"/>
                <w:lang w:val="ru-RU"/>
              </w:rPr>
            </w:pPr>
            <w:r w:rsidRPr="008E3902">
              <w:rPr>
                <w:color w:val="auto"/>
                <w:lang w:val="ru-RU"/>
              </w:rPr>
              <w:t>16</w:t>
            </w:r>
          </w:p>
        </w:tc>
        <w:tc>
          <w:tcPr>
            <w:tcW w:w="1168" w:type="dxa"/>
            <w:tcBorders>
              <w:top w:val="single" w:sz="4" w:space="0" w:color="auto"/>
              <w:left w:val="single" w:sz="8" w:space="0" w:color="auto"/>
              <w:right w:val="single" w:sz="8" w:space="0" w:color="auto"/>
            </w:tcBorders>
          </w:tcPr>
          <w:p w14:paraId="4BB64075" w14:textId="77777777" w:rsidR="00326DAD" w:rsidRPr="008E3902" w:rsidRDefault="00326DAD" w:rsidP="00AD51BE">
            <w:pPr>
              <w:pStyle w:val="CellBodyCentered"/>
              <w:rPr>
                <w:color w:val="auto"/>
                <w:lang w:val="ru-RU"/>
              </w:rPr>
            </w:pPr>
            <w:r w:rsidRPr="008E3902">
              <w:rPr>
                <w:color w:val="auto"/>
                <w:lang w:val="ru-RU"/>
              </w:rPr>
              <w:t>60</w:t>
            </w:r>
          </w:p>
        </w:tc>
        <w:tc>
          <w:tcPr>
            <w:tcW w:w="1079" w:type="dxa"/>
            <w:tcBorders>
              <w:top w:val="single" w:sz="4" w:space="0" w:color="auto"/>
              <w:left w:val="nil"/>
              <w:right w:val="nil"/>
            </w:tcBorders>
          </w:tcPr>
          <w:p w14:paraId="4BB64076" w14:textId="77777777" w:rsidR="00326DAD" w:rsidRPr="008E3902" w:rsidRDefault="00326DAD" w:rsidP="00AD51BE">
            <w:pPr>
              <w:pStyle w:val="CellBodyCentered"/>
              <w:rPr>
                <w:color w:val="auto"/>
                <w:lang w:val="ru-RU"/>
              </w:rPr>
            </w:pPr>
            <w:r w:rsidRPr="008E3902">
              <w:rPr>
                <w:color w:val="auto"/>
                <w:lang w:val="ru-RU"/>
              </w:rPr>
              <w:t>60</w:t>
            </w:r>
          </w:p>
        </w:tc>
        <w:tc>
          <w:tcPr>
            <w:tcW w:w="1169" w:type="dxa"/>
            <w:tcBorders>
              <w:top w:val="single" w:sz="4" w:space="0" w:color="auto"/>
              <w:left w:val="single" w:sz="8" w:space="0" w:color="auto"/>
              <w:right w:val="single" w:sz="8" w:space="0" w:color="auto"/>
            </w:tcBorders>
          </w:tcPr>
          <w:p w14:paraId="4BB64077"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top w:val="single" w:sz="4" w:space="0" w:color="auto"/>
              <w:left w:val="nil"/>
              <w:bottom w:val="nil"/>
              <w:right w:val="single" w:sz="8" w:space="0" w:color="auto"/>
            </w:tcBorders>
          </w:tcPr>
          <w:p w14:paraId="4BB64078"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top w:val="single" w:sz="4" w:space="0" w:color="auto"/>
              <w:left w:val="nil"/>
              <w:right w:val="single" w:sz="8" w:space="0" w:color="auto"/>
            </w:tcBorders>
          </w:tcPr>
          <w:p w14:paraId="4BB64079"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top w:val="single" w:sz="4" w:space="0" w:color="auto"/>
              <w:left w:val="nil"/>
              <w:right w:val="single" w:sz="12" w:space="0" w:color="auto"/>
            </w:tcBorders>
          </w:tcPr>
          <w:p w14:paraId="4BB6407A" w14:textId="77777777" w:rsidR="00326DAD" w:rsidRPr="008E3902" w:rsidRDefault="00326DAD" w:rsidP="00AD51BE">
            <w:pPr>
              <w:pStyle w:val="CellBodyCentered"/>
              <w:rPr>
                <w:color w:val="auto"/>
                <w:lang w:val="ru-RU"/>
              </w:rPr>
            </w:pPr>
            <w:r w:rsidRPr="008E3902">
              <w:rPr>
                <w:color w:val="auto"/>
                <w:lang w:val="ru-RU"/>
              </w:rPr>
              <w:t>110</w:t>
            </w:r>
          </w:p>
        </w:tc>
      </w:tr>
      <w:tr w:rsidR="00326DAD" w:rsidRPr="008E3902" w14:paraId="4BB64084" w14:textId="77777777" w:rsidTr="008C2B6E">
        <w:trPr>
          <w:cantSplit/>
          <w:trHeight w:val="285"/>
        </w:trPr>
        <w:tc>
          <w:tcPr>
            <w:tcW w:w="899" w:type="dxa"/>
            <w:tcBorders>
              <w:left w:val="single" w:sz="12" w:space="0" w:color="auto"/>
              <w:right w:val="single" w:sz="8" w:space="0" w:color="auto"/>
            </w:tcBorders>
          </w:tcPr>
          <w:p w14:paraId="4BB6407C" w14:textId="77777777" w:rsidR="00326DAD" w:rsidRPr="008E3902" w:rsidRDefault="00326DAD" w:rsidP="00AD51BE">
            <w:pPr>
              <w:pStyle w:val="CellBodyCentered"/>
              <w:rPr>
                <w:color w:val="auto"/>
                <w:lang w:val="ru-RU"/>
              </w:rPr>
            </w:pPr>
            <w:r w:rsidRPr="008E3902">
              <w:rPr>
                <w:color w:val="auto"/>
                <w:lang w:val="ru-RU"/>
              </w:rPr>
              <w:t>450</w:t>
            </w:r>
          </w:p>
        </w:tc>
        <w:tc>
          <w:tcPr>
            <w:tcW w:w="994" w:type="dxa"/>
            <w:tcBorders>
              <w:left w:val="nil"/>
              <w:right w:val="nil"/>
            </w:tcBorders>
          </w:tcPr>
          <w:p w14:paraId="4BB6407D" w14:textId="77777777" w:rsidR="00326DAD" w:rsidRPr="008E3902" w:rsidRDefault="00326DAD" w:rsidP="00AD51BE">
            <w:pPr>
              <w:pStyle w:val="CellBodyCentered"/>
              <w:rPr>
                <w:color w:val="auto"/>
                <w:lang w:val="ru-RU"/>
              </w:rPr>
            </w:pPr>
            <w:r w:rsidRPr="008E3902">
              <w:rPr>
                <w:color w:val="auto"/>
                <w:lang w:val="ru-RU"/>
              </w:rPr>
              <w:t>18</w:t>
            </w:r>
          </w:p>
        </w:tc>
        <w:tc>
          <w:tcPr>
            <w:tcW w:w="1168" w:type="dxa"/>
            <w:tcBorders>
              <w:left w:val="single" w:sz="8" w:space="0" w:color="auto"/>
              <w:right w:val="single" w:sz="8" w:space="0" w:color="auto"/>
            </w:tcBorders>
          </w:tcPr>
          <w:p w14:paraId="4BB6407E" w14:textId="77777777" w:rsidR="00326DAD" w:rsidRPr="008E3902" w:rsidRDefault="00326DAD" w:rsidP="00AD51BE">
            <w:pPr>
              <w:pStyle w:val="CellBodyCentered"/>
              <w:rPr>
                <w:color w:val="auto"/>
                <w:lang w:val="ru-RU"/>
              </w:rPr>
            </w:pPr>
            <w:r w:rsidRPr="008E3902">
              <w:rPr>
                <w:color w:val="auto"/>
                <w:lang w:val="ru-RU"/>
              </w:rPr>
              <w:t>60</w:t>
            </w:r>
          </w:p>
        </w:tc>
        <w:tc>
          <w:tcPr>
            <w:tcW w:w="1079" w:type="dxa"/>
            <w:tcBorders>
              <w:left w:val="nil"/>
              <w:right w:val="nil"/>
            </w:tcBorders>
          </w:tcPr>
          <w:p w14:paraId="4BB6407F" w14:textId="77777777" w:rsidR="00326DAD" w:rsidRPr="008E3902" w:rsidRDefault="00326DAD" w:rsidP="00AD51BE">
            <w:pPr>
              <w:pStyle w:val="CellBodyCentered"/>
              <w:rPr>
                <w:color w:val="auto"/>
                <w:lang w:val="ru-RU"/>
              </w:rPr>
            </w:pPr>
            <w:r w:rsidRPr="008E3902">
              <w:rPr>
                <w:color w:val="auto"/>
                <w:lang w:val="ru-RU"/>
              </w:rPr>
              <w:t>70</w:t>
            </w:r>
          </w:p>
        </w:tc>
        <w:tc>
          <w:tcPr>
            <w:tcW w:w="1169" w:type="dxa"/>
            <w:tcBorders>
              <w:left w:val="single" w:sz="8" w:space="0" w:color="auto"/>
              <w:right w:val="single" w:sz="8" w:space="0" w:color="auto"/>
            </w:tcBorders>
          </w:tcPr>
          <w:p w14:paraId="4BB64080" w14:textId="77777777" w:rsidR="00326DAD" w:rsidRPr="008E3902" w:rsidRDefault="00326DAD" w:rsidP="00AD51BE">
            <w:pPr>
              <w:pStyle w:val="CellBodyCentered"/>
              <w:rPr>
                <w:color w:val="auto"/>
                <w:lang w:val="ru-RU"/>
              </w:rPr>
            </w:pPr>
            <w:r w:rsidRPr="008E3902">
              <w:rPr>
                <w:color w:val="auto"/>
                <w:lang w:val="ru-RU"/>
              </w:rPr>
              <w:t>70</w:t>
            </w:r>
          </w:p>
        </w:tc>
        <w:tc>
          <w:tcPr>
            <w:tcW w:w="1259" w:type="dxa"/>
            <w:tcBorders>
              <w:left w:val="nil"/>
              <w:bottom w:val="nil"/>
              <w:right w:val="single" w:sz="8" w:space="0" w:color="auto"/>
            </w:tcBorders>
          </w:tcPr>
          <w:p w14:paraId="4BB64081"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left w:val="nil"/>
              <w:right w:val="single" w:sz="8" w:space="0" w:color="auto"/>
            </w:tcBorders>
          </w:tcPr>
          <w:p w14:paraId="4BB64082" w14:textId="77777777" w:rsidR="00326DAD" w:rsidRPr="008E3902" w:rsidRDefault="00326DAD" w:rsidP="00AD51BE">
            <w:pPr>
              <w:pStyle w:val="CellBodyCentered"/>
              <w:rPr>
                <w:color w:val="auto"/>
                <w:lang w:val="ru-RU"/>
              </w:rPr>
            </w:pPr>
            <w:r w:rsidRPr="008E3902">
              <w:rPr>
                <w:color w:val="auto"/>
                <w:lang w:val="ru-RU"/>
              </w:rPr>
              <w:t>110</w:t>
            </w:r>
          </w:p>
        </w:tc>
        <w:tc>
          <w:tcPr>
            <w:tcW w:w="1259" w:type="dxa"/>
            <w:tcBorders>
              <w:left w:val="nil"/>
              <w:right w:val="single" w:sz="12" w:space="0" w:color="auto"/>
            </w:tcBorders>
          </w:tcPr>
          <w:p w14:paraId="4BB64083" w14:textId="77777777" w:rsidR="00326DAD" w:rsidRPr="008E3902" w:rsidRDefault="00326DAD" w:rsidP="00AD51BE">
            <w:pPr>
              <w:pStyle w:val="CellBodyCentered"/>
              <w:rPr>
                <w:color w:val="auto"/>
                <w:lang w:val="ru-RU"/>
              </w:rPr>
            </w:pPr>
            <w:r w:rsidRPr="008E3902">
              <w:rPr>
                <w:color w:val="auto"/>
                <w:lang w:val="ru-RU"/>
              </w:rPr>
              <w:t>110</w:t>
            </w:r>
          </w:p>
        </w:tc>
      </w:tr>
      <w:tr w:rsidR="00326DAD" w:rsidRPr="008E3902" w14:paraId="4BB6408D" w14:textId="77777777" w:rsidTr="008C2B6E">
        <w:trPr>
          <w:cantSplit/>
          <w:trHeight w:val="285"/>
        </w:trPr>
        <w:tc>
          <w:tcPr>
            <w:tcW w:w="899" w:type="dxa"/>
            <w:tcBorders>
              <w:left w:val="single" w:sz="12" w:space="0" w:color="auto"/>
              <w:right w:val="single" w:sz="8" w:space="0" w:color="auto"/>
            </w:tcBorders>
          </w:tcPr>
          <w:p w14:paraId="4BB64085" w14:textId="77777777" w:rsidR="00326DAD" w:rsidRPr="008E3902" w:rsidRDefault="00326DAD" w:rsidP="00AD51BE">
            <w:pPr>
              <w:pStyle w:val="CellBodyCentered"/>
              <w:rPr>
                <w:color w:val="auto"/>
                <w:lang w:val="ru-RU"/>
              </w:rPr>
            </w:pPr>
            <w:r w:rsidRPr="008E3902">
              <w:rPr>
                <w:color w:val="auto"/>
                <w:lang w:val="ru-RU"/>
              </w:rPr>
              <w:t>500</w:t>
            </w:r>
          </w:p>
        </w:tc>
        <w:tc>
          <w:tcPr>
            <w:tcW w:w="994" w:type="dxa"/>
            <w:tcBorders>
              <w:left w:val="nil"/>
              <w:right w:val="nil"/>
            </w:tcBorders>
          </w:tcPr>
          <w:p w14:paraId="4BB64086" w14:textId="77777777" w:rsidR="00326DAD" w:rsidRPr="008E3902" w:rsidRDefault="00326DAD" w:rsidP="00AD51BE">
            <w:pPr>
              <w:pStyle w:val="CellBodyCentered"/>
              <w:rPr>
                <w:color w:val="auto"/>
                <w:lang w:val="ru-RU"/>
              </w:rPr>
            </w:pPr>
            <w:r w:rsidRPr="008E3902">
              <w:rPr>
                <w:color w:val="auto"/>
                <w:lang w:val="ru-RU"/>
              </w:rPr>
              <w:t>20</w:t>
            </w:r>
          </w:p>
        </w:tc>
        <w:tc>
          <w:tcPr>
            <w:tcW w:w="1168" w:type="dxa"/>
            <w:tcBorders>
              <w:left w:val="single" w:sz="8" w:space="0" w:color="auto"/>
              <w:right w:val="single" w:sz="8" w:space="0" w:color="auto"/>
            </w:tcBorders>
          </w:tcPr>
          <w:p w14:paraId="4BB64087" w14:textId="77777777" w:rsidR="00326DAD" w:rsidRPr="008E3902" w:rsidRDefault="00326DAD" w:rsidP="00AD51BE">
            <w:pPr>
              <w:pStyle w:val="CellBodyCentered"/>
              <w:rPr>
                <w:color w:val="auto"/>
                <w:lang w:val="ru-RU"/>
              </w:rPr>
            </w:pPr>
            <w:r w:rsidRPr="008E3902">
              <w:rPr>
                <w:color w:val="auto"/>
                <w:lang w:val="ru-RU"/>
              </w:rPr>
              <w:t>60</w:t>
            </w:r>
          </w:p>
        </w:tc>
        <w:tc>
          <w:tcPr>
            <w:tcW w:w="1079" w:type="dxa"/>
            <w:tcBorders>
              <w:left w:val="nil"/>
              <w:right w:val="nil"/>
            </w:tcBorders>
          </w:tcPr>
          <w:p w14:paraId="4BB64088" w14:textId="77777777" w:rsidR="00326DAD" w:rsidRPr="008E3902" w:rsidRDefault="00326DAD" w:rsidP="00AD51BE">
            <w:pPr>
              <w:pStyle w:val="CellBodyCentered"/>
              <w:rPr>
                <w:color w:val="auto"/>
                <w:lang w:val="ru-RU"/>
              </w:rPr>
            </w:pPr>
            <w:r w:rsidRPr="008E3902">
              <w:rPr>
                <w:color w:val="auto"/>
                <w:lang w:val="ru-RU"/>
              </w:rPr>
              <w:t>70</w:t>
            </w:r>
          </w:p>
        </w:tc>
        <w:tc>
          <w:tcPr>
            <w:tcW w:w="1169" w:type="dxa"/>
            <w:tcBorders>
              <w:left w:val="single" w:sz="8" w:space="0" w:color="auto"/>
              <w:right w:val="single" w:sz="8" w:space="0" w:color="auto"/>
            </w:tcBorders>
          </w:tcPr>
          <w:p w14:paraId="4BB64089"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left w:val="nil"/>
              <w:bottom w:val="nil"/>
              <w:right w:val="single" w:sz="8" w:space="0" w:color="auto"/>
            </w:tcBorders>
          </w:tcPr>
          <w:p w14:paraId="4BB6408A" w14:textId="77777777" w:rsidR="00326DAD" w:rsidRPr="008E3902" w:rsidRDefault="00326DAD" w:rsidP="00AD51BE">
            <w:pPr>
              <w:pStyle w:val="CellBodyCentered"/>
              <w:rPr>
                <w:color w:val="auto"/>
                <w:lang w:val="ru-RU"/>
              </w:rPr>
            </w:pPr>
            <w:r w:rsidRPr="008E3902">
              <w:rPr>
                <w:color w:val="auto"/>
                <w:lang w:val="ru-RU"/>
              </w:rPr>
              <w:t>100</w:t>
            </w:r>
          </w:p>
        </w:tc>
        <w:tc>
          <w:tcPr>
            <w:tcW w:w="1259" w:type="dxa"/>
            <w:tcBorders>
              <w:left w:val="nil"/>
              <w:right w:val="single" w:sz="8" w:space="0" w:color="auto"/>
            </w:tcBorders>
          </w:tcPr>
          <w:p w14:paraId="4BB6408B" w14:textId="77777777" w:rsidR="00326DAD" w:rsidRPr="008E3902" w:rsidRDefault="00326DAD" w:rsidP="00AD51BE">
            <w:pPr>
              <w:pStyle w:val="CellBodyCentered"/>
              <w:rPr>
                <w:color w:val="auto"/>
                <w:lang w:val="ru-RU"/>
              </w:rPr>
            </w:pPr>
            <w:r w:rsidRPr="008E3902">
              <w:rPr>
                <w:color w:val="auto"/>
                <w:lang w:val="ru-RU"/>
              </w:rPr>
              <w:t>110</w:t>
            </w:r>
          </w:p>
        </w:tc>
        <w:tc>
          <w:tcPr>
            <w:tcW w:w="1259" w:type="dxa"/>
            <w:tcBorders>
              <w:left w:val="nil"/>
              <w:right w:val="single" w:sz="12" w:space="0" w:color="auto"/>
            </w:tcBorders>
          </w:tcPr>
          <w:p w14:paraId="4BB6408C" w14:textId="77777777" w:rsidR="00326DAD" w:rsidRPr="008E3902" w:rsidRDefault="00326DAD" w:rsidP="00AD51BE">
            <w:pPr>
              <w:pStyle w:val="CellBodyCentered"/>
              <w:rPr>
                <w:color w:val="auto"/>
                <w:lang w:val="ru-RU"/>
              </w:rPr>
            </w:pPr>
            <w:r w:rsidRPr="008E3902">
              <w:rPr>
                <w:color w:val="auto"/>
                <w:lang w:val="ru-RU"/>
              </w:rPr>
              <w:t>120</w:t>
            </w:r>
          </w:p>
        </w:tc>
      </w:tr>
      <w:tr w:rsidR="00326DAD" w:rsidRPr="008E3902" w14:paraId="4BB64096" w14:textId="77777777" w:rsidTr="008C2B6E">
        <w:trPr>
          <w:cantSplit/>
          <w:trHeight w:val="285"/>
        </w:trPr>
        <w:tc>
          <w:tcPr>
            <w:tcW w:w="899" w:type="dxa"/>
            <w:tcBorders>
              <w:left w:val="single" w:sz="12" w:space="0" w:color="auto"/>
              <w:right w:val="single" w:sz="8" w:space="0" w:color="auto"/>
            </w:tcBorders>
          </w:tcPr>
          <w:p w14:paraId="4BB6408E" w14:textId="77777777" w:rsidR="00326DAD" w:rsidRPr="008E3902" w:rsidRDefault="00326DAD" w:rsidP="00AD51BE">
            <w:pPr>
              <w:pStyle w:val="CellBodyCentered"/>
              <w:rPr>
                <w:color w:val="auto"/>
                <w:lang w:val="ru-RU"/>
              </w:rPr>
            </w:pPr>
            <w:r w:rsidRPr="008E3902">
              <w:rPr>
                <w:color w:val="auto"/>
                <w:lang w:val="ru-RU"/>
              </w:rPr>
              <w:t>600</w:t>
            </w:r>
          </w:p>
        </w:tc>
        <w:tc>
          <w:tcPr>
            <w:tcW w:w="994" w:type="dxa"/>
            <w:tcBorders>
              <w:left w:val="nil"/>
              <w:bottom w:val="nil"/>
              <w:right w:val="nil"/>
            </w:tcBorders>
          </w:tcPr>
          <w:p w14:paraId="4BB6408F" w14:textId="77777777" w:rsidR="00326DAD" w:rsidRPr="008E3902" w:rsidRDefault="00326DAD" w:rsidP="00AD51BE">
            <w:pPr>
              <w:pStyle w:val="CellBodyCentered"/>
              <w:rPr>
                <w:color w:val="auto"/>
                <w:lang w:val="ru-RU"/>
              </w:rPr>
            </w:pPr>
            <w:r w:rsidRPr="008E3902">
              <w:rPr>
                <w:color w:val="auto"/>
                <w:lang w:val="ru-RU"/>
              </w:rPr>
              <w:t>24</w:t>
            </w:r>
          </w:p>
        </w:tc>
        <w:tc>
          <w:tcPr>
            <w:tcW w:w="1168" w:type="dxa"/>
            <w:tcBorders>
              <w:left w:val="single" w:sz="8" w:space="0" w:color="auto"/>
              <w:right w:val="single" w:sz="8" w:space="0" w:color="auto"/>
            </w:tcBorders>
          </w:tcPr>
          <w:p w14:paraId="4BB64090" w14:textId="77777777" w:rsidR="00326DAD" w:rsidRPr="008E3902" w:rsidRDefault="00326DAD" w:rsidP="00AD51BE">
            <w:pPr>
              <w:pStyle w:val="CellBodyCentered"/>
              <w:rPr>
                <w:color w:val="auto"/>
                <w:lang w:val="ru-RU"/>
              </w:rPr>
            </w:pPr>
            <w:r w:rsidRPr="008E3902">
              <w:rPr>
                <w:color w:val="auto"/>
                <w:lang w:val="ru-RU"/>
              </w:rPr>
              <w:t>70</w:t>
            </w:r>
          </w:p>
        </w:tc>
        <w:tc>
          <w:tcPr>
            <w:tcW w:w="1079" w:type="dxa"/>
            <w:tcBorders>
              <w:left w:val="nil"/>
              <w:bottom w:val="nil"/>
              <w:right w:val="nil"/>
            </w:tcBorders>
          </w:tcPr>
          <w:p w14:paraId="4BB64091" w14:textId="77777777" w:rsidR="00326DAD" w:rsidRPr="008E3902" w:rsidRDefault="00326DAD" w:rsidP="00AD51BE">
            <w:pPr>
              <w:pStyle w:val="CellBodyCentered"/>
              <w:rPr>
                <w:color w:val="auto"/>
                <w:lang w:val="ru-RU"/>
              </w:rPr>
            </w:pPr>
            <w:r w:rsidRPr="008E3902">
              <w:rPr>
                <w:color w:val="auto"/>
                <w:lang w:val="ru-RU"/>
              </w:rPr>
              <w:t>70</w:t>
            </w:r>
          </w:p>
        </w:tc>
        <w:tc>
          <w:tcPr>
            <w:tcW w:w="1169" w:type="dxa"/>
            <w:tcBorders>
              <w:left w:val="single" w:sz="8" w:space="0" w:color="auto"/>
              <w:right w:val="single" w:sz="8" w:space="0" w:color="auto"/>
            </w:tcBorders>
          </w:tcPr>
          <w:p w14:paraId="4BB64092"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left w:val="nil"/>
              <w:bottom w:val="nil"/>
              <w:right w:val="single" w:sz="8" w:space="0" w:color="auto"/>
            </w:tcBorders>
          </w:tcPr>
          <w:p w14:paraId="4BB64093" w14:textId="77777777" w:rsidR="00326DAD" w:rsidRPr="008E3902" w:rsidRDefault="00326DAD" w:rsidP="00AD51BE">
            <w:pPr>
              <w:pStyle w:val="CellBodyCentered"/>
              <w:rPr>
                <w:color w:val="auto"/>
                <w:lang w:val="ru-RU"/>
              </w:rPr>
            </w:pPr>
            <w:r w:rsidRPr="008E3902">
              <w:rPr>
                <w:color w:val="auto"/>
                <w:lang w:val="ru-RU"/>
              </w:rPr>
              <w:t>100</w:t>
            </w:r>
          </w:p>
        </w:tc>
        <w:tc>
          <w:tcPr>
            <w:tcW w:w="1259" w:type="dxa"/>
            <w:tcBorders>
              <w:left w:val="nil"/>
              <w:bottom w:val="nil"/>
              <w:right w:val="single" w:sz="8" w:space="0" w:color="auto"/>
            </w:tcBorders>
          </w:tcPr>
          <w:p w14:paraId="4BB64094" w14:textId="77777777" w:rsidR="00326DAD" w:rsidRPr="008E3902" w:rsidRDefault="00326DAD" w:rsidP="00AD51BE">
            <w:pPr>
              <w:pStyle w:val="CellBodyCentered"/>
              <w:rPr>
                <w:color w:val="auto"/>
                <w:lang w:val="ru-RU"/>
              </w:rPr>
            </w:pPr>
            <w:r w:rsidRPr="008E3902">
              <w:rPr>
                <w:color w:val="auto"/>
                <w:lang w:val="ru-RU"/>
              </w:rPr>
              <w:t>110</w:t>
            </w:r>
          </w:p>
        </w:tc>
        <w:tc>
          <w:tcPr>
            <w:tcW w:w="1259" w:type="dxa"/>
            <w:tcBorders>
              <w:left w:val="nil"/>
              <w:bottom w:val="nil"/>
              <w:right w:val="single" w:sz="12" w:space="0" w:color="auto"/>
            </w:tcBorders>
          </w:tcPr>
          <w:p w14:paraId="4BB64095" w14:textId="77777777" w:rsidR="00326DAD" w:rsidRPr="008E3902" w:rsidRDefault="00326DAD" w:rsidP="00AD51BE">
            <w:pPr>
              <w:pStyle w:val="CellBodyCentered"/>
              <w:rPr>
                <w:color w:val="auto"/>
                <w:lang w:val="ru-RU"/>
              </w:rPr>
            </w:pPr>
            <w:r w:rsidRPr="008E3902">
              <w:rPr>
                <w:color w:val="auto"/>
                <w:lang w:val="ru-RU"/>
              </w:rPr>
              <w:t>120</w:t>
            </w:r>
          </w:p>
        </w:tc>
      </w:tr>
      <w:tr w:rsidR="00326DAD" w:rsidRPr="008E3902" w14:paraId="4BB6409F" w14:textId="77777777" w:rsidTr="008C2B6E">
        <w:trPr>
          <w:cantSplit/>
          <w:trHeight w:val="285"/>
        </w:trPr>
        <w:tc>
          <w:tcPr>
            <w:tcW w:w="899" w:type="dxa"/>
            <w:tcBorders>
              <w:left w:val="single" w:sz="12" w:space="0" w:color="auto"/>
              <w:bottom w:val="single" w:sz="12" w:space="0" w:color="auto"/>
              <w:right w:val="single" w:sz="8" w:space="0" w:color="auto"/>
            </w:tcBorders>
          </w:tcPr>
          <w:p w14:paraId="4BB64097" w14:textId="77777777" w:rsidR="00326DAD" w:rsidRPr="008E3902" w:rsidRDefault="00326DAD" w:rsidP="00AD51BE">
            <w:pPr>
              <w:pStyle w:val="CellBodyCentered"/>
              <w:rPr>
                <w:color w:val="auto"/>
                <w:lang w:val="ru-RU"/>
              </w:rPr>
            </w:pPr>
            <w:r w:rsidRPr="008E3902">
              <w:rPr>
                <w:color w:val="auto"/>
                <w:lang w:val="ru-RU"/>
              </w:rPr>
              <w:t>&gt;600</w:t>
            </w:r>
          </w:p>
        </w:tc>
        <w:tc>
          <w:tcPr>
            <w:tcW w:w="994" w:type="dxa"/>
            <w:tcBorders>
              <w:left w:val="nil"/>
              <w:bottom w:val="single" w:sz="12" w:space="0" w:color="auto"/>
              <w:right w:val="nil"/>
            </w:tcBorders>
          </w:tcPr>
          <w:p w14:paraId="4BB64098" w14:textId="77777777" w:rsidR="00326DAD" w:rsidRPr="008E3902" w:rsidRDefault="00326DAD" w:rsidP="00AD51BE">
            <w:pPr>
              <w:pStyle w:val="CellBodyCentered"/>
              <w:rPr>
                <w:color w:val="auto"/>
                <w:lang w:val="ru-RU"/>
              </w:rPr>
            </w:pPr>
            <w:r w:rsidRPr="008E3902">
              <w:rPr>
                <w:color w:val="auto"/>
                <w:lang w:val="ru-RU"/>
              </w:rPr>
              <w:t>&gt;24</w:t>
            </w:r>
          </w:p>
        </w:tc>
        <w:tc>
          <w:tcPr>
            <w:tcW w:w="1168" w:type="dxa"/>
            <w:tcBorders>
              <w:left w:val="single" w:sz="8" w:space="0" w:color="auto"/>
              <w:bottom w:val="single" w:sz="12" w:space="0" w:color="auto"/>
              <w:right w:val="single" w:sz="8" w:space="0" w:color="auto"/>
            </w:tcBorders>
          </w:tcPr>
          <w:p w14:paraId="4BB64099" w14:textId="77777777" w:rsidR="00326DAD" w:rsidRPr="008E3902" w:rsidRDefault="00326DAD" w:rsidP="00AD51BE">
            <w:pPr>
              <w:pStyle w:val="CellBodyCentered"/>
              <w:rPr>
                <w:color w:val="auto"/>
                <w:lang w:val="ru-RU"/>
              </w:rPr>
            </w:pPr>
            <w:r w:rsidRPr="008E3902">
              <w:rPr>
                <w:color w:val="auto"/>
                <w:lang w:val="ru-RU"/>
              </w:rPr>
              <w:t>70</w:t>
            </w:r>
          </w:p>
        </w:tc>
        <w:tc>
          <w:tcPr>
            <w:tcW w:w="1079" w:type="dxa"/>
            <w:tcBorders>
              <w:left w:val="nil"/>
              <w:bottom w:val="single" w:sz="12" w:space="0" w:color="auto"/>
              <w:right w:val="nil"/>
            </w:tcBorders>
          </w:tcPr>
          <w:p w14:paraId="4BB6409A" w14:textId="77777777" w:rsidR="00326DAD" w:rsidRPr="008E3902" w:rsidRDefault="00326DAD" w:rsidP="00AD51BE">
            <w:pPr>
              <w:pStyle w:val="CellBodyCentered"/>
              <w:rPr>
                <w:color w:val="auto"/>
                <w:lang w:val="ru-RU"/>
              </w:rPr>
            </w:pPr>
            <w:r w:rsidRPr="008E3902">
              <w:rPr>
                <w:color w:val="auto"/>
                <w:lang w:val="ru-RU"/>
              </w:rPr>
              <w:t>70</w:t>
            </w:r>
          </w:p>
        </w:tc>
        <w:tc>
          <w:tcPr>
            <w:tcW w:w="1169" w:type="dxa"/>
            <w:tcBorders>
              <w:left w:val="single" w:sz="8" w:space="0" w:color="auto"/>
              <w:bottom w:val="single" w:sz="12" w:space="0" w:color="auto"/>
              <w:right w:val="single" w:sz="8" w:space="0" w:color="auto"/>
            </w:tcBorders>
          </w:tcPr>
          <w:p w14:paraId="4BB6409B" w14:textId="77777777" w:rsidR="00326DAD" w:rsidRPr="008E3902" w:rsidRDefault="00326DAD" w:rsidP="00AD51BE">
            <w:pPr>
              <w:pStyle w:val="CellBodyCentered"/>
              <w:rPr>
                <w:color w:val="auto"/>
                <w:lang w:val="ru-RU"/>
              </w:rPr>
            </w:pPr>
            <w:r w:rsidRPr="008E3902">
              <w:rPr>
                <w:color w:val="auto"/>
                <w:lang w:val="ru-RU"/>
              </w:rPr>
              <w:t>90</w:t>
            </w:r>
          </w:p>
        </w:tc>
        <w:tc>
          <w:tcPr>
            <w:tcW w:w="1259" w:type="dxa"/>
            <w:tcBorders>
              <w:left w:val="nil"/>
              <w:bottom w:val="single" w:sz="12" w:space="0" w:color="auto"/>
              <w:right w:val="single" w:sz="8" w:space="0" w:color="auto"/>
            </w:tcBorders>
          </w:tcPr>
          <w:p w14:paraId="4BB6409C" w14:textId="77777777" w:rsidR="00326DAD" w:rsidRPr="008E3902" w:rsidRDefault="00326DAD" w:rsidP="00AD51BE">
            <w:pPr>
              <w:pStyle w:val="CellBodyCentered"/>
              <w:rPr>
                <w:color w:val="auto"/>
                <w:lang w:val="ru-RU"/>
              </w:rPr>
            </w:pPr>
            <w:r w:rsidRPr="008E3902">
              <w:rPr>
                <w:color w:val="auto"/>
                <w:lang w:val="ru-RU"/>
              </w:rPr>
              <w:t>100</w:t>
            </w:r>
          </w:p>
        </w:tc>
        <w:tc>
          <w:tcPr>
            <w:tcW w:w="1259" w:type="dxa"/>
            <w:tcBorders>
              <w:left w:val="nil"/>
              <w:bottom w:val="single" w:sz="12" w:space="0" w:color="auto"/>
              <w:right w:val="single" w:sz="8" w:space="0" w:color="auto"/>
            </w:tcBorders>
          </w:tcPr>
          <w:p w14:paraId="4BB6409D" w14:textId="77777777" w:rsidR="00326DAD" w:rsidRPr="008E3902" w:rsidRDefault="00326DAD" w:rsidP="00AD51BE">
            <w:pPr>
              <w:pStyle w:val="CellBodyCentered"/>
              <w:rPr>
                <w:color w:val="auto"/>
                <w:lang w:val="ru-RU"/>
              </w:rPr>
            </w:pPr>
            <w:r w:rsidRPr="008E3902">
              <w:rPr>
                <w:color w:val="auto"/>
                <w:lang w:val="ru-RU"/>
              </w:rPr>
              <w:t>110</w:t>
            </w:r>
          </w:p>
        </w:tc>
        <w:tc>
          <w:tcPr>
            <w:tcW w:w="1259" w:type="dxa"/>
            <w:tcBorders>
              <w:left w:val="nil"/>
              <w:bottom w:val="single" w:sz="12" w:space="0" w:color="auto"/>
              <w:right w:val="single" w:sz="12" w:space="0" w:color="auto"/>
            </w:tcBorders>
          </w:tcPr>
          <w:p w14:paraId="4BB6409E" w14:textId="77777777" w:rsidR="00326DAD" w:rsidRPr="008E3902" w:rsidRDefault="00326DAD" w:rsidP="00AD51BE">
            <w:pPr>
              <w:pStyle w:val="CellBodyCentered"/>
              <w:rPr>
                <w:color w:val="auto"/>
                <w:lang w:val="ru-RU"/>
              </w:rPr>
            </w:pPr>
            <w:r w:rsidRPr="008E3902">
              <w:rPr>
                <w:color w:val="auto"/>
                <w:lang w:val="ru-RU"/>
              </w:rPr>
              <w:t>120</w:t>
            </w:r>
          </w:p>
        </w:tc>
      </w:tr>
    </w:tbl>
    <w:p w14:paraId="49AA3BC5" w14:textId="789FB931" w:rsidR="000C4C8B" w:rsidRPr="008E3902" w:rsidRDefault="00326DAD" w:rsidP="000C4C8B">
      <w:pPr>
        <w:pStyle w:val="Text1Bold"/>
        <w:ind w:left="1560" w:hanging="1418"/>
        <w:rPr>
          <w:b w:val="0"/>
          <w:color w:val="auto"/>
          <w:lang w:val="ru-RU"/>
        </w:rPr>
      </w:pPr>
      <w:r w:rsidRPr="008E3902">
        <w:rPr>
          <w:color w:val="auto"/>
          <w:lang w:val="ru-RU"/>
        </w:rPr>
        <w:t>Примечание</w:t>
      </w:r>
      <w:r w:rsidR="008C2B6E" w:rsidRPr="008E3902">
        <w:rPr>
          <w:color w:val="auto"/>
          <w:lang w:val="ru-RU"/>
        </w:rPr>
        <w:t>:</w:t>
      </w:r>
      <w:r w:rsidRPr="008E3902">
        <w:rPr>
          <w:color w:val="auto"/>
          <w:lang w:val="ru-RU"/>
        </w:rPr>
        <w:t xml:space="preserve">  </w:t>
      </w:r>
      <w:r w:rsidRPr="008E3902">
        <w:rPr>
          <w:b w:val="0"/>
          <w:color w:val="auto"/>
          <w:lang w:val="ru-RU"/>
        </w:rPr>
        <w:t>Для размеров от ½” до 1 ½” – с температурой до плюс 150°C, изоляция типа Armaflex заменена на маты из минеральной ваты аналогичной толщины.</w:t>
      </w:r>
      <w:r w:rsidRPr="008E3902">
        <w:rPr>
          <w:b w:val="0"/>
          <w:color w:val="auto"/>
          <w:lang w:val="ru-RU"/>
        </w:rPr>
        <w:br/>
      </w:r>
      <w:r w:rsidRPr="008E3902">
        <w:rPr>
          <w:b w:val="0"/>
          <w:lang w:val="ru-RU"/>
        </w:rPr>
        <w:t xml:space="preserve">Данные таблицы </w:t>
      </w:r>
      <w:r w:rsidR="00340EA4" w:rsidRPr="005D7A81">
        <w:rPr>
          <w:b w:val="0"/>
          <w:lang w:val="ru-RU"/>
        </w:rPr>
        <w:t>6</w:t>
      </w:r>
      <w:r w:rsidR="00BF5E8F" w:rsidRPr="008E3902">
        <w:rPr>
          <w:b w:val="0"/>
          <w:lang w:val="ru-RU"/>
        </w:rPr>
        <w:t xml:space="preserve"> </w:t>
      </w:r>
      <w:r w:rsidRPr="008E3902">
        <w:rPr>
          <w:b w:val="0"/>
          <w:lang w:val="ru-RU"/>
        </w:rPr>
        <w:t>будут  использованы для однослойной теплоизоляции в сочетании с электрообогревом при максимальной рабочей температуре до 179</w:t>
      </w:r>
      <w:r w:rsidRPr="008E3902">
        <w:rPr>
          <w:b w:val="0"/>
          <w:color w:val="auto"/>
          <w:lang w:val="ru-RU"/>
        </w:rPr>
        <w:t xml:space="preserve">°C, если эта температура более 179°C использовать двухслойную теплоизоляцию согласно таблицы </w:t>
      </w:r>
      <w:r w:rsidR="005D7A81" w:rsidRPr="00815D52">
        <w:rPr>
          <w:b w:val="0"/>
          <w:color w:val="auto"/>
          <w:lang w:val="ru-RU"/>
        </w:rPr>
        <w:t>7</w:t>
      </w:r>
      <w:r w:rsidRPr="008E3902">
        <w:rPr>
          <w:b w:val="0"/>
          <w:color w:val="auto"/>
          <w:lang w:val="ru-RU"/>
        </w:rPr>
        <w:t>.</w:t>
      </w:r>
    </w:p>
    <w:p w14:paraId="4BB640A1" w14:textId="26D8D17A" w:rsidR="00CD112F" w:rsidRPr="008E3902" w:rsidRDefault="008B05C5" w:rsidP="00C14B28">
      <w:pPr>
        <w:pStyle w:val="Heading2"/>
        <w:rPr>
          <w:lang w:val="ru-RU"/>
        </w:rPr>
      </w:pPr>
      <w:bookmarkStart w:id="2010" w:name="_Toc117352190"/>
      <w:bookmarkEnd w:id="2009"/>
      <w:r w:rsidRPr="008E3902">
        <w:rPr>
          <w:lang w:val="ru-RU"/>
        </w:rPr>
        <w:t>Таблица значений толщины двухслойной теплоизоляции для сохранения тепла с установленным между слоями ленточным электронагревательным элементом</w:t>
      </w:r>
      <w:bookmarkEnd w:id="2010"/>
    </w:p>
    <w:p w14:paraId="4BB640A2" w14:textId="77777777" w:rsidR="00CD112F" w:rsidRPr="008E3902" w:rsidRDefault="00CD112F" w:rsidP="00C14B28">
      <w:pPr>
        <w:pStyle w:val="Text1Bold"/>
        <w:rPr>
          <w:b w:val="0"/>
          <w:lang w:val="ru-RU"/>
        </w:rPr>
      </w:pPr>
      <w:r w:rsidRPr="008E3902">
        <w:rPr>
          <w:b w:val="0"/>
          <w:lang w:val="ru-RU"/>
        </w:rPr>
        <w:t>Материал</w:t>
      </w:r>
      <w:r w:rsidRPr="008E3902">
        <w:rPr>
          <w:b w:val="0"/>
          <w:lang w:val="ru-RU"/>
        </w:rPr>
        <w:tab/>
      </w:r>
      <w:r w:rsidRPr="008E3902">
        <w:rPr>
          <w:b w:val="0"/>
          <w:lang w:val="ru-RU"/>
        </w:rPr>
        <w:tab/>
        <w:t>Минеральная вата высокой плотности</w:t>
      </w:r>
    </w:p>
    <w:p w14:paraId="4BB640A3" w14:textId="77777777" w:rsidR="00CD112F" w:rsidRPr="008E3902" w:rsidRDefault="00CD112F" w:rsidP="00C14B28">
      <w:pPr>
        <w:pStyle w:val="Text1Bold"/>
        <w:rPr>
          <w:b w:val="0"/>
          <w:lang w:val="ru-RU"/>
        </w:rPr>
      </w:pPr>
      <w:r w:rsidRPr="008E3902">
        <w:rPr>
          <w:b w:val="0"/>
          <w:lang w:val="ru-RU"/>
        </w:rPr>
        <w:t>Плотность</w:t>
      </w:r>
      <w:r w:rsidRPr="008E3902">
        <w:rPr>
          <w:b w:val="0"/>
          <w:lang w:val="ru-RU"/>
        </w:rPr>
        <w:tab/>
      </w:r>
      <w:r w:rsidRPr="008E3902">
        <w:rPr>
          <w:b w:val="0"/>
          <w:lang w:val="ru-RU"/>
        </w:rPr>
        <w:tab/>
        <w:t xml:space="preserve">Условный диаметр до </w:t>
      </w:r>
      <w:r w:rsidR="008C4CBE" w:rsidRPr="008E3902">
        <w:rPr>
          <w:b w:val="0"/>
          <w:lang w:val="ru-RU"/>
        </w:rPr>
        <w:t>24 дюйма</w:t>
      </w:r>
      <w:r w:rsidRPr="008E3902">
        <w:rPr>
          <w:b w:val="0"/>
          <w:lang w:val="ru-RU"/>
        </w:rPr>
        <w:t xml:space="preserve"> = от 100 до 120 кг/м³</w:t>
      </w:r>
    </w:p>
    <w:p w14:paraId="4BB640A4" w14:textId="77777777" w:rsidR="00CD112F" w:rsidRPr="008E3902" w:rsidRDefault="00CD112F" w:rsidP="00CC44B5">
      <w:pPr>
        <w:pStyle w:val="Text1Bold"/>
        <w:ind w:left="2160" w:firstLine="720"/>
        <w:rPr>
          <w:lang w:val="ru-RU"/>
        </w:rPr>
      </w:pPr>
      <w:r w:rsidRPr="008E3902">
        <w:rPr>
          <w:b w:val="0"/>
          <w:lang w:val="ru-RU"/>
        </w:rPr>
        <w:t>Условный диаметр 26</w:t>
      </w:r>
      <w:r w:rsidR="00E342DB" w:rsidRPr="008E3902">
        <w:rPr>
          <w:b w:val="0"/>
          <w:lang w:val="ru-RU"/>
        </w:rPr>
        <w:t xml:space="preserve"> дюймов</w:t>
      </w:r>
      <w:r w:rsidRPr="008E3902">
        <w:rPr>
          <w:b w:val="0"/>
          <w:lang w:val="ru-RU"/>
        </w:rPr>
        <w:t xml:space="preserve"> и больше = 100 кг/м³</w:t>
      </w:r>
    </w:p>
    <w:tbl>
      <w:tblPr>
        <w:tblW w:w="9356" w:type="dxa"/>
        <w:tblInd w:w="198" w:type="dxa"/>
        <w:tblLayout w:type="fixed"/>
        <w:tblLook w:val="0000" w:firstRow="0" w:lastRow="0" w:firstColumn="0" w:lastColumn="0" w:noHBand="0" w:noVBand="0"/>
      </w:tblPr>
      <w:tblGrid>
        <w:gridCol w:w="900"/>
        <w:gridCol w:w="810"/>
        <w:gridCol w:w="878"/>
        <w:gridCol w:w="900"/>
        <w:gridCol w:w="961"/>
        <w:gridCol w:w="1109"/>
        <w:gridCol w:w="876"/>
        <w:gridCol w:w="946"/>
        <w:gridCol w:w="944"/>
        <w:gridCol w:w="1032"/>
      </w:tblGrid>
      <w:tr w:rsidR="00CD112F" w:rsidRPr="003052B9" w14:paraId="4BB640A6" w14:textId="77777777" w:rsidTr="006421AE">
        <w:trPr>
          <w:cantSplit/>
          <w:trHeight w:val="255"/>
        </w:trPr>
        <w:tc>
          <w:tcPr>
            <w:tcW w:w="9356" w:type="dxa"/>
            <w:gridSpan w:val="10"/>
            <w:tcBorders>
              <w:bottom w:val="single" w:sz="8" w:space="0" w:color="000000"/>
            </w:tcBorders>
          </w:tcPr>
          <w:p w14:paraId="4BB640A5" w14:textId="5A59963A" w:rsidR="00CD112F" w:rsidRPr="008E3902" w:rsidRDefault="00CD112F" w:rsidP="008C2B6E">
            <w:pPr>
              <w:pStyle w:val="TableTitle1"/>
              <w:numPr>
                <w:ilvl w:val="0"/>
                <w:numId w:val="0"/>
              </w:numPr>
              <w:ind w:left="1512" w:hanging="1113"/>
              <w:rPr>
                <w:lang w:val="ru-RU"/>
              </w:rPr>
            </w:pPr>
            <w:r w:rsidRPr="008E3902">
              <w:rPr>
                <w:lang w:val="ru-RU"/>
              </w:rPr>
              <w:lastRenderedPageBreak/>
              <w:t xml:space="preserve">Таблица </w:t>
            </w:r>
            <w:r w:rsidR="007044ED" w:rsidRPr="00815D52">
              <w:rPr>
                <w:lang w:val="ru-RU"/>
              </w:rPr>
              <w:t>7</w:t>
            </w:r>
            <w:r w:rsidRPr="008E3902">
              <w:rPr>
                <w:lang w:val="ru-RU"/>
              </w:rPr>
              <w:t>: Таблица значений толщины двухслойной теплоизоляции для сохранения тепла с установленным между слоями ленточным электронагревательным элементом</w:t>
            </w:r>
            <w:r w:rsidR="00F85E17" w:rsidRPr="008E3902">
              <w:rPr>
                <w:lang w:val="ru-RU"/>
              </w:rPr>
              <w:t xml:space="preserve">  </w:t>
            </w:r>
          </w:p>
        </w:tc>
      </w:tr>
      <w:tr w:rsidR="00CD112F" w:rsidRPr="008E3902" w14:paraId="4BB640AA" w14:textId="77777777" w:rsidTr="006421AE">
        <w:trPr>
          <w:cantSplit/>
          <w:trHeight w:val="255"/>
        </w:trPr>
        <w:tc>
          <w:tcPr>
            <w:tcW w:w="1710" w:type="dxa"/>
            <w:gridSpan w:val="2"/>
            <w:vMerge w:val="restart"/>
            <w:tcBorders>
              <w:top w:val="single" w:sz="8" w:space="0" w:color="auto"/>
              <w:left w:val="single" w:sz="8" w:space="0" w:color="auto"/>
              <w:bottom w:val="single" w:sz="8" w:space="0" w:color="000000"/>
              <w:right w:val="single" w:sz="8" w:space="0" w:color="auto"/>
            </w:tcBorders>
          </w:tcPr>
          <w:p w14:paraId="4BB640A7" w14:textId="77777777" w:rsidR="00CD112F" w:rsidRPr="008E3902" w:rsidRDefault="00CD112F" w:rsidP="004B1B11">
            <w:pPr>
              <w:pStyle w:val="CellHeadingCentered"/>
              <w:rPr>
                <w:lang w:val="ru-RU"/>
              </w:rPr>
            </w:pPr>
            <w:r w:rsidRPr="008E3902">
              <w:rPr>
                <w:lang w:val="ru-RU"/>
              </w:rPr>
              <w:t>РАЗМЕР ТРУБЫ</w:t>
            </w:r>
          </w:p>
        </w:tc>
        <w:tc>
          <w:tcPr>
            <w:tcW w:w="3848" w:type="dxa"/>
            <w:gridSpan w:val="4"/>
            <w:tcBorders>
              <w:top w:val="single" w:sz="8" w:space="0" w:color="auto"/>
              <w:left w:val="nil"/>
              <w:bottom w:val="nil"/>
              <w:right w:val="single" w:sz="8" w:space="0" w:color="auto"/>
            </w:tcBorders>
          </w:tcPr>
          <w:p w14:paraId="4BB640A8" w14:textId="77777777" w:rsidR="00CD112F" w:rsidRPr="008E3902" w:rsidRDefault="002E3D95" w:rsidP="004B1B11">
            <w:pPr>
              <w:pStyle w:val="CellHeadingCentered"/>
              <w:rPr>
                <w:lang w:val="ru-RU"/>
              </w:rPr>
            </w:pPr>
            <w:r w:rsidRPr="008E3902">
              <w:rPr>
                <w:color w:val="auto"/>
                <w:lang w:val="ru-RU"/>
              </w:rPr>
              <w:t xml:space="preserve">РАБОЧАЯ </w:t>
            </w:r>
            <w:r w:rsidR="00CD112F" w:rsidRPr="008E3902">
              <w:rPr>
                <w:lang w:val="ru-RU"/>
              </w:rPr>
              <w:t>ТЕМПЕРАТУРА</w:t>
            </w:r>
          </w:p>
        </w:tc>
        <w:tc>
          <w:tcPr>
            <w:tcW w:w="3798" w:type="dxa"/>
            <w:gridSpan w:val="4"/>
            <w:tcBorders>
              <w:top w:val="single" w:sz="8" w:space="0" w:color="auto"/>
              <w:left w:val="nil"/>
              <w:bottom w:val="nil"/>
              <w:right w:val="single" w:sz="8" w:space="0" w:color="auto"/>
            </w:tcBorders>
          </w:tcPr>
          <w:p w14:paraId="4BB640A9" w14:textId="77777777" w:rsidR="00CD112F" w:rsidRPr="008E3902" w:rsidRDefault="002E3D95" w:rsidP="004B1B11">
            <w:pPr>
              <w:pStyle w:val="CellHeadingCentered"/>
              <w:rPr>
                <w:lang w:val="ru-RU"/>
              </w:rPr>
            </w:pPr>
            <w:r w:rsidRPr="008E3902">
              <w:rPr>
                <w:color w:val="auto"/>
                <w:lang w:val="ru-RU"/>
              </w:rPr>
              <w:t xml:space="preserve">РАБОЧАЯ </w:t>
            </w:r>
            <w:r w:rsidR="00CD112F" w:rsidRPr="008E3902">
              <w:rPr>
                <w:lang w:val="ru-RU"/>
              </w:rPr>
              <w:t>ТЕМПЕРАТУРА</w:t>
            </w:r>
          </w:p>
        </w:tc>
      </w:tr>
      <w:tr w:rsidR="00CD112F" w:rsidRPr="008E3902" w14:paraId="4BB640AE" w14:textId="77777777" w:rsidTr="006421AE">
        <w:trPr>
          <w:cantSplit/>
          <w:trHeight w:val="270"/>
        </w:trPr>
        <w:tc>
          <w:tcPr>
            <w:tcW w:w="1710" w:type="dxa"/>
            <w:gridSpan w:val="2"/>
            <w:vMerge/>
            <w:tcBorders>
              <w:top w:val="single" w:sz="8" w:space="0" w:color="auto"/>
              <w:left w:val="single" w:sz="8" w:space="0" w:color="auto"/>
              <w:bottom w:val="single" w:sz="8" w:space="0" w:color="000000"/>
              <w:right w:val="single" w:sz="8" w:space="0" w:color="auto"/>
            </w:tcBorders>
            <w:vAlign w:val="center"/>
          </w:tcPr>
          <w:p w14:paraId="4BB640AB" w14:textId="77777777" w:rsidR="00CD112F" w:rsidRPr="008E3902" w:rsidRDefault="00CD112F" w:rsidP="004B1B11">
            <w:pPr>
              <w:pStyle w:val="CellHeadingCentered"/>
              <w:rPr>
                <w:lang w:val="ru-RU"/>
              </w:rPr>
            </w:pPr>
          </w:p>
        </w:tc>
        <w:tc>
          <w:tcPr>
            <w:tcW w:w="3848" w:type="dxa"/>
            <w:gridSpan w:val="4"/>
            <w:tcBorders>
              <w:top w:val="nil"/>
              <w:left w:val="nil"/>
              <w:bottom w:val="single" w:sz="8" w:space="0" w:color="auto"/>
              <w:right w:val="single" w:sz="8" w:space="0" w:color="auto"/>
            </w:tcBorders>
          </w:tcPr>
          <w:p w14:paraId="4BB640AC" w14:textId="77777777" w:rsidR="00CD112F" w:rsidRPr="008E3902" w:rsidRDefault="00CD112F" w:rsidP="0018351F">
            <w:pPr>
              <w:pStyle w:val="CellHeadingCentered"/>
              <w:rPr>
                <w:lang w:val="ru-RU"/>
              </w:rPr>
            </w:pPr>
            <w:r w:rsidRPr="008E3902">
              <w:rPr>
                <w:lang w:val="ru-RU"/>
              </w:rPr>
              <w:t xml:space="preserve">от </w:t>
            </w:r>
            <w:r w:rsidR="0018351F" w:rsidRPr="008E3902">
              <w:rPr>
                <w:lang w:val="ru-RU"/>
              </w:rPr>
              <w:t>179</w:t>
            </w:r>
            <w:r w:rsidRPr="008E3902">
              <w:rPr>
                <w:lang w:val="ru-RU"/>
              </w:rPr>
              <w:t xml:space="preserve"> до 315 °C</w:t>
            </w:r>
          </w:p>
        </w:tc>
        <w:tc>
          <w:tcPr>
            <w:tcW w:w="3798" w:type="dxa"/>
            <w:gridSpan w:val="4"/>
            <w:tcBorders>
              <w:top w:val="nil"/>
              <w:left w:val="nil"/>
              <w:bottom w:val="single" w:sz="8" w:space="0" w:color="auto"/>
              <w:right w:val="single" w:sz="8" w:space="0" w:color="auto"/>
            </w:tcBorders>
          </w:tcPr>
          <w:p w14:paraId="4BB640AD" w14:textId="77777777" w:rsidR="00CD112F" w:rsidRPr="008E3902" w:rsidRDefault="00CD112F" w:rsidP="004B1B11">
            <w:pPr>
              <w:pStyle w:val="CellHeadingCentered"/>
              <w:rPr>
                <w:lang w:val="ru-RU"/>
              </w:rPr>
            </w:pPr>
            <w:r w:rsidRPr="008E3902">
              <w:rPr>
                <w:lang w:val="ru-RU"/>
              </w:rPr>
              <w:t>от 316 до 410 °C</w:t>
            </w:r>
          </w:p>
        </w:tc>
      </w:tr>
      <w:tr w:rsidR="006421AE" w:rsidRPr="008E3902" w14:paraId="4BB640BD" w14:textId="77777777" w:rsidTr="006421AE">
        <w:trPr>
          <w:trHeight w:val="1213"/>
        </w:trPr>
        <w:tc>
          <w:tcPr>
            <w:tcW w:w="900" w:type="dxa"/>
            <w:tcBorders>
              <w:top w:val="nil"/>
              <w:left w:val="single" w:sz="8" w:space="0" w:color="auto"/>
              <w:bottom w:val="single" w:sz="8" w:space="0" w:color="auto"/>
              <w:right w:val="single" w:sz="8" w:space="0" w:color="auto"/>
            </w:tcBorders>
          </w:tcPr>
          <w:p w14:paraId="4BB640AF" w14:textId="77777777" w:rsidR="006421AE" w:rsidRPr="008E3902" w:rsidRDefault="006421AE" w:rsidP="00D168DE">
            <w:pPr>
              <w:pStyle w:val="CellHeadingCentered"/>
              <w:ind w:left="-108" w:right="-107"/>
              <w:rPr>
                <w:lang w:val="ru-RU"/>
              </w:rPr>
            </w:pPr>
            <w:r w:rsidRPr="008E3902">
              <w:rPr>
                <w:lang w:val="ru-RU"/>
              </w:rPr>
              <w:t>Номи-наль-ный диаметр (DN)</w:t>
            </w:r>
          </w:p>
          <w:p w14:paraId="4BB640B0" w14:textId="77777777" w:rsidR="006421AE" w:rsidRPr="008E3902" w:rsidRDefault="006421AE" w:rsidP="00D168DE">
            <w:pPr>
              <w:pStyle w:val="CellHeadingCentered"/>
              <w:ind w:left="-108" w:right="-107"/>
              <w:rPr>
                <w:lang w:val="ru-RU"/>
              </w:rPr>
            </w:pPr>
          </w:p>
        </w:tc>
        <w:tc>
          <w:tcPr>
            <w:tcW w:w="810" w:type="dxa"/>
            <w:tcBorders>
              <w:top w:val="nil"/>
              <w:left w:val="nil"/>
              <w:bottom w:val="single" w:sz="8" w:space="0" w:color="auto"/>
              <w:right w:val="single" w:sz="8" w:space="0" w:color="auto"/>
            </w:tcBorders>
          </w:tcPr>
          <w:p w14:paraId="4BB640B1" w14:textId="77777777" w:rsidR="006421AE" w:rsidRPr="008E3902" w:rsidRDefault="006421AE" w:rsidP="00D168DE">
            <w:pPr>
              <w:pStyle w:val="CellHeadingCentered"/>
              <w:ind w:left="-108" w:right="-107"/>
              <w:rPr>
                <w:lang w:val="ru-RU"/>
              </w:rPr>
            </w:pPr>
            <w:r w:rsidRPr="008E3902">
              <w:rPr>
                <w:lang w:val="ru-RU"/>
              </w:rPr>
              <w:t>Номи-наль-ный размер трубы</w:t>
            </w:r>
          </w:p>
          <w:p w14:paraId="4BB640B2" w14:textId="77777777" w:rsidR="006421AE" w:rsidRPr="008E3902" w:rsidRDefault="006421AE" w:rsidP="00D168DE">
            <w:pPr>
              <w:pStyle w:val="CellHeadingCentered"/>
              <w:ind w:left="-108" w:right="-107"/>
              <w:rPr>
                <w:sz w:val="16"/>
                <w:lang w:val="ru-RU"/>
              </w:rPr>
            </w:pPr>
            <w:r w:rsidRPr="008E3902">
              <w:rPr>
                <w:sz w:val="16"/>
                <w:lang w:val="ru-RU"/>
              </w:rPr>
              <w:t>(дюймы)</w:t>
            </w:r>
          </w:p>
        </w:tc>
        <w:tc>
          <w:tcPr>
            <w:tcW w:w="878" w:type="dxa"/>
            <w:tcBorders>
              <w:top w:val="nil"/>
              <w:left w:val="nil"/>
              <w:bottom w:val="single" w:sz="8" w:space="0" w:color="auto"/>
              <w:right w:val="single" w:sz="8" w:space="0" w:color="auto"/>
            </w:tcBorders>
          </w:tcPr>
          <w:p w14:paraId="4BB640B3" w14:textId="77777777" w:rsidR="006421AE" w:rsidRPr="008E3902" w:rsidRDefault="006421AE" w:rsidP="006421AE">
            <w:pPr>
              <w:pStyle w:val="CellHeadingCentered"/>
              <w:ind w:left="-108" w:right="-107"/>
              <w:rPr>
                <w:lang w:val="ru-RU"/>
              </w:rPr>
            </w:pPr>
            <w:r w:rsidRPr="008E3902">
              <w:rPr>
                <w:lang w:val="ru-RU"/>
              </w:rPr>
              <w:t xml:space="preserve">Общая тол-щина изоля-ции, </w:t>
            </w:r>
            <w:r w:rsidRPr="008E3902">
              <w:rPr>
                <w:lang w:val="ru-RU"/>
              </w:rPr>
              <w:br/>
              <w:t xml:space="preserve">мм </w:t>
            </w:r>
          </w:p>
        </w:tc>
        <w:tc>
          <w:tcPr>
            <w:tcW w:w="900" w:type="dxa"/>
            <w:tcBorders>
              <w:top w:val="nil"/>
              <w:left w:val="nil"/>
              <w:bottom w:val="single" w:sz="8" w:space="0" w:color="auto"/>
              <w:right w:val="single" w:sz="8" w:space="0" w:color="auto"/>
            </w:tcBorders>
          </w:tcPr>
          <w:p w14:paraId="4BB640B4" w14:textId="77777777" w:rsidR="006421AE" w:rsidRPr="008E3902" w:rsidRDefault="006421AE" w:rsidP="006421AE">
            <w:pPr>
              <w:pStyle w:val="CellHeadingCentered"/>
              <w:ind w:left="-108" w:right="-107"/>
              <w:rPr>
                <w:lang w:val="ru-RU"/>
              </w:rPr>
            </w:pPr>
            <w:r w:rsidRPr="008E3902">
              <w:rPr>
                <w:lang w:val="ru-RU"/>
              </w:rPr>
              <w:t xml:space="preserve">Тол-щина первого (внут-реннего) слоя, </w:t>
            </w:r>
            <w:r w:rsidRPr="008E3902">
              <w:rPr>
                <w:lang w:val="ru-RU"/>
              </w:rPr>
              <w:br/>
              <w:t>мм</w:t>
            </w:r>
          </w:p>
        </w:tc>
        <w:tc>
          <w:tcPr>
            <w:tcW w:w="961" w:type="dxa"/>
            <w:tcBorders>
              <w:top w:val="nil"/>
              <w:left w:val="nil"/>
              <w:bottom w:val="single" w:sz="8" w:space="0" w:color="auto"/>
              <w:right w:val="single" w:sz="8" w:space="0" w:color="auto"/>
            </w:tcBorders>
          </w:tcPr>
          <w:p w14:paraId="4BB640B5" w14:textId="77777777" w:rsidR="006421AE" w:rsidRPr="008E3902" w:rsidRDefault="006421AE" w:rsidP="006421AE">
            <w:pPr>
              <w:pStyle w:val="CellHeadingCentered"/>
              <w:ind w:left="-108" w:right="-107"/>
              <w:rPr>
                <w:lang w:val="ru-RU"/>
              </w:rPr>
            </w:pPr>
            <w:r w:rsidRPr="008E3902">
              <w:rPr>
                <w:lang w:val="ru-RU"/>
              </w:rPr>
              <w:t xml:space="preserve">Тол-щина второго (наруж-ного) слоя, </w:t>
            </w:r>
            <w:r w:rsidRPr="008E3902">
              <w:rPr>
                <w:lang w:val="ru-RU"/>
              </w:rPr>
              <w:br/>
              <w:t>мм</w:t>
            </w:r>
          </w:p>
        </w:tc>
        <w:tc>
          <w:tcPr>
            <w:tcW w:w="1109" w:type="dxa"/>
            <w:tcBorders>
              <w:top w:val="nil"/>
              <w:left w:val="nil"/>
              <w:bottom w:val="single" w:sz="8" w:space="0" w:color="auto"/>
              <w:right w:val="single" w:sz="8" w:space="0" w:color="auto"/>
            </w:tcBorders>
          </w:tcPr>
          <w:p w14:paraId="4BB640B6" w14:textId="77777777" w:rsidR="006421AE" w:rsidRPr="008E3902" w:rsidRDefault="006421AE" w:rsidP="006421AE">
            <w:pPr>
              <w:pStyle w:val="CellHeadingCentered"/>
              <w:ind w:left="-108" w:right="-107"/>
              <w:rPr>
                <w:lang w:val="ru-RU"/>
              </w:rPr>
            </w:pPr>
            <w:r w:rsidRPr="008E3902">
              <w:rPr>
                <w:lang w:val="ru-RU"/>
              </w:rPr>
              <w:t>Темпера-тура поверх-ности раздела (макс.)</w:t>
            </w:r>
          </w:p>
          <w:p w14:paraId="4BB640B7" w14:textId="77777777" w:rsidR="006421AE" w:rsidRPr="008E3902" w:rsidRDefault="006421AE" w:rsidP="006421AE">
            <w:pPr>
              <w:pStyle w:val="CellHeadingCentered"/>
              <w:ind w:left="-108" w:right="-107"/>
              <w:rPr>
                <w:lang w:val="ru-RU"/>
              </w:rPr>
            </w:pPr>
            <w:r w:rsidRPr="008E3902">
              <w:rPr>
                <w:lang w:val="ru-RU"/>
              </w:rPr>
              <w:t>°C</w:t>
            </w:r>
          </w:p>
        </w:tc>
        <w:tc>
          <w:tcPr>
            <w:tcW w:w="876" w:type="dxa"/>
            <w:tcBorders>
              <w:top w:val="nil"/>
              <w:left w:val="nil"/>
              <w:bottom w:val="single" w:sz="8" w:space="0" w:color="auto"/>
              <w:right w:val="single" w:sz="8" w:space="0" w:color="auto"/>
            </w:tcBorders>
          </w:tcPr>
          <w:p w14:paraId="4BB640B8" w14:textId="77777777" w:rsidR="006421AE" w:rsidRPr="008E3902" w:rsidRDefault="006421AE" w:rsidP="00D168DE">
            <w:pPr>
              <w:pStyle w:val="CellHeadingCentered"/>
              <w:ind w:left="-108" w:right="-107"/>
              <w:rPr>
                <w:lang w:val="ru-RU"/>
              </w:rPr>
            </w:pPr>
            <w:r w:rsidRPr="008E3902">
              <w:rPr>
                <w:lang w:val="ru-RU"/>
              </w:rPr>
              <w:t xml:space="preserve">Общая тол-щина изоля-ции, </w:t>
            </w:r>
            <w:r w:rsidRPr="008E3902">
              <w:rPr>
                <w:lang w:val="ru-RU"/>
              </w:rPr>
              <w:br/>
              <w:t xml:space="preserve">мм </w:t>
            </w:r>
          </w:p>
        </w:tc>
        <w:tc>
          <w:tcPr>
            <w:tcW w:w="946" w:type="dxa"/>
            <w:tcBorders>
              <w:top w:val="nil"/>
              <w:left w:val="nil"/>
              <w:bottom w:val="single" w:sz="8" w:space="0" w:color="auto"/>
              <w:right w:val="single" w:sz="8" w:space="0" w:color="auto"/>
            </w:tcBorders>
          </w:tcPr>
          <w:p w14:paraId="4BB640B9" w14:textId="77777777" w:rsidR="006421AE" w:rsidRPr="008E3902" w:rsidRDefault="006421AE" w:rsidP="00D168DE">
            <w:pPr>
              <w:pStyle w:val="CellHeadingCentered"/>
              <w:ind w:left="-108" w:right="-107"/>
              <w:rPr>
                <w:lang w:val="ru-RU"/>
              </w:rPr>
            </w:pPr>
            <w:r w:rsidRPr="008E3902">
              <w:rPr>
                <w:lang w:val="ru-RU"/>
              </w:rPr>
              <w:t xml:space="preserve">Тол-щина первого (внут-реннего) слоя, </w:t>
            </w:r>
            <w:r w:rsidRPr="008E3902">
              <w:rPr>
                <w:lang w:val="ru-RU"/>
              </w:rPr>
              <w:br/>
              <w:t>мм</w:t>
            </w:r>
          </w:p>
        </w:tc>
        <w:tc>
          <w:tcPr>
            <w:tcW w:w="944" w:type="dxa"/>
            <w:tcBorders>
              <w:top w:val="nil"/>
              <w:left w:val="nil"/>
              <w:bottom w:val="single" w:sz="8" w:space="0" w:color="auto"/>
              <w:right w:val="single" w:sz="8" w:space="0" w:color="auto"/>
            </w:tcBorders>
          </w:tcPr>
          <w:p w14:paraId="4BB640BA" w14:textId="77777777" w:rsidR="006421AE" w:rsidRPr="008E3902" w:rsidRDefault="006421AE" w:rsidP="00D168DE">
            <w:pPr>
              <w:pStyle w:val="CellHeadingCentered"/>
              <w:ind w:left="-108" w:right="-107"/>
              <w:rPr>
                <w:lang w:val="ru-RU"/>
              </w:rPr>
            </w:pPr>
            <w:r w:rsidRPr="008E3902">
              <w:rPr>
                <w:lang w:val="ru-RU"/>
              </w:rPr>
              <w:t xml:space="preserve">Тол-щина второго (наруж-ного) слоя, </w:t>
            </w:r>
            <w:r w:rsidRPr="008E3902">
              <w:rPr>
                <w:lang w:val="ru-RU"/>
              </w:rPr>
              <w:br/>
              <w:t>мм</w:t>
            </w:r>
          </w:p>
        </w:tc>
        <w:tc>
          <w:tcPr>
            <w:tcW w:w="1032" w:type="dxa"/>
            <w:tcBorders>
              <w:top w:val="nil"/>
              <w:left w:val="nil"/>
              <w:bottom w:val="single" w:sz="8" w:space="0" w:color="auto"/>
              <w:right w:val="single" w:sz="8" w:space="0" w:color="auto"/>
            </w:tcBorders>
          </w:tcPr>
          <w:p w14:paraId="4BB640BB" w14:textId="77777777" w:rsidR="006421AE" w:rsidRPr="008E3902" w:rsidRDefault="006421AE" w:rsidP="00D168DE">
            <w:pPr>
              <w:pStyle w:val="CellHeadingCentered"/>
              <w:ind w:left="-108" w:right="-107"/>
              <w:rPr>
                <w:lang w:val="ru-RU"/>
              </w:rPr>
            </w:pPr>
            <w:r w:rsidRPr="008E3902">
              <w:rPr>
                <w:lang w:val="ru-RU"/>
              </w:rPr>
              <w:t>Темпера-тура поверх-ности раздела (макс.)</w:t>
            </w:r>
          </w:p>
          <w:p w14:paraId="4BB640BC" w14:textId="77777777" w:rsidR="006421AE" w:rsidRPr="008E3902" w:rsidRDefault="006421AE" w:rsidP="00D168DE">
            <w:pPr>
              <w:pStyle w:val="CellHeadingCentered"/>
              <w:ind w:left="-108" w:right="-107"/>
              <w:rPr>
                <w:lang w:val="ru-RU"/>
              </w:rPr>
            </w:pPr>
            <w:r w:rsidRPr="008E3902">
              <w:rPr>
                <w:lang w:val="ru-RU"/>
              </w:rPr>
              <w:t>°C</w:t>
            </w:r>
          </w:p>
        </w:tc>
      </w:tr>
      <w:tr w:rsidR="0018351F" w:rsidRPr="008E3902" w14:paraId="4BB640C8" w14:textId="77777777" w:rsidTr="006421AE">
        <w:trPr>
          <w:trHeight w:val="330"/>
        </w:trPr>
        <w:tc>
          <w:tcPr>
            <w:tcW w:w="900" w:type="dxa"/>
            <w:tcBorders>
              <w:top w:val="single" w:sz="8" w:space="0" w:color="auto"/>
              <w:left w:val="single" w:sz="8" w:space="0" w:color="auto"/>
              <w:bottom w:val="single" w:sz="8" w:space="0" w:color="auto"/>
              <w:right w:val="single" w:sz="8" w:space="0" w:color="auto"/>
            </w:tcBorders>
          </w:tcPr>
          <w:p w14:paraId="4BB640BE" w14:textId="77777777" w:rsidR="0018351F" w:rsidRPr="008E3902" w:rsidRDefault="0018351F" w:rsidP="004B1B11">
            <w:pPr>
              <w:pStyle w:val="CellBodyCentered"/>
              <w:rPr>
                <w:lang w:val="ru-RU"/>
              </w:rPr>
            </w:pPr>
            <w:r w:rsidRPr="008E3902">
              <w:rPr>
                <w:lang w:val="ru-RU"/>
              </w:rPr>
              <w:t>15</w:t>
            </w:r>
          </w:p>
        </w:tc>
        <w:tc>
          <w:tcPr>
            <w:tcW w:w="810" w:type="dxa"/>
            <w:tcBorders>
              <w:top w:val="single" w:sz="8" w:space="0" w:color="auto"/>
              <w:left w:val="nil"/>
              <w:bottom w:val="single" w:sz="8" w:space="0" w:color="auto"/>
              <w:right w:val="single" w:sz="8" w:space="0" w:color="auto"/>
            </w:tcBorders>
          </w:tcPr>
          <w:p w14:paraId="4BB640BF" w14:textId="77777777" w:rsidR="0018351F" w:rsidRPr="008E3902" w:rsidRDefault="0018351F" w:rsidP="004B1B11">
            <w:pPr>
              <w:pStyle w:val="CellBodyCentered"/>
              <w:rPr>
                <w:lang w:val="ru-RU"/>
              </w:rPr>
            </w:pPr>
            <w:r w:rsidRPr="008E3902">
              <w:rPr>
                <w:lang w:val="ru-RU"/>
              </w:rPr>
              <w:t>½</w:t>
            </w:r>
          </w:p>
        </w:tc>
        <w:tc>
          <w:tcPr>
            <w:tcW w:w="878" w:type="dxa"/>
            <w:tcBorders>
              <w:top w:val="single" w:sz="8" w:space="0" w:color="auto"/>
              <w:left w:val="nil"/>
              <w:bottom w:val="single" w:sz="8" w:space="0" w:color="auto"/>
              <w:right w:val="single" w:sz="8" w:space="0" w:color="auto"/>
            </w:tcBorders>
          </w:tcPr>
          <w:p w14:paraId="4BB640C0"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00" w:type="dxa"/>
            <w:tcBorders>
              <w:top w:val="single" w:sz="8" w:space="0" w:color="auto"/>
              <w:left w:val="nil"/>
              <w:bottom w:val="single" w:sz="8" w:space="0" w:color="auto"/>
              <w:right w:val="single" w:sz="8" w:space="0" w:color="auto"/>
            </w:tcBorders>
          </w:tcPr>
          <w:p w14:paraId="4BB640C1"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961" w:type="dxa"/>
            <w:tcBorders>
              <w:top w:val="single" w:sz="8" w:space="0" w:color="auto"/>
              <w:left w:val="nil"/>
              <w:bottom w:val="single" w:sz="8" w:space="0" w:color="auto"/>
              <w:right w:val="single" w:sz="8" w:space="0" w:color="auto"/>
            </w:tcBorders>
          </w:tcPr>
          <w:p w14:paraId="4BB640C2"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109" w:type="dxa"/>
            <w:tcBorders>
              <w:top w:val="single" w:sz="8" w:space="0" w:color="auto"/>
              <w:left w:val="nil"/>
              <w:bottom w:val="single" w:sz="8" w:space="0" w:color="auto"/>
              <w:right w:val="single" w:sz="8" w:space="0" w:color="auto"/>
            </w:tcBorders>
          </w:tcPr>
          <w:p w14:paraId="4BB640C3"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145</w:t>
            </w:r>
          </w:p>
        </w:tc>
        <w:tc>
          <w:tcPr>
            <w:tcW w:w="876" w:type="dxa"/>
            <w:tcBorders>
              <w:top w:val="single" w:sz="8" w:space="0" w:color="auto"/>
              <w:left w:val="nil"/>
              <w:bottom w:val="single" w:sz="8" w:space="0" w:color="auto"/>
              <w:right w:val="single" w:sz="8" w:space="0" w:color="auto"/>
            </w:tcBorders>
          </w:tcPr>
          <w:p w14:paraId="4BB640C4"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46" w:type="dxa"/>
            <w:tcBorders>
              <w:top w:val="single" w:sz="8" w:space="0" w:color="auto"/>
              <w:left w:val="nil"/>
              <w:bottom w:val="single" w:sz="8" w:space="0" w:color="auto"/>
              <w:right w:val="single" w:sz="8" w:space="0" w:color="auto"/>
            </w:tcBorders>
          </w:tcPr>
          <w:p w14:paraId="4BB640C5"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44" w:type="dxa"/>
            <w:tcBorders>
              <w:top w:val="single" w:sz="8" w:space="0" w:color="auto"/>
              <w:left w:val="nil"/>
              <w:bottom w:val="single" w:sz="8" w:space="0" w:color="auto"/>
              <w:right w:val="single" w:sz="8" w:space="0" w:color="auto"/>
            </w:tcBorders>
          </w:tcPr>
          <w:p w14:paraId="4BB640C6"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032" w:type="dxa"/>
            <w:tcBorders>
              <w:top w:val="single" w:sz="8" w:space="0" w:color="auto"/>
              <w:left w:val="nil"/>
              <w:bottom w:val="single" w:sz="8" w:space="0" w:color="auto"/>
              <w:right w:val="single" w:sz="8" w:space="0" w:color="auto"/>
            </w:tcBorders>
          </w:tcPr>
          <w:p w14:paraId="4BB640C7"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145</w:t>
            </w:r>
          </w:p>
        </w:tc>
      </w:tr>
      <w:tr w:rsidR="0018351F" w:rsidRPr="008E3902" w14:paraId="4BB640D3" w14:textId="77777777" w:rsidTr="006421AE">
        <w:trPr>
          <w:trHeight w:val="330"/>
        </w:trPr>
        <w:tc>
          <w:tcPr>
            <w:tcW w:w="900" w:type="dxa"/>
            <w:tcBorders>
              <w:top w:val="nil"/>
              <w:left w:val="single" w:sz="8" w:space="0" w:color="auto"/>
              <w:bottom w:val="single" w:sz="8" w:space="0" w:color="auto"/>
              <w:right w:val="single" w:sz="8" w:space="0" w:color="auto"/>
            </w:tcBorders>
          </w:tcPr>
          <w:p w14:paraId="4BB640C9" w14:textId="77777777" w:rsidR="0018351F" w:rsidRPr="008E3902" w:rsidRDefault="0018351F" w:rsidP="004B1B11">
            <w:pPr>
              <w:pStyle w:val="CellBodyCentered"/>
              <w:rPr>
                <w:lang w:val="ru-RU"/>
              </w:rPr>
            </w:pPr>
            <w:r w:rsidRPr="008E3902">
              <w:rPr>
                <w:lang w:val="ru-RU"/>
              </w:rPr>
              <w:t>20</w:t>
            </w:r>
          </w:p>
        </w:tc>
        <w:tc>
          <w:tcPr>
            <w:tcW w:w="810" w:type="dxa"/>
            <w:tcBorders>
              <w:top w:val="nil"/>
              <w:left w:val="nil"/>
              <w:bottom w:val="single" w:sz="8" w:space="0" w:color="auto"/>
              <w:right w:val="single" w:sz="8" w:space="0" w:color="auto"/>
            </w:tcBorders>
          </w:tcPr>
          <w:p w14:paraId="4BB640CA" w14:textId="77777777" w:rsidR="0018351F" w:rsidRPr="008E3902" w:rsidRDefault="0018351F" w:rsidP="004B1B11">
            <w:pPr>
              <w:pStyle w:val="CellBodyCentered"/>
              <w:rPr>
                <w:lang w:val="ru-RU"/>
              </w:rPr>
            </w:pPr>
            <w:r w:rsidRPr="008E3902">
              <w:rPr>
                <w:lang w:val="ru-RU"/>
              </w:rPr>
              <w:t>¾</w:t>
            </w:r>
          </w:p>
        </w:tc>
        <w:tc>
          <w:tcPr>
            <w:tcW w:w="878" w:type="dxa"/>
            <w:tcBorders>
              <w:top w:val="nil"/>
              <w:left w:val="nil"/>
              <w:bottom w:val="single" w:sz="8" w:space="0" w:color="auto"/>
              <w:right w:val="single" w:sz="8" w:space="0" w:color="auto"/>
            </w:tcBorders>
          </w:tcPr>
          <w:p w14:paraId="4BB640CB"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00" w:type="dxa"/>
            <w:tcBorders>
              <w:top w:val="nil"/>
              <w:left w:val="nil"/>
              <w:bottom w:val="single" w:sz="8" w:space="0" w:color="auto"/>
              <w:right w:val="single" w:sz="8" w:space="0" w:color="auto"/>
            </w:tcBorders>
          </w:tcPr>
          <w:p w14:paraId="4BB640CC"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961" w:type="dxa"/>
            <w:tcBorders>
              <w:top w:val="nil"/>
              <w:left w:val="nil"/>
              <w:bottom w:val="single" w:sz="8" w:space="0" w:color="auto"/>
              <w:right w:val="single" w:sz="8" w:space="0" w:color="auto"/>
            </w:tcBorders>
          </w:tcPr>
          <w:p w14:paraId="4BB640CD"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109" w:type="dxa"/>
            <w:tcBorders>
              <w:top w:val="nil"/>
              <w:left w:val="nil"/>
              <w:bottom w:val="single" w:sz="8" w:space="0" w:color="auto"/>
              <w:right w:val="single" w:sz="8" w:space="0" w:color="auto"/>
            </w:tcBorders>
          </w:tcPr>
          <w:p w14:paraId="4BB640CE"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150</w:t>
            </w:r>
          </w:p>
        </w:tc>
        <w:tc>
          <w:tcPr>
            <w:tcW w:w="876" w:type="dxa"/>
            <w:tcBorders>
              <w:top w:val="nil"/>
              <w:left w:val="nil"/>
              <w:bottom w:val="single" w:sz="8" w:space="0" w:color="auto"/>
              <w:right w:val="single" w:sz="8" w:space="0" w:color="auto"/>
            </w:tcBorders>
          </w:tcPr>
          <w:p w14:paraId="4BB640CF"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46" w:type="dxa"/>
            <w:tcBorders>
              <w:top w:val="nil"/>
              <w:left w:val="nil"/>
              <w:bottom w:val="single" w:sz="8" w:space="0" w:color="auto"/>
              <w:right w:val="single" w:sz="8" w:space="0" w:color="auto"/>
            </w:tcBorders>
          </w:tcPr>
          <w:p w14:paraId="4BB640D0"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44" w:type="dxa"/>
            <w:tcBorders>
              <w:top w:val="nil"/>
              <w:left w:val="nil"/>
              <w:bottom w:val="single" w:sz="8" w:space="0" w:color="auto"/>
              <w:right w:val="single" w:sz="8" w:space="0" w:color="auto"/>
            </w:tcBorders>
          </w:tcPr>
          <w:p w14:paraId="4BB640D1"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032" w:type="dxa"/>
            <w:tcBorders>
              <w:top w:val="nil"/>
              <w:left w:val="nil"/>
              <w:bottom w:val="single" w:sz="8" w:space="0" w:color="auto"/>
              <w:right w:val="single" w:sz="8" w:space="0" w:color="auto"/>
            </w:tcBorders>
          </w:tcPr>
          <w:p w14:paraId="4BB640D2"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150</w:t>
            </w:r>
          </w:p>
        </w:tc>
      </w:tr>
      <w:tr w:rsidR="0018351F" w:rsidRPr="008E3902" w14:paraId="4BB640DE" w14:textId="77777777" w:rsidTr="006421AE">
        <w:trPr>
          <w:trHeight w:val="330"/>
        </w:trPr>
        <w:tc>
          <w:tcPr>
            <w:tcW w:w="900" w:type="dxa"/>
            <w:tcBorders>
              <w:top w:val="nil"/>
              <w:left w:val="single" w:sz="8" w:space="0" w:color="auto"/>
              <w:bottom w:val="single" w:sz="8" w:space="0" w:color="auto"/>
              <w:right w:val="single" w:sz="8" w:space="0" w:color="auto"/>
            </w:tcBorders>
          </w:tcPr>
          <w:p w14:paraId="4BB640D4" w14:textId="77777777" w:rsidR="0018351F" w:rsidRPr="008E3902" w:rsidRDefault="0018351F" w:rsidP="004B1B11">
            <w:pPr>
              <w:pStyle w:val="CellBodyCentered"/>
              <w:rPr>
                <w:lang w:val="ru-RU"/>
              </w:rPr>
            </w:pPr>
            <w:r w:rsidRPr="008E3902">
              <w:rPr>
                <w:lang w:val="ru-RU"/>
              </w:rPr>
              <w:t>25</w:t>
            </w:r>
          </w:p>
        </w:tc>
        <w:tc>
          <w:tcPr>
            <w:tcW w:w="810" w:type="dxa"/>
            <w:tcBorders>
              <w:top w:val="nil"/>
              <w:left w:val="nil"/>
              <w:bottom w:val="single" w:sz="8" w:space="0" w:color="auto"/>
              <w:right w:val="single" w:sz="8" w:space="0" w:color="auto"/>
            </w:tcBorders>
          </w:tcPr>
          <w:p w14:paraId="4BB640D5" w14:textId="77777777" w:rsidR="0018351F" w:rsidRPr="008E3902" w:rsidRDefault="0018351F" w:rsidP="004B1B11">
            <w:pPr>
              <w:pStyle w:val="CellBodyCentered"/>
              <w:rPr>
                <w:lang w:val="ru-RU"/>
              </w:rPr>
            </w:pPr>
            <w:r w:rsidRPr="008E3902">
              <w:rPr>
                <w:lang w:val="ru-RU"/>
              </w:rPr>
              <w:t>1</w:t>
            </w:r>
          </w:p>
        </w:tc>
        <w:tc>
          <w:tcPr>
            <w:tcW w:w="878" w:type="dxa"/>
            <w:tcBorders>
              <w:top w:val="nil"/>
              <w:left w:val="nil"/>
              <w:bottom w:val="single" w:sz="8" w:space="0" w:color="auto"/>
              <w:right w:val="single" w:sz="8" w:space="0" w:color="auto"/>
            </w:tcBorders>
          </w:tcPr>
          <w:p w14:paraId="4BB640D6"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00" w:type="dxa"/>
            <w:tcBorders>
              <w:top w:val="nil"/>
              <w:left w:val="nil"/>
              <w:bottom w:val="single" w:sz="8" w:space="0" w:color="auto"/>
              <w:right w:val="single" w:sz="8" w:space="0" w:color="auto"/>
            </w:tcBorders>
          </w:tcPr>
          <w:p w14:paraId="4BB640D7"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961" w:type="dxa"/>
            <w:tcBorders>
              <w:top w:val="nil"/>
              <w:left w:val="nil"/>
              <w:bottom w:val="single" w:sz="8" w:space="0" w:color="auto"/>
              <w:right w:val="single" w:sz="8" w:space="0" w:color="auto"/>
            </w:tcBorders>
          </w:tcPr>
          <w:p w14:paraId="4BB640D8"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109" w:type="dxa"/>
            <w:tcBorders>
              <w:top w:val="nil"/>
              <w:left w:val="nil"/>
              <w:bottom w:val="single" w:sz="8" w:space="0" w:color="auto"/>
              <w:right w:val="single" w:sz="8" w:space="0" w:color="auto"/>
            </w:tcBorders>
          </w:tcPr>
          <w:p w14:paraId="4BB640D9"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155</w:t>
            </w:r>
          </w:p>
        </w:tc>
        <w:tc>
          <w:tcPr>
            <w:tcW w:w="876" w:type="dxa"/>
            <w:tcBorders>
              <w:top w:val="nil"/>
              <w:left w:val="nil"/>
              <w:bottom w:val="single" w:sz="8" w:space="0" w:color="auto"/>
              <w:right w:val="single" w:sz="8" w:space="0" w:color="auto"/>
            </w:tcBorders>
          </w:tcPr>
          <w:p w14:paraId="4BB640DA"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46" w:type="dxa"/>
            <w:tcBorders>
              <w:top w:val="nil"/>
              <w:left w:val="nil"/>
              <w:bottom w:val="single" w:sz="8" w:space="0" w:color="auto"/>
              <w:right w:val="single" w:sz="8" w:space="0" w:color="auto"/>
            </w:tcBorders>
          </w:tcPr>
          <w:p w14:paraId="4BB640DB"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44" w:type="dxa"/>
            <w:tcBorders>
              <w:top w:val="nil"/>
              <w:left w:val="nil"/>
              <w:bottom w:val="single" w:sz="8" w:space="0" w:color="auto"/>
              <w:right w:val="single" w:sz="8" w:space="0" w:color="auto"/>
            </w:tcBorders>
          </w:tcPr>
          <w:p w14:paraId="4BB640DC" w14:textId="77777777" w:rsidR="0018351F" w:rsidRPr="008E3902" w:rsidRDefault="0018351F" w:rsidP="00AD51BE">
            <w:pPr>
              <w:pStyle w:val="CellBodyCentered"/>
              <w:spacing w:line="260" w:lineRule="atLeast"/>
              <w:rPr>
                <w:color w:val="auto"/>
                <w:lang w:val="ru-RU"/>
              </w:rPr>
            </w:pPr>
            <w:r w:rsidRPr="008E3902">
              <w:rPr>
                <w:color w:val="auto"/>
                <w:lang w:val="ru-RU"/>
              </w:rPr>
              <w:t>20</w:t>
            </w:r>
          </w:p>
        </w:tc>
        <w:tc>
          <w:tcPr>
            <w:tcW w:w="1032" w:type="dxa"/>
            <w:tcBorders>
              <w:top w:val="nil"/>
              <w:left w:val="nil"/>
              <w:bottom w:val="single" w:sz="8" w:space="0" w:color="auto"/>
              <w:right w:val="single" w:sz="8" w:space="0" w:color="auto"/>
            </w:tcBorders>
          </w:tcPr>
          <w:p w14:paraId="4BB640DD"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155</w:t>
            </w:r>
          </w:p>
        </w:tc>
      </w:tr>
      <w:tr w:rsidR="0018351F" w:rsidRPr="008E3902" w14:paraId="4BB640E9" w14:textId="77777777" w:rsidTr="006421AE">
        <w:trPr>
          <w:trHeight w:val="330"/>
        </w:trPr>
        <w:tc>
          <w:tcPr>
            <w:tcW w:w="900" w:type="dxa"/>
            <w:tcBorders>
              <w:top w:val="nil"/>
              <w:left w:val="single" w:sz="8" w:space="0" w:color="auto"/>
              <w:bottom w:val="single" w:sz="8" w:space="0" w:color="auto"/>
              <w:right w:val="single" w:sz="8" w:space="0" w:color="auto"/>
            </w:tcBorders>
          </w:tcPr>
          <w:p w14:paraId="4BB640DF" w14:textId="77777777" w:rsidR="0018351F" w:rsidRPr="008E3902" w:rsidRDefault="0018351F" w:rsidP="004B1B11">
            <w:pPr>
              <w:pStyle w:val="CellBodyCentered"/>
              <w:rPr>
                <w:lang w:val="ru-RU"/>
              </w:rPr>
            </w:pPr>
            <w:r w:rsidRPr="008E3902">
              <w:rPr>
                <w:lang w:val="ru-RU"/>
              </w:rPr>
              <w:t>40</w:t>
            </w:r>
          </w:p>
        </w:tc>
        <w:tc>
          <w:tcPr>
            <w:tcW w:w="810" w:type="dxa"/>
            <w:tcBorders>
              <w:top w:val="nil"/>
              <w:left w:val="nil"/>
              <w:bottom w:val="single" w:sz="8" w:space="0" w:color="auto"/>
              <w:right w:val="single" w:sz="8" w:space="0" w:color="auto"/>
            </w:tcBorders>
          </w:tcPr>
          <w:p w14:paraId="4BB640E0" w14:textId="77777777" w:rsidR="0018351F" w:rsidRPr="008E3902" w:rsidRDefault="0018351F" w:rsidP="004B1B11">
            <w:pPr>
              <w:pStyle w:val="CellBodyCentered"/>
              <w:rPr>
                <w:lang w:val="ru-RU"/>
              </w:rPr>
            </w:pPr>
            <w:r w:rsidRPr="008E3902">
              <w:rPr>
                <w:lang w:val="ru-RU"/>
              </w:rPr>
              <w:t>1-½</w:t>
            </w:r>
          </w:p>
        </w:tc>
        <w:tc>
          <w:tcPr>
            <w:tcW w:w="878" w:type="dxa"/>
            <w:tcBorders>
              <w:top w:val="nil"/>
              <w:left w:val="nil"/>
              <w:bottom w:val="single" w:sz="8" w:space="0" w:color="auto"/>
              <w:right w:val="single" w:sz="8" w:space="0" w:color="auto"/>
            </w:tcBorders>
          </w:tcPr>
          <w:p w14:paraId="4BB640E1"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00" w:type="dxa"/>
            <w:tcBorders>
              <w:top w:val="nil"/>
              <w:left w:val="nil"/>
              <w:bottom w:val="single" w:sz="8" w:space="0" w:color="auto"/>
              <w:right w:val="single" w:sz="8" w:space="0" w:color="auto"/>
            </w:tcBorders>
          </w:tcPr>
          <w:p w14:paraId="4BB640E2"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961" w:type="dxa"/>
            <w:tcBorders>
              <w:top w:val="nil"/>
              <w:left w:val="nil"/>
              <w:bottom w:val="single" w:sz="8" w:space="0" w:color="auto"/>
              <w:right w:val="single" w:sz="8" w:space="0" w:color="auto"/>
            </w:tcBorders>
          </w:tcPr>
          <w:p w14:paraId="4BB640E3"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0E4"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180</w:t>
            </w:r>
          </w:p>
        </w:tc>
        <w:tc>
          <w:tcPr>
            <w:tcW w:w="876" w:type="dxa"/>
            <w:tcBorders>
              <w:top w:val="nil"/>
              <w:left w:val="nil"/>
              <w:bottom w:val="single" w:sz="8" w:space="0" w:color="auto"/>
              <w:right w:val="single" w:sz="8" w:space="0" w:color="auto"/>
            </w:tcBorders>
          </w:tcPr>
          <w:p w14:paraId="4BB640E5"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6" w:type="dxa"/>
            <w:tcBorders>
              <w:top w:val="nil"/>
              <w:left w:val="nil"/>
              <w:bottom w:val="single" w:sz="8" w:space="0" w:color="auto"/>
              <w:right w:val="single" w:sz="8" w:space="0" w:color="auto"/>
            </w:tcBorders>
          </w:tcPr>
          <w:p w14:paraId="4BB640E6"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44" w:type="dxa"/>
            <w:tcBorders>
              <w:top w:val="nil"/>
              <w:left w:val="nil"/>
              <w:bottom w:val="single" w:sz="8" w:space="0" w:color="auto"/>
              <w:right w:val="single" w:sz="8" w:space="0" w:color="auto"/>
            </w:tcBorders>
          </w:tcPr>
          <w:p w14:paraId="4BB640E7"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0E8"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172</w:t>
            </w:r>
          </w:p>
        </w:tc>
      </w:tr>
      <w:tr w:rsidR="0018351F" w:rsidRPr="008E3902" w14:paraId="4BB640F4" w14:textId="77777777" w:rsidTr="006421AE">
        <w:trPr>
          <w:trHeight w:val="330"/>
        </w:trPr>
        <w:tc>
          <w:tcPr>
            <w:tcW w:w="900" w:type="dxa"/>
            <w:tcBorders>
              <w:top w:val="nil"/>
              <w:left w:val="single" w:sz="8" w:space="0" w:color="auto"/>
              <w:bottom w:val="single" w:sz="8" w:space="0" w:color="auto"/>
              <w:right w:val="single" w:sz="8" w:space="0" w:color="auto"/>
            </w:tcBorders>
          </w:tcPr>
          <w:p w14:paraId="4BB640EA" w14:textId="77777777" w:rsidR="0018351F" w:rsidRPr="008E3902" w:rsidRDefault="0018351F" w:rsidP="004B1B11">
            <w:pPr>
              <w:pStyle w:val="CellBodyCentered"/>
              <w:rPr>
                <w:lang w:val="ru-RU"/>
              </w:rPr>
            </w:pPr>
            <w:r w:rsidRPr="008E3902">
              <w:rPr>
                <w:lang w:val="ru-RU"/>
              </w:rPr>
              <w:t>50</w:t>
            </w:r>
          </w:p>
        </w:tc>
        <w:tc>
          <w:tcPr>
            <w:tcW w:w="810" w:type="dxa"/>
            <w:tcBorders>
              <w:top w:val="nil"/>
              <w:left w:val="nil"/>
              <w:bottom w:val="single" w:sz="8" w:space="0" w:color="auto"/>
              <w:right w:val="single" w:sz="8" w:space="0" w:color="auto"/>
            </w:tcBorders>
          </w:tcPr>
          <w:p w14:paraId="4BB640EB" w14:textId="77777777" w:rsidR="0018351F" w:rsidRPr="008E3902" w:rsidRDefault="0018351F" w:rsidP="004B1B11">
            <w:pPr>
              <w:pStyle w:val="CellBodyCentered"/>
              <w:rPr>
                <w:lang w:val="ru-RU"/>
              </w:rPr>
            </w:pPr>
            <w:r w:rsidRPr="008E3902">
              <w:rPr>
                <w:lang w:val="ru-RU"/>
              </w:rPr>
              <w:t>2</w:t>
            </w:r>
          </w:p>
        </w:tc>
        <w:tc>
          <w:tcPr>
            <w:tcW w:w="878" w:type="dxa"/>
            <w:tcBorders>
              <w:top w:val="nil"/>
              <w:left w:val="nil"/>
              <w:bottom w:val="single" w:sz="8" w:space="0" w:color="auto"/>
              <w:right w:val="single" w:sz="8" w:space="0" w:color="auto"/>
            </w:tcBorders>
          </w:tcPr>
          <w:p w14:paraId="4BB640EC"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00" w:type="dxa"/>
            <w:tcBorders>
              <w:top w:val="nil"/>
              <w:left w:val="nil"/>
              <w:bottom w:val="single" w:sz="8" w:space="0" w:color="auto"/>
              <w:right w:val="single" w:sz="8" w:space="0" w:color="auto"/>
            </w:tcBorders>
          </w:tcPr>
          <w:p w14:paraId="4BB640ED"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61" w:type="dxa"/>
            <w:tcBorders>
              <w:top w:val="nil"/>
              <w:left w:val="nil"/>
              <w:bottom w:val="single" w:sz="8" w:space="0" w:color="auto"/>
              <w:right w:val="single" w:sz="8" w:space="0" w:color="auto"/>
            </w:tcBorders>
          </w:tcPr>
          <w:p w14:paraId="4BB640EE"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0EF"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164</w:t>
            </w:r>
          </w:p>
        </w:tc>
        <w:tc>
          <w:tcPr>
            <w:tcW w:w="876" w:type="dxa"/>
            <w:tcBorders>
              <w:top w:val="nil"/>
              <w:left w:val="nil"/>
              <w:bottom w:val="single" w:sz="8" w:space="0" w:color="auto"/>
              <w:right w:val="single" w:sz="8" w:space="0" w:color="auto"/>
            </w:tcBorders>
          </w:tcPr>
          <w:p w14:paraId="4BB640F0"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6" w:type="dxa"/>
            <w:tcBorders>
              <w:top w:val="nil"/>
              <w:left w:val="nil"/>
              <w:bottom w:val="single" w:sz="8" w:space="0" w:color="auto"/>
              <w:right w:val="single" w:sz="8" w:space="0" w:color="auto"/>
            </w:tcBorders>
          </w:tcPr>
          <w:p w14:paraId="4BB640F1"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44" w:type="dxa"/>
            <w:tcBorders>
              <w:top w:val="nil"/>
              <w:left w:val="nil"/>
              <w:bottom w:val="single" w:sz="8" w:space="0" w:color="auto"/>
              <w:right w:val="single" w:sz="8" w:space="0" w:color="auto"/>
            </w:tcBorders>
          </w:tcPr>
          <w:p w14:paraId="4BB640F2"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0F3"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178</w:t>
            </w:r>
          </w:p>
        </w:tc>
      </w:tr>
      <w:tr w:rsidR="0018351F" w:rsidRPr="008E3902" w14:paraId="4BB640FF" w14:textId="77777777" w:rsidTr="006421AE">
        <w:trPr>
          <w:trHeight w:val="330"/>
        </w:trPr>
        <w:tc>
          <w:tcPr>
            <w:tcW w:w="900" w:type="dxa"/>
            <w:tcBorders>
              <w:top w:val="nil"/>
              <w:left w:val="single" w:sz="8" w:space="0" w:color="auto"/>
              <w:bottom w:val="single" w:sz="8" w:space="0" w:color="auto"/>
              <w:right w:val="single" w:sz="8" w:space="0" w:color="auto"/>
            </w:tcBorders>
          </w:tcPr>
          <w:p w14:paraId="4BB640F5" w14:textId="77777777" w:rsidR="0018351F" w:rsidRPr="008E3902" w:rsidRDefault="0018351F" w:rsidP="004B1B11">
            <w:pPr>
              <w:pStyle w:val="CellBodyCentered"/>
              <w:rPr>
                <w:lang w:val="ru-RU"/>
              </w:rPr>
            </w:pPr>
            <w:r w:rsidRPr="008E3902">
              <w:rPr>
                <w:lang w:val="ru-RU"/>
              </w:rPr>
              <w:t>80</w:t>
            </w:r>
          </w:p>
        </w:tc>
        <w:tc>
          <w:tcPr>
            <w:tcW w:w="810" w:type="dxa"/>
            <w:tcBorders>
              <w:top w:val="nil"/>
              <w:left w:val="nil"/>
              <w:bottom w:val="single" w:sz="8" w:space="0" w:color="auto"/>
              <w:right w:val="single" w:sz="8" w:space="0" w:color="auto"/>
            </w:tcBorders>
          </w:tcPr>
          <w:p w14:paraId="4BB640F6" w14:textId="77777777" w:rsidR="0018351F" w:rsidRPr="008E3902" w:rsidRDefault="0018351F" w:rsidP="004B1B11">
            <w:pPr>
              <w:pStyle w:val="CellBodyCentered"/>
              <w:rPr>
                <w:lang w:val="ru-RU"/>
              </w:rPr>
            </w:pPr>
            <w:r w:rsidRPr="008E3902">
              <w:rPr>
                <w:lang w:val="ru-RU"/>
              </w:rPr>
              <w:t>3</w:t>
            </w:r>
          </w:p>
        </w:tc>
        <w:tc>
          <w:tcPr>
            <w:tcW w:w="878" w:type="dxa"/>
            <w:tcBorders>
              <w:top w:val="nil"/>
              <w:left w:val="nil"/>
              <w:bottom w:val="single" w:sz="8" w:space="0" w:color="auto"/>
              <w:right w:val="single" w:sz="8" w:space="0" w:color="auto"/>
            </w:tcBorders>
          </w:tcPr>
          <w:p w14:paraId="4BB640F7"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00" w:type="dxa"/>
            <w:tcBorders>
              <w:top w:val="nil"/>
              <w:left w:val="nil"/>
              <w:bottom w:val="single" w:sz="8" w:space="0" w:color="auto"/>
              <w:right w:val="single" w:sz="8" w:space="0" w:color="auto"/>
            </w:tcBorders>
          </w:tcPr>
          <w:p w14:paraId="4BB640F8"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61" w:type="dxa"/>
            <w:tcBorders>
              <w:top w:val="nil"/>
              <w:left w:val="nil"/>
              <w:bottom w:val="single" w:sz="8" w:space="0" w:color="auto"/>
              <w:right w:val="single" w:sz="8" w:space="0" w:color="auto"/>
            </w:tcBorders>
          </w:tcPr>
          <w:p w14:paraId="4BB640F9"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0FA"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172</w:t>
            </w:r>
          </w:p>
        </w:tc>
        <w:tc>
          <w:tcPr>
            <w:tcW w:w="876" w:type="dxa"/>
            <w:tcBorders>
              <w:top w:val="nil"/>
              <w:left w:val="nil"/>
              <w:bottom w:val="single" w:sz="8" w:space="0" w:color="auto"/>
              <w:right w:val="single" w:sz="8" w:space="0" w:color="auto"/>
            </w:tcBorders>
          </w:tcPr>
          <w:p w14:paraId="4BB640FB"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46" w:type="dxa"/>
            <w:tcBorders>
              <w:top w:val="nil"/>
              <w:left w:val="nil"/>
              <w:bottom w:val="single" w:sz="8" w:space="0" w:color="auto"/>
              <w:right w:val="single" w:sz="8" w:space="0" w:color="auto"/>
            </w:tcBorders>
          </w:tcPr>
          <w:p w14:paraId="4BB640FC"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44" w:type="dxa"/>
            <w:tcBorders>
              <w:top w:val="nil"/>
              <w:left w:val="nil"/>
              <w:bottom w:val="single" w:sz="8" w:space="0" w:color="auto"/>
              <w:right w:val="single" w:sz="8" w:space="0" w:color="auto"/>
            </w:tcBorders>
          </w:tcPr>
          <w:p w14:paraId="4BB640FD"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0FE"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174</w:t>
            </w:r>
          </w:p>
        </w:tc>
      </w:tr>
      <w:tr w:rsidR="0018351F" w:rsidRPr="008E3902" w14:paraId="4BB6410A"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00" w14:textId="77777777" w:rsidR="0018351F" w:rsidRPr="008E3902" w:rsidRDefault="0018351F" w:rsidP="004B1B11">
            <w:pPr>
              <w:pStyle w:val="CellBodyCentered"/>
              <w:rPr>
                <w:lang w:val="ru-RU"/>
              </w:rPr>
            </w:pPr>
            <w:r w:rsidRPr="008E3902">
              <w:rPr>
                <w:lang w:val="ru-RU"/>
              </w:rPr>
              <w:t>100</w:t>
            </w:r>
          </w:p>
        </w:tc>
        <w:tc>
          <w:tcPr>
            <w:tcW w:w="810" w:type="dxa"/>
            <w:tcBorders>
              <w:top w:val="nil"/>
              <w:left w:val="nil"/>
              <w:bottom w:val="single" w:sz="8" w:space="0" w:color="auto"/>
              <w:right w:val="single" w:sz="8" w:space="0" w:color="auto"/>
            </w:tcBorders>
          </w:tcPr>
          <w:p w14:paraId="4BB64101" w14:textId="77777777" w:rsidR="0018351F" w:rsidRPr="008E3902" w:rsidRDefault="0018351F" w:rsidP="004B1B11">
            <w:pPr>
              <w:pStyle w:val="CellBodyCentered"/>
              <w:rPr>
                <w:lang w:val="ru-RU"/>
              </w:rPr>
            </w:pPr>
            <w:r w:rsidRPr="008E3902">
              <w:rPr>
                <w:lang w:val="ru-RU"/>
              </w:rPr>
              <w:t>4</w:t>
            </w:r>
          </w:p>
        </w:tc>
        <w:tc>
          <w:tcPr>
            <w:tcW w:w="878" w:type="dxa"/>
            <w:tcBorders>
              <w:top w:val="nil"/>
              <w:left w:val="nil"/>
              <w:bottom w:val="single" w:sz="8" w:space="0" w:color="auto"/>
              <w:right w:val="single" w:sz="8" w:space="0" w:color="auto"/>
            </w:tcBorders>
          </w:tcPr>
          <w:p w14:paraId="4BB64102"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00" w:type="dxa"/>
            <w:tcBorders>
              <w:top w:val="nil"/>
              <w:left w:val="nil"/>
              <w:bottom w:val="single" w:sz="8" w:space="0" w:color="auto"/>
              <w:right w:val="single" w:sz="8" w:space="0" w:color="auto"/>
            </w:tcBorders>
          </w:tcPr>
          <w:p w14:paraId="4BB64103" w14:textId="77777777" w:rsidR="0018351F" w:rsidRPr="008E3902" w:rsidRDefault="0018351F" w:rsidP="00AD51BE">
            <w:pPr>
              <w:pStyle w:val="CellBodyCentered"/>
              <w:spacing w:line="260" w:lineRule="atLeast"/>
              <w:rPr>
                <w:color w:val="auto"/>
                <w:lang w:val="ru-RU"/>
              </w:rPr>
            </w:pPr>
            <w:r w:rsidRPr="008E3902">
              <w:rPr>
                <w:color w:val="auto"/>
                <w:lang w:val="ru-RU"/>
              </w:rPr>
              <w:t>40</w:t>
            </w:r>
          </w:p>
        </w:tc>
        <w:tc>
          <w:tcPr>
            <w:tcW w:w="961" w:type="dxa"/>
            <w:tcBorders>
              <w:top w:val="nil"/>
              <w:left w:val="nil"/>
              <w:bottom w:val="single" w:sz="8" w:space="0" w:color="auto"/>
              <w:right w:val="single" w:sz="8" w:space="0" w:color="auto"/>
            </w:tcBorders>
          </w:tcPr>
          <w:p w14:paraId="4BB64104"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05"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176</w:t>
            </w:r>
          </w:p>
        </w:tc>
        <w:tc>
          <w:tcPr>
            <w:tcW w:w="876" w:type="dxa"/>
            <w:tcBorders>
              <w:top w:val="nil"/>
              <w:left w:val="nil"/>
              <w:bottom w:val="single" w:sz="8" w:space="0" w:color="auto"/>
              <w:right w:val="single" w:sz="8" w:space="0" w:color="auto"/>
            </w:tcBorders>
          </w:tcPr>
          <w:p w14:paraId="4BB64106"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46" w:type="dxa"/>
            <w:tcBorders>
              <w:top w:val="nil"/>
              <w:left w:val="nil"/>
              <w:bottom w:val="single" w:sz="8" w:space="0" w:color="auto"/>
              <w:right w:val="single" w:sz="8" w:space="0" w:color="auto"/>
            </w:tcBorders>
          </w:tcPr>
          <w:p w14:paraId="4BB64107"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44" w:type="dxa"/>
            <w:tcBorders>
              <w:top w:val="nil"/>
              <w:left w:val="nil"/>
              <w:bottom w:val="single" w:sz="8" w:space="0" w:color="auto"/>
              <w:right w:val="single" w:sz="8" w:space="0" w:color="auto"/>
            </w:tcBorders>
          </w:tcPr>
          <w:p w14:paraId="4BB64108"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109"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180</w:t>
            </w:r>
          </w:p>
        </w:tc>
      </w:tr>
      <w:tr w:rsidR="0018351F" w:rsidRPr="008E3902" w14:paraId="4BB64115"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0B" w14:textId="77777777" w:rsidR="0018351F" w:rsidRPr="008E3902" w:rsidRDefault="0018351F" w:rsidP="004B1B11">
            <w:pPr>
              <w:pStyle w:val="CellBodyCentered"/>
              <w:rPr>
                <w:lang w:val="ru-RU"/>
              </w:rPr>
            </w:pPr>
            <w:r w:rsidRPr="008E3902">
              <w:rPr>
                <w:lang w:val="ru-RU"/>
              </w:rPr>
              <w:t>150</w:t>
            </w:r>
          </w:p>
        </w:tc>
        <w:tc>
          <w:tcPr>
            <w:tcW w:w="810" w:type="dxa"/>
            <w:tcBorders>
              <w:top w:val="nil"/>
              <w:left w:val="nil"/>
              <w:bottom w:val="single" w:sz="8" w:space="0" w:color="auto"/>
              <w:right w:val="single" w:sz="8" w:space="0" w:color="auto"/>
            </w:tcBorders>
          </w:tcPr>
          <w:p w14:paraId="4BB6410C" w14:textId="77777777" w:rsidR="0018351F" w:rsidRPr="008E3902" w:rsidRDefault="0018351F" w:rsidP="004B1B11">
            <w:pPr>
              <w:pStyle w:val="CellBodyCentered"/>
              <w:rPr>
                <w:lang w:val="ru-RU"/>
              </w:rPr>
            </w:pPr>
            <w:r w:rsidRPr="008E3902">
              <w:rPr>
                <w:lang w:val="ru-RU"/>
              </w:rPr>
              <w:t>6</w:t>
            </w:r>
          </w:p>
        </w:tc>
        <w:tc>
          <w:tcPr>
            <w:tcW w:w="878" w:type="dxa"/>
            <w:tcBorders>
              <w:top w:val="nil"/>
              <w:left w:val="nil"/>
              <w:bottom w:val="single" w:sz="8" w:space="0" w:color="auto"/>
              <w:right w:val="single" w:sz="8" w:space="0" w:color="auto"/>
            </w:tcBorders>
          </w:tcPr>
          <w:p w14:paraId="4BB6410D"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00" w:type="dxa"/>
            <w:tcBorders>
              <w:top w:val="nil"/>
              <w:left w:val="nil"/>
              <w:bottom w:val="single" w:sz="8" w:space="0" w:color="auto"/>
              <w:right w:val="single" w:sz="8" w:space="0" w:color="auto"/>
            </w:tcBorders>
          </w:tcPr>
          <w:p w14:paraId="4BB6410E"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61" w:type="dxa"/>
            <w:tcBorders>
              <w:top w:val="nil"/>
              <w:left w:val="nil"/>
              <w:bottom w:val="single" w:sz="8" w:space="0" w:color="auto"/>
              <w:right w:val="single" w:sz="8" w:space="0" w:color="auto"/>
            </w:tcBorders>
          </w:tcPr>
          <w:p w14:paraId="4BB6410F"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10"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166</w:t>
            </w:r>
          </w:p>
        </w:tc>
        <w:tc>
          <w:tcPr>
            <w:tcW w:w="876" w:type="dxa"/>
            <w:tcBorders>
              <w:top w:val="nil"/>
              <w:left w:val="nil"/>
              <w:bottom w:val="single" w:sz="8" w:space="0" w:color="auto"/>
              <w:right w:val="single" w:sz="8" w:space="0" w:color="auto"/>
            </w:tcBorders>
          </w:tcPr>
          <w:p w14:paraId="4BB64111" w14:textId="77777777" w:rsidR="0018351F" w:rsidRPr="008E3902" w:rsidRDefault="0018351F" w:rsidP="00AD51BE">
            <w:pPr>
              <w:pStyle w:val="CellBodyCentered"/>
              <w:spacing w:line="260" w:lineRule="atLeast"/>
              <w:rPr>
                <w:color w:val="auto"/>
                <w:lang w:val="ru-RU"/>
              </w:rPr>
            </w:pPr>
            <w:r w:rsidRPr="008E3902">
              <w:rPr>
                <w:color w:val="auto"/>
                <w:lang w:val="ru-RU"/>
              </w:rPr>
              <w:t>110</w:t>
            </w:r>
          </w:p>
        </w:tc>
        <w:tc>
          <w:tcPr>
            <w:tcW w:w="946" w:type="dxa"/>
            <w:tcBorders>
              <w:top w:val="nil"/>
              <w:left w:val="nil"/>
              <w:bottom w:val="single" w:sz="8" w:space="0" w:color="auto"/>
              <w:right w:val="single" w:sz="8" w:space="0" w:color="auto"/>
            </w:tcBorders>
          </w:tcPr>
          <w:p w14:paraId="4BB64112"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44" w:type="dxa"/>
            <w:tcBorders>
              <w:top w:val="nil"/>
              <w:left w:val="nil"/>
              <w:bottom w:val="single" w:sz="8" w:space="0" w:color="auto"/>
              <w:right w:val="single" w:sz="8" w:space="0" w:color="auto"/>
            </w:tcBorders>
          </w:tcPr>
          <w:p w14:paraId="4BB64113"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114"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176</w:t>
            </w:r>
          </w:p>
        </w:tc>
      </w:tr>
      <w:tr w:rsidR="0018351F" w:rsidRPr="008E3902" w14:paraId="4BB64120"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16" w14:textId="77777777" w:rsidR="0018351F" w:rsidRPr="008E3902" w:rsidRDefault="0018351F" w:rsidP="004B1B11">
            <w:pPr>
              <w:pStyle w:val="CellBodyCentered"/>
              <w:rPr>
                <w:lang w:val="ru-RU"/>
              </w:rPr>
            </w:pPr>
            <w:r w:rsidRPr="008E3902">
              <w:rPr>
                <w:lang w:val="ru-RU"/>
              </w:rPr>
              <w:t>200</w:t>
            </w:r>
          </w:p>
        </w:tc>
        <w:tc>
          <w:tcPr>
            <w:tcW w:w="810" w:type="dxa"/>
            <w:tcBorders>
              <w:top w:val="nil"/>
              <w:left w:val="nil"/>
              <w:bottom w:val="single" w:sz="8" w:space="0" w:color="auto"/>
              <w:right w:val="single" w:sz="8" w:space="0" w:color="auto"/>
            </w:tcBorders>
          </w:tcPr>
          <w:p w14:paraId="4BB64117" w14:textId="77777777" w:rsidR="0018351F" w:rsidRPr="008E3902" w:rsidRDefault="0018351F" w:rsidP="004B1B11">
            <w:pPr>
              <w:pStyle w:val="CellBodyCentered"/>
              <w:rPr>
                <w:lang w:val="ru-RU"/>
              </w:rPr>
            </w:pPr>
            <w:r w:rsidRPr="008E3902">
              <w:rPr>
                <w:lang w:val="ru-RU"/>
              </w:rPr>
              <w:t>8</w:t>
            </w:r>
          </w:p>
        </w:tc>
        <w:tc>
          <w:tcPr>
            <w:tcW w:w="878" w:type="dxa"/>
            <w:tcBorders>
              <w:top w:val="nil"/>
              <w:left w:val="nil"/>
              <w:bottom w:val="single" w:sz="8" w:space="0" w:color="auto"/>
              <w:right w:val="single" w:sz="8" w:space="0" w:color="auto"/>
            </w:tcBorders>
          </w:tcPr>
          <w:p w14:paraId="4BB64118"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00" w:type="dxa"/>
            <w:tcBorders>
              <w:top w:val="nil"/>
              <w:left w:val="nil"/>
              <w:bottom w:val="single" w:sz="8" w:space="0" w:color="auto"/>
              <w:right w:val="single" w:sz="8" w:space="0" w:color="auto"/>
            </w:tcBorders>
          </w:tcPr>
          <w:p w14:paraId="4BB64119"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61" w:type="dxa"/>
            <w:tcBorders>
              <w:top w:val="nil"/>
              <w:left w:val="nil"/>
              <w:bottom w:val="single" w:sz="8" w:space="0" w:color="auto"/>
              <w:right w:val="single" w:sz="8" w:space="0" w:color="auto"/>
            </w:tcBorders>
          </w:tcPr>
          <w:p w14:paraId="4BB6411A"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1B"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170</w:t>
            </w:r>
          </w:p>
        </w:tc>
        <w:tc>
          <w:tcPr>
            <w:tcW w:w="876" w:type="dxa"/>
            <w:tcBorders>
              <w:top w:val="nil"/>
              <w:left w:val="nil"/>
              <w:bottom w:val="single" w:sz="8" w:space="0" w:color="auto"/>
              <w:right w:val="single" w:sz="8" w:space="0" w:color="auto"/>
            </w:tcBorders>
          </w:tcPr>
          <w:p w14:paraId="4BB6411C" w14:textId="77777777" w:rsidR="0018351F" w:rsidRPr="008E3902" w:rsidRDefault="0018351F" w:rsidP="00AD51BE">
            <w:pPr>
              <w:pStyle w:val="CellBodyCentered"/>
              <w:spacing w:line="260" w:lineRule="atLeast"/>
              <w:rPr>
                <w:color w:val="auto"/>
                <w:lang w:val="ru-RU"/>
              </w:rPr>
            </w:pPr>
            <w:r w:rsidRPr="008E3902">
              <w:rPr>
                <w:color w:val="auto"/>
                <w:lang w:val="ru-RU"/>
              </w:rPr>
              <w:t>110</w:t>
            </w:r>
          </w:p>
        </w:tc>
        <w:tc>
          <w:tcPr>
            <w:tcW w:w="946" w:type="dxa"/>
            <w:tcBorders>
              <w:top w:val="nil"/>
              <w:left w:val="nil"/>
              <w:bottom w:val="single" w:sz="8" w:space="0" w:color="auto"/>
              <w:right w:val="single" w:sz="8" w:space="0" w:color="auto"/>
            </w:tcBorders>
          </w:tcPr>
          <w:p w14:paraId="4BB6411D"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44" w:type="dxa"/>
            <w:tcBorders>
              <w:top w:val="nil"/>
              <w:left w:val="nil"/>
              <w:bottom w:val="single" w:sz="8" w:space="0" w:color="auto"/>
              <w:right w:val="single" w:sz="8" w:space="0" w:color="auto"/>
            </w:tcBorders>
          </w:tcPr>
          <w:p w14:paraId="4BB6411E"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11F"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181</w:t>
            </w:r>
          </w:p>
        </w:tc>
      </w:tr>
      <w:tr w:rsidR="0018351F" w:rsidRPr="008E3902" w14:paraId="4BB6412B"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21" w14:textId="77777777" w:rsidR="0018351F" w:rsidRPr="008E3902" w:rsidRDefault="0018351F" w:rsidP="004B1B11">
            <w:pPr>
              <w:pStyle w:val="CellBodyCentered"/>
              <w:rPr>
                <w:lang w:val="ru-RU"/>
              </w:rPr>
            </w:pPr>
            <w:r w:rsidRPr="008E3902">
              <w:rPr>
                <w:lang w:val="ru-RU"/>
              </w:rPr>
              <w:t>250</w:t>
            </w:r>
          </w:p>
        </w:tc>
        <w:tc>
          <w:tcPr>
            <w:tcW w:w="810" w:type="dxa"/>
            <w:tcBorders>
              <w:top w:val="nil"/>
              <w:left w:val="nil"/>
              <w:bottom w:val="single" w:sz="8" w:space="0" w:color="auto"/>
              <w:right w:val="single" w:sz="8" w:space="0" w:color="auto"/>
            </w:tcBorders>
          </w:tcPr>
          <w:p w14:paraId="4BB64122" w14:textId="77777777" w:rsidR="0018351F" w:rsidRPr="008E3902" w:rsidRDefault="0018351F" w:rsidP="004B1B11">
            <w:pPr>
              <w:pStyle w:val="CellBodyCentered"/>
              <w:rPr>
                <w:lang w:val="ru-RU"/>
              </w:rPr>
            </w:pPr>
            <w:r w:rsidRPr="008E3902">
              <w:rPr>
                <w:lang w:val="ru-RU"/>
              </w:rPr>
              <w:t>10</w:t>
            </w:r>
          </w:p>
        </w:tc>
        <w:tc>
          <w:tcPr>
            <w:tcW w:w="878" w:type="dxa"/>
            <w:tcBorders>
              <w:top w:val="nil"/>
              <w:left w:val="nil"/>
              <w:bottom w:val="single" w:sz="8" w:space="0" w:color="auto"/>
              <w:right w:val="single" w:sz="8" w:space="0" w:color="auto"/>
            </w:tcBorders>
          </w:tcPr>
          <w:p w14:paraId="4BB64123"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00" w:type="dxa"/>
            <w:tcBorders>
              <w:top w:val="nil"/>
              <w:left w:val="nil"/>
              <w:bottom w:val="single" w:sz="8" w:space="0" w:color="auto"/>
              <w:right w:val="single" w:sz="8" w:space="0" w:color="auto"/>
            </w:tcBorders>
          </w:tcPr>
          <w:p w14:paraId="4BB64124" w14:textId="77777777" w:rsidR="0018351F" w:rsidRPr="008E3902" w:rsidRDefault="0018351F" w:rsidP="00AD51BE">
            <w:pPr>
              <w:pStyle w:val="CellBodyCentered"/>
              <w:spacing w:line="260" w:lineRule="atLeast"/>
              <w:rPr>
                <w:color w:val="auto"/>
                <w:lang w:val="ru-RU"/>
              </w:rPr>
            </w:pPr>
            <w:r w:rsidRPr="008E3902">
              <w:rPr>
                <w:color w:val="auto"/>
                <w:lang w:val="ru-RU"/>
              </w:rPr>
              <w:t>50</w:t>
            </w:r>
          </w:p>
        </w:tc>
        <w:tc>
          <w:tcPr>
            <w:tcW w:w="961" w:type="dxa"/>
            <w:tcBorders>
              <w:top w:val="nil"/>
              <w:left w:val="nil"/>
              <w:bottom w:val="single" w:sz="8" w:space="0" w:color="auto"/>
              <w:right w:val="single" w:sz="8" w:space="0" w:color="auto"/>
            </w:tcBorders>
          </w:tcPr>
          <w:p w14:paraId="4BB64125"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26"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173</w:t>
            </w:r>
          </w:p>
        </w:tc>
        <w:tc>
          <w:tcPr>
            <w:tcW w:w="876" w:type="dxa"/>
            <w:tcBorders>
              <w:top w:val="nil"/>
              <w:left w:val="nil"/>
              <w:bottom w:val="single" w:sz="8" w:space="0" w:color="auto"/>
              <w:right w:val="single" w:sz="8" w:space="0" w:color="auto"/>
            </w:tcBorders>
          </w:tcPr>
          <w:p w14:paraId="4BB64127" w14:textId="77777777" w:rsidR="0018351F" w:rsidRPr="008E3902" w:rsidRDefault="0018351F" w:rsidP="00AD51BE">
            <w:pPr>
              <w:pStyle w:val="CellBodyCentered"/>
              <w:spacing w:line="260" w:lineRule="atLeast"/>
              <w:rPr>
                <w:color w:val="auto"/>
                <w:lang w:val="ru-RU"/>
              </w:rPr>
            </w:pPr>
            <w:r w:rsidRPr="008E3902">
              <w:rPr>
                <w:color w:val="auto"/>
                <w:lang w:val="ru-RU"/>
              </w:rPr>
              <w:t>120</w:t>
            </w:r>
          </w:p>
        </w:tc>
        <w:tc>
          <w:tcPr>
            <w:tcW w:w="946" w:type="dxa"/>
            <w:tcBorders>
              <w:top w:val="nil"/>
              <w:left w:val="nil"/>
              <w:bottom w:val="single" w:sz="8" w:space="0" w:color="auto"/>
              <w:right w:val="single" w:sz="8" w:space="0" w:color="auto"/>
            </w:tcBorders>
          </w:tcPr>
          <w:p w14:paraId="4BB64128"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4" w:type="dxa"/>
            <w:tcBorders>
              <w:top w:val="nil"/>
              <w:left w:val="nil"/>
              <w:bottom w:val="single" w:sz="8" w:space="0" w:color="auto"/>
              <w:right w:val="single" w:sz="8" w:space="0" w:color="auto"/>
            </w:tcBorders>
          </w:tcPr>
          <w:p w14:paraId="4BB64129"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nil"/>
              <w:left w:val="nil"/>
              <w:bottom w:val="single" w:sz="8" w:space="0" w:color="auto"/>
              <w:right w:val="single" w:sz="8" w:space="0" w:color="auto"/>
            </w:tcBorders>
          </w:tcPr>
          <w:p w14:paraId="4BB6412A"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174</w:t>
            </w:r>
          </w:p>
        </w:tc>
      </w:tr>
      <w:tr w:rsidR="0018351F" w:rsidRPr="008E3902" w14:paraId="4BB64136"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2C" w14:textId="77777777" w:rsidR="0018351F" w:rsidRPr="008E3902" w:rsidRDefault="0018351F" w:rsidP="004B1B11">
            <w:pPr>
              <w:pStyle w:val="CellBodyCentered"/>
              <w:rPr>
                <w:lang w:val="ru-RU"/>
              </w:rPr>
            </w:pPr>
            <w:r w:rsidRPr="008E3902">
              <w:rPr>
                <w:lang w:val="ru-RU"/>
              </w:rPr>
              <w:t>300</w:t>
            </w:r>
          </w:p>
        </w:tc>
        <w:tc>
          <w:tcPr>
            <w:tcW w:w="810" w:type="dxa"/>
            <w:tcBorders>
              <w:top w:val="nil"/>
              <w:left w:val="nil"/>
              <w:bottom w:val="single" w:sz="8" w:space="0" w:color="auto"/>
              <w:right w:val="single" w:sz="8" w:space="0" w:color="auto"/>
            </w:tcBorders>
          </w:tcPr>
          <w:p w14:paraId="4BB6412D" w14:textId="77777777" w:rsidR="0018351F" w:rsidRPr="008E3902" w:rsidRDefault="0018351F" w:rsidP="004B1B11">
            <w:pPr>
              <w:pStyle w:val="CellBodyCentered"/>
              <w:rPr>
                <w:lang w:val="ru-RU"/>
              </w:rPr>
            </w:pPr>
            <w:r w:rsidRPr="008E3902">
              <w:rPr>
                <w:lang w:val="ru-RU"/>
              </w:rPr>
              <w:t>12</w:t>
            </w:r>
          </w:p>
        </w:tc>
        <w:tc>
          <w:tcPr>
            <w:tcW w:w="878" w:type="dxa"/>
            <w:tcBorders>
              <w:top w:val="nil"/>
              <w:left w:val="nil"/>
              <w:bottom w:val="single" w:sz="8" w:space="0" w:color="auto"/>
              <w:right w:val="single" w:sz="8" w:space="0" w:color="auto"/>
            </w:tcBorders>
          </w:tcPr>
          <w:p w14:paraId="4BB6412E"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00" w:type="dxa"/>
            <w:tcBorders>
              <w:top w:val="nil"/>
              <w:left w:val="nil"/>
              <w:bottom w:val="single" w:sz="8" w:space="0" w:color="auto"/>
              <w:right w:val="single" w:sz="8" w:space="0" w:color="auto"/>
            </w:tcBorders>
          </w:tcPr>
          <w:p w14:paraId="4BB6412F"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61" w:type="dxa"/>
            <w:tcBorders>
              <w:top w:val="nil"/>
              <w:left w:val="nil"/>
              <w:bottom w:val="single" w:sz="8" w:space="0" w:color="auto"/>
              <w:right w:val="single" w:sz="8" w:space="0" w:color="auto"/>
            </w:tcBorders>
          </w:tcPr>
          <w:p w14:paraId="4BB64130"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31"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162</w:t>
            </w:r>
          </w:p>
        </w:tc>
        <w:tc>
          <w:tcPr>
            <w:tcW w:w="876" w:type="dxa"/>
            <w:tcBorders>
              <w:top w:val="nil"/>
              <w:left w:val="nil"/>
              <w:bottom w:val="single" w:sz="8" w:space="0" w:color="auto"/>
              <w:right w:val="single" w:sz="8" w:space="0" w:color="auto"/>
            </w:tcBorders>
          </w:tcPr>
          <w:p w14:paraId="4BB64132" w14:textId="77777777" w:rsidR="0018351F" w:rsidRPr="008E3902" w:rsidRDefault="0018351F" w:rsidP="00AD51BE">
            <w:pPr>
              <w:pStyle w:val="CellBodyCentered"/>
              <w:spacing w:line="260" w:lineRule="atLeast"/>
              <w:rPr>
                <w:color w:val="auto"/>
                <w:lang w:val="ru-RU"/>
              </w:rPr>
            </w:pPr>
            <w:r w:rsidRPr="008E3902">
              <w:rPr>
                <w:color w:val="auto"/>
                <w:lang w:val="ru-RU"/>
              </w:rPr>
              <w:t>120</w:t>
            </w:r>
          </w:p>
        </w:tc>
        <w:tc>
          <w:tcPr>
            <w:tcW w:w="946" w:type="dxa"/>
            <w:tcBorders>
              <w:top w:val="nil"/>
              <w:left w:val="nil"/>
              <w:bottom w:val="single" w:sz="8" w:space="0" w:color="auto"/>
              <w:right w:val="single" w:sz="8" w:space="0" w:color="auto"/>
            </w:tcBorders>
          </w:tcPr>
          <w:p w14:paraId="4BB64133"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4" w:type="dxa"/>
            <w:tcBorders>
              <w:top w:val="nil"/>
              <w:left w:val="nil"/>
              <w:bottom w:val="single" w:sz="8" w:space="0" w:color="auto"/>
              <w:right w:val="single" w:sz="8" w:space="0" w:color="auto"/>
            </w:tcBorders>
          </w:tcPr>
          <w:p w14:paraId="4BB64134"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35"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177</w:t>
            </w:r>
          </w:p>
        </w:tc>
      </w:tr>
      <w:tr w:rsidR="0018351F" w:rsidRPr="008E3902" w14:paraId="4BB64141" w14:textId="77777777" w:rsidTr="006421AE">
        <w:trPr>
          <w:trHeight w:val="330"/>
        </w:trPr>
        <w:tc>
          <w:tcPr>
            <w:tcW w:w="900" w:type="dxa"/>
            <w:tcBorders>
              <w:top w:val="nil"/>
              <w:left w:val="single" w:sz="8" w:space="0" w:color="auto"/>
              <w:bottom w:val="nil"/>
              <w:right w:val="single" w:sz="8" w:space="0" w:color="auto"/>
            </w:tcBorders>
          </w:tcPr>
          <w:p w14:paraId="4BB64137" w14:textId="77777777" w:rsidR="0018351F" w:rsidRPr="008E3902" w:rsidRDefault="0018351F" w:rsidP="004B1B11">
            <w:pPr>
              <w:pStyle w:val="CellBodyCentered"/>
              <w:rPr>
                <w:lang w:val="ru-RU"/>
              </w:rPr>
            </w:pPr>
            <w:r w:rsidRPr="008E3902">
              <w:rPr>
                <w:lang w:val="ru-RU"/>
              </w:rPr>
              <w:t>350</w:t>
            </w:r>
          </w:p>
        </w:tc>
        <w:tc>
          <w:tcPr>
            <w:tcW w:w="810" w:type="dxa"/>
            <w:tcBorders>
              <w:top w:val="nil"/>
              <w:left w:val="nil"/>
              <w:bottom w:val="nil"/>
              <w:right w:val="single" w:sz="8" w:space="0" w:color="auto"/>
            </w:tcBorders>
          </w:tcPr>
          <w:p w14:paraId="4BB64138" w14:textId="77777777" w:rsidR="0018351F" w:rsidRPr="008E3902" w:rsidRDefault="0018351F" w:rsidP="004B1B11">
            <w:pPr>
              <w:pStyle w:val="CellBodyCentered"/>
              <w:rPr>
                <w:lang w:val="ru-RU"/>
              </w:rPr>
            </w:pPr>
            <w:r w:rsidRPr="008E3902">
              <w:rPr>
                <w:lang w:val="ru-RU"/>
              </w:rPr>
              <w:t>14</w:t>
            </w:r>
          </w:p>
        </w:tc>
        <w:tc>
          <w:tcPr>
            <w:tcW w:w="878" w:type="dxa"/>
            <w:tcBorders>
              <w:top w:val="nil"/>
              <w:left w:val="nil"/>
              <w:bottom w:val="single" w:sz="8" w:space="0" w:color="auto"/>
              <w:right w:val="single" w:sz="8" w:space="0" w:color="auto"/>
            </w:tcBorders>
          </w:tcPr>
          <w:p w14:paraId="4BB64139"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00" w:type="dxa"/>
            <w:tcBorders>
              <w:top w:val="nil"/>
              <w:left w:val="nil"/>
              <w:bottom w:val="single" w:sz="8" w:space="0" w:color="auto"/>
              <w:right w:val="single" w:sz="8" w:space="0" w:color="auto"/>
            </w:tcBorders>
          </w:tcPr>
          <w:p w14:paraId="4BB6413A" w14:textId="77777777" w:rsidR="0018351F" w:rsidRPr="008E3902" w:rsidRDefault="0018351F" w:rsidP="00AD51BE">
            <w:pPr>
              <w:pStyle w:val="CellBodyCentered"/>
              <w:spacing w:line="260" w:lineRule="atLeast"/>
              <w:rPr>
                <w:color w:val="auto"/>
                <w:lang w:val="ru-RU"/>
              </w:rPr>
            </w:pPr>
            <w:r w:rsidRPr="008E3902">
              <w:rPr>
                <w:color w:val="auto"/>
                <w:lang w:val="ru-RU"/>
              </w:rPr>
              <w:t>60</w:t>
            </w:r>
          </w:p>
        </w:tc>
        <w:tc>
          <w:tcPr>
            <w:tcW w:w="961" w:type="dxa"/>
            <w:tcBorders>
              <w:top w:val="nil"/>
              <w:left w:val="nil"/>
              <w:bottom w:val="single" w:sz="8" w:space="0" w:color="auto"/>
              <w:right w:val="single" w:sz="8" w:space="0" w:color="auto"/>
            </w:tcBorders>
          </w:tcPr>
          <w:p w14:paraId="4BB6413B"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3C"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163</w:t>
            </w:r>
          </w:p>
        </w:tc>
        <w:tc>
          <w:tcPr>
            <w:tcW w:w="876" w:type="dxa"/>
            <w:tcBorders>
              <w:top w:val="nil"/>
              <w:left w:val="nil"/>
              <w:bottom w:val="single" w:sz="8" w:space="0" w:color="auto"/>
              <w:right w:val="single" w:sz="8" w:space="0" w:color="auto"/>
            </w:tcBorders>
          </w:tcPr>
          <w:p w14:paraId="4BB6413D" w14:textId="77777777" w:rsidR="0018351F" w:rsidRPr="008E3902" w:rsidRDefault="0018351F" w:rsidP="00AD51BE">
            <w:pPr>
              <w:pStyle w:val="CellBodyCentered"/>
              <w:spacing w:line="260" w:lineRule="atLeast"/>
              <w:rPr>
                <w:color w:val="auto"/>
                <w:lang w:val="ru-RU"/>
              </w:rPr>
            </w:pPr>
            <w:r w:rsidRPr="008E3902">
              <w:rPr>
                <w:color w:val="auto"/>
                <w:lang w:val="ru-RU"/>
              </w:rPr>
              <w:t>120</w:t>
            </w:r>
          </w:p>
        </w:tc>
        <w:tc>
          <w:tcPr>
            <w:tcW w:w="946" w:type="dxa"/>
            <w:tcBorders>
              <w:top w:val="nil"/>
              <w:left w:val="nil"/>
              <w:bottom w:val="single" w:sz="8" w:space="0" w:color="auto"/>
              <w:right w:val="single" w:sz="8" w:space="0" w:color="auto"/>
            </w:tcBorders>
          </w:tcPr>
          <w:p w14:paraId="4BB6413E"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4" w:type="dxa"/>
            <w:tcBorders>
              <w:top w:val="nil"/>
              <w:left w:val="nil"/>
              <w:bottom w:val="single" w:sz="8" w:space="0" w:color="auto"/>
              <w:right w:val="single" w:sz="8" w:space="0" w:color="auto"/>
            </w:tcBorders>
          </w:tcPr>
          <w:p w14:paraId="4BB6413F"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40"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179</w:t>
            </w:r>
          </w:p>
        </w:tc>
      </w:tr>
      <w:tr w:rsidR="0018351F" w:rsidRPr="008E3902" w14:paraId="4BB6414C" w14:textId="77777777" w:rsidTr="006421AE">
        <w:trPr>
          <w:trHeight w:val="330"/>
        </w:trPr>
        <w:tc>
          <w:tcPr>
            <w:tcW w:w="900" w:type="dxa"/>
            <w:tcBorders>
              <w:top w:val="single" w:sz="8" w:space="0" w:color="auto"/>
              <w:left w:val="single" w:sz="8" w:space="0" w:color="auto"/>
              <w:bottom w:val="single" w:sz="8" w:space="0" w:color="auto"/>
              <w:right w:val="single" w:sz="8" w:space="0" w:color="auto"/>
            </w:tcBorders>
          </w:tcPr>
          <w:p w14:paraId="4BB64142" w14:textId="77777777" w:rsidR="0018351F" w:rsidRPr="008E3902" w:rsidRDefault="0018351F" w:rsidP="004B1B11">
            <w:pPr>
              <w:pStyle w:val="CellBodyCentered"/>
              <w:rPr>
                <w:lang w:val="ru-RU"/>
              </w:rPr>
            </w:pPr>
            <w:r w:rsidRPr="008E3902">
              <w:rPr>
                <w:lang w:val="ru-RU"/>
              </w:rPr>
              <w:t>400</w:t>
            </w:r>
          </w:p>
        </w:tc>
        <w:tc>
          <w:tcPr>
            <w:tcW w:w="810" w:type="dxa"/>
            <w:tcBorders>
              <w:top w:val="single" w:sz="8" w:space="0" w:color="auto"/>
              <w:left w:val="nil"/>
              <w:bottom w:val="single" w:sz="8" w:space="0" w:color="auto"/>
              <w:right w:val="single" w:sz="8" w:space="0" w:color="auto"/>
            </w:tcBorders>
          </w:tcPr>
          <w:p w14:paraId="4BB64143" w14:textId="77777777" w:rsidR="0018351F" w:rsidRPr="008E3902" w:rsidRDefault="0018351F" w:rsidP="004B1B11">
            <w:pPr>
              <w:pStyle w:val="CellBodyCentered"/>
              <w:rPr>
                <w:lang w:val="ru-RU"/>
              </w:rPr>
            </w:pPr>
            <w:r w:rsidRPr="008E3902">
              <w:rPr>
                <w:lang w:val="ru-RU"/>
              </w:rPr>
              <w:t>16</w:t>
            </w:r>
          </w:p>
        </w:tc>
        <w:tc>
          <w:tcPr>
            <w:tcW w:w="878" w:type="dxa"/>
            <w:tcBorders>
              <w:top w:val="nil"/>
              <w:left w:val="nil"/>
              <w:bottom w:val="single" w:sz="8" w:space="0" w:color="auto"/>
              <w:right w:val="single" w:sz="8" w:space="0" w:color="auto"/>
            </w:tcBorders>
          </w:tcPr>
          <w:p w14:paraId="4BB64144"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00" w:type="dxa"/>
            <w:tcBorders>
              <w:top w:val="nil"/>
              <w:left w:val="nil"/>
              <w:bottom w:val="single" w:sz="8" w:space="0" w:color="auto"/>
              <w:right w:val="single" w:sz="8" w:space="0" w:color="auto"/>
            </w:tcBorders>
          </w:tcPr>
          <w:p w14:paraId="4BB64145"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61" w:type="dxa"/>
            <w:tcBorders>
              <w:top w:val="nil"/>
              <w:left w:val="nil"/>
              <w:bottom w:val="single" w:sz="8" w:space="0" w:color="auto"/>
              <w:right w:val="single" w:sz="8" w:space="0" w:color="auto"/>
            </w:tcBorders>
          </w:tcPr>
          <w:p w14:paraId="4BB64146"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47"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154</w:t>
            </w:r>
          </w:p>
        </w:tc>
        <w:tc>
          <w:tcPr>
            <w:tcW w:w="876" w:type="dxa"/>
            <w:tcBorders>
              <w:top w:val="nil"/>
              <w:left w:val="nil"/>
              <w:bottom w:val="single" w:sz="8" w:space="0" w:color="auto"/>
              <w:right w:val="single" w:sz="8" w:space="0" w:color="auto"/>
            </w:tcBorders>
          </w:tcPr>
          <w:p w14:paraId="4BB64148" w14:textId="77777777" w:rsidR="0018351F" w:rsidRPr="008E3902" w:rsidRDefault="0018351F" w:rsidP="00AD51BE">
            <w:pPr>
              <w:pStyle w:val="CellBodyCentered"/>
              <w:spacing w:line="260" w:lineRule="atLeast"/>
              <w:rPr>
                <w:color w:val="auto"/>
                <w:lang w:val="ru-RU"/>
              </w:rPr>
            </w:pPr>
            <w:r w:rsidRPr="008E3902">
              <w:rPr>
                <w:color w:val="auto"/>
                <w:lang w:val="ru-RU"/>
              </w:rPr>
              <w:t>120</w:t>
            </w:r>
          </w:p>
        </w:tc>
        <w:tc>
          <w:tcPr>
            <w:tcW w:w="946" w:type="dxa"/>
            <w:tcBorders>
              <w:top w:val="nil"/>
              <w:left w:val="nil"/>
              <w:bottom w:val="single" w:sz="8" w:space="0" w:color="auto"/>
              <w:right w:val="single" w:sz="8" w:space="0" w:color="auto"/>
            </w:tcBorders>
          </w:tcPr>
          <w:p w14:paraId="4BB64149" w14:textId="77777777" w:rsidR="0018351F" w:rsidRPr="008E3902" w:rsidRDefault="0018351F" w:rsidP="00AD51BE">
            <w:pPr>
              <w:pStyle w:val="CellBodyCentered"/>
              <w:spacing w:line="260" w:lineRule="atLeast"/>
              <w:rPr>
                <w:color w:val="auto"/>
                <w:lang w:val="ru-RU"/>
              </w:rPr>
            </w:pPr>
            <w:r w:rsidRPr="008E3902">
              <w:rPr>
                <w:color w:val="auto"/>
                <w:lang w:val="ru-RU"/>
              </w:rPr>
              <w:t>90</w:t>
            </w:r>
          </w:p>
        </w:tc>
        <w:tc>
          <w:tcPr>
            <w:tcW w:w="944" w:type="dxa"/>
            <w:tcBorders>
              <w:top w:val="nil"/>
              <w:left w:val="nil"/>
              <w:bottom w:val="single" w:sz="8" w:space="0" w:color="auto"/>
              <w:right w:val="single" w:sz="8" w:space="0" w:color="auto"/>
            </w:tcBorders>
          </w:tcPr>
          <w:p w14:paraId="4BB6414A"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4B"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181</w:t>
            </w:r>
          </w:p>
        </w:tc>
      </w:tr>
      <w:tr w:rsidR="0018351F" w:rsidRPr="008E3902" w14:paraId="4BB64157"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4D" w14:textId="77777777" w:rsidR="0018351F" w:rsidRPr="008E3902" w:rsidRDefault="0018351F" w:rsidP="004B1B11">
            <w:pPr>
              <w:pStyle w:val="CellBodyCentered"/>
              <w:rPr>
                <w:lang w:val="ru-RU"/>
              </w:rPr>
            </w:pPr>
            <w:r w:rsidRPr="008E3902">
              <w:rPr>
                <w:lang w:val="ru-RU"/>
              </w:rPr>
              <w:t>450</w:t>
            </w:r>
          </w:p>
        </w:tc>
        <w:tc>
          <w:tcPr>
            <w:tcW w:w="810" w:type="dxa"/>
            <w:tcBorders>
              <w:top w:val="nil"/>
              <w:left w:val="nil"/>
              <w:bottom w:val="single" w:sz="8" w:space="0" w:color="auto"/>
              <w:right w:val="single" w:sz="8" w:space="0" w:color="auto"/>
            </w:tcBorders>
          </w:tcPr>
          <w:p w14:paraId="4BB6414E" w14:textId="77777777" w:rsidR="0018351F" w:rsidRPr="008E3902" w:rsidRDefault="0018351F" w:rsidP="004B1B11">
            <w:pPr>
              <w:pStyle w:val="CellBodyCentered"/>
              <w:rPr>
                <w:lang w:val="ru-RU"/>
              </w:rPr>
            </w:pPr>
            <w:r w:rsidRPr="008E3902">
              <w:rPr>
                <w:lang w:val="ru-RU"/>
              </w:rPr>
              <w:t>18</w:t>
            </w:r>
          </w:p>
        </w:tc>
        <w:tc>
          <w:tcPr>
            <w:tcW w:w="878" w:type="dxa"/>
            <w:tcBorders>
              <w:top w:val="nil"/>
              <w:left w:val="nil"/>
              <w:bottom w:val="single" w:sz="8" w:space="0" w:color="auto"/>
              <w:right w:val="single" w:sz="8" w:space="0" w:color="auto"/>
            </w:tcBorders>
          </w:tcPr>
          <w:p w14:paraId="4BB6414F"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00" w:type="dxa"/>
            <w:tcBorders>
              <w:top w:val="nil"/>
              <w:left w:val="nil"/>
              <w:bottom w:val="single" w:sz="8" w:space="0" w:color="auto"/>
              <w:right w:val="single" w:sz="8" w:space="0" w:color="auto"/>
            </w:tcBorders>
          </w:tcPr>
          <w:p w14:paraId="4BB64150" w14:textId="77777777" w:rsidR="0018351F" w:rsidRPr="008E3902" w:rsidRDefault="0018351F" w:rsidP="00AD51BE">
            <w:pPr>
              <w:pStyle w:val="CellBodyCentered"/>
              <w:spacing w:line="260" w:lineRule="atLeast"/>
              <w:rPr>
                <w:color w:val="auto"/>
                <w:lang w:val="ru-RU"/>
              </w:rPr>
            </w:pPr>
            <w:r w:rsidRPr="008E3902">
              <w:rPr>
                <w:color w:val="auto"/>
                <w:lang w:val="ru-RU"/>
              </w:rPr>
              <w:t>70</w:t>
            </w:r>
          </w:p>
        </w:tc>
        <w:tc>
          <w:tcPr>
            <w:tcW w:w="961" w:type="dxa"/>
            <w:tcBorders>
              <w:top w:val="nil"/>
              <w:left w:val="nil"/>
              <w:bottom w:val="single" w:sz="8" w:space="0" w:color="auto"/>
              <w:right w:val="single" w:sz="8" w:space="0" w:color="auto"/>
            </w:tcBorders>
          </w:tcPr>
          <w:p w14:paraId="4BB64151"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52"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155</w:t>
            </w:r>
          </w:p>
        </w:tc>
        <w:tc>
          <w:tcPr>
            <w:tcW w:w="876" w:type="dxa"/>
            <w:tcBorders>
              <w:top w:val="nil"/>
              <w:left w:val="nil"/>
              <w:bottom w:val="single" w:sz="8" w:space="0" w:color="auto"/>
              <w:right w:val="single" w:sz="8" w:space="0" w:color="auto"/>
            </w:tcBorders>
          </w:tcPr>
          <w:p w14:paraId="4BB64153" w14:textId="77777777" w:rsidR="0018351F" w:rsidRPr="008E3902" w:rsidRDefault="0018351F" w:rsidP="00AD51BE">
            <w:pPr>
              <w:pStyle w:val="CellBodyCentered"/>
              <w:spacing w:line="260" w:lineRule="atLeast"/>
              <w:rPr>
                <w:color w:val="auto"/>
                <w:lang w:val="ru-RU"/>
              </w:rPr>
            </w:pPr>
            <w:r w:rsidRPr="008E3902">
              <w:rPr>
                <w:color w:val="auto"/>
                <w:lang w:val="ru-RU"/>
              </w:rPr>
              <w:t>130</w:t>
            </w:r>
          </w:p>
        </w:tc>
        <w:tc>
          <w:tcPr>
            <w:tcW w:w="946" w:type="dxa"/>
            <w:tcBorders>
              <w:top w:val="nil"/>
              <w:left w:val="nil"/>
              <w:bottom w:val="single" w:sz="8" w:space="0" w:color="auto"/>
              <w:right w:val="single" w:sz="8" w:space="0" w:color="auto"/>
            </w:tcBorders>
          </w:tcPr>
          <w:p w14:paraId="4BB64154"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44" w:type="dxa"/>
            <w:tcBorders>
              <w:top w:val="nil"/>
              <w:left w:val="nil"/>
              <w:bottom w:val="single" w:sz="8" w:space="0" w:color="auto"/>
              <w:right w:val="single" w:sz="8" w:space="0" w:color="auto"/>
            </w:tcBorders>
          </w:tcPr>
          <w:p w14:paraId="4BB64155"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56"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173</w:t>
            </w:r>
          </w:p>
        </w:tc>
      </w:tr>
      <w:tr w:rsidR="0018351F" w:rsidRPr="008E3902" w14:paraId="4BB64162"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58" w14:textId="77777777" w:rsidR="0018351F" w:rsidRPr="008E3902" w:rsidRDefault="0018351F" w:rsidP="004B1B11">
            <w:pPr>
              <w:pStyle w:val="CellBodyCentered"/>
              <w:rPr>
                <w:lang w:val="ru-RU"/>
              </w:rPr>
            </w:pPr>
            <w:r w:rsidRPr="008E3902">
              <w:rPr>
                <w:lang w:val="ru-RU"/>
              </w:rPr>
              <w:t>500</w:t>
            </w:r>
          </w:p>
        </w:tc>
        <w:tc>
          <w:tcPr>
            <w:tcW w:w="810" w:type="dxa"/>
            <w:tcBorders>
              <w:top w:val="nil"/>
              <w:left w:val="nil"/>
              <w:bottom w:val="single" w:sz="8" w:space="0" w:color="auto"/>
              <w:right w:val="single" w:sz="8" w:space="0" w:color="auto"/>
            </w:tcBorders>
          </w:tcPr>
          <w:p w14:paraId="4BB64159" w14:textId="77777777" w:rsidR="0018351F" w:rsidRPr="008E3902" w:rsidRDefault="0018351F" w:rsidP="004B1B11">
            <w:pPr>
              <w:pStyle w:val="CellBodyCentered"/>
              <w:rPr>
                <w:lang w:val="ru-RU"/>
              </w:rPr>
            </w:pPr>
            <w:r w:rsidRPr="008E3902">
              <w:rPr>
                <w:lang w:val="ru-RU"/>
              </w:rPr>
              <w:t>20</w:t>
            </w:r>
          </w:p>
        </w:tc>
        <w:tc>
          <w:tcPr>
            <w:tcW w:w="878" w:type="dxa"/>
            <w:tcBorders>
              <w:top w:val="nil"/>
              <w:left w:val="nil"/>
              <w:bottom w:val="single" w:sz="8" w:space="0" w:color="auto"/>
              <w:right w:val="single" w:sz="8" w:space="0" w:color="auto"/>
            </w:tcBorders>
          </w:tcPr>
          <w:p w14:paraId="4BB6415A" w14:textId="77777777" w:rsidR="0018351F" w:rsidRPr="008E3902" w:rsidRDefault="0018351F" w:rsidP="00AD51BE">
            <w:pPr>
              <w:pStyle w:val="CellBodyCentered"/>
              <w:spacing w:line="260" w:lineRule="atLeast"/>
              <w:rPr>
                <w:color w:val="auto"/>
                <w:lang w:val="ru-RU"/>
              </w:rPr>
            </w:pPr>
            <w:r w:rsidRPr="008E3902">
              <w:rPr>
                <w:color w:val="auto"/>
                <w:lang w:val="ru-RU"/>
              </w:rPr>
              <w:t>110</w:t>
            </w:r>
          </w:p>
        </w:tc>
        <w:tc>
          <w:tcPr>
            <w:tcW w:w="900" w:type="dxa"/>
            <w:tcBorders>
              <w:top w:val="nil"/>
              <w:left w:val="nil"/>
              <w:bottom w:val="single" w:sz="8" w:space="0" w:color="auto"/>
              <w:right w:val="single" w:sz="8" w:space="0" w:color="auto"/>
            </w:tcBorders>
          </w:tcPr>
          <w:p w14:paraId="4BB6415B"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61" w:type="dxa"/>
            <w:tcBorders>
              <w:top w:val="nil"/>
              <w:left w:val="nil"/>
              <w:bottom w:val="single" w:sz="8" w:space="0" w:color="auto"/>
              <w:right w:val="single" w:sz="8" w:space="0" w:color="auto"/>
            </w:tcBorders>
          </w:tcPr>
          <w:p w14:paraId="4BB6415C"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5D"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147</w:t>
            </w:r>
          </w:p>
        </w:tc>
        <w:tc>
          <w:tcPr>
            <w:tcW w:w="876" w:type="dxa"/>
            <w:tcBorders>
              <w:top w:val="nil"/>
              <w:left w:val="nil"/>
              <w:bottom w:val="single" w:sz="8" w:space="0" w:color="auto"/>
              <w:right w:val="single" w:sz="8" w:space="0" w:color="auto"/>
            </w:tcBorders>
          </w:tcPr>
          <w:p w14:paraId="4BB6415E" w14:textId="77777777" w:rsidR="0018351F" w:rsidRPr="008E3902" w:rsidRDefault="0018351F" w:rsidP="00AD51BE">
            <w:pPr>
              <w:pStyle w:val="CellBodyCentered"/>
              <w:spacing w:line="260" w:lineRule="atLeast"/>
              <w:rPr>
                <w:color w:val="auto"/>
                <w:lang w:val="ru-RU"/>
              </w:rPr>
            </w:pPr>
            <w:r w:rsidRPr="008E3902">
              <w:rPr>
                <w:color w:val="auto"/>
                <w:lang w:val="ru-RU"/>
              </w:rPr>
              <w:t>130</w:t>
            </w:r>
          </w:p>
        </w:tc>
        <w:tc>
          <w:tcPr>
            <w:tcW w:w="946" w:type="dxa"/>
            <w:tcBorders>
              <w:top w:val="nil"/>
              <w:left w:val="nil"/>
              <w:bottom w:val="single" w:sz="8" w:space="0" w:color="auto"/>
              <w:right w:val="single" w:sz="8" w:space="0" w:color="auto"/>
            </w:tcBorders>
          </w:tcPr>
          <w:p w14:paraId="4BB6415F" w14:textId="77777777" w:rsidR="0018351F" w:rsidRPr="008E3902" w:rsidRDefault="0018351F" w:rsidP="00AD51BE">
            <w:pPr>
              <w:pStyle w:val="CellBodyCentered"/>
              <w:spacing w:line="260" w:lineRule="atLeast"/>
              <w:rPr>
                <w:color w:val="auto"/>
                <w:lang w:val="ru-RU"/>
              </w:rPr>
            </w:pPr>
            <w:r w:rsidRPr="008E3902">
              <w:rPr>
                <w:color w:val="auto"/>
                <w:lang w:val="ru-RU"/>
              </w:rPr>
              <w:t>100</w:t>
            </w:r>
          </w:p>
        </w:tc>
        <w:tc>
          <w:tcPr>
            <w:tcW w:w="944" w:type="dxa"/>
            <w:tcBorders>
              <w:top w:val="nil"/>
              <w:left w:val="nil"/>
              <w:bottom w:val="single" w:sz="8" w:space="0" w:color="auto"/>
              <w:right w:val="single" w:sz="8" w:space="0" w:color="auto"/>
            </w:tcBorders>
          </w:tcPr>
          <w:p w14:paraId="4BB64160"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61"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175</w:t>
            </w:r>
          </w:p>
        </w:tc>
      </w:tr>
      <w:tr w:rsidR="0018351F" w:rsidRPr="008E3902" w14:paraId="4BB6416D"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63" w14:textId="77777777" w:rsidR="0018351F" w:rsidRPr="008E3902" w:rsidRDefault="0018351F" w:rsidP="004B1B11">
            <w:pPr>
              <w:pStyle w:val="CellBodyCentered"/>
              <w:rPr>
                <w:lang w:val="ru-RU"/>
              </w:rPr>
            </w:pPr>
            <w:r w:rsidRPr="008E3902">
              <w:rPr>
                <w:lang w:val="ru-RU"/>
              </w:rPr>
              <w:t>600</w:t>
            </w:r>
          </w:p>
        </w:tc>
        <w:tc>
          <w:tcPr>
            <w:tcW w:w="810" w:type="dxa"/>
            <w:tcBorders>
              <w:top w:val="nil"/>
              <w:left w:val="nil"/>
              <w:bottom w:val="single" w:sz="8" w:space="0" w:color="auto"/>
              <w:right w:val="single" w:sz="8" w:space="0" w:color="auto"/>
            </w:tcBorders>
          </w:tcPr>
          <w:p w14:paraId="4BB64164" w14:textId="77777777" w:rsidR="0018351F" w:rsidRPr="008E3902" w:rsidRDefault="0018351F" w:rsidP="004B1B11">
            <w:pPr>
              <w:pStyle w:val="CellBodyCentered"/>
              <w:rPr>
                <w:lang w:val="ru-RU"/>
              </w:rPr>
            </w:pPr>
            <w:r w:rsidRPr="008E3902">
              <w:rPr>
                <w:lang w:val="ru-RU"/>
              </w:rPr>
              <w:t>24</w:t>
            </w:r>
          </w:p>
        </w:tc>
        <w:tc>
          <w:tcPr>
            <w:tcW w:w="878" w:type="dxa"/>
            <w:tcBorders>
              <w:top w:val="nil"/>
              <w:left w:val="nil"/>
              <w:bottom w:val="single" w:sz="8" w:space="0" w:color="auto"/>
              <w:right w:val="single" w:sz="8" w:space="0" w:color="auto"/>
            </w:tcBorders>
          </w:tcPr>
          <w:p w14:paraId="4BB64165" w14:textId="77777777" w:rsidR="0018351F" w:rsidRPr="008E3902" w:rsidRDefault="0018351F" w:rsidP="00AD51BE">
            <w:pPr>
              <w:pStyle w:val="CellBodyCentered"/>
              <w:spacing w:line="260" w:lineRule="atLeast"/>
              <w:rPr>
                <w:color w:val="auto"/>
                <w:lang w:val="ru-RU"/>
              </w:rPr>
            </w:pPr>
            <w:r w:rsidRPr="008E3902">
              <w:rPr>
                <w:color w:val="auto"/>
                <w:lang w:val="ru-RU"/>
              </w:rPr>
              <w:t>110</w:t>
            </w:r>
          </w:p>
        </w:tc>
        <w:tc>
          <w:tcPr>
            <w:tcW w:w="900" w:type="dxa"/>
            <w:tcBorders>
              <w:top w:val="nil"/>
              <w:left w:val="nil"/>
              <w:bottom w:val="single" w:sz="8" w:space="0" w:color="auto"/>
              <w:right w:val="single" w:sz="8" w:space="0" w:color="auto"/>
            </w:tcBorders>
          </w:tcPr>
          <w:p w14:paraId="4BB64166"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61" w:type="dxa"/>
            <w:tcBorders>
              <w:top w:val="nil"/>
              <w:left w:val="nil"/>
              <w:bottom w:val="single" w:sz="8" w:space="0" w:color="auto"/>
              <w:right w:val="single" w:sz="8" w:space="0" w:color="auto"/>
            </w:tcBorders>
          </w:tcPr>
          <w:p w14:paraId="4BB64167"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68"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149</w:t>
            </w:r>
          </w:p>
        </w:tc>
        <w:tc>
          <w:tcPr>
            <w:tcW w:w="876" w:type="dxa"/>
            <w:tcBorders>
              <w:top w:val="nil"/>
              <w:left w:val="nil"/>
              <w:bottom w:val="single" w:sz="8" w:space="0" w:color="auto"/>
              <w:right w:val="single" w:sz="8" w:space="0" w:color="auto"/>
            </w:tcBorders>
          </w:tcPr>
          <w:p w14:paraId="4BB64169" w14:textId="77777777" w:rsidR="0018351F" w:rsidRPr="008E3902" w:rsidRDefault="0018351F" w:rsidP="00AD51BE">
            <w:pPr>
              <w:pStyle w:val="CellBodyCentered"/>
              <w:spacing w:line="260" w:lineRule="atLeast"/>
              <w:rPr>
                <w:color w:val="auto"/>
                <w:lang w:val="ru-RU"/>
              </w:rPr>
            </w:pPr>
            <w:r w:rsidRPr="008E3902">
              <w:rPr>
                <w:color w:val="auto"/>
                <w:lang w:val="ru-RU"/>
              </w:rPr>
              <w:t>135</w:t>
            </w:r>
          </w:p>
        </w:tc>
        <w:tc>
          <w:tcPr>
            <w:tcW w:w="946" w:type="dxa"/>
            <w:tcBorders>
              <w:top w:val="nil"/>
              <w:left w:val="nil"/>
              <w:bottom w:val="single" w:sz="8" w:space="0" w:color="auto"/>
              <w:right w:val="single" w:sz="8" w:space="0" w:color="auto"/>
            </w:tcBorders>
          </w:tcPr>
          <w:p w14:paraId="4BB6416A" w14:textId="77777777" w:rsidR="0018351F" w:rsidRPr="008E3902" w:rsidRDefault="0018351F" w:rsidP="00AD51BE">
            <w:pPr>
              <w:pStyle w:val="CellBodyCentered"/>
              <w:spacing w:line="260" w:lineRule="atLeast"/>
              <w:rPr>
                <w:color w:val="auto"/>
                <w:lang w:val="ru-RU"/>
              </w:rPr>
            </w:pPr>
            <w:r w:rsidRPr="008E3902">
              <w:rPr>
                <w:color w:val="auto"/>
                <w:lang w:val="ru-RU"/>
              </w:rPr>
              <w:t>105</w:t>
            </w:r>
          </w:p>
        </w:tc>
        <w:tc>
          <w:tcPr>
            <w:tcW w:w="944" w:type="dxa"/>
            <w:tcBorders>
              <w:top w:val="nil"/>
              <w:left w:val="nil"/>
              <w:bottom w:val="single" w:sz="8" w:space="0" w:color="auto"/>
              <w:right w:val="single" w:sz="8" w:space="0" w:color="auto"/>
            </w:tcBorders>
          </w:tcPr>
          <w:p w14:paraId="4BB6416B"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6C"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173</w:t>
            </w:r>
          </w:p>
        </w:tc>
      </w:tr>
      <w:tr w:rsidR="0018351F" w:rsidRPr="008E3902" w14:paraId="4BB64178" w14:textId="77777777" w:rsidTr="006421AE">
        <w:trPr>
          <w:trHeight w:val="330"/>
        </w:trPr>
        <w:tc>
          <w:tcPr>
            <w:tcW w:w="900" w:type="dxa"/>
            <w:tcBorders>
              <w:top w:val="nil"/>
              <w:left w:val="single" w:sz="8" w:space="0" w:color="auto"/>
              <w:bottom w:val="single" w:sz="8" w:space="0" w:color="auto"/>
              <w:right w:val="single" w:sz="8" w:space="0" w:color="auto"/>
            </w:tcBorders>
          </w:tcPr>
          <w:p w14:paraId="4BB6416E" w14:textId="77777777" w:rsidR="0018351F" w:rsidRPr="008E3902" w:rsidRDefault="0018351F" w:rsidP="004B1B11">
            <w:pPr>
              <w:pStyle w:val="CellBodyCentered"/>
              <w:rPr>
                <w:lang w:val="ru-RU"/>
              </w:rPr>
            </w:pPr>
            <w:r w:rsidRPr="008E3902">
              <w:rPr>
                <w:lang w:val="ru-RU"/>
              </w:rPr>
              <w:t>&gt;600</w:t>
            </w:r>
          </w:p>
        </w:tc>
        <w:tc>
          <w:tcPr>
            <w:tcW w:w="810" w:type="dxa"/>
            <w:tcBorders>
              <w:top w:val="nil"/>
              <w:left w:val="nil"/>
              <w:bottom w:val="single" w:sz="8" w:space="0" w:color="auto"/>
              <w:right w:val="single" w:sz="8" w:space="0" w:color="auto"/>
            </w:tcBorders>
          </w:tcPr>
          <w:p w14:paraId="4BB6416F" w14:textId="77777777" w:rsidR="0018351F" w:rsidRPr="008E3902" w:rsidRDefault="0018351F" w:rsidP="004B1B11">
            <w:pPr>
              <w:pStyle w:val="CellBodyCentered"/>
              <w:rPr>
                <w:lang w:val="ru-RU"/>
              </w:rPr>
            </w:pPr>
            <w:r w:rsidRPr="008E3902">
              <w:rPr>
                <w:lang w:val="ru-RU"/>
              </w:rPr>
              <w:t>&gt;24</w:t>
            </w:r>
          </w:p>
        </w:tc>
        <w:tc>
          <w:tcPr>
            <w:tcW w:w="878" w:type="dxa"/>
            <w:tcBorders>
              <w:top w:val="nil"/>
              <w:left w:val="nil"/>
              <w:bottom w:val="single" w:sz="8" w:space="0" w:color="auto"/>
              <w:right w:val="single" w:sz="8" w:space="0" w:color="auto"/>
            </w:tcBorders>
          </w:tcPr>
          <w:p w14:paraId="4BB64170" w14:textId="77777777" w:rsidR="0018351F" w:rsidRPr="008E3902" w:rsidRDefault="0018351F" w:rsidP="00AD51BE">
            <w:pPr>
              <w:pStyle w:val="CellBodyCentered"/>
              <w:spacing w:line="260" w:lineRule="atLeast"/>
              <w:rPr>
                <w:color w:val="auto"/>
                <w:lang w:val="ru-RU"/>
              </w:rPr>
            </w:pPr>
            <w:r w:rsidRPr="008E3902">
              <w:rPr>
                <w:color w:val="auto"/>
                <w:lang w:val="ru-RU"/>
              </w:rPr>
              <w:t>110</w:t>
            </w:r>
          </w:p>
        </w:tc>
        <w:tc>
          <w:tcPr>
            <w:tcW w:w="900" w:type="dxa"/>
            <w:tcBorders>
              <w:top w:val="nil"/>
              <w:left w:val="nil"/>
              <w:bottom w:val="single" w:sz="8" w:space="0" w:color="auto"/>
              <w:right w:val="single" w:sz="8" w:space="0" w:color="auto"/>
            </w:tcBorders>
          </w:tcPr>
          <w:p w14:paraId="4BB64171" w14:textId="77777777" w:rsidR="0018351F" w:rsidRPr="008E3902" w:rsidRDefault="0018351F" w:rsidP="00AD51BE">
            <w:pPr>
              <w:pStyle w:val="CellBodyCentered"/>
              <w:spacing w:line="260" w:lineRule="atLeast"/>
              <w:rPr>
                <w:color w:val="auto"/>
                <w:lang w:val="ru-RU"/>
              </w:rPr>
            </w:pPr>
            <w:r w:rsidRPr="008E3902">
              <w:rPr>
                <w:color w:val="auto"/>
                <w:lang w:val="ru-RU"/>
              </w:rPr>
              <w:t>80</w:t>
            </w:r>
          </w:p>
        </w:tc>
        <w:tc>
          <w:tcPr>
            <w:tcW w:w="961" w:type="dxa"/>
            <w:tcBorders>
              <w:top w:val="nil"/>
              <w:left w:val="nil"/>
              <w:bottom w:val="single" w:sz="8" w:space="0" w:color="auto"/>
              <w:right w:val="single" w:sz="8" w:space="0" w:color="auto"/>
            </w:tcBorders>
          </w:tcPr>
          <w:p w14:paraId="4BB64172"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109" w:type="dxa"/>
            <w:tcBorders>
              <w:top w:val="nil"/>
              <w:left w:val="nil"/>
              <w:bottom w:val="single" w:sz="8" w:space="0" w:color="auto"/>
              <w:right w:val="single" w:sz="8" w:space="0" w:color="auto"/>
            </w:tcBorders>
          </w:tcPr>
          <w:p w14:paraId="4BB64173"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153</w:t>
            </w:r>
          </w:p>
        </w:tc>
        <w:tc>
          <w:tcPr>
            <w:tcW w:w="876" w:type="dxa"/>
            <w:tcBorders>
              <w:top w:val="nil"/>
              <w:left w:val="nil"/>
              <w:bottom w:val="single" w:sz="8" w:space="0" w:color="auto"/>
              <w:right w:val="single" w:sz="8" w:space="0" w:color="auto"/>
            </w:tcBorders>
          </w:tcPr>
          <w:p w14:paraId="4BB64174" w14:textId="77777777" w:rsidR="0018351F" w:rsidRPr="008E3902" w:rsidRDefault="0018351F" w:rsidP="00AD51BE">
            <w:pPr>
              <w:pStyle w:val="CellBodyCentered"/>
              <w:spacing w:line="260" w:lineRule="atLeast"/>
              <w:rPr>
                <w:color w:val="auto"/>
                <w:lang w:val="ru-RU"/>
              </w:rPr>
            </w:pPr>
            <w:r w:rsidRPr="008E3902">
              <w:rPr>
                <w:color w:val="auto"/>
                <w:lang w:val="ru-RU"/>
              </w:rPr>
              <w:t>135</w:t>
            </w:r>
          </w:p>
        </w:tc>
        <w:tc>
          <w:tcPr>
            <w:tcW w:w="946" w:type="dxa"/>
            <w:tcBorders>
              <w:top w:val="nil"/>
              <w:left w:val="nil"/>
              <w:bottom w:val="single" w:sz="8" w:space="0" w:color="auto"/>
              <w:right w:val="single" w:sz="8" w:space="0" w:color="auto"/>
            </w:tcBorders>
          </w:tcPr>
          <w:p w14:paraId="4BB64175" w14:textId="77777777" w:rsidR="0018351F" w:rsidRPr="008E3902" w:rsidRDefault="0018351F" w:rsidP="00AD51BE">
            <w:pPr>
              <w:pStyle w:val="CellBodyCentered"/>
              <w:spacing w:line="260" w:lineRule="atLeast"/>
              <w:rPr>
                <w:color w:val="auto"/>
                <w:lang w:val="ru-RU"/>
              </w:rPr>
            </w:pPr>
            <w:r w:rsidRPr="008E3902">
              <w:rPr>
                <w:color w:val="auto"/>
                <w:lang w:val="ru-RU"/>
              </w:rPr>
              <w:t>105</w:t>
            </w:r>
          </w:p>
        </w:tc>
        <w:tc>
          <w:tcPr>
            <w:tcW w:w="944" w:type="dxa"/>
            <w:tcBorders>
              <w:top w:val="nil"/>
              <w:left w:val="nil"/>
              <w:bottom w:val="single" w:sz="8" w:space="0" w:color="auto"/>
              <w:right w:val="single" w:sz="8" w:space="0" w:color="auto"/>
            </w:tcBorders>
          </w:tcPr>
          <w:p w14:paraId="4BB64176" w14:textId="77777777" w:rsidR="0018351F" w:rsidRPr="008E3902" w:rsidRDefault="0018351F" w:rsidP="00AD51BE">
            <w:pPr>
              <w:pStyle w:val="CellBodyCentered"/>
              <w:spacing w:line="260" w:lineRule="atLeast"/>
              <w:rPr>
                <w:color w:val="auto"/>
                <w:lang w:val="ru-RU"/>
              </w:rPr>
            </w:pPr>
            <w:r w:rsidRPr="008E3902">
              <w:rPr>
                <w:color w:val="auto"/>
                <w:lang w:val="ru-RU"/>
              </w:rPr>
              <w:t>30</w:t>
            </w:r>
          </w:p>
        </w:tc>
        <w:tc>
          <w:tcPr>
            <w:tcW w:w="1032" w:type="dxa"/>
            <w:tcBorders>
              <w:top w:val="single" w:sz="8" w:space="0" w:color="auto"/>
              <w:left w:val="nil"/>
              <w:bottom w:val="single" w:sz="8" w:space="0" w:color="auto"/>
              <w:right w:val="single" w:sz="8" w:space="0" w:color="auto"/>
            </w:tcBorders>
          </w:tcPr>
          <w:p w14:paraId="4BB64177" w14:textId="77777777" w:rsidR="0018351F" w:rsidRPr="008E3902" w:rsidRDefault="0018351F" w:rsidP="00AD51BE">
            <w:pPr>
              <w:pStyle w:val="CellBodyCentered"/>
              <w:spacing w:line="260" w:lineRule="atLeast"/>
              <w:rPr>
                <w:color w:val="auto"/>
                <w:lang w:val="ru-RU"/>
              </w:rPr>
            </w:pPr>
            <w:r w:rsidRPr="008E3902">
              <w:rPr>
                <w:color w:val="auto"/>
                <w:u w:val="single"/>
                <w:lang w:val="ru-RU"/>
              </w:rPr>
              <w:t>179</w:t>
            </w:r>
          </w:p>
        </w:tc>
      </w:tr>
    </w:tbl>
    <w:p w14:paraId="2408E89C" w14:textId="77777777" w:rsidR="00D06F6E" w:rsidRPr="008E3902" w:rsidRDefault="00D06F6E" w:rsidP="00D06F6E">
      <w:pPr>
        <w:autoSpaceDE/>
        <w:autoSpaceDN/>
        <w:adjustRightInd/>
        <w:spacing w:before="0" w:line="240" w:lineRule="auto"/>
        <w:ind w:left="284" w:hanging="142"/>
        <w:rPr>
          <w:color w:val="auto"/>
          <w:lang w:val="ru-RU"/>
        </w:rPr>
      </w:pPr>
    </w:p>
    <w:p w14:paraId="4BB64179" w14:textId="203172AC" w:rsidR="00A55EB4" w:rsidRPr="008E3902" w:rsidRDefault="00A55EB4" w:rsidP="00D06F6E">
      <w:pPr>
        <w:autoSpaceDE/>
        <w:autoSpaceDN/>
        <w:adjustRightInd/>
        <w:spacing w:before="0" w:line="240" w:lineRule="auto"/>
        <w:ind w:left="284" w:hanging="142"/>
        <w:rPr>
          <w:color w:val="auto"/>
          <w:lang w:val="ru-RU"/>
        </w:rPr>
      </w:pPr>
      <w:r w:rsidRPr="008E3902">
        <w:rPr>
          <w:color w:val="auto"/>
          <w:lang w:val="ru-RU"/>
        </w:rPr>
        <w:t>Расчеты температур поверхности раздела в таблице выполнены на основании следующего:</w:t>
      </w:r>
    </w:p>
    <w:p w14:paraId="4BB6417A" w14:textId="77777777" w:rsidR="00A55EB4" w:rsidRPr="008E3902" w:rsidRDefault="00A55EB4" w:rsidP="00D06F6E">
      <w:pPr>
        <w:autoSpaceDE/>
        <w:autoSpaceDN/>
        <w:adjustRightInd/>
        <w:spacing w:before="0" w:line="240" w:lineRule="auto"/>
        <w:ind w:left="284" w:hanging="142"/>
        <w:rPr>
          <w:color w:val="auto"/>
          <w:lang w:val="ru-RU"/>
        </w:rPr>
      </w:pPr>
      <w:r w:rsidRPr="008E3902">
        <w:rPr>
          <w:color w:val="auto"/>
          <w:lang w:val="ru-RU"/>
        </w:rPr>
        <w:t>Расчетный комплекс– NAIMA 3E Plus v</w:t>
      </w:r>
      <w:r w:rsidR="0018351F" w:rsidRPr="008E3902">
        <w:rPr>
          <w:color w:val="auto"/>
          <w:lang w:val="ru-RU"/>
        </w:rPr>
        <w:t>4.1</w:t>
      </w:r>
    </w:p>
    <w:p w14:paraId="4BB6417B" w14:textId="77777777" w:rsidR="00A55EB4" w:rsidRPr="008E3902" w:rsidRDefault="00A55EB4" w:rsidP="00DA3844">
      <w:pPr>
        <w:autoSpaceDE/>
        <w:autoSpaceDN/>
        <w:adjustRightInd/>
        <w:spacing w:before="0" w:line="240" w:lineRule="auto"/>
        <w:ind w:left="142"/>
        <w:rPr>
          <w:color w:val="auto"/>
          <w:lang w:val="ru-RU"/>
        </w:rPr>
      </w:pPr>
      <w:r w:rsidRPr="008E3902">
        <w:rPr>
          <w:color w:val="auto"/>
          <w:lang w:val="ru-RU"/>
        </w:rPr>
        <w:t>Раздел ASTM C</w:t>
      </w:r>
      <w:r w:rsidR="0018351F" w:rsidRPr="008E3902">
        <w:rPr>
          <w:color w:val="auto"/>
          <w:lang w:val="ru-RU"/>
        </w:rPr>
        <w:t>547-11 «Минеральная вата»</w:t>
      </w:r>
      <w:r w:rsidRPr="008E3902">
        <w:rPr>
          <w:color w:val="auto"/>
          <w:lang w:val="ru-RU"/>
        </w:rPr>
        <w:t xml:space="preserve"> по изоляции из минеральной ваты для трубопроводов</w:t>
      </w:r>
    </w:p>
    <w:p w14:paraId="4BB6417C" w14:textId="77777777" w:rsidR="00A55EB4" w:rsidRPr="008E3902" w:rsidRDefault="00A55EB4" w:rsidP="00D06F6E">
      <w:pPr>
        <w:autoSpaceDE/>
        <w:autoSpaceDN/>
        <w:adjustRightInd/>
        <w:spacing w:before="0" w:line="240" w:lineRule="auto"/>
        <w:ind w:left="284" w:hanging="142"/>
        <w:rPr>
          <w:color w:val="auto"/>
          <w:lang w:val="ru-RU"/>
        </w:rPr>
      </w:pPr>
      <w:r w:rsidRPr="008E3902">
        <w:rPr>
          <w:color w:val="auto"/>
          <w:lang w:val="ru-RU"/>
        </w:rPr>
        <w:t>Коэффициент теплового излучения для рубашки из оцинкованной стали – 0,28</w:t>
      </w:r>
    </w:p>
    <w:p w14:paraId="4BB6417D" w14:textId="77777777" w:rsidR="0018351F" w:rsidRPr="008E3902" w:rsidRDefault="0018351F" w:rsidP="00DA3844">
      <w:pPr>
        <w:autoSpaceDE/>
        <w:autoSpaceDN/>
        <w:adjustRightInd/>
        <w:spacing w:before="0" w:line="240" w:lineRule="auto"/>
        <w:ind w:left="142"/>
        <w:rPr>
          <w:color w:val="auto"/>
          <w:lang w:val="ru-RU"/>
        </w:rPr>
      </w:pPr>
      <w:r w:rsidRPr="008E3902">
        <w:rPr>
          <w:color w:val="auto"/>
          <w:lang w:val="ru-RU"/>
        </w:rPr>
        <w:t>Максимальная температура окружающей среды - +44°C,</w:t>
      </w:r>
      <w:r w:rsidRPr="008E3902">
        <w:rPr>
          <w:lang w:val="ru-RU"/>
        </w:rPr>
        <w:t xml:space="preserve"> </w:t>
      </w:r>
      <w:r w:rsidRPr="008E3902">
        <w:rPr>
          <w:lang w:val="ru-RU"/>
        </w:rPr>
        <w:br/>
      </w:r>
      <w:r w:rsidRPr="008E3902">
        <w:rPr>
          <w:color w:val="auto"/>
          <w:lang w:val="ru-RU"/>
        </w:rPr>
        <w:t xml:space="preserve">Максимальная </w:t>
      </w:r>
      <w:r w:rsidRPr="008E3902">
        <w:rPr>
          <w:lang w:val="ru-RU"/>
        </w:rPr>
        <w:t>температура поверхности раздела - +179°C</w:t>
      </w:r>
    </w:p>
    <w:p w14:paraId="4BB6417E" w14:textId="4A998A2D" w:rsidR="00CD112F" w:rsidRPr="008E3902" w:rsidRDefault="00A55EB4" w:rsidP="00D06F6E">
      <w:pPr>
        <w:autoSpaceDE/>
        <w:autoSpaceDN/>
        <w:adjustRightInd/>
        <w:spacing w:before="0" w:line="240" w:lineRule="auto"/>
        <w:ind w:left="284" w:hanging="142"/>
        <w:rPr>
          <w:color w:val="auto"/>
          <w:lang w:val="ru-RU"/>
        </w:rPr>
      </w:pPr>
      <w:r w:rsidRPr="008E3902">
        <w:rPr>
          <w:color w:val="auto"/>
          <w:lang w:val="ru-RU"/>
        </w:rPr>
        <w:t xml:space="preserve">Средняя скорость– </w:t>
      </w:r>
      <w:r w:rsidR="0018351F" w:rsidRPr="008E3902">
        <w:rPr>
          <w:color w:val="auto"/>
          <w:lang w:val="ru-RU"/>
        </w:rPr>
        <w:t>0</w:t>
      </w:r>
      <w:r w:rsidRPr="008E3902">
        <w:rPr>
          <w:color w:val="auto"/>
          <w:lang w:val="ru-RU"/>
        </w:rPr>
        <w:t xml:space="preserve"> м/с</w:t>
      </w:r>
    </w:p>
    <w:p w14:paraId="7F56BD7B" w14:textId="77777777" w:rsidR="007C080B" w:rsidRPr="008E3902" w:rsidRDefault="007C080B" w:rsidP="00D06F6E">
      <w:pPr>
        <w:autoSpaceDE/>
        <w:autoSpaceDN/>
        <w:adjustRightInd/>
        <w:spacing w:before="0" w:line="240" w:lineRule="auto"/>
        <w:ind w:left="284" w:hanging="142"/>
        <w:rPr>
          <w:color w:val="auto"/>
          <w:lang w:val="ru-RU"/>
        </w:rPr>
      </w:pPr>
    </w:p>
    <w:tbl>
      <w:tblPr>
        <w:tblW w:w="9034" w:type="dxa"/>
        <w:tblInd w:w="198" w:type="dxa"/>
        <w:tblLayout w:type="fixed"/>
        <w:tblLook w:val="0000" w:firstRow="0" w:lastRow="0" w:firstColumn="0" w:lastColumn="0" w:noHBand="0" w:noVBand="0"/>
      </w:tblPr>
      <w:tblGrid>
        <w:gridCol w:w="900"/>
        <w:gridCol w:w="810"/>
        <w:gridCol w:w="810"/>
        <w:gridCol w:w="900"/>
        <w:gridCol w:w="961"/>
        <w:gridCol w:w="1019"/>
        <w:gridCol w:w="810"/>
        <w:gridCol w:w="900"/>
        <w:gridCol w:w="900"/>
        <w:gridCol w:w="1024"/>
      </w:tblGrid>
      <w:tr w:rsidR="00CD112F" w:rsidRPr="008E3902" w:rsidDel="006360D2" w14:paraId="4BB64180" w14:textId="27F5592D" w:rsidTr="006421AE">
        <w:trPr>
          <w:cantSplit/>
          <w:trHeight w:val="255"/>
          <w:del w:id="2011" w:author="Tuleshov, Kurmanbek [Bolashak Atyrau Limited]" w:date="2022-10-11T00:17:00Z"/>
        </w:trPr>
        <w:tc>
          <w:tcPr>
            <w:tcW w:w="9034" w:type="dxa"/>
            <w:gridSpan w:val="10"/>
            <w:tcBorders>
              <w:bottom w:val="single" w:sz="8" w:space="0" w:color="000000"/>
            </w:tcBorders>
          </w:tcPr>
          <w:p w14:paraId="4BB6417F" w14:textId="35841A65" w:rsidR="00CD112F" w:rsidRPr="008E3902" w:rsidDel="006360D2" w:rsidRDefault="00CD112F" w:rsidP="00D03F38">
            <w:pPr>
              <w:pStyle w:val="TableTitle1"/>
              <w:numPr>
                <w:ilvl w:val="0"/>
                <w:numId w:val="0"/>
              </w:numPr>
              <w:ind w:left="1512" w:hanging="792"/>
              <w:rPr>
                <w:del w:id="2012" w:author="Tuleshov, Kurmanbek [Bolashak Atyrau Limited]" w:date="2022-10-11T00:17:00Z"/>
                <w:lang w:val="ru-RU"/>
              </w:rPr>
            </w:pPr>
            <w:del w:id="2013" w:author="Tuleshov, Kurmanbek [Bolashak Atyrau Limited]" w:date="2022-10-10T16:54:00Z">
              <w:r w:rsidRPr="008E3902" w:rsidDel="00BF5E8F">
                <w:rPr>
                  <w:lang w:val="ru-RU"/>
                </w:rPr>
                <w:delText xml:space="preserve">Таблица </w:delText>
              </w:r>
              <w:r w:rsidR="00D03F38" w:rsidRPr="008E3902" w:rsidDel="00BF5E8F">
                <w:rPr>
                  <w:lang w:val="ru-RU"/>
                </w:rPr>
                <w:delText>8</w:delText>
              </w:r>
              <w:r w:rsidRPr="008E3902" w:rsidDel="00BF5E8F">
                <w:rPr>
                  <w:lang w:val="ru-RU"/>
                </w:rPr>
                <w:delText xml:space="preserve">: Таблица значений толщины двухслойной теплоизоляции для сохранения тепла с установленным между слоями ленточным электронагревательным элементом </w:delText>
              </w:r>
              <w:r w:rsidR="00F85E17" w:rsidRPr="008E3902" w:rsidDel="00BF5E8F">
                <w:rPr>
                  <w:lang w:val="ru-RU"/>
                </w:rPr>
                <w:delText>–</w:delText>
              </w:r>
              <w:r w:rsidRPr="008E3902" w:rsidDel="00BF5E8F">
                <w:rPr>
                  <w:lang w:val="ru-RU"/>
                </w:rPr>
                <w:delText xml:space="preserve"> Продолжение</w:delText>
              </w:r>
              <w:r w:rsidR="00F85E17" w:rsidRPr="008E3902" w:rsidDel="00BF5E8F">
                <w:rPr>
                  <w:lang w:val="ru-RU"/>
                </w:rPr>
                <w:delText xml:space="preserve">  </w:delText>
              </w:r>
            </w:del>
          </w:p>
        </w:tc>
      </w:tr>
      <w:tr w:rsidR="00CD112F" w:rsidRPr="008E3902" w:rsidDel="006360D2" w14:paraId="4BB64184" w14:textId="731C7F90" w:rsidTr="006421AE">
        <w:trPr>
          <w:cantSplit/>
          <w:trHeight w:val="255"/>
          <w:del w:id="2014" w:author="Tuleshov, Kurmanbek [Bolashak Atyrau Limited]" w:date="2022-10-11T00:17:00Z"/>
        </w:trPr>
        <w:tc>
          <w:tcPr>
            <w:tcW w:w="1710" w:type="dxa"/>
            <w:gridSpan w:val="2"/>
            <w:vMerge w:val="restart"/>
            <w:tcBorders>
              <w:top w:val="single" w:sz="8" w:space="0" w:color="auto"/>
              <w:left w:val="single" w:sz="8" w:space="0" w:color="auto"/>
              <w:bottom w:val="single" w:sz="8" w:space="0" w:color="000000"/>
              <w:right w:val="single" w:sz="8" w:space="0" w:color="auto"/>
            </w:tcBorders>
          </w:tcPr>
          <w:p w14:paraId="4BB64181" w14:textId="0A6AEDF1" w:rsidR="00CD112F" w:rsidRPr="008E3902" w:rsidDel="006360D2" w:rsidRDefault="00CD112F" w:rsidP="004B1B11">
            <w:pPr>
              <w:pStyle w:val="CellHeadingCentered"/>
              <w:rPr>
                <w:del w:id="2015" w:author="Tuleshov, Kurmanbek [Bolashak Atyrau Limited]" w:date="2022-10-11T00:17:00Z"/>
                <w:lang w:val="ru-RU"/>
              </w:rPr>
            </w:pPr>
            <w:del w:id="2016" w:author="Tuleshov, Kurmanbek [Bolashak Atyrau Limited]" w:date="2022-10-10T16:54:00Z">
              <w:r w:rsidRPr="008E3902" w:rsidDel="00BF5E8F">
                <w:rPr>
                  <w:lang w:val="ru-RU"/>
                </w:rPr>
                <w:delText>РАЗМЕР ТРУБЫ</w:delText>
              </w:r>
            </w:del>
          </w:p>
        </w:tc>
        <w:tc>
          <w:tcPr>
            <w:tcW w:w="3690" w:type="dxa"/>
            <w:gridSpan w:val="4"/>
            <w:tcBorders>
              <w:top w:val="single" w:sz="8" w:space="0" w:color="auto"/>
              <w:left w:val="nil"/>
              <w:bottom w:val="nil"/>
              <w:right w:val="single" w:sz="8" w:space="0" w:color="auto"/>
            </w:tcBorders>
          </w:tcPr>
          <w:p w14:paraId="4BB64182" w14:textId="4336DAD1" w:rsidR="00CD112F" w:rsidRPr="008E3902" w:rsidDel="006360D2" w:rsidRDefault="002E3D95" w:rsidP="004B1B11">
            <w:pPr>
              <w:pStyle w:val="CellHeadingCentered"/>
              <w:rPr>
                <w:del w:id="2017" w:author="Tuleshov, Kurmanbek [Bolashak Atyrau Limited]" w:date="2022-10-11T00:17:00Z"/>
                <w:lang w:val="ru-RU"/>
              </w:rPr>
            </w:pPr>
            <w:del w:id="2018" w:author="Tuleshov, Kurmanbek [Bolashak Atyrau Limited]" w:date="2022-10-10T16:54:00Z">
              <w:r w:rsidRPr="008E3902" w:rsidDel="00BF5E8F">
                <w:rPr>
                  <w:color w:val="auto"/>
                  <w:lang w:val="ru-RU"/>
                </w:rPr>
                <w:delText xml:space="preserve">РАБОЧАЯ </w:delText>
              </w:r>
              <w:r w:rsidR="00CD112F" w:rsidRPr="008E3902" w:rsidDel="00BF5E8F">
                <w:rPr>
                  <w:lang w:val="ru-RU"/>
                </w:rPr>
                <w:delText>ТЕМПЕРАТУРА</w:delText>
              </w:r>
            </w:del>
          </w:p>
        </w:tc>
        <w:tc>
          <w:tcPr>
            <w:tcW w:w="3634" w:type="dxa"/>
            <w:gridSpan w:val="4"/>
            <w:tcBorders>
              <w:top w:val="single" w:sz="8" w:space="0" w:color="auto"/>
              <w:left w:val="nil"/>
              <w:bottom w:val="nil"/>
              <w:right w:val="single" w:sz="8" w:space="0" w:color="auto"/>
            </w:tcBorders>
          </w:tcPr>
          <w:p w14:paraId="4BB64183" w14:textId="2A755A78" w:rsidR="00CD112F" w:rsidRPr="008E3902" w:rsidDel="006360D2" w:rsidRDefault="002E3D95" w:rsidP="004B1B11">
            <w:pPr>
              <w:pStyle w:val="CellHeadingCentered"/>
              <w:rPr>
                <w:del w:id="2019" w:author="Tuleshov, Kurmanbek [Bolashak Atyrau Limited]" w:date="2022-10-11T00:17:00Z"/>
                <w:lang w:val="ru-RU"/>
              </w:rPr>
            </w:pPr>
            <w:del w:id="2020" w:author="Tuleshov, Kurmanbek [Bolashak Atyrau Limited]" w:date="2022-10-10T16:54:00Z">
              <w:r w:rsidRPr="008E3902" w:rsidDel="00BF5E8F">
                <w:rPr>
                  <w:color w:val="auto"/>
                  <w:lang w:val="ru-RU"/>
                </w:rPr>
                <w:delText xml:space="preserve">РАБОЧАЯ </w:delText>
              </w:r>
              <w:r w:rsidR="00CD112F" w:rsidRPr="008E3902" w:rsidDel="00BF5E8F">
                <w:rPr>
                  <w:lang w:val="ru-RU"/>
                </w:rPr>
                <w:delText>ТЕМПЕРАТУРА</w:delText>
              </w:r>
            </w:del>
          </w:p>
        </w:tc>
      </w:tr>
      <w:tr w:rsidR="00CD112F" w:rsidRPr="008E3902" w:rsidDel="006360D2" w14:paraId="4BB64188" w14:textId="58CA9D77" w:rsidTr="006421AE">
        <w:trPr>
          <w:cantSplit/>
          <w:trHeight w:val="270"/>
          <w:del w:id="2021" w:author="Tuleshov, Kurmanbek [Bolashak Atyrau Limited]" w:date="2022-10-11T00:17:00Z"/>
        </w:trPr>
        <w:tc>
          <w:tcPr>
            <w:tcW w:w="1710" w:type="dxa"/>
            <w:gridSpan w:val="2"/>
            <w:vMerge/>
            <w:tcBorders>
              <w:top w:val="single" w:sz="8" w:space="0" w:color="auto"/>
              <w:left w:val="single" w:sz="8" w:space="0" w:color="auto"/>
              <w:bottom w:val="single" w:sz="8" w:space="0" w:color="000000"/>
              <w:right w:val="single" w:sz="8" w:space="0" w:color="auto"/>
            </w:tcBorders>
            <w:vAlign w:val="center"/>
          </w:tcPr>
          <w:p w14:paraId="4BB64185" w14:textId="2756AC94" w:rsidR="00CD112F" w:rsidRPr="008E3902" w:rsidDel="006360D2" w:rsidRDefault="00CD112F" w:rsidP="004B1B11">
            <w:pPr>
              <w:pStyle w:val="CellHeadingCentered"/>
              <w:rPr>
                <w:del w:id="2022" w:author="Tuleshov, Kurmanbek [Bolashak Atyrau Limited]" w:date="2022-10-11T00:17:00Z"/>
                <w:lang w:val="ru-RU"/>
              </w:rPr>
            </w:pPr>
          </w:p>
        </w:tc>
        <w:tc>
          <w:tcPr>
            <w:tcW w:w="3690" w:type="dxa"/>
            <w:gridSpan w:val="4"/>
            <w:tcBorders>
              <w:top w:val="nil"/>
              <w:left w:val="nil"/>
              <w:bottom w:val="single" w:sz="8" w:space="0" w:color="auto"/>
              <w:right w:val="single" w:sz="8" w:space="0" w:color="auto"/>
            </w:tcBorders>
          </w:tcPr>
          <w:p w14:paraId="4BB64186" w14:textId="43276795" w:rsidR="00CD112F" w:rsidRPr="008E3902" w:rsidDel="006360D2" w:rsidRDefault="00CD112F" w:rsidP="004B1B11">
            <w:pPr>
              <w:pStyle w:val="CellHeadingCentered"/>
              <w:rPr>
                <w:del w:id="2023" w:author="Tuleshov, Kurmanbek [Bolashak Atyrau Limited]" w:date="2022-10-11T00:17:00Z"/>
                <w:lang w:val="ru-RU"/>
              </w:rPr>
            </w:pPr>
            <w:del w:id="2024" w:author="Tuleshov, Kurmanbek [Bolashak Atyrau Limited]" w:date="2022-10-10T16:54:00Z">
              <w:r w:rsidRPr="008E3902" w:rsidDel="00BF5E8F">
                <w:rPr>
                  <w:lang w:val="ru-RU"/>
                </w:rPr>
                <w:delText>от 411 до 450 °C</w:delText>
              </w:r>
            </w:del>
          </w:p>
        </w:tc>
        <w:tc>
          <w:tcPr>
            <w:tcW w:w="3634" w:type="dxa"/>
            <w:gridSpan w:val="4"/>
            <w:tcBorders>
              <w:top w:val="nil"/>
              <w:left w:val="nil"/>
              <w:bottom w:val="single" w:sz="8" w:space="0" w:color="auto"/>
              <w:right w:val="single" w:sz="8" w:space="0" w:color="auto"/>
            </w:tcBorders>
          </w:tcPr>
          <w:p w14:paraId="4BB64187" w14:textId="59BD9359" w:rsidR="00CD112F" w:rsidRPr="008E3902" w:rsidDel="006360D2" w:rsidRDefault="00CD112F" w:rsidP="004B1B11">
            <w:pPr>
              <w:pStyle w:val="CellHeadingCentered"/>
              <w:rPr>
                <w:del w:id="2025" w:author="Tuleshov, Kurmanbek [Bolashak Atyrau Limited]" w:date="2022-10-11T00:17:00Z"/>
                <w:lang w:val="ru-RU"/>
              </w:rPr>
            </w:pPr>
            <w:del w:id="2026" w:author="Tuleshov, Kurmanbek [Bolashak Atyrau Limited]" w:date="2022-10-10T16:54:00Z">
              <w:r w:rsidRPr="008E3902" w:rsidDel="00BF5E8F">
                <w:rPr>
                  <w:lang w:val="ru-RU"/>
                </w:rPr>
                <w:delText>от 451 до 540 °C</w:delText>
              </w:r>
            </w:del>
          </w:p>
        </w:tc>
      </w:tr>
      <w:tr w:rsidR="006421AE" w:rsidRPr="008E3902" w:rsidDel="006360D2" w14:paraId="4BB64197" w14:textId="186E1D62" w:rsidTr="006421AE">
        <w:trPr>
          <w:trHeight w:val="315"/>
          <w:del w:id="2027"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89" w14:textId="35B9C75C" w:rsidR="006421AE" w:rsidRPr="008E3902" w:rsidDel="00BF5E8F" w:rsidRDefault="006421AE" w:rsidP="00D168DE">
            <w:pPr>
              <w:pStyle w:val="CellHeadingCentered"/>
              <w:ind w:left="-108" w:right="-107"/>
              <w:rPr>
                <w:del w:id="2028" w:author="Tuleshov, Kurmanbek [Bolashak Atyrau Limited]" w:date="2022-10-10T16:54:00Z"/>
                <w:lang w:val="ru-RU"/>
              </w:rPr>
            </w:pPr>
            <w:del w:id="2029" w:author="Tuleshov, Kurmanbek [Bolashak Atyrau Limited]" w:date="2022-10-10T16:54:00Z">
              <w:r w:rsidRPr="008E3902" w:rsidDel="00BF5E8F">
                <w:rPr>
                  <w:lang w:val="ru-RU"/>
                </w:rPr>
                <w:delText>Номи-наль-ный диаметр (DN)</w:delText>
              </w:r>
            </w:del>
          </w:p>
          <w:p w14:paraId="4BB6418A" w14:textId="7007B9CA" w:rsidR="006421AE" w:rsidRPr="008E3902" w:rsidDel="006360D2" w:rsidRDefault="006421AE" w:rsidP="00D168DE">
            <w:pPr>
              <w:pStyle w:val="CellHeadingCentered"/>
              <w:ind w:left="-108" w:right="-107"/>
              <w:rPr>
                <w:del w:id="2030" w:author="Tuleshov, Kurmanbek [Bolashak Atyrau Limited]" w:date="2022-10-11T00:17:00Z"/>
                <w:lang w:val="ru-RU"/>
              </w:rPr>
            </w:pPr>
          </w:p>
        </w:tc>
        <w:tc>
          <w:tcPr>
            <w:tcW w:w="810" w:type="dxa"/>
            <w:tcBorders>
              <w:top w:val="nil"/>
              <w:left w:val="nil"/>
              <w:bottom w:val="single" w:sz="8" w:space="0" w:color="auto"/>
              <w:right w:val="single" w:sz="8" w:space="0" w:color="auto"/>
            </w:tcBorders>
          </w:tcPr>
          <w:p w14:paraId="4BB6418B" w14:textId="3D5E3E95" w:rsidR="006421AE" w:rsidRPr="008E3902" w:rsidDel="00BF5E8F" w:rsidRDefault="006421AE" w:rsidP="00D168DE">
            <w:pPr>
              <w:pStyle w:val="CellHeadingCentered"/>
              <w:ind w:left="-108" w:right="-107"/>
              <w:rPr>
                <w:del w:id="2031" w:author="Tuleshov, Kurmanbek [Bolashak Atyrau Limited]" w:date="2022-10-10T16:54:00Z"/>
                <w:lang w:val="ru-RU"/>
              </w:rPr>
            </w:pPr>
            <w:del w:id="2032" w:author="Tuleshov, Kurmanbek [Bolashak Atyrau Limited]" w:date="2022-10-10T16:54:00Z">
              <w:r w:rsidRPr="008E3902" w:rsidDel="00BF5E8F">
                <w:rPr>
                  <w:lang w:val="ru-RU"/>
                </w:rPr>
                <w:delText>Номи-наль-ный размер трубы</w:delText>
              </w:r>
            </w:del>
          </w:p>
          <w:p w14:paraId="4BB6418C" w14:textId="736F793C" w:rsidR="006421AE" w:rsidRPr="008E3902" w:rsidDel="006360D2" w:rsidRDefault="006421AE" w:rsidP="00D168DE">
            <w:pPr>
              <w:pStyle w:val="CellHeadingCentered"/>
              <w:ind w:left="-108" w:right="-107"/>
              <w:rPr>
                <w:del w:id="2033" w:author="Tuleshov, Kurmanbek [Bolashak Atyrau Limited]" w:date="2022-10-11T00:17:00Z"/>
                <w:sz w:val="16"/>
                <w:lang w:val="ru-RU"/>
              </w:rPr>
            </w:pPr>
            <w:del w:id="2034" w:author="Tuleshov, Kurmanbek [Bolashak Atyrau Limited]" w:date="2022-10-10T16:54:00Z">
              <w:r w:rsidRPr="008E3902" w:rsidDel="00BF5E8F">
                <w:rPr>
                  <w:sz w:val="16"/>
                  <w:lang w:val="ru-RU"/>
                </w:rPr>
                <w:delText>(дюймы)</w:delText>
              </w:r>
            </w:del>
          </w:p>
        </w:tc>
        <w:tc>
          <w:tcPr>
            <w:tcW w:w="810" w:type="dxa"/>
            <w:tcBorders>
              <w:top w:val="nil"/>
              <w:left w:val="nil"/>
              <w:bottom w:val="single" w:sz="8" w:space="0" w:color="auto"/>
              <w:right w:val="single" w:sz="8" w:space="0" w:color="auto"/>
            </w:tcBorders>
          </w:tcPr>
          <w:p w14:paraId="4BB6418D" w14:textId="168AE092" w:rsidR="006421AE" w:rsidRPr="008E3902" w:rsidDel="006360D2" w:rsidRDefault="006421AE" w:rsidP="00D168DE">
            <w:pPr>
              <w:pStyle w:val="CellHeadingCentered"/>
              <w:ind w:left="-108" w:right="-107"/>
              <w:rPr>
                <w:del w:id="2035" w:author="Tuleshov, Kurmanbek [Bolashak Atyrau Limited]" w:date="2022-10-11T00:17:00Z"/>
                <w:lang w:val="ru-RU"/>
              </w:rPr>
            </w:pPr>
            <w:del w:id="2036" w:author="Tuleshov, Kurmanbek [Bolashak Atyrau Limited]" w:date="2022-10-10T16:54:00Z">
              <w:r w:rsidRPr="008E3902" w:rsidDel="00BF5E8F">
                <w:rPr>
                  <w:lang w:val="ru-RU"/>
                </w:rPr>
                <w:delText xml:space="preserve">Общая тол-щина изоля-ции, </w:delText>
              </w:r>
              <w:r w:rsidRPr="008E3902" w:rsidDel="00BF5E8F">
                <w:rPr>
                  <w:lang w:val="ru-RU"/>
                </w:rPr>
                <w:br/>
                <w:delText xml:space="preserve">мм </w:delText>
              </w:r>
            </w:del>
          </w:p>
        </w:tc>
        <w:tc>
          <w:tcPr>
            <w:tcW w:w="900" w:type="dxa"/>
            <w:tcBorders>
              <w:top w:val="nil"/>
              <w:left w:val="nil"/>
              <w:bottom w:val="single" w:sz="8" w:space="0" w:color="auto"/>
              <w:right w:val="single" w:sz="8" w:space="0" w:color="auto"/>
            </w:tcBorders>
          </w:tcPr>
          <w:p w14:paraId="4BB6418E" w14:textId="68D5F88F" w:rsidR="006421AE" w:rsidRPr="008E3902" w:rsidDel="006360D2" w:rsidRDefault="006421AE" w:rsidP="00D168DE">
            <w:pPr>
              <w:pStyle w:val="CellHeadingCentered"/>
              <w:ind w:left="-108" w:right="-107"/>
              <w:rPr>
                <w:del w:id="2037" w:author="Tuleshov, Kurmanbek [Bolashak Atyrau Limited]" w:date="2022-10-11T00:17:00Z"/>
                <w:lang w:val="ru-RU"/>
              </w:rPr>
            </w:pPr>
            <w:del w:id="2038" w:author="Tuleshov, Kurmanbek [Bolashak Atyrau Limited]" w:date="2022-10-10T16:54:00Z">
              <w:r w:rsidRPr="008E3902" w:rsidDel="00BF5E8F">
                <w:rPr>
                  <w:lang w:val="ru-RU"/>
                </w:rPr>
                <w:delText xml:space="preserve">Тол-щина первого (внут-реннего) слоя, </w:delText>
              </w:r>
              <w:r w:rsidRPr="008E3902" w:rsidDel="00BF5E8F">
                <w:rPr>
                  <w:lang w:val="ru-RU"/>
                </w:rPr>
                <w:br/>
                <w:delText>мм</w:delText>
              </w:r>
            </w:del>
          </w:p>
        </w:tc>
        <w:tc>
          <w:tcPr>
            <w:tcW w:w="961" w:type="dxa"/>
            <w:tcBorders>
              <w:top w:val="nil"/>
              <w:left w:val="nil"/>
              <w:bottom w:val="single" w:sz="8" w:space="0" w:color="auto"/>
              <w:right w:val="single" w:sz="8" w:space="0" w:color="auto"/>
            </w:tcBorders>
          </w:tcPr>
          <w:p w14:paraId="4BB6418F" w14:textId="73AD76A3" w:rsidR="006421AE" w:rsidRPr="008E3902" w:rsidDel="006360D2" w:rsidRDefault="006421AE" w:rsidP="00D168DE">
            <w:pPr>
              <w:pStyle w:val="CellHeadingCentered"/>
              <w:ind w:left="-108" w:right="-107"/>
              <w:rPr>
                <w:del w:id="2039" w:author="Tuleshov, Kurmanbek [Bolashak Atyrau Limited]" w:date="2022-10-11T00:17:00Z"/>
                <w:lang w:val="ru-RU"/>
              </w:rPr>
            </w:pPr>
            <w:del w:id="2040" w:author="Tuleshov, Kurmanbek [Bolashak Atyrau Limited]" w:date="2022-10-10T16:54:00Z">
              <w:r w:rsidRPr="008E3902" w:rsidDel="00BF5E8F">
                <w:rPr>
                  <w:lang w:val="ru-RU"/>
                </w:rPr>
                <w:delText xml:space="preserve">Тол-щина второго (наруж-ного) слоя, </w:delText>
              </w:r>
              <w:r w:rsidRPr="008E3902" w:rsidDel="00BF5E8F">
                <w:rPr>
                  <w:lang w:val="ru-RU"/>
                </w:rPr>
                <w:br/>
                <w:delText>мм</w:delText>
              </w:r>
            </w:del>
          </w:p>
        </w:tc>
        <w:tc>
          <w:tcPr>
            <w:tcW w:w="1019" w:type="dxa"/>
            <w:tcBorders>
              <w:top w:val="nil"/>
              <w:left w:val="nil"/>
              <w:bottom w:val="single" w:sz="8" w:space="0" w:color="auto"/>
              <w:right w:val="single" w:sz="8" w:space="0" w:color="auto"/>
            </w:tcBorders>
          </w:tcPr>
          <w:p w14:paraId="4BB64190" w14:textId="2EB14B02" w:rsidR="006421AE" w:rsidRPr="008E3902" w:rsidDel="00BF5E8F" w:rsidRDefault="006421AE" w:rsidP="00D168DE">
            <w:pPr>
              <w:pStyle w:val="CellHeadingCentered"/>
              <w:ind w:left="-108" w:right="-107"/>
              <w:rPr>
                <w:del w:id="2041" w:author="Tuleshov, Kurmanbek [Bolashak Atyrau Limited]" w:date="2022-10-10T16:54:00Z"/>
                <w:lang w:val="ru-RU"/>
              </w:rPr>
            </w:pPr>
            <w:del w:id="2042" w:author="Tuleshov, Kurmanbek [Bolashak Atyrau Limited]" w:date="2022-10-10T16:54:00Z">
              <w:r w:rsidRPr="008E3902" w:rsidDel="00BF5E8F">
                <w:rPr>
                  <w:lang w:val="ru-RU"/>
                </w:rPr>
                <w:delText>Темпера-тура поверх-ности раздела (макс.)</w:delText>
              </w:r>
            </w:del>
          </w:p>
          <w:p w14:paraId="4BB64191" w14:textId="60AD529C" w:rsidR="006421AE" w:rsidRPr="008E3902" w:rsidDel="006360D2" w:rsidRDefault="006421AE" w:rsidP="00D168DE">
            <w:pPr>
              <w:pStyle w:val="CellHeadingCentered"/>
              <w:ind w:left="-108" w:right="-107"/>
              <w:rPr>
                <w:del w:id="2043" w:author="Tuleshov, Kurmanbek [Bolashak Atyrau Limited]" w:date="2022-10-11T00:17:00Z"/>
                <w:lang w:val="ru-RU"/>
              </w:rPr>
            </w:pPr>
            <w:del w:id="2044" w:author="Tuleshov, Kurmanbek [Bolashak Atyrau Limited]" w:date="2022-10-10T16:54:00Z">
              <w:r w:rsidRPr="008E3902" w:rsidDel="00BF5E8F">
                <w:rPr>
                  <w:lang w:val="ru-RU"/>
                </w:rPr>
                <w:delText>°C</w:delText>
              </w:r>
            </w:del>
          </w:p>
        </w:tc>
        <w:tc>
          <w:tcPr>
            <w:tcW w:w="810" w:type="dxa"/>
            <w:tcBorders>
              <w:top w:val="nil"/>
              <w:left w:val="nil"/>
              <w:bottom w:val="single" w:sz="8" w:space="0" w:color="auto"/>
              <w:right w:val="single" w:sz="8" w:space="0" w:color="auto"/>
            </w:tcBorders>
          </w:tcPr>
          <w:p w14:paraId="4BB64192" w14:textId="74470D33" w:rsidR="006421AE" w:rsidRPr="008E3902" w:rsidDel="006360D2" w:rsidRDefault="006421AE" w:rsidP="00D168DE">
            <w:pPr>
              <w:pStyle w:val="CellHeadingCentered"/>
              <w:ind w:left="-108" w:right="-107"/>
              <w:rPr>
                <w:del w:id="2045" w:author="Tuleshov, Kurmanbek [Bolashak Atyrau Limited]" w:date="2022-10-11T00:17:00Z"/>
                <w:lang w:val="ru-RU"/>
              </w:rPr>
            </w:pPr>
            <w:del w:id="2046" w:author="Tuleshov, Kurmanbek [Bolashak Atyrau Limited]" w:date="2022-10-10T16:54:00Z">
              <w:r w:rsidRPr="008E3902" w:rsidDel="00BF5E8F">
                <w:rPr>
                  <w:lang w:val="ru-RU"/>
                </w:rPr>
                <w:delText xml:space="preserve">Общая тол-щина изоля-ции, </w:delText>
              </w:r>
              <w:r w:rsidRPr="008E3902" w:rsidDel="00BF5E8F">
                <w:rPr>
                  <w:lang w:val="ru-RU"/>
                </w:rPr>
                <w:br/>
                <w:delText xml:space="preserve">мм </w:delText>
              </w:r>
            </w:del>
          </w:p>
        </w:tc>
        <w:tc>
          <w:tcPr>
            <w:tcW w:w="900" w:type="dxa"/>
            <w:tcBorders>
              <w:top w:val="nil"/>
              <w:left w:val="nil"/>
              <w:bottom w:val="single" w:sz="8" w:space="0" w:color="auto"/>
              <w:right w:val="single" w:sz="8" w:space="0" w:color="auto"/>
            </w:tcBorders>
          </w:tcPr>
          <w:p w14:paraId="4BB64193" w14:textId="64D25842" w:rsidR="006421AE" w:rsidRPr="008E3902" w:rsidDel="006360D2" w:rsidRDefault="006421AE" w:rsidP="00D168DE">
            <w:pPr>
              <w:pStyle w:val="CellHeadingCentered"/>
              <w:ind w:left="-108" w:right="-107"/>
              <w:rPr>
                <w:del w:id="2047" w:author="Tuleshov, Kurmanbek [Bolashak Atyrau Limited]" w:date="2022-10-11T00:17:00Z"/>
                <w:lang w:val="ru-RU"/>
              </w:rPr>
            </w:pPr>
            <w:del w:id="2048" w:author="Tuleshov, Kurmanbek [Bolashak Atyrau Limited]" w:date="2022-10-10T16:54:00Z">
              <w:r w:rsidRPr="008E3902" w:rsidDel="00BF5E8F">
                <w:rPr>
                  <w:lang w:val="ru-RU"/>
                </w:rPr>
                <w:delText xml:space="preserve">Тол-щина первого (внут-реннего) слоя, </w:delText>
              </w:r>
              <w:r w:rsidRPr="008E3902" w:rsidDel="00BF5E8F">
                <w:rPr>
                  <w:lang w:val="ru-RU"/>
                </w:rPr>
                <w:br/>
                <w:delText>мм</w:delText>
              </w:r>
            </w:del>
          </w:p>
        </w:tc>
        <w:tc>
          <w:tcPr>
            <w:tcW w:w="900" w:type="dxa"/>
            <w:tcBorders>
              <w:top w:val="nil"/>
              <w:left w:val="nil"/>
              <w:bottom w:val="single" w:sz="8" w:space="0" w:color="auto"/>
              <w:right w:val="single" w:sz="8" w:space="0" w:color="auto"/>
            </w:tcBorders>
          </w:tcPr>
          <w:p w14:paraId="4BB64194" w14:textId="7490CA31" w:rsidR="006421AE" w:rsidRPr="008E3902" w:rsidDel="006360D2" w:rsidRDefault="006421AE" w:rsidP="00D168DE">
            <w:pPr>
              <w:pStyle w:val="CellHeadingCentered"/>
              <w:ind w:left="-108" w:right="-107"/>
              <w:rPr>
                <w:del w:id="2049" w:author="Tuleshov, Kurmanbek [Bolashak Atyrau Limited]" w:date="2022-10-11T00:17:00Z"/>
                <w:lang w:val="ru-RU"/>
              </w:rPr>
            </w:pPr>
            <w:del w:id="2050" w:author="Tuleshov, Kurmanbek [Bolashak Atyrau Limited]" w:date="2022-10-10T16:54:00Z">
              <w:r w:rsidRPr="008E3902" w:rsidDel="00BF5E8F">
                <w:rPr>
                  <w:lang w:val="ru-RU"/>
                </w:rPr>
                <w:delText xml:space="preserve">Тол-щина второго (наруж-ного) слоя, </w:delText>
              </w:r>
              <w:r w:rsidRPr="008E3902" w:rsidDel="00BF5E8F">
                <w:rPr>
                  <w:lang w:val="ru-RU"/>
                </w:rPr>
                <w:br/>
                <w:delText>мм</w:delText>
              </w:r>
            </w:del>
          </w:p>
        </w:tc>
        <w:tc>
          <w:tcPr>
            <w:tcW w:w="1024" w:type="dxa"/>
            <w:tcBorders>
              <w:top w:val="nil"/>
              <w:left w:val="nil"/>
              <w:bottom w:val="single" w:sz="8" w:space="0" w:color="auto"/>
              <w:right w:val="single" w:sz="8" w:space="0" w:color="auto"/>
            </w:tcBorders>
          </w:tcPr>
          <w:p w14:paraId="4BB64195" w14:textId="583F8B8E" w:rsidR="006421AE" w:rsidRPr="008E3902" w:rsidDel="00BF5E8F" w:rsidRDefault="006421AE" w:rsidP="00D168DE">
            <w:pPr>
              <w:pStyle w:val="CellHeadingCentered"/>
              <w:ind w:left="-108" w:right="-107"/>
              <w:rPr>
                <w:del w:id="2051" w:author="Tuleshov, Kurmanbek [Bolashak Atyrau Limited]" w:date="2022-10-10T16:54:00Z"/>
                <w:lang w:val="ru-RU"/>
              </w:rPr>
            </w:pPr>
            <w:del w:id="2052" w:author="Tuleshov, Kurmanbek [Bolashak Atyrau Limited]" w:date="2022-10-10T16:54:00Z">
              <w:r w:rsidRPr="008E3902" w:rsidDel="00BF5E8F">
                <w:rPr>
                  <w:lang w:val="ru-RU"/>
                </w:rPr>
                <w:delText>Темпера-тура поверх-ности раздела (макс.)</w:delText>
              </w:r>
            </w:del>
          </w:p>
          <w:p w14:paraId="4BB64196" w14:textId="71A9C16B" w:rsidR="006421AE" w:rsidRPr="008E3902" w:rsidDel="006360D2" w:rsidRDefault="006421AE" w:rsidP="00D168DE">
            <w:pPr>
              <w:pStyle w:val="CellHeadingCentered"/>
              <w:ind w:left="-108" w:right="-107"/>
              <w:rPr>
                <w:del w:id="2053" w:author="Tuleshov, Kurmanbek [Bolashak Atyrau Limited]" w:date="2022-10-11T00:17:00Z"/>
                <w:lang w:val="ru-RU"/>
              </w:rPr>
            </w:pPr>
            <w:del w:id="2054" w:author="Tuleshov, Kurmanbek [Bolashak Atyrau Limited]" w:date="2022-10-10T16:54:00Z">
              <w:r w:rsidRPr="008E3902" w:rsidDel="00BF5E8F">
                <w:rPr>
                  <w:lang w:val="ru-RU"/>
                </w:rPr>
                <w:delText>°C</w:delText>
              </w:r>
            </w:del>
          </w:p>
        </w:tc>
      </w:tr>
      <w:tr w:rsidR="00AE6529" w:rsidRPr="008E3902" w:rsidDel="006360D2" w14:paraId="4BB641A3" w14:textId="79DDC29B" w:rsidTr="00AD51BE">
        <w:trPr>
          <w:trHeight w:val="330"/>
          <w:del w:id="2055" w:author="Tuleshov, Kurmanbek [Bolashak Atyrau Limited]" w:date="2022-10-11T00:17:00Z"/>
        </w:trPr>
        <w:tc>
          <w:tcPr>
            <w:tcW w:w="900" w:type="dxa"/>
            <w:tcBorders>
              <w:top w:val="single" w:sz="8" w:space="0" w:color="auto"/>
              <w:left w:val="single" w:sz="8" w:space="0" w:color="auto"/>
              <w:bottom w:val="single" w:sz="8" w:space="0" w:color="auto"/>
              <w:right w:val="single" w:sz="8" w:space="0" w:color="auto"/>
            </w:tcBorders>
          </w:tcPr>
          <w:p w14:paraId="4BB64198" w14:textId="536A07A6" w:rsidR="00AE6529" w:rsidRPr="008E3902" w:rsidDel="006360D2" w:rsidRDefault="00AE6529" w:rsidP="004B1B11">
            <w:pPr>
              <w:pStyle w:val="CellBodyCentered"/>
              <w:rPr>
                <w:del w:id="2056" w:author="Tuleshov, Kurmanbek [Bolashak Atyrau Limited]" w:date="2022-10-11T00:17:00Z"/>
                <w:lang w:val="ru-RU"/>
              </w:rPr>
            </w:pPr>
            <w:del w:id="2057" w:author="Tuleshov, Kurmanbek [Bolashak Atyrau Limited]" w:date="2022-10-10T16:54:00Z">
              <w:r w:rsidRPr="008E3902" w:rsidDel="00BF5E8F">
                <w:rPr>
                  <w:lang w:val="ru-RU"/>
                </w:rPr>
                <w:delText>15</w:delText>
              </w:r>
            </w:del>
          </w:p>
        </w:tc>
        <w:tc>
          <w:tcPr>
            <w:tcW w:w="810" w:type="dxa"/>
            <w:tcBorders>
              <w:top w:val="single" w:sz="8" w:space="0" w:color="auto"/>
              <w:left w:val="nil"/>
              <w:bottom w:val="single" w:sz="8" w:space="0" w:color="auto"/>
              <w:right w:val="single" w:sz="8" w:space="0" w:color="auto"/>
            </w:tcBorders>
          </w:tcPr>
          <w:p w14:paraId="4BB64199" w14:textId="25B45D59" w:rsidR="00AE6529" w:rsidRPr="008E3902" w:rsidDel="006360D2" w:rsidRDefault="00AE6529" w:rsidP="004B1B11">
            <w:pPr>
              <w:pStyle w:val="CellBodyCentered"/>
              <w:rPr>
                <w:del w:id="2058" w:author="Tuleshov, Kurmanbek [Bolashak Atyrau Limited]" w:date="2022-10-11T00:17:00Z"/>
                <w:lang w:val="ru-RU"/>
              </w:rPr>
            </w:pPr>
            <w:del w:id="2059" w:author="Tuleshov, Kurmanbek [Bolashak Atyrau Limited]" w:date="2022-10-10T16:54:00Z">
              <w:r w:rsidRPr="008E3902" w:rsidDel="00BF5E8F">
                <w:rPr>
                  <w:lang w:val="ru-RU"/>
                </w:rPr>
                <w:delText>½</w:delText>
              </w:r>
            </w:del>
          </w:p>
        </w:tc>
        <w:tc>
          <w:tcPr>
            <w:tcW w:w="7324" w:type="dxa"/>
            <w:gridSpan w:val="8"/>
            <w:vMerge w:val="restart"/>
            <w:tcBorders>
              <w:top w:val="single" w:sz="8" w:space="0" w:color="auto"/>
              <w:left w:val="nil"/>
              <w:right w:val="single" w:sz="8" w:space="0" w:color="auto"/>
            </w:tcBorders>
          </w:tcPr>
          <w:p w14:paraId="4BB6419A" w14:textId="3232DC60" w:rsidR="00AE6529" w:rsidRPr="008E3902" w:rsidDel="00BF5E8F" w:rsidRDefault="00AE6529" w:rsidP="00AE6529">
            <w:pPr>
              <w:pStyle w:val="CellBodyCentered"/>
              <w:rPr>
                <w:del w:id="2060" w:author="Tuleshov, Kurmanbek [Bolashak Atyrau Limited]" w:date="2022-10-10T16:54:00Z"/>
                <w:u w:val="single"/>
                <w:lang w:val="ru-RU"/>
              </w:rPr>
            </w:pPr>
          </w:p>
          <w:p w14:paraId="4BB6419B" w14:textId="643D0C3D" w:rsidR="00AE6529" w:rsidRPr="008E3902" w:rsidDel="00BF5E8F" w:rsidRDefault="00AE6529" w:rsidP="00AE6529">
            <w:pPr>
              <w:pStyle w:val="CellBodyCentered"/>
              <w:rPr>
                <w:del w:id="2061" w:author="Tuleshov, Kurmanbek [Bolashak Atyrau Limited]" w:date="2022-10-10T16:54:00Z"/>
                <w:u w:val="single"/>
                <w:lang w:val="ru-RU"/>
              </w:rPr>
            </w:pPr>
          </w:p>
          <w:p w14:paraId="4BB6419C" w14:textId="150B774D" w:rsidR="00AE6529" w:rsidRPr="008E3902" w:rsidDel="00BF5E8F" w:rsidRDefault="00AE6529" w:rsidP="00AE6529">
            <w:pPr>
              <w:pStyle w:val="CellBodyCentered"/>
              <w:rPr>
                <w:del w:id="2062" w:author="Tuleshov, Kurmanbek [Bolashak Atyrau Limited]" w:date="2022-10-10T16:54:00Z"/>
                <w:u w:val="single"/>
                <w:lang w:val="ru-RU"/>
              </w:rPr>
            </w:pPr>
          </w:p>
          <w:p w14:paraId="4BB6419D" w14:textId="73EC711A" w:rsidR="00AE6529" w:rsidRPr="008E3902" w:rsidDel="00BF5E8F" w:rsidRDefault="00AE6529" w:rsidP="00AE6529">
            <w:pPr>
              <w:pStyle w:val="CellBodyCentered"/>
              <w:rPr>
                <w:del w:id="2063" w:author="Tuleshov, Kurmanbek [Bolashak Atyrau Limited]" w:date="2022-10-10T16:54:00Z"/>
                <w:u w:val="single"/>
                <w:lang w:val="ru-RU"/>
              </w:rPr>
            </w:pPr>
          </w:p>
          <w:p w14:paraId="4BB6419E" w14:textId="50BBF21F" w:rsidR="00AE6529" w:rsidRPr="008E3902" w:rsidDel="00BF5E8F" w:rsidRDefault="00AE6529" w:rsidP="00AE6529">
            <w:pPr>
              <w:pStyle w:val="CellBodyCentered"/>
              <w:rPr>
                <w:del w:id="2064" w:author="Tuleshov, Kurmanbek [Bolashak Atyrau Limited]" w:date="2022-10-10T16:54:00Z"/>
                <w:u w:val="single"/>
                <w:lang w:val="ru-RU"/>
              </w:rPr>
            </w:pPr>
          </w:p>
          <w:p w14:paraId="4BB6419F" w14:textId="55447CE1" w:rsidR="00AE6529" w:rsidRPr="008E3902" w:rsidDel="00BF5E8F" w:rsidRDefault="00AE6529" w:rsidP="00AE6529">
            <w:pPr>
              <w:pStyle w:val="CellBodyCentered"/>
              <w:rPr>
                <w:del w:id="2065" w:author="Tuleshov, Kurmanbek [Bolashak Atyrau Limited]" w:date="2022-10-10T16:54:00Z"/>
                <w:u w:val="single"/>
                <w:lang w:val="ru-RU"/>
              </w:rPr>
            </w:pPr>
          </w:p>
          <w:p w14:paraId="4BB641A0" w14:textId="3F77B9FA" w:rsidR="00AE6529" w:rsidRPr="008E3902" w:rsidDel="00BF5E8F" w:rsidRDefault="00AE6529" w:rsidP="00AE6529">
            <w:pPr>
              <w:pStyle w:val="CellBodyCentered"/>
              <w:rPr>
                <w:del w:id="2066" w:author="Tuleshov, Kurmanbek [Bolashak Atyrau Limited]" w:date="2022-10-10T16:54:00Z"/>
                <w:u w:val="single"/>
                <w:lang w:val="ru-RU"/>
              </w:rPr>
            </w:pPr>
          </w:p>
          <w:p w14:paraId="4BB641A1" w14:textId="6F26776C" w:rsidR="00AE6529" w:rsidRPr="008E3902" w:rsidDel="00BF5E8F" w:rsidRDefault="00AE6529" w:rsidP="00AE6529">
            <w:pPr>
              <w:pStyle w:val="CellBodyCentered"/>
              <w:rPr>
                <w:del w:id="2067" w:author="Tuleshov, Kurmanbek [Bolashak Atyrau Limited]" w:date="2022-10-10T16:54:00Z"/>
                <w:u w:val="single"/>
                <w:lang w:val="ru-RU"/>
              </w:rPr>
            </w:pPr>
          </w:p>
          <w:p w14:paraId="4BB641A2" w14:textId="136DE458" w:rsidR="00AE6529" w:rsidRPr="008E3902" w:rsidDel="006360D2" w:rsidRDefault="00AE6529" w:rsidP="00AE6529">
            <w:pPr>
              <w:pStyle w:val="CellBodyCentered"/>
              <w:rPr>
                <w:del w:id="2068" w:author="Tuleshov, Kurmanbek [Bolashak Atyrau Limited]" w:date="2022-10-11T00:17:00Z"/>
                <w:lang w:val="ru-RU"/>
              </w:rPr>
            </w:pPr>
            <w:del w:id="2069" w:author="Tuleshov, Kurmanbek [Bolashak Atyrau Limited]" w:date="2022-10-10T16:54:00Z">
              <w:r w:rsidRPr="008E3902" w:rsidDel="00BF5E8F">
                <w:rPr>
                  <w:b/>
                  <w:sz w:val="36"/>
                  <w:szCs w:val="36"/>
                  <w:u w:val="single"/>
                  <w:lang w:val="ru-RU"/>
                </w:rPr>
                <w:delText>СОДЕРЖАНИЕ ТАБЛИЦЫ УДАЛЕНО</w:delText>
              </w:r>
            </w:del>
          </w:p>
        </w:tc>
      </w:tr>
      <w:tr w:rsidR="00AE6529" w:rsidRPr="008E3902" w:rsidDel="006360D2" w14:paraId="4BB641A7" w14:textId="7449B4C9" w:rsidTr="00AD51BE">
        <w:trPr>
          <w:trHeight w:val="330"/>
          <w:del w:id="2070"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A4" w14:textId="4B7FAED1" w:rsidR="00AE6529" w:rsidRPr="008E3902" w:rsidDel="006360D2" w:rsidRDefault="00AE6529" w:rsidP="004B1B11">
            <w:pPr>
              <w:pStyle w:val="CellBodyCentered"/>
              <w:rPr>
                <w:del w:id="2071" w:author="Tuleshov, Kurmanbek [Bolashak Atyrau Limited]" w:date="2022-10-11T00:17:00Z"/>
                <w:lang w:val="ru-RU"/>
              </w:rPr>
            </w:pPr>
            <w:del w:id="2072" w:author="Tuleshov, Kurmanbek [Bolashak Atyrau Limited]" w:date="2022-10-10T16:54:00Z">
              <w:r w:rsidRPr="008E3902" w:rsidDel="00BF5E8F">
                <w:rPr>
                  <w:lang w:val="ru-RU"/>
                </w:rPr>
                <w:delText>20</w:delText>
              </w:r>
            </w:del>
          </w:p>
        </w:tc>
        <w:tc>
          <w:tcPr>
            <w:tcW w:w="810" w:type="dxa"/>
            <w:tcBorders>
              <w:top w:val="nil"/>
              <w:left w:val="nil"/>
              <w:bottom w:val="single" w:sz="8" w:space="0" w:color="auto"/>
              <w:right w:val="single" w:sz="8" w:space="0" w:color="auto"/>
            </w:tcBorders>
          </w:tcPr>
          <w:p w14:paraId="4BB641A5" w14:textId="7C626129" w:rsidR="00AE6529" w:rsidRPr="008E3902" w:rsidDel="006360D2" w:rsidRDefault="00AE6529" w:rsidP="004B1B11">
            <w:pPr>
              <w:pStyle w:val="CellBodyCentered"/>
              <w:rPr>
                <w:del w:id="2073" w:author="Tuleshov, Kurmanbek [Bolashak Atyrau Limited]" w:date="2022-10-11T00:17:00Z"/>
                <w:lang w:val="ru-RU"/>
              </w:rPr>
            </w:pPr>
            <w:del w:id="2074" w:author="Tuleshov, Kurmanbek [Bolashak Atyrau Limited]" w:date="2022-10-10T16:54:00Z">
              <w:r w:rsidRPr="008E3902" w:rsidDel="00BF5E8F">
                <w:rPr>
                  <w:lang w:val="ru-RU"/>
                </w:rPr>
                <w:delText>¾</w:delText>
              </w:r>
            </w:del>
          </w:p>
        </w:tc>
        <w:tc>
          <w:tcPr>
            <w:tcW w:w="7324" w:type="dxa"/>
            <w:gridSpan w:val="8"/>
            <w:vMerge/>
            <w:tcBorders>
              <w:left w:val="nil"/>
              <w:right w:val="single" w:sz="8" w:space="0" w:color="auto"/>
            </w:tcBorders>
          </w:tcPr>
          <w:p w14:paraId="4BB641A6" w14:textId="65366EE8" w:rsidR="00AE6529" w:rsidRPr="008E3902" w:rsidDel="006360D2" w:rsidRDefault="00AE6529" w:rsidP="003074CD">
            <w:pPr>
              <w:pStyle w:val="CellBodyCentered"/>
              <w:rPr>
                <w:del w:id="2075" w:author="Tuleshov, Kurmanbek [Bolashak Atyrau Limited]" w:date="2022-10-11T00:17:00Z"/>
                <w:lang w:val="ru-RU"/>
              </w:rPr>
            </w:pPr>
          </w:p>
        </w:tc>
      </w:tr>
      <w:tr w:rsidR="00AE6529" w:rsidRPr="008E3902" w:rsidDel="006360D2" w14:paraId="4BB641AB" w14:textId="4CDA55AB" w:rsidTr="00AD51BE">
        <w:trPr>
          <w:trHeight w:val="330"/>
          <w:del w:id="2076"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A8" w14:textId="4AA9828C" w:rsidR="00AE6529" w:rsidRPr="008E3902" w:rsidDel="006360D2" w:rsidRDefault="00AE6529" w:rsidP="004B1B11">
            <w:pPr>
              <w:pStyle w:val="CellBodyCentered"/>
              <w:rPr>
                <w:del w:id="2077" w:author="Tuleshov, Kurmanbek [Bolashak Atyrau Limited]" w:date="2022-10-11T00:17:00Z"/>
                <w:lang w:val="ru-RU"/>
              </w:rPr>
            </w:pPr>
            <w:del w:id="2078" w:author="Tuleshov, Kurmanbek [Bolashak Atyrau Limited]" w:date="2022-10-10T16:54:00Z">
              <w:r w:rsidRPr="008E3902" w:rsidDel="00BF5E8F">
                <w:rPr>
                  <w:lang w:val="ru-RU"/>
                </w:rPr>
                <w:delText>25</w:delText>
              </w:r>
            </w:del>
          </w:p>
        </w:tc>
        <w:tc>
          <w:tcPr>
            <w:tcW w:w="810" w:type="dxa"/>
            <w:tcBorders>
              <w:top w:val="nil"/>
              <w:left w:val="nil"/>
              <w:bottom w:val="single" w:sz="8" w:space="0" w:color="auto"/>
              <w:right w:val="single" w:sz="8" w:space="0" w:color="auto"/>
            </w:tcBorders>
          </w:tcPr>
          <w:p w14:paraId="4BB641A9" w14:textId="640214B1" w:rsidR="00AE6529" w:rsidRPr="008E3902" w:rsidDel="006360D2" w:rsidRDefault="00AE6529" w:rsidP="004B1B11">
            <w:pPr>
              <w:pStyle w:val="CellBodyCentered"/>
              <w:rPr>
                <w:del w:id="2079" w:author="Tuleshov, Kurmanbek [Bolashak Atyrau Limited]" w:date="2022-10-11T00:17:00Z"/>
                <w:lang w:val="ru-RU"/>
              </w:rPr>
            </w:pPr>
            <w:del w:id="2080" w:author="Tuleshov, Kurmanbek [Bolashak Atyrau Limited]" w:date="2022-10-10T16:54:00Z">
              <w:r w:rsidRPr="008E3902" w:rsidDel="00BF5E8F">
                <w:rPr>
                  <w:lang w:val="ru-RU"/>
                </w:rPr>
                <w:delText>1</w:delText>
              </w:r>
            </w:del>
          </w:p>
        </w:tc>
        <w:tc>
          <w:tcPr>
            <w:tcW w:w="7324" w:type="dxa"/>
            <w:gridSpan w:val="8"/>
            <w:vMerge/>
            <w:tcBorders>
              <w:left w:val="nil"/>
              <w:right w:val="single" w:sz="8" w:space="0" w:color="auto"/>
            </w:tcBorders>
          </w:tcPr>
          <w:p w14:paraId="4BB641AA" w14:textId="3EE0B05A" w:rsidR="00AE6529" w:rsidRPr="008E3902" w:rsidDel="006360D2" w:rsidRDefault="00AE6529" w:rsidP="003074CD">
            <w:pPr>
              <w:pStyle w:val="CellBodyCentered"/>
              <w:rPr>
                <w:del w:id="2081" w:author="Tuleshov, Kurmanbek [Bolashak Atyrau Limited]" w:date="2022-10-11T00:17:00Z"/>
                <w:lang w:val="ru-RU"/>
              </w:rPr>
            </w:pPr>
          </w:p>
        </w:tc>
      </w:tr>
      <w:tr w:rsidR="00AE6529" w:rsidRPr="008E3902" w:rsidDel="006360D2" w14:paraId="4BB641AF" w14:textId="5975D3F4" w:rsidTr="00AD51BE">
        <w:trPr>
          <w:trHeight w:val="330"/>
          <w:del w:id="2082"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AC" w14:textId="6F156D51" w:rsidR="00AE6529" w:rsidRPr="008E3902" w:rsidDel="006360D2" w:rsidRDefault="00AE6529" w:rsidP="004B1B11">
            <w:pPr>
              <w:pStyle w:val="CellBodyCentered"/>
              <w:rPr>
                <w:del w:id="2083" w:author="Tuleshov, Kurmanbek [Bolashak Atyrau Limited]" w:date="2022-10-11T00:17:00Z"/>
                <w:lang w:val="ru-RU"/>
              </w:rPr>
            </w:pPr>
            <w:del w:id="2084" w:author="Tuleshov, Kurmanbek [Bolashak Atyrau Limited]" w:date="2022-10-10T16:54:00Z">
              <w:r w:rsidRPr="008E3902" w:rsidDel="00BF5E8F">
                <w:rPr>
                  <w:lang w:val="ru-RU"/>
                </w:rPr>
                <w:delText>40</w:delText>
              </w:r>
            </w:del>
          </w:p>
        </w:tc>
        <w:tc>
          <w:tcPr>
            <w:tcW w:w="810" w:type="dxa"/>
            <w:tcBorders>
              <w:top w:val="nil"/>
              <w:left w:val="nil"/>
              <w:bottom w:val="single" w:sz="8" w:space="0" w:color="auto"/>
              <w:right w:val="single" w:sz="8" w:space="0" w:color="auto"/>
            </w:tcBorders>
          </w:tcPr>
          <w:p w14:paraId="4BB641AD" w14:textId="240FA15B" w:rsidR="00AE6529" w:rsidRPr="008E3902" w:rsidDel="006360D2" w:rsidRDefault="00AE6529" w:rsidP="004B1B11">
            <w:pPr>
              <w:pStyle w:val="CellBodyCentered"/>
              <w:rPr>
                <w:del w:id="2085" w:author="Tuleshov, Kurmanbek [Bolashak Atyrau Limited]" w:date="2022-10-11T00:17:00Z"/>
                <w:lang w:val="ru-RU"/>
              </w:rPr>
            </w:pPr>
            <w:del w:id="2086" w:author="Tuleshov, Kurmanbek [Bolashak Atyrau Limited]" w:date="2022-10-10T16:54:00Z">
              <w:r w:rsidRPr="008E3902" w:rsidDel="00BF5E8F">
                <w:rPr>
                  <w:lang w:val="ru-RU"/>
                </w:rPr>
                <w:delText>1-½</w:delText>
              </w:r>
            </w:del>
          </w:p>
        </w:tc>
        <w:tc>
          <w:tcPr>
            <w:tcW w:w="7324" w:type="dxa"/>
            <w:gridSpan w:val="8"/>
            <w:vMerge/>
            <w:tcBorders>
              <w:left w:val="nil"/>
              <w:right w:val="single" w:sz="8" w:space="0" w:color="auto"/>
            </w:tcBorders>
          </w:tcPr>
          <w:p w14:paraId="4BB641AE" w14:textId="06ADED50" w:rsidR="00AE6529" w:rsidRPr="008E3902" w:rsidDel="006360D2" w:rsidRDefault="00AE6529" w:rsidP="003074CD">
            <w:pPr>
              <w:pStyle w:val="CellBodyCentered"/>
              <w:rPr>
                <w:del w:id="2087" w:author="Tuleshov, Kurmanbek [Bolashak Atyrau Limited]" w:date="2022-10-11T00:17:00Z"/>
                <w:lang w:val="ru-RU"/>
              </w:rPr>
            </w:pPr>
          </w:p>
        </w:tc>
      </w:tr>
      <w:tr w:rsidR="00AE6529" w:rsidRPr="008E3902" w:rsidDel="006360D2" w14:paraId="4BB641B3" w14:textId="0D294EBB" w:rsidTr="00AD51BE">
        <w:trPr>
          <w:trHeight w:val="330"/>
          <w:del w:id="2088"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B0" w14:textId="185112D5" w:rsidR="00AE6529" w:rsidRPr="008E3902" w:rsidDel="006360D2" w:rsidRDefault="00AE6529" w:rsidP="004B1B11">
            <w:pPr>
              <w:pStyle w:val="CellBodyCentered"/>
              <w:rPr>
                <w:del w:id="2089" w:author="Tuleshov, Kurmanbek [Bolashak Atyrau Limited]" w:date="2022-10-11T00:17:00Z"/>
                <w:lang w:val="ru-RU"/>
              </w:rPr>
            </w:pPr>
            <w:del w:id="2090" w:author="Tuleshov, Kurmanbek [Bolashak Atyrau Limited]" w:date="2022-10-10T16:54:00Z">
              <w:r w:rsidRPr="008E3902" w:rsidDel="00BF5E8F">
                <w:rPr>
                  <w:lang w:val="ru-RU"/>
                </w:rPr>
                <w:delText>50</w:delText>
              </w:r>
            </w:del>
          </w:p>
        </w:tc>
        <w:tc>
          <w:tcPr>
            <w:tcW w:w="810" w:type="dxa"/>
            <w:tcBorders>
              <w:top w:val="nil"/>
              <w:left w:val="nil"/>
              <w:bottom w:val="single" w:sz="8" w:space="0" w:color="auto"/>
              <w:right w:val="single" w:sz="8" w:space="0" w:color="auto"/>
            </w:tcBorders>
          </w:tcPr>
          <w:p w14:paraId="4BB641B1" w14:textId="794C2B06" w:rsidR="00AE6529" w:rsidRPr="008E3902" w:rsidDel="006360D2" w:rsidRDefault="00AE6529" w:rsidP="004B1B11">
            <w:pPr>
              <w:pStyle w:val="CellBodyCentered"/>
              <w:rPr>
                <w:del w:id="2091" w:author="Tuleshov, Kurmanbek [Bolashak Atyrau Limited]" w:date="2022-10-11T00:17:00Z"/>
                <w:lang w:val="ru-RU"/>
              </w:rPr>
            </w:pPr>
            <w:del w:id="2092" w:author="Tuleshov, Kurmanbek [Bolashak Atyrau Limited]" w:date="2022-10-10T16:54:00Z">
              <w:r w:rsidRPr="008E3902" w:rsidDel="00BF5E8F">
                <w:rPr>
                  <w:lang w:val="ru-RU"/>
                </w:rPr>
                <w:delText>2</w:delText>
              </w:r>
            </w:del>
          </w:p>
        </w:tc>
        <w:tc>
          <w:tcPr>
            <w:tcW w:w="7324" w:type="dxa"/>
            <w:gridSpan w:val="8"/>
            <w:vMerge/>
            <w:tcBorders>
              <w:left w:val="nil"/>
              <w:right w:val="single" w:sz="8" w:space="0" w:color="auto"/>
            </w:tcBorders>
          </w:tcPr>
          <w:p w14:paraId="4BB641B2" w14:textId="7A1B877A" w:rsidR="00AE6529" w:rsidRPr="008E3902" w:rsidDel="006360D2" w:rsidRDefault="00AE6529" w:rsidP="003074CD">
            <w:pPr>
              <w:pStyle w:val="CellBodyCentered"/>
              <w:rPr>
                <w:del w:id="2093" w:author="Tuleshov, Kurmanbek [Bolashak Atyrau Limited]" w:date="2022-10-11T00:17:00Z"/>
                <w:lang w:val="ru-RU"/>
              </w:rPr>
            </w:pPr>
          </w:p>
        </w:tc>
      </w:tr>
      <w:tr w:rsidR="00AE6529" w:rsidRPr="008E3902" w:rsidDel="006360D2" w14:paraId="4BB641B7" w14:textId="1E82E1B0" w:rsidTr="00AD51BE">
        <w:trPr>
          <w:trHeight w:val="330"/>
          <w:del w:id="2094"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B4" w14:textId="04BE15B5" w:rsidR="00AE6529" w:rsidRPr="008E3902" w:rsidDel="006360D2" w:rsidRDefault="00AE6529" w:rsidP="004B1B11">
            <w:pPr>
              <w:pStyle w:val="CellBodyCentered"/>
              <w:rPr>
                <w:del w:id="2095" w:author="Tuleshov, Kurmanbek [Bolashak Atyrau Limited]" w:date="2022-10-11T00:17:00Z"/>
                <w:lang w:val="ru-RU"/>
              </w:rPr>
            </w:pPr>
            <w:del w:id="2096" w:author="Tuleshov, Kurmanbek [Bolashak Atyrau Limited]" w:date="2022-10-10T16:54:00Z">
              <w:r w:rsidRPr="008E3902" w:rsidDel="00BF5E8F">
                <w:rPr>
                  <w:lang w:val="ru-RU"/>
                </w:rPr>
                <w:delText>80</w:delText>
              </w:r>
            </w:del>
          </w:p>
        </w:tc>
        <w:tc>
          <w:tcPr>
            <w:tcW w:w="810" w:type="dxa"/>
            <w:tcBorders>
              <w:top w:val="nil"/>
              <w:left w:val="nil"/>
              <w:bottom w:val="single" w:sz="8" w:space="0" w:color="auto"/>
              <w:right w:val="single" w:sz="8" w:space="0" w:color="auto"/>
            </w:tcBorders>
          </w:tcPr>
          <w:p w14:paraId="4BB641B5" w14:textId="0B5375F5" w:rsidR="00AE6529" w:rsidRPr="008E3902" w:rsidDel="006360D2" w:rsidRDefault="00AE6529" w:rsidP="004B1B11">
            <w:pPr>
              <w:pStyle w:val="CellBodyCentered"/>
              <w:rPr>
                <w:del w:id="2097" w:author="Tuleshov, Kurmanbek [Bolashak Atyrau Limited]" w:date="2022-10-11T00:17:00Z"/>
                <w:lang w:val="ru-RU"/>
              </w:rPr>
            </w:pPr>
            <w:del w:id="2098" w:author="Tuleshov, Kurmanbek [Bolashak Atyrau Limited]" w:date="2022-10-10T16:54:00Z">
              <w:r w:rsidRPr="008E3902" w:rsidDel="00BF5E8F">
                <w:rPr>
                  <w:lang w:val="ru-RU"/>
                </w:rPr>
                <w:delText>3</w:delText>
              </w:r>
            </w:del>
          </w:p>
        </w:tc>
        <w:tc>
          <w:tcPr>
            <w:tcW w:w="7324" w:type="dxa"/>
            <w:gridSpan w:val="8"/>
            <w:vMerge/>
            <w:tcBorders>
              <w:left w:val="nil"/>
              <w:right w:val="single" w:sz="8" w:space="0" w:color="auto"/>
            </w:tcBorders>
          </w:tcPr>
          <w:p w14:paraId="4BB641B6" w14:textId="1BE0EA22" w:rsidR="00AE6529" w:rsidRPr="008E3902" w:rsidDel="006360D2" w:rsidRDefault="00AE6529" w:rsidP="003074CD">
            <w:pPr>
              <w:pStyle w:val="CellBodyCentered"/>
              <w:rPr>
                <w:del w:id="2099" w:author="Tuleshov, Kurmanbek [Bolashak Atyrau Limited]" w:date="2022-10-11T00:17:00Z"/>
                <w:lang w:val="ru-RU"/>
              </w:rPr>
            </w:pPr>
          </w:p>
        </w:tc>
      </w:tr>
      <w:tr w:rsidR="00AE6529" w:rsidRPr="008E3902" w:rsidDel="006360D2" w14:paraId="4BB641BB" w14:textId="0AED9590" w:rsidTr="00AD51BE">
        <w:trPr>
          <w:trHeight w:val="330"/>
          <w:del w:id="2100"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B8" w14:textId="1E18CD6B" w:rsidR="00AE6529" w:rsidRPr="008E3902" w:rsidDel="006360D2" w:rsidRDefault="00AE6529" w:rsidP="004B1B11">
            <w:pPr>
              <w:pStyle w:val="CellBodyCentered"/>
              <w:rPr>
                <w:del w:id="2101" w:author="Tuleshov, Kurmanbek [Bolashak Atyrau Limited]" w:date="2022-10-11T00:17:00Z"/>
                <w:lang w:val="ru-RU"/>
              </w:rPr>
            </w:pPr>
            <w:del w:id="2102" w:author="Tuleshov, Kurmanbek [Bolashak Atyrau Limited]" w:date="2022-10-10T16:54:00Z">
              <w:r w:rsidRPr="008E3902" w:rsidDel="00BF5E8F">
                <w:rPr>
                  <w:lang w:val="ru-RU"/>
                </w:rPr>
                <w:delText>100</w:delText>
              </w:r>
            </w:del>
          </w:p>
        </w:tc>
        <w:tc>
          <w:tcPr>
            <w:tcW w:w="810" w:type="dxa"/>
            <w:tcBorders>
              <w:top w:val="nil"/>
              <w:left w:val="nil"/>
              <w:bottom w:val="single" w:sz="8" w:space="0" w:color="auto"/>
              <w:right w:val="single" w:sz="8" w:space="0" w:color="auto"/>
            </w:tcBorders>
          </w:tcPr>
          <w:p w14:paraId="4BB641B9" w14:textId="388D495A" w:rsidR="00AE6529" w:rsidRPr="008E3902" w:rsidDel="006360D2" w:rsidRDefault="00AE6529" w:rsidP="004B1B11">
            <w:pPr>
              <w:pStyle w:val="CellBodyCentered"/>
              <w:rPr>
                <w:del w:id="2103" w:author="Tuleshov, Kurmanbek [Bolashak Atyrau Limited]" w:date="2022-10-11T00:17:00Z"/>
                <w:lang w:val="ru-RU"/>
              </w:rPr>
            </w:pPr>
            <w:del w:id="2104" w:author="Tuleshov, Kurmanbek [Bolashak Atyrau Limited]" w:date="2022-10-10T16:54:00Z">
              <w:r w:rsidRPr="008E3902" w:rsidDel="00BF5E8F">
                <w:rPr>
                  <w:lang w:val="ru-RU"/>
                </w:rPr>
                <w:delText>4</w:delText>
              </w:r>
            </w:del>
          </w:p>
        </w:tc>
        <w:tc>
          <w:tcPr>
            <w:tcW w:w="7324" w:type="dxa"/>
            <w:gridSpan w:val="8"/>
            <w:vMerge/>
            <w:tcBorders>
              <w:left w:val="nil"/>
              <w:right w:val="single" w:sz="8" w:space="0" w:color="auto"/>
            </w:tcBorders>
          </w:tcPr>
          <w:p w14:paraId="4BB641BA" w14:textId="1F43E67A" w:rsidR="00AE6529" w:rsidRPr="008E3902" w:rsidDel="006360D2" w:rsidRDefault="00AE6529" w:rsidP="003074CD">
            <w:pPr>
              <w:pStyle w:val="CellBodyCentered"/>
              <w:rPr>
                <w:del w:id="2105" w:author="Tuleshov, Kurmanbek [Bolashak Atyrau Limited]" w:date="2022-10-11T00:17:00Z"/>
                <w:lang w:val="ru-RU"/>
              </w:rPr>
            </w:pPr>
          </w:p>
        </w:tc>
      </w:tr>
      <w:tr w:rsidR="00AE6529" w:rsidRPr="008E3902" w:rsidDel="006360D2" w14:paraId="4BB641BF" w14:textId="6ED6F72D" w:rsidTr="00AD51BE">
        <w:trPr>
          <w:trHeight w:val="330"/>
          <w:del w:id="2106"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BC" w14:textId="578F747A" w:rsidR="00AE6529" w:rsidRPr="008E3902" w:rsidDel="006360D2" w:rsidRDefault="00AE6529" w:rsidP="004B1B11">
            <w:pPr>
              <w:pStyle w:val="CellBodyCentered"/>
              <w:rPr>
                <w:del w:id="2107" w:author="Tuleshov, Kurmanbek [Bolashak Atyrau Limited]" w:date="2022-10-11T00:17:00Z"/>
                <w:lang w:val="ru-RU"/>
              </w:rPr>
            </w:pPr>
            <w:del w:id="2108" w:author="Tuleshov, Kurmanbek [Bolashak Atyrau Limited]" w:date="2022-10-10T16:54:00Z">
              <w:r w:rsidRPr="008E3902" w:rsidDel="00BF5E8F">
                <w:rPr>
                  <w:lang w:val="ru-RU"/>
                </w:rPr>
                <w:delText>150</w:delText>
              </w:r>
            </w:del>
          </w:p>
        </w:tc>
        <w:tc>
          <w:tcPr>
            <w:tcW w:w="810" w:type="dxa"/>
            <w:tcBorders>
              <w:top w:val="nil"/>
              <w:left w:val="nil"/>
              <w:bottom w:val="single" w:sz="8" w:space="0" w:color="auto"/>
              <w:right w:val="single" w:sz="8" w:space="0" w:color="auto"/>
            </w:tcBorders>
          </w:tcPr>
          <w:p w14:paraId="4BB641BD" w14:textId="35744AE1" w:rsidR="00AE6529" w:rsidRPr="008E3902" w:rsidDel="006360D2" w:rsidRDefault="00AE6529" w:rsidP="004B1B11">
            <w:pPr>
              <w:pStyle w:val="CellBodyCentered"/>
              <w:rPr>
                <w:del w:id="2109" w:author="Tuleshov, Kurmanbek [Bolashak Atyrau Limited]" w:date="2022-10-11T00:17:00Z"/>
                <w:lang w:val="ru-RU"/>
              </w:rPr>
            </w:pPr>
            <w:del w:id="2110" w:author="Tuleshov, Kurmanbek [Bolashak Atyrau Limited]" w:date="2022-10-10T16:54:00Z">
              <w:r w:rsidRPr="008E3902" w:rsidDel="00BF5E8F">
                <w:rPr>
                  <w:lang w:val="ru-RU"/>
                </w:rPr>
                <w:delText>6</w:delText>
              </w:r>
            </w:del>
          </w:p>
        </w:tc>
        <w:tc>
          <w:tcPr>
            <w:tcW w:w="7324" w:type="dxa"/>
            <w:gridSpan w:val="8"/>
            <w:vMerge/>
            <w:tcBorders>
              <w:left w:val="nil"/>
              <w:right w:val="single" w:sz="8" w:space="0" w:color="auto"/>
            </w:tcBorders>
          </w:tcPr>
          <w:p w14:paraId="4BB641BE" w14:textId="49697C6B" w:rsidR="00AE6529" w:rsidRPr="008E3902" w:rsidDel="006360D2" w:rsidRDefault="00AE6529" w:rsidP="003074CD">
            <w:pPr>
              <w:pStyle w:val="CellBodyCentered"/>
              <w:rPr>
                <w:del w:id="2111" w:author="Tuleshov, Kurmanbek [Bolashak Atyrau Limited]" w:date="2022-10-11T00:17:00Z"/>
                <w:lang w:val="ru-RU"/>
              </w:rPr>
            </w:pPr>
          </w:p>
        </w:tc>
      </w:tr>
      <w:tr w:rsidR="00AE6529" w:rsidRPr="008E3902" w:rsidDel="006360D2" w14:paraId="4BB641C3" w14:textId="34DDE5DF" w:rsidTr="00AD51BE">
        <w:trPr>
          <w:trHeight w:val="330"/>
          <w:del w:id="2112"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C0" w14:textId="47D55F2D" w:rsidR="00AE6529" w:rsidRPr="008E3902" w:rsidDel="006360D2" w:rsidRDefault="00AE6529" w:rsidP="004B1B11">
            <w:pPr>
              <w:pStyle w:val="CellBodyCentered"/>
              <w:rPr>
                <w:del w:id="2113" w:author="Tuleshov, Kurmanbek [Bolashak Atyrau Limited]" w:date="2022-10-11T00:17:00Z"/>
                <w:lang w:val="ru-RU"/>
              </w:rPr>
            </w:pPr>
            <w:del w:id="2114" w:author="Tuleshov, Kurmanbek [Bolashak Atyrau Limited]" w:date="2022-10-10T16:54:00Z">
              <w:r w:rsidRPr="008E3902" w:rsidDel="00BF5E8F">
                <w:rPr>
                  <w:lang w:val="ru-RU"/>
                </w:rPr>
                <w:delText>200</w:delText>
              </w:r>
            </w:del>
          </w:p>
        </w:tc>
        <w:tc>
          <w:tcPr>
            <w:tcW w:w="810" w:type="dxa"/>
            <w:tcBorders>
              <w:top w:val="nil"/>
              <w:left w:val="nil"/>
              <w:bottom w:val="single" w:sz="8" w:space="0" w:color="auto"/>
              <w:right w:val="single" w:sz="8" w:space="0" w:color="auto"/>
            </w:tcBorders>
          </w:tcPr>
          <w:p w14:paraId="4BB641C1" w14:textId="5FB1157E" w:rsidR="00AE6529" w:rsidRPr="008E3902" w:rsidDel="006360D2" w:rsidRDefault="00AE6529" w:rsidP="004B1B11">
            <w:pPr>
              <w:pStyle w:val="CellBodyCentered"/>
              <w:rPr>
                <w:del w:id="2115" w:author="Tuleshov, Kurmanbek [Bolashak Atyrau Limited]" w:date="2022-10-11T00:17:00Z"/>
                <w:lang w:val="ru-RU"/>
              </w:rPr>
            </w:pPr>
            <w:del w:id="2116" w:author="Tuleshov, Kurmanbek [Bolashak Atyrau Limited]" w:date="2022-10-10T16:54:00Z">
              <w:r w:rsidRPr="008E3902" w:rsidDel="00BF5E8F">
                <w:rPr>
                  <w:lang w:val="ru-RU"/>
                </w:rPr>
                <w:delText>8</w:delText>
              </w:r>
            </w:del>
          </w:p>
        </w:tc>
        <w:tc>
          <w:tcPr>
            <w:tcW w:w="7324" w:type="dxa"/>
            <w:gridSpan w:val="8"/>
            <w:vMerge/>
            <w:tcBorders>
              <w:left w:val="nil"/>
              <w:right w:val="single" w:sz="8" w:space="0" w:color="auto"/>
            </w:tcBorders>
          </w:tcPr>
          <w:p w14:paraId="4BB641C2" w14:textId="27925BF1" w:rsidR="00AE6529" w:rsidRPr="008E3902" w:rsidDel="006360D2" w:rsidRDefault="00AE6529" w:rsidP="003074CD">
            <w:pPr>
              <w:pStyle w:val="CellBodyCentered"/>
              <w:rPr>
                <w:del w:id="2117" w:author="Tuleshov, Kurmanbek [Bolashak Atyrau Limited]" w:date="2022-10-11T00:17:00Z"/>
                <w:lang w:val="ru-RU"/>
              </w:rPr>
            </w:pPr>
          </w:p>
        </w:tc>
      </w:tr>
      <w:tr w:rsidR="00AE6529" w:rsidRPr="008E3902" w:rsidDel="006360D2" w14:paraId="4BB641C7" w14:textId="3FFCA432" w:rsidTr="00AD51BE">
        <w:trPr>
          <w:trHeight w:val="330"/>
          <w:del w:id="2118"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C4" w14:textId="3FC87421" w:rsidR="00AE6529" w:rsidRPr="008E3902" w:rsidDel="006360D2" w:rsidRDefault="00AE6529" w:rsidP="004B1B11">
            <w:pPr>
              <w:pStyle w:val="CellBodyCentered"/>
              <w:rPr>
                <w:del w:id="2119" w:author="Tuleshov, Kurmanbek [Bolashak Atyrau Limited]" w:date="2022-10-11T00:17:00Z"/>
                <w:lang w:val="ru-RU"/>
              </w:rPr>
            </w:pPr>
            <w:del w:id="2120" w:author="Tuleshov, Kurmanbek [Bolashak Atyrau Limited]" w:date="2022-10-10T16:54:00Z">
              <w:r w:rsidRPr="008E3902" w:rsidDel="00BF5E8F">
                <w:rPr>
                  <w:lang w:val="ru-RU"/>
                </w:rPr>
                <w:delText>250</w:delText>
              </w:r>
            </w:del>
          </w:p>
        </w:tc>
        <w:tc>
          <w:tcPr>
            <w:tcW w:w="810" w:type="dxa"/>
            <w:tcBorders>
              <w:top w:val="nil"/>
              <w:left w:val="nil"/>
              <w:bottom w:val="single" w:sz="8" w:space="0" w:color="auto"/>
              <w:right w:val="single" w:sz="8" w:space="0" w:color="auto"/>
            </w:tcBorders>
          </w:tcPr>
          <w:p w14:paraId="4BB641C5" w14:textId="081BE0D8" w:rsidR="00AE6529" w:rsidRPr="008E3902" w:rsidDel="006360D2" w:rsidRDefault="00AE6529" w:rsidP="004B1B11">
            <w:pPr>
              <w:pStyle w:val="CellBodyCentered"/>
              <w:rPr>
                <w:del w:id="2121" w:author="Tuleshov, Kurmanbek [Bolashak Atyrau Limited]" w:date="2022-10-11T00:17:00Z"/>
                <w:lang w:val="ru-RU"/>
              </w:rPr>
            </w:pPr>
            <w:del w:id="2122" w:author="Tuleshov, Kurmanbek [Bolashak Atyrau Limited]" w:date="2022-10-10T16:54:00Z">
              <w:r w:rsidRPr="008E3902" w:rsidDel="00BF5E8F">
                <w:rPr>
                  <w:lang w:val="ru-RU"/>
                </w:rPr>
                <w:delText>10</w:delText>
              </w:r>
            </w:del>
          </w:p>
        </w:tc>
        <w:tc>
          <w:tcPr>
            <w:tcW w:w="7324" w:type="dxa"/>
            <w:gridSpan w:val="8"/>
            <w:vMerge/>
            <w:tcBorders>
              <w:left w:val="nil"/>
              <w:right w:val="single" w:sz="8" w:space="0" w:color="auto"/>
            </w:tcBorders>
          </w:tcPr>
          <w:p w14:paraId="4BB641C6" w14:textId="308D838E" w:rsidR="00AE6529" w:rsidRPr="008E3902" w:rsidDel="006360D2" w:rsidRDefault="00AE6529" w:rsidP="003074CD">
            <w:pPr>
              <w:pStyle w:val="CellBodyCentered"/>
              <w:rPr>
                <w:del w:id="2123" w:author="Tuleshov, Kurmanbek [Bolashak Atyrau Limited]" w:date="2022-10-11T00:17:00Z"/>
                <w:lang w:val="ru-RU"/>
              </w:rPr>
            </w:pPr>
          </w:p>
        </w:tc>
      </w:tr>
      <w:tr w:rsidR="00AE6529" w:rsidRPr="008E3902" w:rsidDel="006360D2" w14:paraId="4BB641CB" w14:textId="0A579510" w:rsidTr="00AD51BE">
        <w:trPr>
          <w:trHeight w:val="330"/>
          <w:del w:id="2124"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C8" w14:textId="5A33E230" w:rsidR="00AE6529" w:rsidRPr="008E3902" w:rsidDel="006360D2" w:rsidRDefault="00AE6529" w:rsidP="004B1B11">
            <w:pPr>
              <w:pStyle w:val="CellBodyCentered"/>
              <w:rPr>
                <w:del w:id="2125" w:author="Tuleshov, Kurmanbek [Bolashak Atyrau Limited]" w:date="2022-10-11T00:17:00Z"/>
                <w:lang w:val="ru-RU"/>
              </w:rPr>
            </w:pPr>
            <w:del w:id="2126" w:author="Tuleshov, Kurmanbek [Bolashak Atyrau Limited]" w:date="2022-10-10T16:54:00Z">
              <w:r w:rsidRPr="008E3902" w:rsidDel="00BF5E8F">
                <w:rPr>
                  <w:lang w:val="ru-RU"/>
                </w:rPr>
                <w:delText>300</w:delText>
              </w:r>
            </w:del>
          </w:p>
        </w:tc>
        <w:tc>
          <w:tcPr>
            <w:tcW w:w="810" w:type="dxa"/>
            <w:tcBorders>
              <w:top w:val="nil"/>
              <w:left w:val="nil"/>
              <w:bottom w:val="single" w:sz="8" w:space="0" w:color="auto"/>
              <w:right w:val="single" w:sz="8" w:space="0" w:color="auto"/>
            </w:tcBorders>
          </w:tcPr>
          <w:p w14:paraId="4BB641C9" w14:textId="137924FB" w:rsidR="00AE6529" w:rsidRPr="008E3902" w:rsidDel="006360D2" w:rsidRDefault="00AE6529" w:rsidP="004B1B11">
            <w:pPr>
              <w:pStyle w:val="CellBodyCentered"/>
              <w:rPr>
                <w:del w:id="2127" w:author="Tuleshov, Kurmanbek [Bolashak Atyrau Limited]" w:date="2022-10-11T00:17:00Z"/>
                <w:lang w:val="ru-RU"/>
              </w:rPr>
            </w:pPr>
            <w:del w:id="2128" w:author="Tuleshov, Kurmanbek [Bolashak Atyrau Limited]" w:date="2022-10-10T16:54:00Z">
              <w:r w:rsidRPr="008E3902" w:rsidDel="00BF5E8F">
                <w:rPr>
                  <w:lang w:val="ru-RU"/>
                </w:rPr>
                <w:delText>12</w:delText>
              </w:r>
            </w:del>
          </w:p>
        </w:tc>
        <w:tc>
          <w:tcPr>
            <w:tcW w:w="7324" w:type="dxa"/>
            <w:gridSpan w:val="8"/>
            <w:vMerge/>
            <w:tcBorders>
              <w:left w:val="nil"/>
              <w:right w:val="single" w:sz="8" w:space="0" w:color="auto"/>
            </w:tcBorders>
          </w:tcPr>
          <w:p w14:paraId="4BB641CA" w14:textId="298C66FC" w:rsidR="00AE6529" w:rsidRPr="008E3902" w:rsidDel="006360D2" w:rsidRDefault="00AE6529" w:rsidP="003074CD">
            <w:pPr>
              <w:pStyle w:val="CellBodyCentered"/>
              <w:rPr>
                <w:del w:id="2129" w:author="Tuleshov, Kurmanbek [Bolashak Atyrau Limited]" w:date="2022-10-11T00:17:00Z"/>
                <w:lang w:val="ru-RU"/>
              </w:rPr>
            </w:pPr>
          </w:p>
        </w:tc>
      </w:tr>
      <w:tr w:rsidR="00AE6529" w:rsidRPr="008E3902" w:rsidDel="006360D2" w14:paraId="4BB641CF" w14:textId="06815B91" w:rsidTr="00AD51BE">
        <w:trPr>
          <w:trHeight w:val="330"/>
          <w:del w:id="2130" w:author="Tuleshov, Kurmanbek [Bolashak Atyrau Limited]" w:date="2022-10-11T00:17:00Z"/>
        </w:trPr>
        <w:tc>
          <w:tcPr>
            <w:tcW w:w="900" w:type="dxa"/>
            <w:tcBorders>
              <w:top w:val="nil"/>
              <w:left w:val="single" w:sz="8" w:space="0" w:color="auto"/>
              <w:bottom w:val="nil"/>
              <w:right w:val="single" w:sz="8" w:space="0" w:color="auto"/>
            </w:tcBorders>
          </w:tcPr>
          <w:p w14:paraId="4BB641CC" w14:textId="5CFE2D2D" w:rsidR="00AE6529" w:rsidRPr="008E3902" w:rsidDel="006360D2" w:rsidRDefault="00AE6529" w:rsidP="004B1B11">
            <w:pPr>
              <w:pStyle w:val="CellBodyCentered"/>
              <w:rPr>
                <w:del w:id="2131" w:author="Tuleshov, Kurmanbek [Bolashak Atyrau Limited]" w:date="2022-10-11T00:17:00Z"/>
                <w:lang w:val="ru-RU"/>
              </w:rPr>
            </w:pPr>
            <w:del w:id="2132" w:author="Tuleshov, Kurmanbek [Bolashak Atyrau Limited]" w:date="2022-10-10T16:54:00Z">
              <w:r w:rsidRPr="008E3902" w:rsidDel="00BF5E8F">
                <w:rPr>
                  <w:lang w:val="ru-RU"/>
                </w:rPr>
                <w:delText>350</w:delText>
              </w:r>
            </w:del>
          </w:p>
        </w:tc>
        <w:tc>
          <w:tcPr>
            <w:tcW w:w="810" w:type="dxa"/>
            <w:tcBorders>
              <w:top w:val="nil"/>
              <w:left w:val="nil"/>
              <w:bottom w:val="nil"/>
              <w:right w:val="single" w:sz="8" w:space="0" w:color="auto"/>
            </w:tcBorders>
          </w:tcPr>
          <w:p w14:paraId="4BB641CD" w14:textId="1E17F130" w:rsidR="00AE6529" w:rsidRPr="008E3902" w:rsidDel="006360D2" w:rsidRDefault="00AE6529" w:rsidP="004B1B11">
            <w:pPr>
              <w:pStyle w:val="CellBodyCentered"/>
              <w:rPr>
                <w:del w:id="2133" w:author="Tuleshov, Kurmanbek [Bolashak Atyrau Limited]" w:date="2022-10-11T00:17:00Z"/>
                <w:lang w:val="ru-RU"/>
              </w:rPr>
            </w:pPr>
            <w:del w:id="2134" w:author="Tuleshov, Kurmanbek [Bolashak Atyrau Limited]" w:date="2022-10-10T16:54:00Z">
              <w:r w:rsidRPr="008E3902" w:rsidDel="00BF5E8F">
                <w:rPr>
                  <w:lang w:val="ru-RU"/>
                </w:rPr>
                <w:delText>14</w:delText>
              </w:r>
            </w:del>
          </w:p>
        </w:tc>
        <w:tc>
          <w:tcPr>
            <w:tcW w:w="7324" w:type="dxa"/>
            <w:gridSpan w:val="8"/>
            <w:vMerge/>
            <w:tcBorders>
              <w:left w:val="nil"/>
              <w:right w:val="single" w:sz="8" w:space="0" w:color="auto"/>
            </w:tcBorders>
          </w:tcPr>
          <w:p w14:paraId="4BB641CE" w14:textId="178C901D" w:rsidR="00AE6529" w:rsidRPr="008E3902" w:rsidDel="006360D2" w:rsidRDefault="00AE6529" w:rsidP="003074CD">
            <w:pPr>
              <w:pStyle w:val="CellBodyCentered"/>
              <w:rPr>
                <w:del w:id="2135" w:author="Tuleshov, Kurmanbek [Bolashak Atyrau Limited]" w:date="2022-10-11T00:17:00Z"/>
                <w:lang w:val="ru-RU"/>
              </w:rPr>
            </w:pPr>
          </w:p>
        </w:tc>
      </w:tr>
      <w:tr w:rsidR="00AE6529" w:rsidRPr="008E3902" w:rsidDel="006360D2" w14:paraId="4BB641D3" w14:textId="1E1095EF" w:rsidTr="00AD51BE">
        <w:trPr>
          <w:trHeight w:val="330"/>
          <w:del w:id="2136" w:author="Tuleshov, Kurmanbek [Bolashak Atyrau Limited]" w:date="2022-10-11T00:17:00Z"/>
        </w:trPr>
        <w:tc>
          <w:tcPr>
            <w:tcW w:w="900" w:type="dxa"/>
            <w:tcBorders>
              <w:top w:val="single" w:sz="8" w:space="0" w:color="auto"/>
              <w:left w:val="single" w:sz="8" w:space="0" w:color="auto"/>
              <w:bottom w:val="single" w:sz="8" w:space="0" w:color="auto"/>
              <w:right w:val="single" w:sz="8" w:space="0" w:color="auto"/>
            </w:tcBorders>
          </w:tcPr>
          <w:p w14:paraId="4BB641D0" w14:textId="2BA2718A" w:rsidR="00AE6529" w:rsidRPr="008E3902" w:rsidDel="006360D2" w:rsidRDefault="00AE6529" w:rsidP="004B1B11">
            <w:pPr>
              <w:pStyle w:val="CellBodyCentered"/>
              <w:rPr>
                <w:del w:id="2137" w:author="Tuleshov, Kurmanbek [Bolashak Atyrau Limited]" w:date="2022-10-11T00:17:00Z"/>
                <w:lang w:val="ru-RU"/>
              </w:rPr>
            </w:pPr>
            <w:del w:id="2138" w:author="Tuleshov, Kurmanbek [Bolashak Atyrau Limited]" w:date="2022-10-10T16:54:00Z">
              <w:r w:rsidRPr="008E3902" w:rsidDel="00BF5E8F">
                <w:rPr>
                  <w:lang w:val="ru-RU"/>
                </w:rPr>
                <w:delText>400</w:delText>
              </w:r>
            </w:del>
          </w:p>
        </w:tc>
        <w:tc>
          <w:tcPr>
            <w:tcW w:w="810" w:type="dxa"/>
            <w:tcBorders>
              <w:top w:val="single" w:sz="8" w:space="0" w:color="auto"/>
              <w:left w:val="nil"/>
              <w:bottom w:val="single" w:sz="8" w:space="0" w:color="auto"/>
              <w:right w:val="single" w:sz="8" w:space="0" w:color="auto"/>
            </w:tcBorders>
          </w:tcPr>
          <w:p w14:paraId="4BB641D1" w14:textId="11EA86E3" w:rsidR="00AE6529" w:rsidRPr="008E3902" w:rsidDel="006360D2" w:rsidRDefault="00AE6529" w:rsidP="004B1B11">
            <w:pPr>
              <w:pStyle w:val="CellBodyCentered"/>
              <w:rPr>
                <w:del w:id="2139" w:author="Tuleshov, Kurmanbek [Bolashak Atyrau Limited]" w:date="2022-10-11T00:17:00Z"/>
                <w:lang w:val="ru-RU"/>
              </w:rPr>
            </w:pPr>
            <w:del w:id="2140" w:author="Tuleshov, Kurmanbek [Bolashak Atyrau Limited]" w:date="2022-10-10T16:54:00Z">
              <w:r w:rsidRPr="008E3902" w:rsidDel="00BF5E8F">
                <w:rPr>
                  <w:lang w:val="ru-RU"/>
                </w:rPr>
                <w:delText>16</w:delText>
              </w:r>
            </w:del>
          </w:p>
        </w:tc>
        <w:tc>
          <w:tcPr>
            <w:tcW w:w="7324" w:type="dxa"/>
            <w:gridSpan w:val="8"/>
            <w:vMerge/>
            <w:tcBorders>
              <w:left w:val="nil"/>
              <w:right w:val="single" w:sz="8" w:space="0" w:color="auto"/>
            </w:tcBorders>
          </w:tcPr>
          <w:p w14:paraId="4BB641D2" w14:textId="6D457E71" w:rsidR="00AE6529" w:rsidRPr="008E3902" w:rsidDel="006360D2" w:rsidRDefault="00AE6529" w:rsidP="003074CD">
            <w:pPr>
              <w:pStyle w:val="CellBodyCentered"/>
              <w:rPr>
                <w:del w:id="2141" w:author="Tuleshov, Kurmanbek [Bolashak Atyrau Limited]" w:date="2022-10-11T00:17:00Z"/>
                <w:lang w:val="ru-RU"/>
              </w:rPr>
            </w:pPr>
          </w:p>
        </w:tc>
      </w:tr>
      <w:tr w:rsidR="00AE6529" w:rsidRPr="008E3902" w:rsidDel="006360D2" w14:paraId="4BB641D7" w14:textId="763217B9" w:rsidTr="00AD51BE">
        <w:trPr>
          <w:trHeight w:val="330"/>
          <w:del w:id="2142"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D4" w14:textId="7D54C66A" w:rsidR="00AE6529" w:rsidRPr="008E3902" w:rsidDel="006360D2" w:rsidRDefault="00AE6529" w:rsidP="004B1B11">
            <w:pPr>
              <w:pStyle w:val="CellBodyCentered"/>
              <w:rPr>
                <w:del w:id="2143" w:author="Tuleshov, Kurmanbek [Bolashak Atyrau Limited]" w:date="2022-10-11T00:17:00Z"/>
                <w:lang w:val="ru-RU"/>
              </w:rPr>
            </w:pPr>
            <w:del w:id="2144" w:author="Tuleshov, Kurmanbek [Bolashak Atyrau Limited]" w:date="2022-10-10T16:54:00Z">
              <w:r w:rsidRPr="008E3902" w:rsidDel="00BF5E8F">
                <w:rPr>
                  <w:lang w:val="ru-RU"/>
                </w:rPr>
                <w:delText>450</w:delText>
              </w:r>
            </w:del>
          </w:p>
        </w:tc>
        <w:tc>
          <w:tcPr>
            <w:tcW w:w="810" w:type="dxa"/>
            <w:tcBorders>
              <w:top w:val="nil"/>
              <w:left w:val="nil"/>
              <w:bottom w:val="single" w:sz="8" w:space="0" w:color="auto"/>
              <w:right w:val="single" w:sz="8" w:space="0" w:color="auto"/>
            </w:tcBorders>
          </w:tcPr>
          <w:p w14:paraId="4BB641D5" w14:textId="384CD37C" w:rsidR="00AE6529" w:rsidRPr="008E3902" w:rsidDel="006360D2" w:rsidRDefault="00AE6529" w:rsidP="004B1B11">
            <w:pPr>
              <w:pStyle w:val="CellBodyCentered"/>
              <w:rPr>
                <w:del w:id="2145" w:author="Tuleshov, Kurmanbek [Bolashak Atyrau Limited]" w:date="2022-10-11T00:17:00Z"/>
                <w:lang w:val="ru-RU"/>
              </w:rPr>
            </w:pPr>
            <w:del w:id="2146" w:author="Tuleshov, Kurmanbek [Bolashak Atyrau Limited]" w:date="2022-10-10T16:54:00Z">
              <w:r w:rsidRPr="008E3902" w:rsidDel="00BF5E8F">
                <w:rPr>
                  <w:lang w:val="ru-RU"/>
                </w:rPr>
                <w:delText>18</w:delText>
              </w:r>
            </w:del>
          </w:p>
        </w:tc>
        <w:tc>
          <w:tcPr>
            <w:tcW w:w="7324" w:type="dxa"/>
            <w:gridSpan w:val="8"/>
            <w:vMerge/>
            <w:tcBorders>
              <w:left w:val="nil"/>
              <w:right w:val="single" w:sz="8" w:space="0" w:color="auto"/>
            </w:tcBorders>
          </w:tcPr>
          <w:p w14:paraId="4BB641D6" w14:textId="765A0300" w:rsidR="00AE6529" w:rsidRPr="008E3902" w:rsidDel="006360D2" w:rsidRDefault="00AE6529" w:rsidP="003074CD">
            <w:pPr>
              <w:pStyle w:val="CellBodyCentered"/>
              <w:rPr>
                <w:del w:id="2147" w:author="Tuleshov, Kurmanbek [Bolashak Atyrau Limited]" w:date="2022-10-11T00:17:00Z"/>
                <w:lang w:val="ru-RU"/>
              </w:rPr>
            </w:pPr>
          </w:p>
        </w:tc>
      </w:tr>
      <w:tr w:rsidR="00AE6529" w:rsidRPr="008E3902" w:rsidDel="006360D2" w14:paraId="4BB641DB" w14:textId="4A56F9FA" w:rsidTr="00AD51BE">
        <w:trPr>
          <w:trHeight w:val="330"/>
          <w:del w:id="2148"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D8" w14:textId="7AC516CE" w:rsidR="00AE6529" w:rsidRPr="008E3902" w:rsidDel="006360D2" w:rsidRDefault="00AE6529" w:rsidP="004B1B11">
            <w:pPr>
              <w:pStyle w:val="CellBodyCentered"/>
              <w:rPr>
                <w:del w:id="2149" w:author="Tuleshov, Kurmanbek [Bolashak Atyrau Limited]" w:date="2022-10-11T00:17:00Z"/>
                <w:lang w:val="ru-RU"/>
              </w:rPr>
            </w:pPr>
            <w:del w:id="2150" w:author="Tuleshov, Kurmanbek [Bolashak Atyrau Limited]" w:date="2022-10-10T16:54:00Z">
              <w:r w:rsidRPr="008E3902" w:rsidDel="00BF5E8F">
                <w:rPr>
                  <w:lang w:val="ru-RU"/>
                </w:rPr>
                <w:delText>500</w:delText>
              </w:r>
            </w:del>
          </w:p>
        </w:tc>
        <w:tc>
          <w:tcPr>
            <w:tcW w:w="810" w:type="dxa"/>
            <w:tcBorders>
              <w:top w:val="nil"/>
              <w:left w:val="nil"/>
              <w:bottom w:val="single" w:sz="8" w:space="0" w:color="auto"/>
              <w:right w:val="single" w:sz="8" w:space="0" w:color="auto"/>
            </w:tcBorders>
          </w:tcPr>
          <w:p w14:paraId="4BB641D9" w14:textId="7608CDC0" w:rsidR="00AE6529" w:rsidRPr="008E3902" w:rsidDel="006360D2" w:rsidRDefault="00AE6529" w:rsidP="004B1B11">
            <w:pPr>
              <w:pStyle w:val="CellBodyCentered"/>
              <w:rPr>
                <w:del w:id="2151" w:author="Tuleshov, Kurmanbek [Bolashak Atyrau Limited]" w:date="2022-10-11T00:17:00Z"/>
                <w:lang w:val="ru-RU"/>
              </w:rPr>
            </w:pPr>
            <w:del w:id="2152" w:author="Tuleshov, Kurmanbek [Bolashak Atyrau Limited]" w:date="2022-10-10T16:54:00Z">
              <w:r w:rsidRPr="008E3902" w:rsidDel="00BF5E8F">
                <w:rPr>
                  <w:lang w:val="ru-RU"/>
                </w:rPr>
                <w:delText>20</w:delText>
              </w:r>
            </w:del>
          </w:p>
        </w:tc>
        <w:tc>
          <w:tcPr>
            <w:tcW w:w="7324" w:type="dxa"/>
            <w:gridSpan w:val="8"/>
            <w:vMerge/>
            <w:tcBorders>
              <w:left w:val="nil"/>
              <w:right w:val="single" w:sz="8" w:space="0" w:color="auto"/>
            </w:tcBorders>
          </w:tcPr>
          <w:p w14:paraId="4BB641DA" w14:textId="4ACA34C3" w:rsidR="00AE6529" w:rsidRPr="008E3902" w:rsidDel="006360D2" w:rsidRDefault="00AE6529" w:rsidP="003074CD">
            <w:pPr>
              <w:pStyle w:val="CellBodyCentered"/>
              <w:rPr>
                <w:del w:id="2153" w:author="Tuleshov, Kurmanbek [Bolashak Atyrau Limited]" w:date="2022-10-11T00:17:00Z"/>
                <w:lang w:val="ru-RU"/>
              </w:rPr>
            </w:pPr>
          </w:p>
        </w:tc>
      </w:tr>
      <w:tr w:rsidR="00AE6529" w:rsidRPr="008E3902" w:rsidDel="006360D2" w14:paraId="4BB641DF" w14:textId="6EF8B8FC" w:rsidTr="00AD51BE">
        <w:trPr>
          <w:trHeight w:val="330"/>
          <w:del w:id="2154"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DC" w14:textId="05C0BD32" w:rsidR="00AE6529" w:rsidRPr="008E3902" w:rsidDel="006360D2" w:rsidRDefault="00AE6529" w:rsidP="004B1B11">
            <w:pPr>
              <w:pStyle w:val="CellBodyCentered"/>
              <w:rPr>
                <w:del w:id="2155" w:author="Tuleshov, Kurmanbek [Bolashak Atyrau Limited]" w:date="2022-10-11T00:17:00Z"/>
                <w:lang w:val="ru-RU"/>
              </w:rPr>
            </w:pPr>
            <w:del w:id="2156" w:author="Tuleshov, Kurmanbek [Bolashak Atyrau Limited]" w:date="2022-10-10T16:54:00Z">
              <w:r w:rsidRPr="008E3902" w:rsidDel="00BF5E8F">
                <w:rPr>
                  <w:lang w:val="ru-RU"/>
                </w:rPr>
                <w:delText>600</w:delText>
              </w:r>
            </w:del>
          </w:p>
        </w:tc>
        <w:tc>
          <w:tcPr>
            <w:tcW w:w="810" w:type="dxa"/>
            <w:tcBorders>
              <w:top w:val="nil"/>
              <w:left w:val="nil"/>
              <w:bottom w:val="single" w:sz="8" w:space="0" w:color="auto"/>
              <w:right w:val="single" w:sz="8" w:space="0" w:color="auto"/>
            </w:tcBorders>
          </w:tcPr>
          <w:p w14:paraId="4BB641DD" w14:textId="4E26E4AE" w:rsidR="00AE6529" w:rsidRPr="008E3902" w:rsidDel="006360D2" w:rsidRDefault="00AE6529" w:rsidP="004B1B11">
            <w:pPr>
              <w:pStyle w:val="CellBodyCentered"/>
              <w:rPr>
                <w:del w:id="2157" w:author="Tuleshov, Kurmanbek [Bolashak Atyrau Limited]" w:date="2022-10-11T00:17:00Z"/>
                <w:lang w:val="ru-RU"/>
              </w:rPr>
            </w:pPr>
            <w:del w:id="2158" w:author="Tuleshov, Kurmanbek [Bolashak Atyrau Limited]" w:date="2022-10-10T16:54:00Z">
              <w:r w:rsidRPr="008E3902" w:rsidDel="00BF5E8F">
                <w:rPr>
                  <w:lang w:val="ru-RU"/>
                </w:rPr>
                <w:delText>24</w:delText>
              </w:r>
            </w:del>
          </w:p>
        </w:tc>
        <w:tc>
          <w:tcPr>
            <w:tcW w:w="7324" w:type="dxa"/>
            <w:gridSpan w:val="8"/>
            <w:vMerge/>
            <w:tcBorders>
              <w:left w:val="nil"/>
              <w:right w:val="single" w:sz="8" w:space="0" w:color="auto"/>
            </w:tcBorders>
          </w:tcPr>
          <w:p w14:paraId="4BB641DE" w14:textId="451FC5EC" w:rsidR="00AE6529" w:rsidRPr="008E3902" w:rsidDel="006360D2" w:rsidRDefault="00AE6529" w:rsidP="003074CD">
            <w:pPr>
              <w:pStyle w:val="CellBodyCentered"/>
              <w:rPr>
                <w:del w:id="2159" w:author="Tuleshov, Kurmanbek [Bolashak Atyrau Limited]" w:date="2022-10-11T00:17:00Z"/>
                <w:lang w:val="ru-RU"/>
              </w:rPr>
            </w:pPr>
          </w:p>
        </w:tc>
      </w:tr>
      <w:tr w:rsidR="00AE6529" w:rsidRPr="008E3902" w:rsidDel="006360D2" w14:paraId="4BB641E3" w14:textId="6FE10ABD" w:rsidTr="00AD51BE">
        <w:trPr>
          <w:trHeight w:val="330"/>
          <w:del w:id="2160" w:author="Tuleshov, Kurmanbek [Bolashak Atyrau Limited]" w:date="2022-10-11T00:17:00Z"/>
        </w:trPr>
        <w:tc>
          <w:tcPr>
            <w:tcW w:w="900" w:type="dxa"/>
            <w:tcBorders>
              <w:top w:val="nil"/>
              <w:left w:val="single" w:sz="8" w:space="0" w:color="auto"/>
              <w:bottom w:val="single" w:sz="8" w:space="0" w:color="auto"/>
              <w:right w:val="single" w:sz="8" w:space="0" w:color="auto"/>
            </w:tcBorders>
          </w:tcPr>
          <w:p w14:paraId="4BB641E0" w14:textId="56DD9BF9" w:rsidR="00AE6529" w:rsidRPr="008E3902" w:rsidDel="006360D2" w:rsidRDefault="00AE6529" w:rsidP="004B1B11">
            <w:pPr>
              <w:pStyle w:val="CellBodyCentered"/>
              <w:rPr>
                <w:del w:id="2161" w:author="Tuleshov, Kurmanbek [Bolashak Atyrau Limited]" w:date="2022-10-11T00:17:00Z"/>
                <w:lang w:val="ru-RU"/>
              </w:rPr>
            </w:pPr>
            <w:del w:id="2162" w:author="Tuleshov, Kurmanbek [Bolashak Atyrau Limited]" w:date="2022-10-10T16:54:00Z">
              <w:r w:rsidRPr="008E3902" w:rsidDel="00BF5E8F">
                <w:rPr>
                  <w:lang w:val="ru-RU"/>
                </w:rPr>
                <w:delText>&gt;600</w:delText>
              </w:r>
            </w:del>
          </w:p>
        </w:tc>
        <w:tc>
          <w:tcPr>
            <w:tcW w:w="810" w:type="dxa"/>
            <w:tcBorders>
              <w:top w:val="nil"/>
              <w:left w:val="nil"/>
              <w:bottom w:val="single" w:sz="8" w:space="0" w:color="auto"/>
              <w:right w:val="single" w:sz="8" w:space="0" w:color="auto"/>
            </w:tcBorders>
          </w:tcPr>
          <w:p w14:paraId="4BB641E1" w14:textId="0EB58630" w:rsidR="00AE6529" w:rsidRPr="008E3902" w:rsidDel="006360D2" w:rsidRDefault="00AE6529" w:rsidP="004B1B11">
            <w:pPr>
              <w:pStyle w:val="CellBodyCentered"/>
              <w:rPr>
                <w:del w:id="2163" w:author="Tuleshov, Kurmanbek [Bolashak Atyrau Limited]" w:date="2022-10-11T00:17:00Z"/>
                <w:lang w:val="ru-RU"/>
              </w:rPr>
            </w:pPr>
            <w:del w:id="2164" w:author="Tuleshov, Kurmanbek [Bolashak Atyrau Limited]" w:date="2022-10-10T16:54:00Z">
              <w:r w:rsidRPr="008E3902" w:rsidDel="00BF5E8F">
                <w:rPr>
                  <w:lang w:val="ru-RU"/>
                </w:rPr>
                <w:delText>&gt;24</w:delText>
              </w:r>
            </w:del>
          </w:p>
        </w:tc>
        <w:tc>
          <w:tcPr>
            <w:tcW w:w="7324" w:type="dxa"/>
            <w:gridSpan w:val="8"/>
            <w:vMerge/>
            <w:tcBorders>
              <w:left w:val="nil"/>
              <w:bottom w:val="single" w:sz="8" w:space="0" w:color="auto"/>
              <w:right w:val="single" w:sz="8" w:space="0" w:color="auto"/>
            </w:tcBorders>
          </w:tcPr>
          <w:p w14:paraId="4BB641E2" w14:textId="64E99409" w:rsidR="00AE6529" w:rsidRPr="008E3902" w:rsidDel="006360D2" w:rsidRDefault="00AE6529" w:rsidP="003074CD">
            <w:pPr>
              <w:pStyle w:val="CellBodyCentered"/>
              <w:rPr>
                <w:del w:id="2165" w:author="Tuleshov, Kurmanbek [Bolashak Atyrau Limited]" w:date="2022-10-11T00:17:00Z"/>
                <w:lang w:val="ru-RU"/>
              </w:rPr>
            </w:pPr>
          </w:p>
        </w:tc>
      </w:tr>
    </w:tbl>
    <w:p w14:paraId="4BB641E4" w14:textId="77777777" w:rsidR="00CD112F" w:rsidRPr="008E3902" w:rsidRDefault="00DE0531" w:rsidP="00C14B28">
      <w:pPr>
        <w:pStyle w:val="Heading2"/>
        <w:rPr>
          <w:lang w:val="ru-RU"/>
        </w:rPr>
      </w:pPr>
      <w:bookmarkStart w:id="2166" w:name="_Toc325464870"/>
      <w:r w:rsidRPr="008E3902">
        <w:rPr>
          <w:lang w:val="ru-RU"/>
        </w:rPr>
        <w:br w:type="page"/>
      </w:r>
      <w:bookmarkStart w:id="2167" w:name="_Toc117352191"/>
      <w:r w:rsidR="00CD112F" w:rsidRPr="008E3902">
        <w:rPr>
          <w:lang w:val="ru-RU"/>
        </w:rPr>
        <w:lastRenderedPageBreak/>
        <w:t>Таблица значений толщины теплоизоляции для сохранения тепла при использовании системы Contro-Trace</w:t>
      </w:r>
      <w:bookmarkEnd w:id="2166"/>
      <w:bookmarkEnd w:id="2167"/>
    </w:p>
    <w:p w14:paraId="4BB641E5" w14:textId="77777777" w:rsidR="00CD112F" w:rsidRPr="008E3902" w:rsidRDefault="00CD112F" w:rsidP="00C14B28">
      <w:pPr>
        <w:pStyle w:val="Text1Bold"/>
        <w:rPr>
          <w:b w:val="0"/>
          <w:lang w:val="ru-RU"/>
        </w:rPr>
      </w:pPr>
      <w:r w:rsidRPr="008E3902">
        <w:rPr>
          <w:b w:val="0"/>
          <w:lang w:val="ru-RU"/>
        </w:rPr>
        <w:t>Материал</w:t>
      </w:r>
      <w:r w:rsidRPr="008E3902">
        <w:rPr>
          <w:b w:val="0"/>
          <w:lang w:val="ru-RU"/>
        </w:rPr>
        <w:tab/>
      </w:r>
      <w:r w:rsidRPr="008E3902">
        <w:rPr>
          <w:b w:val="0"/>
          <w:lang w:val="ru-RU"/>
        </w:rPr>
        <w:tab/>
        <w:t>Минеральная вата высокой плотности</w:t>
      </w:r>
    </w:p>
    <w:p w14:paraId="4BB641E6" w14:textId="77777777" w:rsidR="00CD112F" w:rsidRPr="008E3902" w:rsidRDefault="00CD112F" w:rsidP="00C14B28">
      <w:pPr>
        <w:pStyle w:val="Text1Bold"/>
        <w:rPr>
          <w:b w:val="0"/>
          <w:lang w:val="ru-RU"/>
        </w:rPr>
      </w:pPr>
      <w:r w:rsidRPr="008E3902">
        <w:rPr>
          <w:b w:val="0"/>
          <w:lang w:val="ru-RU"/>
        </w:rPr>
        <w:t>Плотность</w:t>
      </w:r>
      <w:r w:rsidRPr="008E3902">
        <w:rPr>
          <w:b w:val="0"/>
          <w:lang w:val="ru-RU"/>
        </w:rPr>
        <w:tab/>
      </w:r>
      <w:r w:rsidRPr="008E3902">
        <w:rPr>
          <w:b w:val="0"/>
          <w:lang w:val="ru-RU"/>
        </w:rPr>
        <w:tab/>
        <w:t xml:space="preserve">Условный диаметр до </w:t>
      </w:r>
      <w:r w:rsidR="008C4CBE" w:rsidRPr="008E3902">
        <w:rPr>
          <w:b w:val="0"/>
          <w:lang w:val="ru-RU"/>
        </w:rPr>
        <w:t>24 дюйма</w:t>
      </w:r>
      <w:r w:rsidRPr="008E3902">
        <w:rPr>
          <w:b w:val="0"/>
          <w:lang w:val="ru-RU"/>
        </w:rPr>
        <w:t xml:space="preserve"> = от 100 до 120 кг/м³</w:t>
      </w:r>
    </w:p>
    <w:p w14:paraId="4BB641E7" w14:textId="77777777" w:rsidR="00CD112F" w:rsidRPr="008E3902" w:rsidRDefault="00CD112F" w:rsidP="00C14B28">
      <w:pPr>
        <w:pStyle w:val="Text1Bold"/>
        <w:ind w:left="2160" w:firstLine="720"/>
        <w:rPr>
          <w:b w:val="0"/>
          <w:lang w:val="ru-RU"/>
        </w:rPr>
      </w:pPr>
      <w:r w:rsidRPr="008E3902">
        <w:rPr>
          <w:b w:val="0"/>
          <w:lang w:val="ru-RU"/>
        </w:rPr>
        <w:t>Условный диаметр 26</w:t>
      </w:r>
      <w:r w:rsidR="00D73607" w:rsidRPr="008E3902">
        <w:rPr>
          <w:b w:val="0"/>
          <w:lang w:val="ru-RU"/>
        </w:rPr>
        <w:t xml:space="preserve"> дюймов</w:t>
      </w:r>
      <w:r w:rsidR="000656E2" w:rsidRPr="008E3902">
        <w:rPr>
          <w:b w:val="0"/>
          <w:lang w:val="ru-RU"/>
        </w:rPr>
        <w:t xml:space="preserve"> </w:t>
      </w:r>
      <w:r w:rsidRPr="008E3902">
        <w:rPr>
          <w:b w:val="0"/>
          <w:lang w:val="ru-RU"/>
        </w:rPr>
        <w:t xml:space="preserve"> и больше = 100 кг/м³</w:t>
      </w:r>
    </w:p>
    <w:tbl>
      <w:tblPr>
        <w:tblW w:w="91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170"/>
        <w:gridCol w:w="900"/>
        <w:gridCol w:w="810"/>
        <w:gridCol w:w="810"/>
        <w:gridCol w:w="810"/>
        <w:gridCol w:w="900"/>
        <w:gridCol w:w="900"/>
        <w:gridCol w:w="900"/>
        <w:gridCol w:w="900"/>
      </w:tblGrid>
      <w:tr w:rsidR="00CD112F" w:rsidRPr="003052B9" w14:paraId="4BB641E9" w14:textId="77777777" w:rsidTr="00DE0531">
        <w:trPr>
          <w:cantSplit/>
          <w:trHeight w:val="240"/>
        </w:trPr>
        <w:tc>
          <w:tcPr>
            <w:tcW w:w="9180" w:type="dxa"/>
            <w:gridSpan w:val="10"/>
            <w:tcBorders>
              <w:top w:val="nil"/>
              <w:left w:val="nil"/>
              <w:right w:val="nil"/>
            </w:tcBorders>
          </w:tcPr>
          <w:p w14:paraId="4BB641E8" w14:textId="4BCD6497" w:rsidR="00DE0531" w:rsidRPr="008E3902" w:rsidRDefault="00CD112F" w:rsidP="000A2E9D">
            <w:pPr>
              <w:pStyle w:val="TableTitle1"/>
              <w:numPr>
                <w:ilvl w:val="0"/>
                <w:numId w:val="0"/>
              </w:numPr>
              <w:tabs>
                <w:tab w:val="clear" w:pos="1080"/>
              </w:tabs>
              <w:ind w:left="631" w:hanging="231"/>
              <w:rPr>
                <w:lang w:val="ru-RU"/>
              </w:rPr>
            </w:pPr>
            <w:r w:rsidRPr="008E3902">
              <w:rPr>
                <w:lang w:val="ru-RU"/>
              </w:rPr>
              <w:t xml:space="preserve">Таблица </w:t>
            </w:r>
            <w:r w:rsidR="007044ED" w:rsidRPr="00202292">
              <w:rPr>
                <w:lang w:val="ru-RU"/>
              </w:rPr>
              <w:t>8</w:t>
            </w:r>
            <w:r w:rsidRPr="008E3902">
              <w:rPr>
                <w:lang w:val="ru-RU"/>
              </w:rPr>
              <w:t>: Таблица значений толщины теплоизоляции для сохранения тепла при использовании системы Contro-Trace</w:t>
            </w:r>
            <w:r w:rsidR="00F85E17" w:rsidRPr="008E3902">
              <w:rPr>
                <w:lang w:val="ru-RU"/>
              </w:rPr>
              <w:t xml:space="preserve"> </w:t>
            </w:r>
            <w:r w:rsidR="00DE0531" w:rsidRPr="008E3902">
              <w:rPr>
                <w:lang w:val="ru-RU"/>
              </w:rPr>
              <w:br/>
            </w:r>
          </w:p>
        </w:tc>
      </w:tr>
      <w:tr w:rsidR="00CD112F" w:rsidRPr="008E3902" w14:paraId="4BB641EC" w14:textId="77777777" w:rsidTr="00DE0531">
        <w:trPr>
          <w:cantSplit/>
          <w:trHeight w:val="240"/>
        </w:trPr>
        <w:tc>
          <w:tcPr>
            <w:tcW w:w="2250" w:type="dxa"/>
            <w:gridSpan w:val="2"/>
            <w:vMerge w:val="restart"/>
            <w:tcBorders>
              <w:left w:val="single" w:sz="8" w:space="0" w:color="auto"/>
              <w:right w:val="single" w:sz="8" w:space="0" w:color="auto"/>
            </w:tcBorders>
          </w:tcPr>
          <w:p w14:paraId="4BB641EA" w14:textId="77777777" w:rsidR="00CD112F" w:rsidRPr="008E3902" w:rsidRDefault="00CD112F" w:rsidP="004B1B11">
            <w:pPr>
              <w:pStyle w:val="CellHeadingCentered"/>
              <w:rPr>
                <w:lang w:val="ru-RU"/>
              </w:rPr>
            </w:pPr>
            <w:r w:rsidRPr="008E3902">
              <w:rPr>
                <w:lang w:val="ru-RU"/>
              </w:rPr>
              <w:t>РАЗМЕР ТРУБЫ</w:t>
            </w:r>
          </w:p>
        </w:tc>
        <w:tc>
          <w:tcPr>
            <w:tcW w:w="6930" w:type="dxa"/>
            <w:gridSpan w:val="8"/>
            <w:tcBorders>
              <w:top w:val="single" w:sz="8" w:space="0" w:color="auto"/>
              <w:left w:val="single" w:sz="4" w:space="0" w:color="auto"/>
              <w:bottom w:val="single" w:sz="8" w:space="0" w:color="auto"/>
              <w:right w:val="single" w:sz="8" w:space="0" w:color="auto"/>
            </w:tcBorders>
          </w:tcPr>
          <w:p w14:paraId="4BB641EB" w14:textId="77777777" w:rsidR="00CD112F" w:rsidRPr="008E3902" w:rsidRDefault="00CD112F" w:rsidP="004B1B11">
            <w:pPr>
              <w:pStyle w:val="CellHeadingCentered"/>
              <w:rPr>
                <w:lang w:val="ru-RU"/>
              </w:rPr>
            </w:pPr>
            <w:r w:rsidRPr="008E3902">
              <w:rPr>
                <w:lang w:val="ru-RU"/>
              </w:rPr>
              <w:t>Рабочая температура (°С)</w:t>
            </w:r>
          </w:p>
        </w:tc>
      </w:tr>
      <w:tr w:rsidR="00CD112F" w:rsidRPr="008E3902" w14:paraId="4BB641F2" w14:textId="77777777" w:rsidTr="00DE0531">
        <w:trPr>
          <w:cantSplit/>
          <w:trHeight w:val="240"/>
        </w:trPr>
        <w:tc>
          <w:tcPr>
            <w:tcW w:w="2250" w:type="dxa"/>
            <w:gridSpan w:val="2"/>
            <w:vMerge/>
            <w:tcBorders>
              <w:left w:val="single" w:sz="8" w:space="0" w:color="auto"/>
              <w:bottom w:val="nil"/>
              <w:right w:val="single" w:sz="8" w:space="0" w:color="auto"/>
            </w:tcBorders>
          </w:tcPr>
          <w:p w14:paraId="4BB641ED" w14:textId="77777777" w:rsidR="00CD112F" w:rsidRPr="008E3902" w:rsidRDefault="00CD112F" w:rsidP="004B1B11">
            <w:pPr>
              <w:pStyle w:val="CellHeadingCentered"/>
              <w:rPr>
                <w:lang w:val="ru-RU"/>
              </w:rPr>
            </w:pPr>
          </w:p>
        </w:tc>
        <w:tc>
          <w:tcPr>
            <w:tcW w:w="1710" w:type="dxa"/>
            <w:gridSpan w:val="2"/>
            <w:tcBorders>
              <w:top w:val="single" w:sz="8" w:space="0" w:color="auto"/>
              <w:left w:val="single" w:sz="8" w:space="0" w:color="auto"/>
              <w:bottom w:val="single" w:sz="8" w:space="0" w:color="auto"/>
              <w:right w:val="single" w:sz="4" w:space="0" w:color="auto"/>
            </w:tcBorders>
          </w:tcPr>
          <w:p w14:paraId="4BB641EE" w14:textId="77777777" w:rsidR="00CD112F" w:rsidRPr="008E3902" w:rsidRDefault="00CD112F" w:rsidP="004B1B11">
            <w:pPr>
              <w:pStyle w:val="CellHeadingCentered"/>
              <w:rPr>
                <w:lang w:val="ru-RU"/>
              </w:rPr>
            </w:pPr>
            <w:r w:rsidRPr="008E3902">
              <w:rPr>
                <w:lang w:val="ru-RU"/>
              </w:rPr>
              <w:t>51 до 100</w:t>
            </w:r>
          </w:p>
        </w:tc>
        <w:tc>
          <w:tcPr>
            <w:tcW w:w="1620" w:type="dxa"/>
            <w:gridSpan w:val="2"/>
            <w:tcBorders>
              <w:top w:val="single" w:sz="8" w:space="0" w:color="auto"/>
              <w:left w:val="single" w:sz="4" w:space="0" w:color="auto"/>
              <w:bottom w:val="single" w:sz="8" w:space="0" w:color="auto"/>
              <w:right w:val="single" w:sz="8" w:space="0" w:color="auto"/>
            </w:tcBorders>
          </w:tcPr>
          <w:p w14:paraId="4BB641EF" w14:textId="77777777" w:rsidR="00CD112F" w:rsidRPr="008E3902" w:rsidRDefault="00CD112F" w:rsidP="004B1B11">
            <w:pPr>
              <w:pStyle w:val="CellHeadingCentered"/>
              <w:rPr>
                <w:lang w:val="ru-RU"/>
              </w:rPr>
            </w:pPr>
            <w:r w:rsidRPr="008E3902">
              <w:rPr>
                <w:lang w:val="ru-RU"/>
              </w:rPr>
              <w:t>101 до 150</w:t>
            </w:r>
          </w:p>
        </w:tc>
        <w:tc>
          <w:tcPr>
            <w:tcW w:w="1800" w:type="dxa"/>
            <w:gridSpan w:val="2"/>
            <w:tcBorders>
              <w:top w:val="single" w:sz="8" w:space="0" w:color="auto"/>
              <w:left w:val="nil"/>
              <w:bottom w:val="nil"/>
              <w:right w:val="single" w:sz="4" w:space="0" w:color="auto"/>
            </w:tcBorders>
          </w:tcPr>
          <w:p w14:paraId="4BB641F0" w14:textId="77777777" w:rsidR="00CD112F" w:rsidRPr="008E3902" w:rsidRDefault="00CD112F" w:rsidP="004B1B11">
            <w:pPr>
              <w:pStyle w:val="CellHeadingCentered"/>
              <w:rPr>
                <w:lang w:val="ru-RU"/>
              </w:rPr>
            </w:pPr>
            <w:r w:rsidRPr="008E3902">
              <w:rPr>
                <w:lang w:val="ru-RU"/>
              </w:rPr>
              <w:t>151 до 200</w:t>
            </w:r>
          </w:p>
        </w:tc>
        <w:tc>
          <w:tcPr>
            <w:tcW w:w="1800" w:type="dxa"/>
            <w:gridSpan w:val="2"/>
            <w:tcBorders>
              <w:top w:val="single" w:sz="8" w:space="0" w:color="auto"/>
              <w:left w:val="single" w:sz="4" w:space="0" w:color="auto"/>
              <w:bottom w:val="nil"/>
              <w:right w:val="single" w:sz="8" w:space="0" w:color="auto"/>
            </w:tcBorders>
          </w:tcPr>
          <w:p w14:paraId="4BB641F1" w14:textId="77777777" w:rsidR="00CD112F" w:rsidRPr="008E3902" w:rsidRDefault="00CD112F" w:rsidP="004B1B11">
            <w:pPr>
              <w:pStyle w:val="CellHeadingCentered"/>
              <w:rPr>
                <w:lang w:val="ru-RU"/>
              </w:rPr>
            </w:pPr>
            <w:r w:rsidRPr="008E3902">
              <w:rPr>
                <w:lang w:val="ru-RU"/>
              </w:rPr>
              <w:t>201 до 250</w:t>
            </w:r>
          </w:p>
        </w:tc>
      </w:tr>
      <w:tr w:rsidR="00CD112F" w:rsidRPr="008E3902" w14:paraId="4BB64203" w14:textId="77777777" w:rsidTr="00DE0531">
        <w:trPr>
          <w:cantSplit/>
          <w:trHeight w:val="853"/>
        </w:trPr>
        <w:tc>
          <w:tcPr>
            <w:tcW w:w="1080" w:type="dxa"/>
            <w:tcBorders>
              <w:left w:val="single" w:sz="8" w:space="0" w:color="auto"/>
              <w:right w:val="single" w:sz="8" w:space="0" w:color="auto"/>
            </w:tcBorders>
          </w:tcPr>
          <w:p w14:paraId="4BB641F3" w14:textId="77777777" w:rsidR="00CD112F" w:rsidRPr="008E3902" w:rsidRDefault="00CD112F" w:rsidP="00D73607">
            <w:pPr>
              <w:pStyle w:val="CellHeadingCentered"/>
              <w:ind w:left="-18" w:right="-18"/>
              <w:rPr>
                <w:lang w:val="ru-RU"/>
              </w:rPr>
            </w:pPr>
            <w:r w:rsidRPr="008E3902">
              <w:rPr>
                <w:lang w:val="ru-RU"/>
              </w:rPr>
              <w:t>Номи</w:t>
            </w:r>
            <w:r w:rsidR="00D73607" w:rsidRPr="008E3902">
              <w:rPr>
                <w:lang w:val="ru-RU"/>
              </w:rPr>
              <w:t>-</w:t>
            </w:r>
            <w:r w:rsidRPr="008E3902">
              <w:rPr>
                <w:lang w:val="ru-RU"/>
              </w:rPr>
              <w:t>нальный диаметр (DN) (мм)</w:t>
            </w:r>
          </w:p>
        </w:tc>
        <w:tc>
          <w:tcPr>
            <w:tcW w:w="1170" w:type="dxa"/>
            <w:tcBorders>
              <w:top w:val="single" w:sz="8" w:space="0" w:color="auto"/>
              <w:left w:val="nil"/>
              <w:right w:val="single" w:sz="4" w:space="0" w:color="auto"/>
            </w:tcBorders>
          </w:tcPr>
          <w:p w14:paraId="4BB641F4" w14:textId="77777777" w:rsidR="00CD112F" w:rsidRPr="008E3902" w:rsidRDefault="00CD112F" w:rsidP="004B1B11">
            <w:pPr>
              <w:pStyle w:val="CellHeadingCentered"/>
              <w:rPr>
                <w:lang w:val="ru-RU"/>
              </w:rPr>
            </w:pPr>
            <w:r w:rsidRPr="008E3902">
              <w:rPr>
                <w:lang w:val="ru-RU"/>
              </w:rPr>
              <w:t>Номи</w:t>
            </w:r>
            <w:r w:rsidR="00D73607" w:rsidRPr="008E3902">
              <w:rPr>
                <w:lang w:val="ru-RU"/>
              </w:rPr>
              <w:t>-</w:t>
            </w:r>
            <w:r w:rsidRPr="008E3902">
              <w:rPr>
                <w:lang w:val="ru-RU"/>
              </w:rPr>
              <w:t>нальный размер трубы</w:t>
            </w:r>
          </w:p>
          <w:p w14:paraId="4BB641F5" w14:textId="77777777" w:rsidR="00CD112F" w:rsidRPr="008E3902" w:rsidRDefault="00CD112F" w:rsidP="004B1B11">
            <w:pPr>
              <w:pStyle w:val="CellHeadingCentered"/>
              <w:rPr>
                <w:lang w:val="ru-RU"/>
              </w:rPr>
            </w:pPr>
            <w:r w:rsidRPr="008E3902">
              <w:rPr>
                <w:lang w:val="ru-RU"/>
              </w:rPr>
              <w:t>(дюймы)</w:t>
            </w:r>
          </w:p>
        </w:tc>
        <w:tc>
          <w:tcPr>
            <w:tcW w:w="900" w:type="dxa"/>
            <w:tcBorders>
              <w:top w:val="single" w:sz="8" w:space="0" w:color="auto"/>
              <w:left w:val="single" w:sz="4" w:space="0" w:color="auto"/>
              <w:right w:val="single" w:sz="4" w:space="0" w:color="auto"/>
            </w:tcBorders>
          </w:tcPr>
          <w:p w14:paraId="4BB641F6" w14:textId="77777777" w:rsidR="00CD112F" w:rsidRPr="008E3902" w:rsidRDefault="00CD112F" w:rsidP="00D73607">
            <w:pPr>
              <w:pStyle w:val="CellHeadingCentered"/>
              <w:ind w:left="-108" w:right="-108"/>
              <w:rPr>
                <w:lang w:val="ru-RU"/>
              </w:rPr>
            </w:pPr>
            <w:r w:rsidRPr="008E3902">
              <w:rPr>
                <w:lang w:val="ru-RU"/>
              </w:rPr>
              <w:t>Внут</w:t>
            </w:r>
            <w:r w:rsidR="00D73607" w:rsidRPr="008E3902">
              <w:rPr>
                <w:lang w:val="ru-RU"/>
              </w:rPr>
              <w:t>-</w:t>
            </w:r>
            <w:r w:rsidRPr="008E3902">
              <w:rPr>
                <w:lang w:val="ru-RU"/>
              </w:rPr>
              <w:t>ренний слой (мм)</w:t>
            </w:r>
          </w:p>
        </w:tc>
        <w:tc>
          <w:tcPr>
            <w:tcW w:w="810" w:type="dxa"/>
            <w:tcBorders>
              <w:top w:val="single" w:sz="8" w:space="0" w:color="auto"/>
              <w:left w:val="single" w:sz="4" w:space="0" w:color="auto"/>
              <w:right w:val="single" w:sz="4" w:space="0" w:color="auto"/>
            </w:tcBorders>
          </w:tcPr>
          <w:p w14:paraId="4BB641F7" w14:textId="77777777" w:rsidR="00CD112F" w:rsidRPr="008E3902" w:rsidRDefault="00CD112F" w:rsidP="00D73607">
            <w:pPr>
              <w:pStyle w:val="CellHeadingCentered"/>
              <w:ind w:left="-108" w:right="-108"/>
              <w:rPr>
                <w:lang w:val="ru-RU"/>
              </w:rPr>
            </w:pPr>
            <w:r w:rsidRPr="008E3902">
              <w:rPr>
                <w:lang w:val="ru-RU"/>
              </w:rPr>
              <w:t>Наруж</w:t>
            </w:r>
            <w:r w:rsidR="00D73607" w:rsidRPr="008E3902">
              <w:rPr>
                <w:lang w:val="ru-RU"/>
              </w:rPr>
              <w:t>-</w:t>
            </w:r>
            <w:r w:rsidRPr="008E3902">
              <w:rPr>
                <w:lang w:val="ru-RU"/>
              </w:rPr>
              <w:t>ный слой</w:t>
            </w:r>
          </w:p>
          <w:p w14:paraId="4BB641F8" w14:textId="77777777" w:rsidR="00CD112F" w:rsidRPr="008E3902" w:rsidRDefault="00CD112F" w:rsidP="00D73607">
            <w:pPr>
              <w:pStyle w:val="CellHeadingCentered"/>
              <w:ind w:left="-108" w:right="-108"/>
              <w:rPr>
                <w:lang w:val="ru-RU"/>
              </w:rPr>
            </w:pPr>
            <w:r w:rsidRPr="008E3902">
              <w:rPr>
                <w:lang w:val="ru-RU"/>
              </w:rPr>
              <w:t>(мм)</w:t>
            </w:r>
          </w:p>
        </w:tc>
        <w:tc>
          <w:tcPr>
            <w:tcW w:w="810" w:type="dxa"/>
            <w:tcBorders>
              <w:top w:val="single" w:sz="8" w:space="0" w:color="auto"/>
              <w:left w:val="single" w:sz="4" w:space="0" w:color="auto"/>
              <w:right w:val="single" w:sz="4" w:space="0" w:color="auto"/>
            </w:tcBorders>
          </w:tcPr>
          <w:p w14:paraId="4BB641F9" w14:textId="77777777" w:rsidR="00CD112F" w:rsidRPr="008E3902" w:rsidRDefault="00CD112F" w:rsidP="00D73607">
            <w:pPr>
              <w:pStyle w:val="CellHeadingCentered"/>
              <w:ind w:left="-108" w:right="-108"/>
              <w:rPr>
                <w:lang w:val="ru-RU"/>
              </w:rPr>
            </w:pPr>
            <w:r w:rsidRPr="008E3902">
              <w:rPr>
                <w:lang w:val="ru-RU"/>
              </w:rPr>
              <w:t>Внут</w:t>
            </w:r>
            <w:r w:rsidR="00D73607" w:rsidRPr="008E3902">
              <w:rPr>
                <w:lang w:val="ru-RU"/>
              </w:rPr>
              <w:t>-</w:t>
            </w:r>
            <w:r w:rsidRPr="008E3902">
              <w:rPr>
                <w:lang w:val="ru-RU"/>
              </w:rPr>
              <w:t>ренний слой (мм)</w:t>
            </w:r>
          </w:p>
        </w:tc>
        <w:tc>
          <w:tcPr>
            <w:tcW w:w="810" w:type="dxa"/>
            <w:tcBorders>
              <w:top w:val="single" w:sz="8" w:space="0" w:color="auto"/>
              <w:left w:val="single" w:sz="4" w:space="0" w:color="auto"/>
              <w:right w:val="nil"/>
            </w:tcBorders>
          </w:tcPr>
          <w:p w14:paraId="4BB641FA" w14:textId="77777777" w:rsidR="00CD112F" w:rsidRPr="008E3902" w:rsidRDefault="00CD112F" w:rsidP="00D73607">
            <w:pPr>
              <w:pStyle w:val="CellHeadingCentered"/>
              <w:ind w:left="-108" w:right="-108"/>
              <w:rPr>
                <w:lang w:val="ru-RU"/>
              </w:rPr>
            </w:pPr>
            <w:r w:rsidRPr="008E3902">
              <w:rPr>
                <w:lang w:val="ru-RU"/>
              </w:rPr>
              <w:t>Наруж</w:t>
            </w:r>
            <w:r w:rsidR="00D73607" w:rsidRPr="008E3902">
              <w:rPr>
                <w:lang w:val="ru-RU"/>
              </w:rPr>
              <w:t>-</w:t>
            </w:r>
            <w:r w:rsidRPr="008E3902">
              <w:rPr>
                <w:lang w:val="ru-RU"/>
              </w:rPr>
              <w:t>ный слой</w:t>
            </w:r>
          </w:p>
          <w:p w14:paraId="4BB641FB" w14:textId="77777777" w:rsidR="00CD112F" w:rsidRPr="008E3902" w:rsidRDefault="00CD112F" w:rsidP="00D73607">
            <w:pPr>
              <w:pStyle w:val="CellHeadingCentered"/>
              <w:ind w:left="-108" w:right="-108"/>
              <w:rPr>
                <w:lang w:val="ru-RU"/>
              </w:rPr>
            </w:pPr>
            <w:r w:rsidRPr="008E3902">
              <w:rPr>
                <w:lang w:val="ru-RU"/>
              </w:rPr>
              <w:t>(мм)</w:t>
            </w:r>
          </w:p>
        </w:tc>
        <w:tc>
          <w:tcPr>
            <w:tcW w:w="900" w:type="dxa"/>
            <w:tcBorders>
              <w:top w:val="single" w:sz="8" w:space="0" w:color="auto"/>
              <w:left w:val="single" w:sz="8" w:space="0" w:color="auto"/>
              <w:right w:val="single" w:sz="8" w:space="0" w:color="auto"/>
            </w:tcBorders>
          </w:tcPr>
          <w:p w14:paraId="4BB641FC" w14:textId="77777777" w:rsidR="00CD112F" w:rsidRPr="008E3902" w:rsidRDefault="00CD112F" w:rsidP="00D73607">
            <w:pPr>
              <w:pStyle w:val="CellHeadingCentered"/>
              <w:ind w:left="-108" w:right="-108"/>
              <w:rPr>
                <w:lang w:val="ru-RU"/>
              </w:rPr>
            </w:pPr>
            <w:r w:rsidRPr="008E3902">
              <w:rPr>
                <w:lang w:val="ru-RU"/>
              </w:rPr>
              <w:t>Внут</w:t>
            </w:r>
            <w:r w:rsidR="00D73607" w:rsidRPr="008E3902">
              <w:rPr>
                <w:lang w:val="ru-RU"/>
              </w:rPr>
              <w:t>-</w:t>
            </w:r>
            <w:r w:rsidRPr="008E3902">
              <w:rPr>
                <w:lang w:val="ru-RU"/>
              </w:rPr>
              <w:t>ренний слой (мм)</w:t>
            </w:r>
          </w:p>
        </w:tc>
        <w:tc>
          <w:tcPr>
            <w:tcW w:w="900" w:type="dxa"/>
            <w:tcBorders>
              <w:left w:val="nil"/>
              <w:bottom w:val="nil"/>
              <w:right w:val="single" w:sz="8" w:space="0" w:color="auto"/>
            </w:tcBorders>
          </w:tcPr>
          <w:p w14:paraId="4BB641FD" w14:textId="77777777" w:rsidR="00CD112F" w:rsidRPr="008E3902" w:rsidRDefault="00CD112F" w:rsidP="00D73607">
            <w:pPr>
              <w:pStyle w:val="CellHeadingCentered"/>
              <w:ind w:left="-108" w:right="-108"/>
              <w:rPr>
                <w:lang w:val="ru-RU"/>
              </w:rPr>
            </w:pPr>
            <w:r w:rsidRPr="008E3902">
              <w:rPr>
                <w:lang w:val="ru-RU"/>
              </w:rPr>
              <w:t>Наруж</w:t>
            </w:r>
            <w:r w:rsidR="00D73607" w:rsidRPr="008E3902">
              <w:rPr>
                <w:lang w:val="ru-RU"/>
              </w:rPr>
              <w:t>-</w:t>
            </w:r>
            <w:r w:rsidRPr="008E3902">
              <w:rPr>
                <w:lang w:val="ru-RU"/>
              </w:rPr>
              <w:t>ный слой</w:t>
            </w:r>
          </w:p>
          <w:p w14:paraId="4BB641FE" w14:textId="77777777" w:rsidR="00CD112F" w:rsidRPr="008E3902" w:rsidRDefault="00CD112F" w:rsidP="00D73607">
            <w:pPr>
              <w:pStyle w:val="CellHeadingCentered"/>
              <w:ind w:left="-108" w:right="-108"/>
              <w:rPr>
                <w:lang w:val="ru-RU"/>
              </w:rPr>
            </w:pPr>
            <w:r w:rsidRPr="008E3902">
              <w:rPr>
                <w:lang w:val="ru-RU"/>
              </w:rPr>
              <w:t>(мм)</w:t>
            </w:r>
          </w:p>
        </w:tc>
        <w:tc>
          <w:tcPr>
            <w:tcW w:w="900" w:type="dxa"/>
            <w:tcBorders>
              <w:left w:val="nil"/>
              <w:right w:val="single" w:sz="8" w:space="0" w:color="auto"/>
            </w:tcBorders>
          </w:tcPr>
          <w:p w14:paraId="4BB641FF" w14:textId="77777777" w:rsidR="00CD112F" w:rsidRPr="008E3902" w:rsidRDefault="00CD112F" w:rsidP="00D73607">
            <w:pPr>
              <w:pStyle w:val="CellHeadingCentered"/>
              <w:ind w:left="-108" w:right="-108"/>
              <w:rPr>
                <w:lang w:val="ru-RU"/>
              </w:rPr>
            </w:pPr>
            <w:r w:rsidRPr="008E3902">
              <w:rPr>
                <w:lang w:val="ru-RU"/>
              </w:rPr>
              <w:t>Внут</w:t>
            </w:r>
            <w:r w:rsidR="00D73607" w:rsidRPr="008E3902">
              <w:rPr>
                <w:lang w:val="ru-RU"/>
              </w:rPr>
              <w:t>-</w:t>
            </w:r>
            <w:r w:rsidRPr="008E3902">
              <w:rPr>
                <w:lang w:val="ru-RU"/>
              </w:rPr>
              <w:t>ренний слой</w:t>
            </w:r>
          </w:p>
          <w:p w14:paraId="4BB64200" w14:textId="77777777" w:rsidR="00CD112F" w:rsidRPr="008E3902" w:rsidRDefault="00CD112F" w:rsidP="00D73607">
            <w:pPr>
              <w:pStyle w:val="CellHeadingCentered"/>
              <w:ind w:left="-108" w:right="-108"/>
              <w:rPr>
                <w:lang w:val="ru-RU"/>
              </w:rPr>
            </w:pPr>
            <w:r w:rsidRPr="008E3902">
              <w:rPr>
                <w:lang w:val="ru-RU"/>
              </w:rPr>
              <w:t>(мм)</w:t>
            </w:r>
          </w:p>
        </w:tc>
        <w:tc>
          <w:tcPr>
            <w:tcW w:w="900" w:type="dxa"/>
            <w:tcBorders>
              <w:left w:val="nil"/>
              <w:right w:val="single" w:sz="8" w:space="0" w:color="auto"/>
            </w:tcBorders>
          </w:tcPr>
          <w:p w14:paraId="4BB64201" w14:textId="77777777" w:rsidR="00CD112F" w:rsidRPr="008E3902" w:rsidRDefault="00CD112F" w:rsidP="00D73607">
            <w:pPr>
              <w:pStyle w:val="CellHeadingCentered"/>
              <w:ind w:left="-108" w:right="-108"/>
              <w:rPr>
                <w:lang w:val="ru-RU"/>
              </w:rPr>
            </w:pPr>
            <w:r w:rsidRPr="008E3902">
              <w:rPr>
                <w:lang w:val="ru-RU"/>
              </w:rPr>
              <w:t>Наруж</w:t>
            </w:r>
            <w:r w:rsidR="00D73607" w:rsidRPr="008E3902">
              <w:rPr>
                <w:lang w:val="ru-RU"/>
              </w:rPr>
              <w:t>-</w:t>
            </w:r>
            <w:r w:rsidRPr="008E3902">
              <w:rPr>
                <w:lang w:val="ru-RU"/>
              </w:rPr>
              <w:t>ный слой</w:t>
            </w:r>
          </w:p>
          <w:p w14:paraId="4BB64202" w14:textId="77777777" w:rsidR="00CD112F" w:rsidRPr="008E3902" w:rsidRDefault="00CD112F" w:rsidP="00D73607">
            <w:pPr>
              <w:pStyle w:val="CellHeadingCentered"/>
              <w:ind w:left="-108" w:right="-108"/>
              <w:rPr>
                <w:lang w:val="ru-RU"/>
              </w:rPr>
            </w:pPr>
            <w:r w:rsidRPr="008E3902">
              <w:rPr>
                <w:lang w:val="ru-RU"/>
              </w:rPr>
              <w:t>(мм)</w:t>
            </w:r>
          </w:p>
        </w:tc>
      </w:tr>
      <w:tr w:rsidR="00CD112F" w:rsidRPr="008E3902" w14:paraId="4BB6420E" w14:textId="77777777" w:rsidTr="00DE0531">
        <w:trPr>
          <w:cantSplit/>
          <w:trHeight w:val="285"/>
        </w:trPr>
        <w:tc>
          <w:tcPr>
            <w:tcW w:w="1080" w:type="dxa"/>
            <w:tcBorders>
              <w:left w:val="single" w:sz="8" w:space="0" w:color="auto"/>
              <w:right w:val="single" w:sz="8" w:space="0" w:color="auto"/>
            </w:tcBorders>
          </w:tcPr>
          <w:p w14:paraId="4BB64204" w14:textId="77777777" w:rsidR="00CD112F" w:rsidRPr="008E3902" w:rsidRDefault="00CD112F" w:rsidP="004B1B11">
            <w:pPr>
              <w:pStyle w:val="CellBodyCentered"/>
              <w:rPr>
                <w:lang w:val="ru-RU"/>
              </w:rPr>
            </w:pPr>
            <w:r w:rsidRPr="008E3902">
              <w:rPr>
                <w:lang w:val="ru-RU"/>
              </w:rPr>
              <w:t>80</w:t>
            </w:r>
          </w:p>
        </w:tc>
        <w:tc>
          <w:tcPr>
            <w:tcW w:w="1170" w:type="dxa"/>
            <w:tcBorders>
              <w:left w:val="nil"/>
              <w:right w:val="single" w:sz="4" w:space="0" w:color="auto"/>
            </w:tcBorders>
          </w:tcPr>
          <w:p w14:paraId="4BB64205" w14:textId="77777777" w:rsidR="00CD112F" w:rsidRPr="008E3902" w:rsidRDefault="00CD112F" w:rsidP="004B1B11">
            <w:pPr>
              <w:pStyle w:val="CellBodyCentered"/>
              <w:rPr>
                <w:lang w:val="ru-RU"/>
              </w:rPr>
            </w:pPr>
            <w:r w:rsidRPr="008E3902">
              <w:rPr>
                <w:lang w:val="ru-RU"/>
              </w:rPr>
              <w:t>3</w:t>
            </w:r>
          </w:p>
        </w:tc>
        <w:tc>
          <w:tcPr>
            <w:tcW w:w="900" w:type="dxa"/>
            <w:tcBorders>
              <w:left w:val="single" w:sz="4" w:space="0" w:color="auto"/>
              <w:right w:val="single" w:sz="4" w:space="0" w:color="auto"/>
            </w:tcBorders>
          </w:tcPr>
          <w:p w14:paraId="4BB64206"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07" w14:textId="77777777" w:rsidR="00CD112F" w:rsidRPr="008E3902" w:rsidRDefault="00CD112F" w:rsidP="004B1B11">
            <w:pPr>
              <w:pStyle w:val="CellBodyCentered"/>
              <w:rPr>
                <w:lang w:val="ru-RU"/>
              </w:rPr>
            </w:pPr>
            <w:r w:rsidRPr="008E3902">
              <w:rPr>
                <w:lang w:val="ru-RU"/>
              </w:rPr>
              <w:t>20</w:t>
            </w:r>
          </w:p>
        </w:tc>
        <w:tc>
          <w:tcPr>
            <w:tcW w:w="810" w:type="dxa"/>
            <w:tcBorders>
              <w:left w:val="single" w:sz="4" w:space="0" w:color="auto"/>
              <w:right w:val="single" w:sz="4" w:space="0" w:color="auto"/>
            </w:tcBorders>
          </w:tcPr>
          <w:p w14:paraId="4BB64208"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09" w14:textId="77777777" w:rsidR="00CD112F" w:rsidRPr="008E3902" w:rsidRDefault="00CD112F" w:rsidP="004B1B11">
            <w:pPr>
              <w:pStyle w:val="CellBodyCentered"/>
              <w:rPr>
                <w:lang w:val="ru-RU"/>
              </w:rPr>
            </w:pPr>
            <w:r w:rsidRPr="008E3902">
              <w:rPr>
                <w:lang w:val="ru-RU"/>
              </w:rPr>
              <w:t>30</w:t>
            </w:r>
          </w:p>
        </w:tc>
        <w:tc>
          <w:tcPr>
            <w:tcW w:w="900" w:type="dxa"/>
            <w:tcBorders>
              <w:left w:val="single" w:sz="8" w:space="0" w:color="auto"/>
              <w:right w:val="single" w:sz="8" w:space="0" w:color="auto"/>
            </w:tcBorders>
          </w:tcPr>
          <w:p w14:paraId="4BB6420A"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0B"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0C"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0D" w14:textId="77777777" w:rsidR="00CD112F" w:rsidRPr="008E3902" w:rsidRDefault="00CD112F" w:rsidP="004B1B11">
            <w:pPr>
              <w:pStyle w:val="CellBodyCentered"/>
              <w:rPr>
                <w:lang w:val="ru-RU"/>
              </w:rPr>
            </w:pPr>
            <w:r w:rsidRPr="008E3902">
              <w:rPr>
                <w:lang w:val="ru-RU"/>
              </w:rPr>
              <w:t>30</w:t>
            </w:r>
          </w:p>
        </w:tc>
      </w:tr>
      <w:tr w:rsidR="00CD112F" w:rsidRPr="008E3902" w14:paraId="4BB64219" w14:textId="77777777" w:rsidTr="00DE0531">
        <w:trPr>
          <w:cantSplit/>
          <w:trHeight w:val="285"/>
        </w:trPr>
        <w:tc>
          <w:tcPr>
            <w:tcW w:w="1080" w:type="dxa"/>
            <w:tcBorders>
              <w:left w:val="single" w:sz="8" w:space="0" w:color="auto"/>
              <w:right w:val="single" w:sz="8" w:space="0" w:color="auto"/>
            </w:tcBorders>
          </w:tcPr>
          <w:p w14:paraId="4BB6420F" w14:textId="77777777" w:rsidR="00CD112F" w:rsidRPr="008E3902" w:rsidRDefault="00CD112F" w:rsidP="004B1B11">
            <w:pPr>
              <w:pStyle w:val="CellBodyCentered"/>
              <w:rPr>
                <w:lang w:val="ru-RU"/>
              </w:rPr>
            </w:pPr>
            <w:r w:rsidRPr="008E3902">
              <w:rPr>
                <w:lang w:val="ru-RU"/>
              </w:rPr>
              <w:t>100</w:t>
            </w:r>
          </w:p>
        </w:tc>
        <w:tc>
          <w:tcPr>
            <w:tcW w:w="1170" w:type="dxa"/>
            <w:tcBorders>
              <w:left w:val="nil"/>
              <w:right w:val="single" w:sz="4" w:space="0" w:color="auto"/>
            </w:tcBorders>
          </w:tcPr>
          <w:p w14:paraId="4BB64210" w14:textId="77777777" w:rsidR="00CD112F" w:rsidRPr="008E3902" w:rsidRDefault="00CD112F" w:rsidP="004B1B11">
            <w:pPr>
              <w:pStyle w:val="CellBodyCentered"/>
              <w:rPr>
                <w:lang w:val="ru-RU"/>
              </w:rPr>
            </w:pPr>
            <w:r w:rsidRPr="008E3902">
              <w:rPr>
                <w:lang w:val="ru-RU"/>
              </w:rPr>
              <w:t>4</w:t>
            </w:r>
          </w:p>
        </w:tc>
        <w:tc>
          <w:tcPr>
            <w:tcW w:w="900" w:type="dxa"/>
            <w:tcBorders>
              <w:left w:val="single" w:sz="4" w:space="0" w:color="auto"/>
              <w:right w:val="single" w:sz="4" w:space="0" w:color="auto"/>
            </w:tcBorders>
          </w:tcPr>
          <w:p w14:paraId="4BB64211"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12" w14:textId="77777777" w:rsidR="00CD112F" w:rsidRPr="008E3902" w:rsidRDefault="00CD112F" w:rsidP="004B1B11">
            <w:pPr>
              <w:pStyle w:val="CellBodyCentered"/>
              <w:rPr>
                <w:lang w:val="ru-RU"/>
              </w:rPr>
            </w:pPr>
            <w:r w:rsidRPr="008E3902">
              <w:rPr>
                <w:lang w:val="ru-RU"/>
              </w:rPr>
              <w:t>20</w:t>
            </w:r>
          </w:p>
        </w:tc>
        <w:tc>
          <w:tcPr>
            <w:tcW w:w="810" w:type="dxa"/>
            <w:tcBorders>
              <w:left w:val="single" w:sz="4" w:space="0" w:color="auto"/>
              <w:right w:val="single" w:sz="4" w:space="0" w:color="auto"/>
            </w:tcBorders>
          </w:tcPr>
          <w:p w14:paraId="4BB64213"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14" w14:textId="77777777" w:rsidR="00CD112F" w:rsidRPr="008E3902" w:rsidRDefault="00CD112F" w:rsidP="004B1B11">
            <w:pPr>
              <w:pStyle w:val="CellBodyCentered"/>
              <w:rPr>
                <w:lang w:val="ru-RU"/>
              </w:rPr>
            </w:pPr>
            <w:r w:rsidRPr="008E3902">
              <w:rPr>
                <w:lang w:val="ru-RU"/>
              </w:rPr>
              <w:t>30</w:t>
            </w:r>
          </w:p>
        </w:tc>
        <w:tc>
          <w:tcPr>
            <w:tcW w:w="900" w:type="dxa"/>
            <w:tcBorders>
              <w:left w:val="single" w:sz="8" w:space="0" w:color="auto"/>
              <w:right w:val="single" w:sz="8" w:space="0" w:color="auto"/>
            </w:tcBorders>
          </w:tcPr>
          <w:p w14:paraId="4BB64215"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16"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17"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18" w14:textId="77777777" w:rsidR="00CD112F" w:rsidRPr="008E3902" w:rsidRDefault="00CD112F" w:rsidP="004B1B11">
            <w:pPr>
              <w:pStyle w:val="CellBodyCentered"/>
              <w:rPr>
                <w:lang w:val="ru-RU"/>
              </w:rPr>
            </w:pPr>
            <w:r w:rsidRPr="008E3902">
              <w:rPr>
                <w:lang w:val="ru-RU"/>
              </w:rPr>
              <w:t>40</w:t>
            </w:r>
          </w:p>
        </w:tc>
      </w:tr>
      <w:tr w:rsidR="00CD112F" w:rsidRPr="008E3902" w14:paraId="4BB64224" w14:textId="77777777" w:rsidTr="00DE0531">
        <w:trPr>
          <w:cantSplit/>
          <w:trHeight w:val="285"/>
        </w:trPr>
        <w:tc>
          <w:tcPr>
            <w:tcW w:w="1080" w:type="dxa"/>
            <w:tcBorders>
              <w:left w:val="single" w:sz="8" w:space="0" w:color="auto"/>
              <w:right w:val="single" w:sz="8" w:space="0" w:color="auto"/>
            </w:tcBorders>
          </w:tcPr>
          <w:p w14:paraId="4BB6421A" w14:textId="77777777" w:rsidR="00CD112F" w:rsidRPr="008E3902" w:rsidRDefault="00CD112F" w:rsidP="004B1B11">
            <w:pPr>
              <w:pStyle w:val="CellBodyCentered"/>
              <w:rPr>
                <w:lang w:val="ru-RU"/>
              </w:rPr>
            </w:pPr>
            <w:r w:rsidRPr="008E3902">
              <w:rPr>
                <w:lang w:val="ru-RU"/>
              </w:rPr>
              <w:t>150</w:t>
            </w:r>
          </w:p>
        </w:tc>
        <w:tc>
          <w:tcPr>
            <w:tcW w:w="1170" w:type="dxa"/>
            <w:tcBorders>
              <w:left w:val="nil"/>
              <w:right w:val="single" w:sz="4" w:space="0" w:color="auto"/>
            </w:tcBorders>
          </w:tcPr>
          <w:p w14:paraId="4BB6421B" w14:textId="77777777" w:rsidR="00CD112F" w:rsidRPr="008E3902" w:rsidRDefault="00CD112F" w:rsidP="004B1B11">
            <w:pPr>
              <w:pStyle w:val="CellBodyCentered"/>
              <w:rPr>
                <w:lang w:val="ru-RU"/>
              </w:rPr>
            </w:pPr>
            <w:r w:rsidRPr="008E3902">
              <w:rPr>
                <w:lang w:val="ru-RU"/>
              </w:rPr>
              <w:t>6</w:t>
            </w:r>
          </w:p>
        </w:tc>
        <w:tc>
          <w:tcPr>
            <w:tcW w:w="900" w:type="dxa"/>
            <w:tcBorders>
              <w:left w:val="single" w:sz="4" w:space="0" w:color="auto"/>
              <w:right w:val="single" w:sz="4" w:space="0" w:color="auto"/>
            </w:tcBorders>
          </w:tcPr>
          <w:p w14:paraId="4BB6421C"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1D" w14:textId="77777777" w:rsidR="00CD112F" w:rsidRPr="008E3902" w:rsidRDefault="00CD112F" w:rsidP="004B1B11">
            <w:pPr>
              <w:pStyle w:val="CellBodyCentered"/>
              <w:rPr>
                <w:lang w:val="ru-RU"/>
              </w:rPr>
            </w:pPr>
            <w:r w:rsidRPr="008E3902">
              <w:rPr>
                <w:lang w:val="ru-RU"/>
              </w:rPr>
              <w:t>20</w:t>
            </w:r>
          </w:p>
        </w:tc>
        <w:tc>
          <w:tcPr>
            <w:tcW w:w="810" w:type="dxa"/>
            <w:tcBorders>
              <w:left w:val="single" w:sz="4" w:space="0" w:color="auto"/>
              <w:right w:val="single" w:sz="4" w:space="0" w:color="auto"/>
            </w:tcBorders>
          </w:tcPr>
          <w:p w14:paraId="4BB6421E"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1F" w14:textId="77777777" w:rsidR="00CD112F" w:rsidRPr="008E3902" w:rsidRDefault="00CD112F" w:rsidP="004B1B11">
            <w:pPr>
              <w:pStyle w:val="CellBodyCentered"/>
              <w:rPr>
                <w:lang w:val="ru-RU"/>
              </w:rPr>
            </w:pPr>
            <w:r w:rsidRPr="008E3902">
              <w:rPr>
                <w:lang w:val="ru-RU"/>
              </w:rPr>
              <w:t>30</w:t>
            </w:r>
          </w:p>
        </w:tc>
        <w:tc>
          <w:tcPr>
            <w:tcW w:w="900" w:type="dxa"/>
            <w:tcBorders>
              <w:left w:val="single" w:sz="8" w:space="0" w:color="auto"/>
              <w:right w:val="single" w:sz="8" w:space="0" w:color="auto"/>
            </w:tcBorders>
          </w:tcPr>
          <w:p w14:paraId="4BB64220"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21"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22"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23" w14:textId="77777777" w:rsidR="00CD112F" w:rsidRPr="008E3902" w:rsidRDefault="00CD112F" w:rsidP="004B1B11">
            <w:pPr>
              <w:pStyle w:val="CellBodyCentered"/>
              <w:rPr>
                <w:lang w:val="ru-RU"/>
              </w:rPr>
            </w:pPr>
            <w:r w:rsidRPr="008E3902">
              <w:rPr>
                <w:lang w:val="ru-RU"/>
              </w:rPr>
              <w:t>40</w:t>
            </w:r>
          </w:p>
        </w:tc>
      </w:tr>
      <w:tr w:rsidR="00CD112F" w:rsidRPr="008E3902" w14:paraId="4BB6422F" w14:textId="77777777" w:rsidTr="00DE0531">
        <w:trPr>
          <w:cantSplit/>
          <w:trHeight w:val="285"/>
        </w:trPr>
        <w:tc>
          <w:tcPr>
            <w:tcW w:w="1080" w:type="dxa"/>
            <w:tcBorders>
              <w:left w:val="single" w:sz="8" w:space="0" w:color="auto"/>
              <w:right w:val="single" w:sz="8" w:space="0" w:color="auto"/>
            </w:tcBorders>
          </w:tcPr>
          <w:p w14:paraId="4BB64225" w14:textId="77777777" w:rsidR="00CD112F" w:rsidRPr="008E3902" w:rsidRDefault="00CD112F" w:rsidP="004B1B11">
            <w:pPr>
              <w:pStyle w:val="CellBodyCentered"/>
              <w:rPr>
                <w:lang w:val="ru-RU"/>
              </w:rPr>
            </w:pPr>
            <w:r w:rsidRPr="008E3902">
              <w:rPr>
                <w:lang w:val="ru-RU"/>
              </w:rPr>
              <w:t>200</w:t>
            </w:r>
          </w:p>
        </w:tc>
        <w:tc>
          <w:tcPr>
            <w:tcW w:w="1170" w:type="dxa"/>
            <w:tcBorders>
              <w:left w:val="nil"/>
              <w:right w:val="single" w:sz="4" w:space="0" w:color="auto"/>
            </w:tcBorders>
          </w:tcPr>
          <w:p w14:paraId="4BB64226" w14:textId="77777777" w:rsidR="00CD112F" w:rsidRPr="008E3902" w:rsidRDefault="00CD112F" w:rsidP="004B1B11">
            <w:pPr>
              <w:pStyle w:val="CellBodyCentered"/>
              <w:rPr>
                <w:lang w:val="ru-RU"/>
              </w:rPr>
            </w:pPr>
            <w:r w:rsidRPr="008E3902">
              <w:rPr>
                <w:lang w:val="ru-RU"/>
              </w:rPr>
              <w:t>8</w:t>
            </w:r>
          </w:p>
        </w:tc>
        <w:tc>
          <w:tcPr>
            <w:tcW w:w="900" w:type="dxa"/>
            <w:tcBorders>
              <w:left w:val="single" w:sz="4" w:space="0" w:color="auto"/>
              <w:right w:val="single" w:sz="4" w:space="0" w:color="auto"/>
            </w:tcBorders>
          </w:tcPr>
          <w:p w14:paraId="4BB64227"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28" w14:textId="77777777" w:rsidR="00CD112F" w:rsidRPr="008E3902" w:rsidRDefault="00CD112F" w:rsidP="004B1B11">
            <w:pPr>
              <w:pStyle w:val="CellBodyCentered"/>
              <w:rPr>
                <w:lang w:val="ru-RU"/>
              </w:rPr>
            </w:pPr>
            <w:r w:rsidRPr="008E3902">
              <w:rPr>
                <w:lang w:val="ru-RU"/>
              </w:rPr>
              <w:t>20</w:t>
            </w:r>
          </w:p>
        </w:tc>
        <w:tc>
          <w:tcPr>
            <w:tcW w:w="810" w:type="dxa"/>
            <w:tcBorders>
              <w:left w:val="single" w:sz="4" w:space="0" w:color="auto"/>
              <w:right w:val="single" w:sz="4" w:space="0" w:color="auto"/>
            </w:tcBorders>
          </w:tcPr>
          <w:p w14:paraId="4BB64229"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2A" w14:textId="77777777" w:rsidR="00CD112F" w:rsidRPr="008E3902" w:rsidRDefault="00CD112F" w:rsidP="004B1B11">
            <w:pPr>
              <w:pStyle w:val="CellBodyCentered"/>
              <w:rPr>
                <w:lang w:val="ru-RU"/>
              </w:rPr>
            </w:pPr>
            <w:r w:rsidRPr="008E3902">
              <w:rPr>
                <w:lang w:val="ru-RU"/>
              </w:rPr>
              <w:t>40</w:t>
            </w:r>
          </w:p>
        </w:tc>
        <w:tc>
          <w:tcPr>
            <w:tcW w:w="900" w:type="dxa"/>
            <w:tcBorders>
              <w:left w:val="single" w:sz="8" w:space="0" w:color="auto"/>
              <w:right w:val="single" w:sz="8" w:space="0" w:color="auto"/>
            </w:tcBorders>
          </w:tcPr>
          <w:p w14:paraId="4BB6422B"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2C" w14:textId="77777777" w:rsidR="00CD112F" w:rsidRPr="008E3902" w:rsidRDefault="00CD112F" w:rsidP="004B1B11">
            <w:pPr>
              <w:pStyle w:val="CellBodyCentered"/>
              <w:rPr>
                <w:lang w:val="ru-RU"/>
              </w:rPr>
            </w:pPr>
            <w:r w:rsidRPr="008E3902">
              <w:rPr>
                <w:lang w:val="ru-RU"/>
              </w:rPr>
              <w:t>40</w:t>
            </w:r>
          </w:p>
        </w:tc>
        <w:tc>
          <w:tcPr>
            <w:tcW w:w="900" w:type="dxa"/>
            <w:tcBorders>
              <w:left w:val="nil"/>
              <w:right w:val="single" w:sz="8" w:space="0" w:color="auto"/>
            </w:tcBorders>
          </w:tcPr>
          <w:p w14:paraId="4BB6422D"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2E" w14:textId="77777777" w:rsidR="00CD112F" w:rsidRPr="008E3902" w:rsidRDefault="00CD112F" w:rsidP="004B1B11">
            <w:pPr>
              <w:pStyle w:val="CellBodyCentered"/>
              <w:rPr>
                <w:lang w:val="ru-RU"/>
              </w:rPr>
            </w:pPr>
            <w:r w:rsidRPr="008E3902">
              <w:rPr>
                <w:lang w:val="ru-RU"/>
              </w:rPr>
              <w:t>40</w:t>
            </w:r>
          </w:p>
        </w:tc>
      </w:tr>
      <w:tr w:rsidR="00CD112F" w:rsidRPr="008E3902" w14:paraId="4BB6423A" w14:textId="77777777" w:rsidTr="00DE0531">
        <w:trPr>
          <w:cantSplit/>
          <w:trHeight w:val="285"/>
        </w:trPr>
        <w:tc>
          <w:tcPr>
            <w:tcW w:w="1080" w:type="dxa"/>
            <w:tcBorders>
              <w:left w:val="single" w:sz="8" w:space="0" w:color="auto"/>
              <w:bottom w:val="single" w:sz="4" w:space="0" w:color="auto"/>
              <w:right w:val="single" w:sz="8" w:space="0" w:color="auto"/>
            </w:tcBorders>
          </w:tcPr>
          <w:p w14:paraId="4BB64230" w14:textId="77777777" w:rsidR="00CD112F" w:rsidRPr="008E3902" w:rsidRDefault="00CD112F" w:rsidP="004B1B11">
            <w:pPr>
              <w:pStyle w:val="CellBodyCentered"/>
              <w:rPr>
                <w:lang w:val="ru-RU"/>
              </w:rPr>
            </w:pPr>
            <w:r w:rsidRPr="008E3902">
              <w:rPr>
                <w:lang w:val="ru-RU"/>
              </w:rPr>
              <w:t>250</w:t>
            </w:r>
          </w:p>
        </w:tc>
        <w:tc>
          <w:tcPr>
            <w:tcW w:w="1170" w:type="dxa"/>
            <w:tcBorders>
              <w:left w:val="nil"/>
              <w:right w:val="single" w:sz="4" w:space="0" w:color="auto"/>
            </w:tcBorders>
          </w:tcPr>
          <w:p w14:paraId="4BB64231" w14:textId="77777777" w:rsidR="00CD112F" w:rsidRPr="008E3902" w:rsidRDefault="00CD112F" w:rsidP="004B1B11">
            <w:pPr>
              <w:pStyle w:val="CellBodyCentered"/>
              <w:rPr>
                <w:lang w:val="ru-RU"/>
              </w:rPr>
            </w:pPr>
            <w:r w:rsidRPr="008E3902">
              <w:rPr>
                <w:lang w:val="ru-RU"/>
              </w:rPr>
              <w:t>10</w:t>
            </w:r>
          </w:p>
        </w:tc>
        <w:tc>
          <w:tcPr>
            <w:tcW w:w="900" w:type="dxa"/>
            <w:tcBorders>
              <w:left w:val="single" w:sz="4" w:space="0" w:color="auto"/>
              <w:right w:val="single" w:sz="4" w:space="0" w:color="auto"/>
            </w:tcBorders>
          </w:tcPr>
          <w:p w14:paraId="4BB64232"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33"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34"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35" w14:textId="77777777" w:rsidR="00CD112F" w:rsidRPr="008E3902" w:rsidRDefault="00CD112F" w:rsidP="004B1B11">
            <w:pPr>
              <w:pStyle w:val="CellBodyCentered"/>
              <w:rPr>
                <w:lang w:val="ru-RU"/>
              </w:rPr>
            </w:pPr>
            <w:r w:rsidRPr="008E3902">
              <w:rPr>
                <w:lang w:val="ru-RU"/>
              </w:rPr>
              <w:t>40</w:t>
            </w:r>
          </w:p>
        </w:tc>
        <w:tc>
          <w:tcPr>
            <w:tcW w:w="900" w:type="dxa"/>
            <w:tcBorders>
              <w:left w:val="single" w:sz="8" w:space="0" w:color="auto"/>
              <w:right w:val="single" w:sz="8" w:space="0" w:color="auto"/>
            </w:tcBorders>
          </w:tcPr>
          <w:p w14:paraId="4BB64236"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37" w14:textId="77777777" w:rsidR="00CD112F" w:rsidRPr="008E3902" w:rsidRDefault="00CD112F" w:rsidP="004B1B11">
            <w:pPr>
              <w:pStyle w:val="CellBodyCentered"/>
              <w:rPr>
                <w:lang w:val="ru-RU"/>
              </w:rPr>
            </w:pPr>
            <w:r w:rsidRPr="008E3902">
              <w:rPr>
                <w:lang w:val="ru-RU"/>
              </w:rPr>
              <w:t>50</w:t>
            </w:r>
          </w:p>
        </w:tc>
        <w:tc>
          <w:tcPr>
            <w:tcW w:w="900" w:type="dxa"/>
            <w:tcBorders>
              <w:left w:val="nil"/>
              <w:right w:val="single" w:sz="8" w:space="0" w:color="auto"/>
            </w:tcBorders>
          </w:tcPr>
          <w:p w14:paraId="4BB64238"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39" w14:textId="77777777" w:rsidR="00CD112F" w:rsidRPr="008E3902" w:rsidRDefault="00CD112F" w:rsidP="004B1B11">
            <w:pPr>
              <w:pStyle w:val="CellBodyCentered"/>
              <w:rPr>
                <w:lang w:val="ru-RU"/>
              </w:rPr>
            </w:pPr>
            <w:r w:rsidRPr="008E3902">
              <w:rPr>
                <w:lang w:val="ru-RU"/>
              </w:rPr>
              <w:t>50</w:t>
            </w:r>
          </w:p>
        </w:tc>
      </w:tr>
      <w:tr w:rsidR="00CD112F" w:rsidRPr="008E3902" w14:paraId="4BB64245" w14:textId="77777777" w:rsidTr="00DE0531">
        <w:trPr>
          <w:cantSplit/>
          <w:trHeight w:val="285"/>
        </w:trPr>
        <w:tc>
          <w:tcPr>
            <w:tcW w:w="1080" w:type="dxa"/>
            <w:tcBorders>
              <w:top w:val="nil"/>
              <w:left w:val="single" w:sz="8" w:space="0" w:color="auto"/>
              <w:bottom w:val="single" w:sz="4" w:space="0" w:color="auto"/>
              <w:right w:val="single" w:sz="8" w:space="0" w:color="auto"/>
            </w:tcBorders>
          </w:tcPr>
          <w:p w14:paraId="4BB6423B" w14:textId="77777777" w:rsidR="00CD112F" w:rsidRPr="008E3902" w:rsidRDefault="00CD112F" w:rsidP="004B1B11">
            <w:pPr>
              <w:pStyle w:val="CellBodyCentered"/>
              <w:rPr>
                <w:lang w:val="ru-RU"/>
              </w:rPr>
            </w:pPr>
            <w:r w:rsidRPr="008E3902">
              <w:rPr>
                <w:lang w:val="ru-RU"/>
              </w:rPr>
              <w:t>300</w:t>
            </w:r>
          </w:p>
        </w:tc>
        <w:tc>
          <w:tcPr>
            <w:tcW w:w="1170" w:type="dxa"/>
            <w:tcBorders>
              <w:left w:val="nil"/>
              <w:bottom w:val="single" w:sz="4" w:space="0" w:color="auto"/>
              <w:right w:val="single" w:sz="4" w:space="0" w:color="auto"/>
            </w:tcBorders>
          </w:tcPr>
          <w:p w14:paraId="4BB6423C" w14:textId="77777777" w:rsidR="00CD112F" w:rsidRPr="008E3902" w:rsidRDefault="00CD112F" w:rsidP="004B1B11">
            <w:pPr>
              <w:pStyle w:val="CellBodyCentered"/>
              <w:rPr>
                <w:lang w:val="ru-RU"/>
              </w:rPr>
            </w:pPr>
            <w:r w:rsidRPr="008E3902">
              <w:rPr>
                <w:lang w:val="ru-RU"/>
              </w:rPr>
              <w:t>12</w:t>
            </w:r>
          </w:p>
        </w:tc>
        <w:tc>
          <w:tcPr>
            <w:tcW w:w="900" w:type="dxa"/>
            <w:tcBorders>
              <w:left w:val="single" w:sz="4" w:space="0" w:color="auto"/>
              <w:bottom w:val="single" w:sz="4" w:space="0" w:color="auto"/>
              <w:right w:val="single" w:sz="4" w:space="0" w:color="auto"/>
            </w:tcBorders>
          </w:tcPr>
          <w:p w14:paraId="4BB6423D"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4" w:space="0" w:color="auto"/>
              <w:right w:val="single" w:sz="4" w:space="0" w:color="auto"/>
            </w:tcBorders>
          </w:tcPr>
          <w:p w14:paraId="4BB6423E"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4" w:space="0" w:color="auto"/>
              <w:right w:val="single" w:sz="4" w:space="0" w:color="auto"/>
            </w:tcBorders>
          </w:tcPr>
          <w:p w14:paraId="4BB6423F"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4" w:space="0" w:color="auto"/>
              <w:right w:val="nil"/>
            </w:tcBorders>
          </w:tcPr>
          <w:p w14:paraId="4BB64240" w14:textId="77777777" w:rsidR="00CD112F" w:rsidRPr="008E3902" w:rsidRDefault="00CD112F" w:rsidP="004B1B11">
            <w:pPr>
              <w:pStyle w:val="CellBodyCentered"/>
              <w:rPr>
                <w:lang w:val="ru-RU"/>
              </w:rPr>
            </w:pPr>
            <w:r w:rsidRPr="008E3902">
              <w:rPr>
                <w:lang w:val="ru-RU"/>
              </w:rPr>
              <w:t>40</w:t>
            </w:r>
          </w:p>
        </w:tc>
        <w:tc>
          <w:tcPr>
            <w:tcW w:w="900" w:type="dxa"/>
            <w:tcBorders>
              <w:left w:val="single" w:sz="8" w:space="0" w:color="auto"/>
              <w:bottom w:val="single" w:sz="4" w:space="0" w:color="auto"/>
              <w:right w:val="single" w:sz="8" w:space="0" w:color="auto"/>
            </w:tcBorders>
          </w:tcPr>
          <w:p w14:paraId="4BB64241"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42" w14:textId="77777777" w:rsidR="00CD112F" w:rsidRPr="008E3902" w:rsidRDefault="00CD112F" w:rsidP="004B1B11">
            <w:pPr>
              <w:pStyle w:val="CellBodyCentered"/>
              <w:rPr>
                <w:lang w:val="ru-RU"/>
              </w:rPr>
            </w:pPr>
            <w:r w:rsidRPr="008E3902">
              <w:rPr>
                <w:lang w:val="ru-RU"/>
              </w:rPr>
              <w:t>50</w:t>
            </w:r>
          </w:p>
        </w:tc>
        <w:tc>
          <w:tcPr>
            <w:tcW w:w="900" w:type="dxa"/>
            <w:tcBorders>
              <w:left w:val="nil"/>
              <w:bottom w:val="single" w:sz="4" w:space="0" w:color="auto"/>
              <w:right w:val="single" w:sz="8" w:space="0" w:color="auto"/>
            </w:tcBorders>
          </w:tcPr>
          <w:p w14:paraId="4BB64243"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single" w:sz="4" w:space="0" w:color="auto"/>
              <w:right w:val="single" w:sz="8" w:space="0" w:color="auto"/>
            </w:tcBorders>
          </w:tcPr>
          <w:p w14:paraId="4BB64244" w14:textId="77777777" w:rsidR="00CD112F" w:rsidRPr="008E3902" w:rsidRDefault="00CD112F" w:rsidP="004B1B11">
            <w:pPr>
              <w:pStyle w:val="CellBodyCentered"/>
              <w:rPr>
                <w:lang w:val="ru-RU"/>
              </w:rPr>
            </w:pPr>
            <w:r w:rsidRPr="008E3902">
              <w:rPr>
                <w:lang w:val="ru-RU"/>
              </w:rPr>
              <w:t>50</w:t>
            </w:r>
          </w:p>
        </w:tc>
      </w:tr>
      <w:tr w:rsidR="00CD112F" w:rsidRPr="008E3902" w14:paraId="4BB64250" w14:textId="77777777" w:rsidTr="00DE0531">
        <w:trPr>
          <w:cantSplit/>
          <w:trHeight w:val="285"/>
        </w:trPr>
        <w:tc>
          <w:tcPr>
            <w:tcW w:w="1080" w:type="dxa"/>
            <w:tcBorders>
              <w:top w:val="nil"/>
              <w:left w:val="single" w:sz="8" w:space="0" w:color="auto"/>
              <w:bottom w:val="nil"/>
              <w:right w:val="single" w:sz="8" w:space="0" w:color="auto"/>
            </w:tcBorders>
          </w:tcPr>
          <w:p w14:paraId="4BB64246" w14:textId="77777777" w:rsidR="00CD112F" w:rsidRPr="008E3902" w:rsidRDefault="00CD112F" w:rsidP="004B1B11">
            <w:pPr>
              <w:pStyle w:val="CellBodyCentered"/>
              <w:rPr>
                <w:lang w:val="ru-RU"/>
              </w:rPr>
            </w:pPr>
            <w:r w:rsidRPr="008E3902">
              <w:rPr>
                <w:lang w:val="ru-RU"/>
              </w:rPr>
              <w:t>350</w:t>
            </w:r>
          </w:p>
        </w:tc>
        <w:tc>
          <w:tcPr>
            <w:tcW w:w="1170" w:type="dxa"/>
            <w:tcBorders>
              <w:top w:val="nil"/>
              <w:left w:val="nil"/>
              <w:bottom w:val="nil"/>
              <w:right w:val="single" w:sz="4" w:space="0" w:color="auto"/>
            </w:tcBorders>
          </w:tcPr>
          <w:p w14:paraId="4BB64247" w14:textId="77777777" w:rsidR="00CD112F" w:rsidRPr="008E3902" w:rsidRDefault="00CD112F" w:rsidP="004B1B11">
            <w:pPr>
              <w:pStyle w:val="CellBodyCentered"/>
              <w:rPr>
                <w:lang w:val="ru-RU"/>
              </w:rPr>
            </w:pPr>
            <w:r w:rsidRPr="008E3902">
              <w:rPr>
                <w:lang w:val="ru-RU"/>
              </w:rPr>
              <w:t>14</w:t>
            </w:r>
          </w:p>
        </w:tc>
        <w:tc>
          <w:tcPr>
            <w:tcW w:w="900" w:type="dxa"/>
            <w:tcBorders>
              <w:top w:val="nil"/>
              <w:left w:val="single" w:sz="4" w:space="0" w:color="auto"/>
              <w:bottom w:val="nil"/>
              <w:right w:val="single" w:sz="4" w:space="0" w:color="auto"/>
            </w:tcBorders>
          </w:tcPr>
          <w:p w14:paraId="4BB64248" w14:textId="77777777" w:rsidR="00CD112F" w:rsidRPr="008E3902" w:rsidRDefault="00CD112F" w:rsidP="004B1B11">
            <w:pPr>
              <w:pStyle w:val="CellBodyCentered"/>
              <w:rPr>
                <w:lang w:val="ru-RU"/>
              </w:rPr>
            </w:pPr>
            <w:r w:rsidRPr="008E3902">
              <w:rPr>
                <w:lang w:val="ru-RU"/>
              </w:rPr>
              <w:t>30</w:t>
            </w:r>
          </w:p>
        </w:tc>
        <w:tc>
          <w:tcPr>
            <w:tcW w:w="810" w:type="dxa"/>
            <w:tcBorders>
              <w:top w:val="nil"/>
              <w:left w:val="single" w:sz="4" w:space="0" w:color="auto"/>
              <w:bottom w:val="nil"/>
              <w:right w:val="single" w:sz="4" w:space="0" w:color="auto"/>
            </w:tcBorders>
          </w:tcPr>
          <w:p w14:paraId="4BB64249" w14:textId="77777777" w:rsidR="00CD112F" w:rsidRPr="008E3902" w:rsidRDefault="00CD112F" w:rsidP="004B1B11">
            <w:pPr>
              <w:pStyle w:val="CellBodyCentered"/>
              <w:rPr>
                <w:lang w:val="ru-RU"/>
              </w:rPr>
            </w:pPr>
            <w:r w:rsidRPr="008E3902">
              <w:rPr>
                <w:lang w:val="ru-RU"/>
              </w:rPr>
              <w:t>30</w:t>
            </w:r>
          </w:p>
        </w:tc>
        <w:tc>
          <w:tcPr>
            <w:tcW w:w="810" w:type="dxa"/>
            <w:tcBorders>
              <w:top w:val="nil"/>
              <w:left w:val="single" w:sz="4" w:space="0" w:color="auto"/>
              <w:bottom w:val="nil"/>
              <w:right w:val="single" w:sz="4" w:space="0" w:color="auto"/>
            </w:tcBorders>
          </w:tcPr>
          <w:p w14:paraId="4BB6424A" w14:textId="77777777" w:rsidR="00CD112F" w:rsidRPr="008E3902" w:rsidRDefault="00CD112F" w:rsidP="004B1B11">
            <w:pPr>
              <w:pStyle w:val="CellBodyCentered"/>
              <w:rPr>
                <w:lang w:val="ru-RU"/>
              </w:rPr>
            </w:pPr>
            <w:r w:rsidRPr="008E3902">
              <w:rPr>
                <w:lang w:val="ru-RU"/>
              </w:rPr>
              <w:t>30</w:t>
            </w:r>
          </w:p>
        </w:tc>
        <w:tc>
          <w:tcPr>
            <w:tcW w:w="810" w:type="dxa"/>
            <w:tcBorders>
              <w:top w:val="nil"/>
              <w:left w:val="single" w:sz="4" w:space="0" w:color="auto"/>
              <w:bottom w:val="nil"/>
              <w:right w:val="nil"/>
            </w:tcBorders>
          </w:tcPr>
          <w:p w14:paraId="4BB6424B" w14:textId="77777777" w:rsidR="00CD112F" w:rsidRPr="008E3902" w:rsidRDefault="00CD112F" w:rsidP="004B1B11">
            <w:pPr>
              <w:pStyle w:val="CellBodyCentered"/>
              <w:rPr>
                <w:lang w:val="ru-RU"/>
              </w:rPr>
            </w:pPr>
            <w:r w:rsidRPr="008E3902">
              <w:rPr>
                <w:lang w:val="ru-RU"/>
              </w:rPr>
              <w:t>40</w:t>
            </w:r>
          </w:p>
        </w:tc>
        <w:tc>
          <w:tcPr>
            <w:tcW w:w="900" w:type="dxa"/>
            <w:tcBorders>
              <w:top w:val="nil"/>
              <w:left w:val="single" w:sz="8" w:space="0" w:color="auto"/>
              <w:bottom w:val="nil"/>
              <w:right w:val="single" w:sz="8" w:space="0" w:color="auto"/>
            </w:tcBorders>
          </w:tcPr>
          <w:p w14:paraId="4BB6424C" w14:textId="77777777" w:rsidR="00CD112F" w:rsidRPr="008E3902" w:rsidRDefault="00CD112F" w:rsidP="004B1B11">
            <w:pPr>
              <w:pStyle w:val="CellBodyCentered"/>
              <w:rPr>
                <w:lang w:val="ru-RU"/>
              </w:rPr>
            </w:pPr>
            <w:r w:rsidRPr="008E3902">
              <w:rPr>
                <w:lang w:val="ru-RU"/>
              </w:rPr>
              <w:t>30</w:t>
            </w:r>
          </w:p>
        </w:tc>
        <w:tc>
          <w:tcPr>
            <w:tcW w:w="900" w:type="dxa"/>
            <w:tcBorders>
              <w:top w:val="single" w:sz="4" w:space="0" w:color="auto"/>
              <w:left w:val="nil"/>
              <w:bottom w:val="nil"/>
              <w:right w:val="single" w:sz="8" w:space="0" w:color="auto"/>
            </w:tcBorders>
          </w:tcPr>
          <w:p w14:paraId="4BB6424D" w14:textId="77777777" w:rsidR="00CD112F" w:rsidRPr="008E3902" w:rsidRDefault="00CD112F" w:rsidP="004B1B11">
            <w:pPr>
              <w:pStyle w:val="CellBodyCentered"/>
              <w:rPr>
                <w:lang w:val="ru-RU"/>
              </w:rPr>
            </w:pPr>
            <w:r w:rsidRPr="008E3902">
              <w:rPr>
                <w:lang w:val="ru-RU"/>
              </w:rPr>
              <w:t>60</w:t>
            </w:r>
          </w:p>
        </w:tc>
        <w:tc>
          <w:tcPr>
            <w:tcW w:w="900" w:type="dxa"/>
            <w:tcBorders>
              <w:top w:val="nil"/>
              <w:left w:val="nil"/>
              <w:bottom w:val="nil"/>
              <w:right w:val="single" w:sz="8" w:space="0" w:color="auto"/>
            </w:tcBorders>
          </w:tcPr>
          <w:p w14:paraId="4BB6424E" w14:textId="77777777" w:rsidR="00CD112F" w:rsidRPr="008E3902" w:rsidRDefault="00CD112F" w:rsidP="004B1B11">
            <w:pPr>
              <w:pStyle w:val="CellBodyCentered"/>
              <w:rPr>
                <w:lang w:val="ru-RU"/>
              </w:rPr>
            </w:pPr>
            <w:r w:rsidRPr="008E3902">
              <w:rPr>
                <w:lang w:val="ru-RU"/>
              </w:rPr>
              <w:t>30</w:t>
            </w:r>
          </w:p>
        </w:tc>
        <w:tc>
          <w:tcPr>
            <w:tcW w:w="900" w:type="dxa"/>
            <w:tcBorders>
              <w:top w:val="nil"/>
              <w:left w:val="nil"/>
              <w:bottom w:val="nil"/>
              <w:right w:val="single" w:sz="8" w:space="0" w:color="auto"/>
            </w:tcBorders>
          </w:tcPr>
          <w:p w14:paraId="4BB6424F" w14:textId="77777777" w:rsidR="00CD112F" w:rsidRPr="008E3902" w:rsidRDefault="00CD112F" w:rsidP="004B1B11">
            <w:pPr>
              <w:pStyle w:val="CellBodyCentered"/>
              <w:rPr>
                <w:lang w:val="ru-RU"/>
              </w:rPr>
            </w:pPr>
            <w:r w:rsidRPr="008E3902">
              <w:rPr>
                <w:lang w:val="ru-RU"/>
              </w:rPr>
              <w:t>60</w:t>
            </w:r>
          </w:p>
        </w:tc>
      </w:tr>
      <w:tr w:rsidR="00CD112F" w:rsidRPr="008E3902" w14:paraId="4BB6425B" w14:textId="77777777" w:rsidTr="00DE0531">
        <w:trPr>
          <w:cantSplit/>
          <w:trHeight w:val="285"/>
        </w:trPr>
        <w:tc>
          <w:tcPr>
            <w:tcW w:w="1080" w:type="dxa"/>
            <w:tcBorders>
              <w:top w:val="single" w:sz="4" w:space="0" w:color="auto"/>
              <w:left w:val="single" w:sz="8" w:space="0" w:color="auto"/>
              <w:right w:val="single" w:sz="8" w:space="0" w:color="auto"/>
            </w:tcBorders>
          </w:tcPr>
          <w:p w14:paraId="4BB64251" w14:textId="77777777" w:rsidR="00CD112F" w:rsidRPr="008E3902" w:rsidRDefault="00CD112F" w:rsidP="004B1B11">
            <w:pPr>
              <w:pStyle w:val="CellBodyCentered"/>
              <w:rPr>
                <w:lang w:val="ru-RU"/>
              </w:rPr>
            </w:pPr>
            <w:r w:rsidRPr="008E3902">
              <w:rPr>
                <w:lang w:val="ru-RU"/>
              </w:rPr>
              <w:t>400</w:t>
            </w:r>
          </w:p>
        </w:tc>
        <w:tc>
          <w:tcPr>
            <w:tcW w:w="1170" w:type="dxa"/>
            <w:tcBorders>
              <w:top w:val="single" w:sz="4" w:space="0" w:color="auto"/>
              <w:left w:val="nil"/>
              <w:right w:val="single" w:sz="4" w:space="0" w:color="auto"/>
            </w:tcBorders>
          </w:tcPr>
          <w:p w14:paraId="4BB64252" w14:textId="77777777" w:rsidR="00CD112F" w:rsidRPr="008E3902" w:rsidRDefault="00CD112F" w:rsidP="004B1B11">
            <w:pPr>
              <w:pStyle w:val="CellBodyCentered"/>
              <w:rPr>
                <w:lang w:val="ru-RU"/>
              </w:rPr>
            </w:pPr>
            <w:r w:rsidRPr="008E3902">
              <w:rPr>
                <w:lang w:val="ru-RU"/>
              </w:rPr>
              <w:t>16</w:t>
            </w:r>
          </w:p>
        </w:tc>
        <w:tc>
          <w:tcPr>
            <w:tcW w:w="900" w:type="dxa"/>
            <w:tcBorders>
              <w:top w:val="single" w:sz="4" w:space="0" w:color="auto"/>
              <w:left w:val="single" w:sz="4" w:space="0" w:color="auto"/>
              <w:right w:val="single" w:sz="4" w:space="0" w:color="auto"/>
            </w:tcBorders>
          </w:tcPr>
          <w:p w14:paraId="4BB64253" w14:textId="77777777" w:rsidR="00CD112F" w:rsidRPr="008E3902" w:rsidRDefault="00CD112F" w:rsidP="004B1B11">
            <w:pPr>
              <w:pStyle w:val="CellBodyCentered"/>
              <w:rPr>
                <w:lang w:val="ru-RU"/>
              </w:rPr>
            </w:pPr>
            <w:r w:rsidRPr="008E3902">
              <w:rPr>
                <w:lang w:val="ru-RU"/>
              </w:rPr>
              <w:t>30</w:t>
            </w:r>
          </w:p>
        </w:tc>
        <w:tc>
          <w:tcPr>
            <w:tcW w:w="810" w:type="dxa"/>
            <w:tcBorders>
              <w:top w:val="single" w:sz="4" w:space="0" w:color="auto"/>
              <w:left w:val="single" w:sz="4" w:space="0" w:color="auto"/>
              <w:right w:val="single" w:sz="4" w:space="0" w:color="auto"/>
            </w:tcBorders>
          </w:tcPr>
          <w:p w14:paraId="4BB64254" w14:textId="77777777" w:rsidR="00CD112F" w:rsidRPr="008E3902" w:rsidRDefault="00CD112F" w:rsidP="004B1B11">
            <w:pPr>
              <w:pStyle w:val="CellBodyCentered"/>
              <w:rPr>
                <w:lang w:val="ru-RU"/>
              </w:rPr>
            </w:pPr>
            <w:r w:rsidRPr="008E3902">
              <w:rPr>
                <w:lang w:val="ru-RU"/>
              </w:rPr>
              <w:t>40</w:t>
            </w:r>
          </w:p>
        </w:tc>
        <w:tc>
          <w:tcPr>
            <w:tcW w:w="810" w:type="dxa"/>
            <w:tcBorders>
              <w:top w:val="single" w:sz="4" w:space="0" w:color="auto"/>
              <w:left w:val="single" w:sz="4" w:space="0" w:color="auto"/>
              <w:right w:val="single" w:sz="4" w:space="0" w:color="auto"/>
            </w:tcBorders>
          </w:tcPr>
          <w:p w14:paraId="4BB64255" w14:textId="77777777" w:rsidR="00CD112F" w:rsidRPr="008E3902" w:rsidRDefault="00CD112F" w:rsidP="004B1B11">
            <w:pPr>
              <w:pStyle w:val="CellBodyCentered"/>
              <w:rPr>
                <w:lang w:val="ru-RU"/>
              </w:rPr>
            </w:pPr>
            <w:r w:rsidRPr="008E3902">
              <w:rPr>
                <w:lang w:val="ru-RU"/>
              </w:rPr>
              <w:t>30</w:t>
            </w:r>
          </w:p>
        </w:tc>
        <w:tc>
          <w:tcPr>
            <w:tcW w:w="810" w:type="dxa"/>
            <w:tcBorders>
              <w:top w:val="single" w:sz="4" w:space="0" w:color="auto"/>
              <w:left w:val="single" w:sz="4" w:space="0" w:color="auto"/>
              <w:right w:val="nil"/>
            </w:tcBorders>
          </w:tcPr>
          <w:p w14:paraId="4BB64256" w14:textId="77777777" w:rsidR="00CD112F" w:rsidRPr="008E3902" w:rsidRDefault="00CD112F" w:rsidP="004B1B11">
            <w:pPr>
              <w:pStyle w:val="CellBodyCentered"/>
              <w:rPr>
                <w:lang w:val="ru-RU"/>
              </w:rPr>
            </w:pPr>
            <w:r w:rsidRPr="008E3902">
              <w:rPr>
                <w:lang w:val="ru-RU"/>
              </w:rPr>
              <w:t>40</w:t>
            </w:r>
          </w:p>
        </w:tc>
        <w:tc>
          <w:tcPr>
            <w:tcW w:w="900" w:type="dxa"/>
            <w:tcBorders>
              <w:top w:val="single" w:sz="4" w:space="0" w:color="auto"/>
              <w:left w:val="single" w:sz="8" w:space="0" w:color="auto"/>
              <w:right w:val="single" w:sz="8" w:space="0" w:color="auto"/>
            </w:tcBorders>
          </w:tcPr>
          <w:p w14:paraId="4BB64257" w14:textId="77777777" w:rsidR="00CD112F" w:rsidRPr="008E3902" w:rsidRDefault="00CD112F" w:rsidP="004B1B11">
            <w:pPr>
              <w:pStyle w:val="CellBodyCentered"/>
              <w:rPr>
                <w:lang w:val="ru-RU"/>
              </w:rPr>
            </w:pPr>
            <w:r w:rsidRPr="008E3902">
              <w:rPr>
                <w:lang w:val="ru-RU"/>
              </w:rPr>
              <w:t>30</w:t>
            </w:r>
          </w:p>
        </w:tc>
        <w:tc>
          <w:tcPr>
            <w:tcW w:w="900" w:type="dxa"/>
            <w:tcBorders>
              <w:top w:val="single" w:sz="4" w:space="0" w:color="auto"/>
              <w:left w:val="nil"/>
              <w:bottom w:val="nil"/>
              <w:right w:val="single" w:sz="8" w:space="0" w:color="auto"/>
            </w:tcBorders>
          </w:tcPr>
          <w:p w14:paraId="4BB64258" w14:textId="77777777" w:rsidR="00CD112F" w:rsidRPr="008E3902" w:rsidRDefault="00CD112F" w:rsidP="004B1B11">
            <w:pPr>
              <w:pStyle w:val="CellBodyCentered"/>
              <w:rPr>
                <w:lang w:val="ru-RU"/>
              </w:rPr>
            </w:pPr>
            <w:r w:rsidRPr="008E3902">
              <w:rPr>
                <w:lang w:val="ru-RU"/>
              </w:rPr>
              <w:t>60</w:t>
            </w:r>
          </w:p>
        </w:tc>
        <w:tc>
          <w:tcPr>
            <w:tcW w:w="900" w:type="dxa"/>
            <w:tcBorders>
              <w:top w:val="single" w:sz="4" w:space="0" w:color="auto"/>
              <w:left w:val="nil"/>
              <w:right w:val="single" w:sz="8" w:space="0" w:color="auto"/>
            </w:tcBorders>
          </w:tcPr>
          <w:p w14:paraId="4BB64259" w14:textId="77777777" w:rsidR="00CD112F" w:rsidRPr="008E3902" w:rsidRDefault="00CD112F" w:rsidP="004B1B11">
            <w:pPr>
              <w:pStyle w:val="CellBodyCentered"/>
              <w:rPr>
                <w:lang w:val="ru-RU"/>
              </w:rPr>
            </w:pPr>
            <w:r w:rsidRPr="008E3902">
              <w:rPr>
                <w:lang w:val="ru-RU"/>
              </w:rPr>
              <w:t>30</w:t>
            </w:r>
          </w:p>
        </w:tc>
        <w:tc>
          <w:tcPr>
            <w:tcW w:w="900" w:type="dxa"/>
            <w:tcBorders>
              <w:top w:val="single" w:sz="4" w:space="0" w:color="auto"/>
              <w:left w:val="nil"/>
              <w:right w:val="single" w:sz="8" w:space="0" w:color="auto"/>
            </w:tcBorders>
          </w:tcPr>
          <w:p w14:paraId="4BB6425A" w14:textId="77777777" w:rsidR="00CD112F" w:rsidRPr="008E3902" w:rsidRDefault="00CD112F" w:rsidP="004B1B11">
            <w:pPr>
              <w:pStyle w:val="CellBodyCentered"/>
              <w:rPr>
                <w:lang w:val="ru-RU"/>
              </w:rPr>
            </w:pPr>
            <w:r w:rsidRPr="008E3902">
              <w:rPr>
                <w:lang w:val="ru-RU"/>
              </w:rPr>
              <w:t>80</w:t>
            </w:r>
          </w:p>
        </w:tc>
      </w:tr>
      <w:tr w:rsidR="00CD112F" w:rsidRPr="008E3902" w14:paraId="4BB64266" w14:textId="77777777" w:rsidTr="00DE0531">
        <w:trPr>
          <w:cantSplit/>
          <w:trHeight w:val="285"/>
        </w:trPr>
        <w:tc>
          <w:tcPr>
            <w:tcW w:w="1080" w:type="dxa"/>
            <w:tcBorders>
              <w:left w:val="single" w:sz="8" w:space="0" w:color="auto"/>
              <w:right w:val="single" w:sz="8" w:space="0" w:color="auto"/>
            </w:tcBorders>
          </w:tcPr>
          <w:p w14:paraId="4BB6425C" w14:textId="77777777" w:rsidR="00CD112F" w:rsidRPr="008E3902" w:rsidRDefault="00CD112F" w:rsidP="004B1B11">
            <w:pPr>
              <w:pStyle w:val="CellBodyCentered"/>
              <w:rPr>
                <w:lang w:val="ru-RU"/>
              </w:rPr>
            </w:pPr>
            <w:r w:rsidRPr="008E3902">
              <w:rPr>
                <w:lang w:val="ru-RU"/>
              </w:rPr>
              <w:t>450</w:t>
            </w:r>
          </w:p>
        </w:tc>
        <w:tc>
          <w:tcPr>
            <w:tcW w:w="1170" w:type="dxa"/>
            <w:tcBorders>
              <w:left w:val="nil"/>
              <w:right w:val="single" w:sz="4" w:space="0" w:color="auto"/>
            </w:tcBorders>
          </w:tcPr>
          <w:p w14:paraId="4BB6425D" w14:textId="77777777" w:rsidR="00CD112F" w:rsidRPr="008E3902" w:rsidRDefault="00CD112F" w:rsidP="004B1B11">
            <w:pPr>
              <w:pStyle w:val="CellBodyCentered"/>
              <w:rPr>
                <w:lang w:val="ru-RU"/>
              </w:rPr>
            </w:pPr>
            <w:r w:rsidRPr="008E3902">
              <w:rPr>
                <w:lang w:val="ru-RU"/>
              </w:rPr>
              <w:t>18</w:t>
            </w:r>
          </w:p>
        </w:tc>
        <w:tc>
          <w:tcPr>
            <w:tcW w:w="900" w:type="dxa"/>
            <w:tcBorders>
              <w:left w:val="single" w:sz="4" w:space="0" w:color="auto"/>
              <w:right w:val="single" w:sz="4" w:space="0" w:color="auto"/>
            </w:tcBorders>
          </w:tcPr>
          <w:p w14:paraId="4BB6425E"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5F" w14:textId="77777777" w:rsidR="00CD112F" w:rsidRPr="008E3902" w:rsidRDefault="00CD112F" w:rsidP="004B1B11">
            <w:pPr>
              <w:pStyle w:val="CellBodyCentered"/>
              <w:rPr>
                <w:lang w:val="ru-RU"/>
              </w:rPr>
            </w:pPr>
            <w:r w:rsidRPr="008E3902">
              <w:rPr>
                <w:lang w:val="ru-RU"/>
              </w:rPr>
              <w:t>40</w:t>
            </w:r>
          </w:p>
        </w:tc>
        <w:tc>
          <w:tcPr>
            <w:tcW w:w="810" w:type="dxa"/>
            <w:tcBorders>
              <w:left w:val="single" w:sz="4" w:space="0" w:color="auto"/>
              <w:right w:val="single" w:sz="4" w:space="0" w:color="auto"/>
            </w:tcBorders>
          </w:tcPr>
          <w:p w14:paraId="4BB64260"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61" w14:textId="77777777" w:rsidR="00CD112F" w:rsidRPr="008E3902" w:rsidRDefault="00CD112F" w:rsidP="004B1B11">
            <w:pPr>
              <w:pStyle w:val="CellBodyCentered"/>
              <w:rPr>
                <w:lang w:val="ru-RU"/>
              </w:rPr>
            </w:pPr>
            <w:r w:rsidRPr="008E3902">
              <w:rPr>
                <w:lang w:val="ru-RU"/>
              </w:rPr>
              <w:t>60</w:t>
            </w:r>
          </w:p>
        </w:tc>
        <w:tc>
          <w:tcPr>
            <w:tcW w:w="900" w:type="dxa"/>
            <w:tcBorders>
              <w:left w:val="single" w:sz="8" w:space="0" w:color="auto"/>
              <w:right w:val="single" w:sz="8" w:space="0" w:color="auto"/>
            </w:tcBorders>
          </w:tcPr>
          <w:p w14:paraId="4BB64262"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63" w14:textId="77777777" w:rsidR="00CD112F" w:rsidRPr="008E3902" w:rsidRDefault="00CD112F" w:rsidP="004B1B11">
            <w:pPr>
              <w:pStyle w:val="CellBodyCentered"/>
              <w:rPr>
                <w:lang w:val="ru-RU"/>
              </w:rPr>
            </w:pPr>
            <w:r w:rsidRPr="008E3902">
              <w:rPr>
                <w:lang w:val="ru-RU"/>
              </w:rPr>
              <w:t>70</w:t>
            </w:r>
          </w:p>
        </w:tc>
        <w:tc>
          <w:tcPr>
            <w:tcW w:w="900" w:type="dxa"/>
            <w:tcBorders>
              <w:left w:val="nil"/>
              <w:right w:val="single" w:sz="8" w:space="0" w:color="auto"/>
            </w:tcBorders>
          </w:tcPr>
          <w:p w14:paraId="4BB64264"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65" w14:textId="77777777" w:rsidR="00CD112F" w:rsidRPr="008E3902" w:rsidRDefault="00CD112F" w:rsidP="004B1B11">
            <w:pPr>
              <w:pStyle w:val="CellBodyCentered"/>
              <w:rPr>
                <w:lang w:val="ru-RU"/>
              </w:rPr>
            </w:pPr>
            <w:r w:rsidRPr="008E3902">
              <w:rPr>
                <w:lang w:val="ru-RU"/>
              </w:rPr>
              <w:t>80</w:t>
            </w:r>
          </w:p>
        </w:tc>
      </w:tr>
      <w:tr w:rsidR="00CD112F" w:rsidRPr="008E3902" w14:paraId="4BB64271" w14:textId="77777777" w:rsidTr="00DE0531">
        <w:trPr>
          <w:cantSplit/>
          <w:trHeight w:val="285"/>
        </w:trPr>
        <w:tc>
          <w:tcPr>
            <w:tcW w:w="1080" w:type="dxa"/>
            <w:tcBorders>
              <w:left w:val="single" w:sz="8" w:space="0" w:color="auto"/>
              <w:right w:val="single" w:sz="8" w:space="0" w:color="auto"/>
            </w:tcBorders>
          </w:tcPr>
          <w:p w14:paraId="4BB64267" w14:textId="77777777" w:rsidR="00CD112F" w:rsidRPr="008E3902" w:rsidRDefault="00CD112F" w:rsidP="004B1B11">
            <w:pPr>
              <w:pStyle w:val="CellBodyCentered"/>
              <w:rPr>
                <w:lang w:val="ru-RU"/>
              </w:rPr>
            </w:pPr>
            <w:r w:rsidRPr="008E3902">
              <w:rPr>
                <w:lang w:val="ru-RU"/>
              </w:rPr>
              <w:t>500</w:t>
            </w:r>
          </w:p>
        </w:tc>
        <w:tc>
          <w:tcPr>
            <w:tcW w:w="1170" w:type="dxa"/>
            <w:tcBorders>
              <w:left w:val="nil"/>
              <w:right w:val="single" w:sz="4" w:space="0" w:color="auto"/>
            </w:tcBorders>
          </w:tcPr>
          <w:p w14:paraId="4BB64268" w14:textId="77777777" w:rsidR="00CD112F" w:rsidRPr="008E3902" w:rsidRDefault="00CD112F" w:rsidP="004B1B11">
            <w:pPr>
              <w:pStyle w:val="CellBodyCentered"/>
              <w:rPr>
                <w:lang w:val="ru-RU"/>
              </w:rPr>
            </w:pPr>
            <w:r w:rsidRPr="008E3902">
              <w:rPr>
                <w:lang w:val="ru-RU"/>
              </w:rPr>
              <w:t>20</w:t>
            </w:r>
          </w:p>
        </w:tc>
        <w:tc>
          <w:tcPr>
            <w:tcW w:w="900" w:type="dxa"/>
            <w:tcBorders>
              <w:left w:val="single" w:sz="4" w:space="0" w:color="auto"/>
              <w:right w:val="single" w:sz="4" w:space="0" w:color="auto"/>
            </w:tcBorders>
          </w:tcPr>
          <w:p w14:paraId="4BB64269"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6A" w14:textId="77777777" w:rsidR="00CD112F" w:rsidRPr="008E3902" w:rsidRDefault="00CD112F" w:rsidP="004B1B11">
            <w:pPr>
              <w:pStyle w:val="CellBodyCentered"/>
              <w:rPr>
                <w:lang w:val="ru-RU"/>
              </w:rPr>
            </w:pPr>
            <w:r w:rsidRPr="008E3902">
              <w:rPr>
                <w:lang w:val="ru-RU"/>
              </w:rPr>
              <w:t>40</w:t>
            </w:r>
          </w:p>
        </w:tc>
        <w:tc>
          <w:tcPr>
            <w:tcW w:w="810" w:type="dxa"/>
            <w:tcBorders>
              <w:left w:val="single" w:sz="4" w:space="0" w:color="auto"/>
              <w:right w:val="single" w:sz="4" w:space="0" w:color="auto"/>
            </w:tcBorders>
          </w:tcPr>
          <w:p w14:paraId="4BB6426B"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nil"/>
            </w:tcBorders>
          </w:tcPr>
          <w:p w14:paraId="4BB6426C" w14:textId="77777777" w:rsidR="00CD112F" w:rsidRPr="008E3902" w:rsidRDefault="00CD112F" w:rsidP="004B1B11">
            <w:pPr>
              <w:pStyle w:val="CellBodyCentered"/>
              <w:rPr>
                <w:lang w:val="ru-RU"/>
              </w:rPr>
            </w:pPr>
            <w:r w:rsidRPr="008E3902">
              <w:rPr>
                <w:lang w:val="ru-RU"/>
              </w:rPr>
              <w:t>60</w:t>
            </w:r>
          </w:p>
        </w:tc>
        <w:tc>
          <w:tcPr>
            <w:tcW w:w="900" w:type="dxa"/>
            <w:tcBorders>
              <w:left w:val="single" w:sz="8" w:space="0" w:color="auto"/>
              <w:right w:val="single" w:sz="8" w:space="0" w:color="auto"/>
            </w:tcBorders>
          </w:tcPr>
          <w:p w14:paraId="4BB6426D"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6E" w14:textId="77777777" w:rsidR="00CD112F" w:rsidRPr="008E3902" w:rsidRDefault="00CD112F" w:rsidP="004B1B11">
            <w:pPr>
              <w:pStyle w:val="CellBodyCentered"/>
              <w:rPr>
                <w:lang w:val="ru-RU"/>
              </w:rPr>
            </w:pPr>
            <w:r w:rsidRPr="008E3902">
              <w:rPr>
                <w:lang w:val="ru-RU"/>
              </w:rPr>
              <w:t>70</w:t>
            </w:r>
          </w:p>
        </w:tc>
        <w:tc>
          <w:tcPr>
            <w:tcW w:w="900" w:type="dxa"/>
            <w:tcBorders>
              <w:left w:val="nil"/>
              <w:right w:val="single" w:sz="8" w:space="0" w:color="auto"/>
            </w:tcBorders>
          </w:tcPr>
          <w:p w14:paraId="4BB6426F" w14:textId="77777777" w:rsidR="00CD112F" w:rsidRPr="008E3902" w:rsidRDefault="00CD112F" w:rsidP="004B1B11">
            <w:pPr>
              <w:pStyle w:val="CellBodyCentered"/>
              <w:rPr>
                <w:lang w:val="ru-RU"/>
              </w:rPr>
            </w:pPr>
            <w:r w:rsidRPr="008E3902">
              <w:rPr>
                <w:lang w:val="ru-RU"/>
              </w:rPr>
              <w:t>30</w:t>
            </w:r>
          </w:p>
        </w:tc>
        <w:tc>
          <w:tcPr>
            <w:tcW w:w="900" w:type="dxa"/>
            <w:tcBorders>
              <w:left w:val="nil"/>
              <w:right w:val="single" w:sz="8" w:space="0" w:color="auto"/>
            </w:tcBorders>
          </w:tcPr>
          <w:p w14:paraId="4BB64270" w14:textId="77777777" w:rsidR="00CD112F" w:rsidRPr="008E3902" w:rsidRDefault="00CD112F" w:rsidP="004B1B11">
            <w:pPr>
              <w:pStyle w:val="CellBodyCentered"/>
              <w:rPr>
                <w:lang w:val="ru-RU"/>
              </w:rPr>
            </w:pPr>
            <w:r w:rsidRPr="008E3902">
              <w:rPr>
                <w:lang w:val="ru-RU"/>
              </w:rPr>
              <w:t>80</w:t>
            </w:r>
          </w:p>
        </w:tc>
      </w:tr>
      <w:tr w:rsidR="00CD112F" w:rsidRPr="008E3902" w14:paraId="4BB6427C" w14:textId="77777777" w:rsidTr="00DE0531">
        <w:trPr>
          <w:cantSplit/>
          <w:trHeight w:val="285"/>
        </w:trPr>
        <w:tc>
          <w:tcPr>
            <w:tcW w:w="1080" w:type="dxa"/>
            <w:tcBorders>
              <w:left w:val="single" w:sz="8" w:space="0" w:color="auto"/>
              <w:right w:val="single" w:sz="8" w:space="0" w:color="auto"/>
            </w:tcBorders>
          </w:tcPr>
          <w:p w14:paraId="4BB64272" w14:textId="77777777" w:rsidR="00CD112F" w:rsidRPr="008E3902" w:rsidRDefault="00CD112F" w:rsidP="004B1B11">
            <w:pPr>
              <w:pStyle w:val="CellBodyCentered"/>
              <w:rPr>
                <w:lang w:val="ru-RU"/>
              </w:rPr>
            </w:pPr>
            <w:r w:rsidRPr="008E3902">
              <w:rPr>
                <w:lang w:val="ru-RU"/>
              </w:rPr>
              <w:t>600</w:t>
            </w:r>
          </w:p>
        </w:tc>
        <w:tc>
          <w:tcPr>
            <w:tcW w:w="1170" w:type="dxa"/>
            <w:tcBorders>
              <w:left w:val="nil"/>
              <w:bottom w:val="nil"/>
              <w:right w:val="single" w:sz="4" w:space="0" w:color="auto"/>
            </w:tcBorders>
          </w:tcPr>
          <w:p w14:paraId="4BB64273" w14:textId="77777777" w:rsidR="00CD112F" w:rsidRPr="008E3902" w:rsidRDefault="00CD112F" w:rsidP="004B1B11">
            <w:pPr>
              <w:pStyle w:val="CellBodyCentered"/>
              <w:rPr>
                <w:lang w:val="ru-RU"/>
              </w:rPr>
            </w:pPr>
            <w:r w:rsidRPr="008E3902">
              <w:rPr>
                <w:lang w:val="ru-RU"/>
              </w:rPr>
              <w:t>24</w:t>
            </w:r>
          </w:p>
        </w:tc>
        <w:tc>
          <w:tcPr>
            <w:tcW w:w="900" w:type="dxa"/>
            <w:tcBorders>
              <w:left w:val="single" w:sz="4" w:space="0" w:color="auto"/>
              <w:bottom w:val="nil"/>
              <w:right w:val="single" w:sz="4" w:space="0" w:color="auto"/>
            </w:tcBorders>
          </w:tcPr>
          <w:p w14:paraId="4BB64274"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nil"/>
              <w:right w:val="single" w:sz="4" w:space="0" w:color="auto"/>
            </w:tcBorders>
          </w:tcPr>
          <w:p w14:paraId="4BB64275" w14:textId="77777777" w:rsidR="00CD112F" w:rsidRPr="008E3902" w:rsidRDefault="00CD112F" w:rsidP="004B1B11">
            <w:pPr>
              <w:pStyle w:val="CellBodyCentered"/>
              <w:rPr>
                <w:lang w:val="ru-RU"/>
              </w:rPr>
            </w:pPr>
            <w:r w:rsidRPr="008E3902">
              <w:rPr>
                <w:lang w:val="ru-RU"/>
              </w:rPr>
              <w:t>40</w:t>
            </w:r>
          </w:p>
        </w:tc>
        <w:tc>
          <w:tcPr>
            <w:tcW w:w="810" w:type="dxa"/>
            <w:tcBorders>
              <w:left w:val="single" w:sz="4" w:space="0" w:color="auto"/>
              <w:bottom w:val="nil"/>
              <w:right w:val="single" w:sz="4" w:space="0" w:color="auto"/>
            </w:tcBorders>
          </w:tcPr>
          <w:p w14:paraId="4BB64276"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nil"/>
              <w:right w:val="nil"/>
            </w:tcBorders>
          </w:tcPr>
          <w:p w14:paraId="4BB64277" w14:textId="77777777" w:rsidR="00CD112F" w:rsidRPr="008E3902" w:rsidRDefault="00CD112F" w:rsidP="004B1B11">
            <w:pPr>
              <w:pStyle w:val="CellBodyCentered"/>
              <w:rPr>
                <w:lang w:val="ru-RU"/>
              </w:rPr>
            </w:pPr>
            <w:r w:rsidRPr="008E3902">
              <w:rPr>
                <w:lang w:val="ru-RU"/>
              </w:rPr>
              <w:t>60</w:t>
            </w:r>
          </w:p>
        </w:tc>
        <w:tc>
          <w:tcPr>
            <w:tcW w:w="900" w:type="dxa"/>
            <w:tcBorders>
              <w:left w:val="single" w:sz="8" w:space="0" w:color="auto"/>
              <w:right w:val="single" w:sz="8" w:space="0" w:color="auto"/>
            </w:tcBorders>
          </w:tcPr>
          <w:p w14:paraId="4BB64278"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79" w14:textId="77777777" w:rsidR="00CD112F" w:rsidRPr="008E3902" w:rsidRDefault="00CD112F" w:rsidP="004B1B11">
            <w:pPr>
              <w:pStyle w:val="CellBodyCentered"/>
              <w:rPr>
                <w:lang w:val="ru-RU"/>
              </w:rPr>
            </w:pPr>
            <w:r w:rsidRPr="008E3902">
              <w:rPr>
                <w:lang w:val="ru-RU"/>
              </w:rPr>
              <w:t>70</w:t>
            </w:r>
          </w:p>
        </w:tc>
        <w:tc>
          <w:tcPr>
            <w:tcW w:w="900" w:type="dxa"/>
            <w:tcBorders>
              <w:left w:val="nil"/>
              <w:bottom w:val="nil"/>
              <w:right w:val="single" w:sz="8" w:space="0" w:color="auto"/>
            </w:tcBorders>
          </w:tcPr>
          <w:p w14:paraId="4BB6427A"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nil"/>
              <w:right w:val="single" w:sz="8" w:space="0" w:color="auto"/>
            </w:tcBorders>
          </w:tcPr>
          <w:p w14:paraId="4BB6427B" w14:textId="77777777" w:rsidR="00CD112F" w:rsidRPr="008E3902" w:rsidRDefault="00CD112F" w:rsidP="004B1B11">
            <w:pPr>
              <w:pStyle w:val="CellBodyCentered"/>
              <w:rPr>
                <w:lang w:val="ru-RU"/>
              </w:rPr>
            </w:pPr>
            <w:r w:rsidRPr="008E3902">
              <w:rPr>
                <w:lang w:val="ru-RU"/>
              </w:rPr>
              <w:t>80</w:t>
            </w:r>
          </w:p>
        </w:tc>
      </w:tr>
      <w:tr w:rsidR="00CD112F" w:rsidRPr="008E3902" w14:paraId="4BB64287" w14:textId="77777777" w:rsidTr="00DE0531">
        <w:trPr>
          <w:cantSplit/>
          <w:trHeight w:val="285"/>
        </w:trPr>
        <w:tc>
          <w:tcPr>
            <w:tcW w:w="1080" w:type="dxa"/>
            <w:tcBorders>
              <w:left w:val="single" w:sz="8" w:space="0" w:color="auto"/>
              <w:bottom w:val="single" w:sz="8" w:space="0" w:color="auto"/>
              <w:right w:val="single" w:sz="8" w:space="0" w:color="auto"/>
            </w:tcBorders>
          </w:tcPr>
          <w:p w14:paraId="4BB6427D" w14:textId="77777777" w:rsidR="00CD112F" w:rsidRPr="008E3902" w:rsidRDefault="00CD112F" w:rsidP="004B1B11">
            <w:pPr>
              <w:pStyle w:val="CellBodyCentered"/>
              <w:rPr>
                <w:lang w:val="ru-RU"/>
              </w:rPr>
            </w:pPr>
            <w:r w:rsidRPr="008E3902">
              <w:rPr>
                <w:lang w:val="ru-RU"/>
              </w:rPr>
              <w:t>&gt;600</w:t>
            </w:r>
          </w:p>
        </w:tc>
        <w:tc>
          <w:tcPr>
            <w:tcW w:w="1170" w:type="dxa"/>
            <w:tcBorders>
              <w:left w:val="nil"/>
              <w:bottom w:val="single" w:sz="8" w:space="0" w:color="auto"/>
              <w:right w:val="single" w:sz="4" w:space="0" w:color="auto"/>
            </w:tcBorders>
          </w:tcPr>
          <w:p w14:paraId="4BB6427E" w14:textId="77777777" w:rsidR="00CD112F" w:rsidRPr="008E3902" w:rsidRDefault="00CD112F" w:rsidP="004B1B11">
            <w:pPr>
              <w:pStyle w:val="CellBodyCentered"/>
              <w:rPr>
                <w:lang w:val="ru-RU"/>
              </w:rPr>
            </w:pPr>
            <w:r w:rsidRPr="008E3902">
              <w:rPr>
                <w:lang w:val="ru-RU"/>
              </w:rPr>
              <w:t>&gt;24</w:t>
            </w:r>
          </w:p>
        </w:tc>
        <w:tc>
          <w:tcPr>
            <w:tcW w:w="900" w:type="dxa"/>
            <w:tcBorders>
              <w:left w:val="single" w:sz="4" w:space="0" w:color="auto"/>
              <w:bottom w:val="single" w:sz="8" w:space="0" w:color="auto"/>
              <w:right w:val="single" w:sz="4" w:space="0" w:color="auto"/>
            </w:tcBorders>
          </w:tcPr>
          <w:p w14:paraId="4BB6427F"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8" w:space="0" w:color="auto"/>
              <w:right w:val="single" w:sz="4" w:space="0" w:color="auto"/>
            </w:tcBorders>
          </w:tcPr>
          <w:p w14:paraId="4BB64280" w14:textId="77777777" w:rsidR="00CD112F" w:rsidRPr="008E3902" w:rsidRDefault="00CD112F" w:rsidP="004B1B11">
            <w:pPr>
              <w:pStyle w:val="CellBodyCentered"/>
              <w:rPr>
                <w:lang w:val="ru-RU"/>
              </w:rPr>
            </w:pPr>
            <w:r w:rsidRPr="008E3902">
              <w:rPr>
                <w:lang w:val="ru-RU"/>
              </w:rPr>
              <w:t>40</w:t>
            </w:r>
          </w:p>
        </w:tc>
        <w:tc>
          <w:tcPr>
            <w:tcW w:w="810" w:type="dxa"/>
            <w:tcBorders>
              <w:left w:val="single" w:sz="4" w:space="0" w:color="auto"/>
              <w:bottom w:val="single" w:sz="8" w:space="0" w:color="auto"/>
              <w:right w:val="single" w:sz="4" w:space="0" w:color="auto"/>
            </w:tcBorders>
          </w:tcPr>
          <w:p w14:paraId="4BB64281"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8" w:space="0" w:color="auto"/>
              <w:right w:val="nil"/>
            </w:tcBorders>
          </w:tcPr>
          <w:p w14:paraId="4BB64282" w14:textId="77777777" w:rsidR="00CD112F" w:rsidRPr="008E3902" w:rsidRDefault="00CD112F" w:rsidP="004B1B11">
            <w:pPr>
              <w:pStyle w:val="CellBodyCentered"/>
              <w:rPr>
                <w:lang w:val="ru-RU"/>
              </w:rPr>
            </w:pPr>
            <w:r w:rsidRPr="008E3902">
              <w:rPr>
                <w:lang w:val="ru-RU"/>
              </w:rPr>
              <w:t>60</w:t>
            </w:r>
          </w:p>
        </w:tc>
        <w:tc>
          <w:tcPr>
            <w:tcW w:w="900" w:type="dxa"/>
            <w:tcBorders>
              <w:left w:val="single" w:sz="8" w:space="0" w:color="auto"/>
              <w:bottom w:val="single" w:sz="8" w:space="0" w:color="auto"/>
              <w:right w:val="single" w:sz="8" w:space="0" w:color="auto"/>
            </w:tcBorders>
          </w:tcPr>
          <w:p w14:paraId="4BB64283"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single" w:sz="8" w:space="0" w:color="auto"/>
              <w:right w:val="single" w:sz="8" w:space="0" w:color="auto"/>
            </w:tcBorders>
          </w:tcPr>
          <w:p w14:paraId="4BB64284" w14:textId="77777777" w:rsidR="00CD112F" w:rsidRPr="008E3902" w:rsidRDefault="00CD112F" w:rsidP="004B1B11">
            <w:pPr>
              <w:pStyle w:val="CellBodyCentered"/>
              <w:rPr>
                <w:lang w:val="ru-RU"/>
              </w:rPr>
            </w:pPr>
            <w:r w:rsidRPr="008E3902">
              <w:rPr>
                <w:lang w:val="ru-RU"/>
              </w:rPr>
              <w:t>70</w:t>
            </w:r>
          </w:p>
        </w:tc>
        <w:tc>
          <w:tcPr>
            <w:tcW w:w="900" w:type="dxa"/>
            <w:tcBorders>
              <w:left w:val="nil"/>
              <w:bottom w:val="single" w:sz="8" w:space="0" w:color="auto"/>
              <w:right w:val="single" w:sz="8" w:space="0" w:color="auto"/>
            </w:tcBorders>
          </w:tcPr>
          <w:p w14:paraId="4BB64285" w14:textId="77777777" w:rsidR="00CD112F" w:rsidRPr="008E3902" w:rsidRDefault="00CD112F" w:rsidP="004B1B11">
            <w:pPr>
              <w:pStyle w:val="CellBodyCentered"/>
              <w:rPr>
                <w:lang w:val="ru-RU"/>
              </w:rPr>
            </w:pPr>
            <w:r w:rsidRPr="008E3902">
              <w:rPr>
                <w:lang w:val="ru-RU"/>
              </w:rPr>
              <w:t>30</w:t>
            </w:r>
          </w:p>
        </w:tc>
        <w:tc>
          <w:tcPr>
            <w:tcW w:w="900" w:type="dxa"/>
            <w:tcBorders>
              <w:left w:val="nil"/>
              <w:bottom w:val="single" w:sz="8" w:space="0" w:color="auto"/>
              <w:right w:val="single" w:sz="8" w:space="0" w:color="auto"/>
            </w:tcBorders>
          </w:tcPr>
          <w:p w14:paraId="4BB64286" w14:textId="77777777" w:rsidR="00CD112F" w:rsidRPr="008E3902" w:rsidRDefault="00CD112F" w:rsidP="004B1B11">
            <w:pPr>
              <w:pStyle w:val="CellBodyCentered"/>
              <w:rPr>
                <w:lang w:val="ru-RU"/>
              </w:rPr>
            </w:pPr>
            <w:r w:rsidRPr="008E3902">
              <w:rPr>
                <w:lang w:val="ru-RU"/>
              </w:rPr>
              <w:t>80</w:t>
            </w:r>
          </w:p>
        </w:tc>
      </w:tr>
      <w:tr w:rsidR="00CD112F" w:rsidRPr="008E3902" w14:paraId="4BB6428A" w14:textId="77777777" w:rsidTr="00DE0531">
        <w:trPr>
          <w:cantSplit/>
          <w:trHeight w:val="240"/>
        </w:trPr>
        <w:tc>
          <w:tcPr>
            <w:tcW w:w="2250" w:type="dxa"/>
            <w:gridSpan w:val="2"/>
            <w:vMerge w:val="restart"/>
            <w:tcBorders>
              <w:left w:val="single" w:sz="8" w:space="0" w:color="auto"/>
              <w:right w:val="single" w:sz="8" w:space="0" w:color="auto"/>
            </w:tcBorders>
          </w:tcPr>
          <w:p w14:paraId="4BB64288" w14:textId="77777777" w:rsidR="00CD112F" w:rsidRPr="008E3902" w:rsidRDefault="00CD112F" w:rsidP="004B1B11">
            <w:pPr>
              <w:pStyle w:val="CellHeadingCentered"/>
              <w:rPr>
                <w:lang w:val="ru-RU"/>
              </w:rPr>
            </w:pPr>
            <w:r w:rsidRPr="008E3902">
              <w:rPr>
                <w:lang w:val="ru-RU"/>
              </w:rPr>
              <w:t>РАЗМЕР ТРУБЫ</w:t>
            </w:r>
          </w:p>
        </w:tc>
        <w:tc>
          <w:tcPr>
            <w:tcW w:w="6930" w:type="dxa"/>
            <w:gridSpan w:val="8"/>
            <w:tcBorders>
              <w:top w:val="single" w:sz="8" w:space="0" w:color="auto"/>
              <w:left w:val="single" w:sz="4" w:space="0" w:color="auto"/>
              <w:bottom w:val="single" w:sz="8" w:space="0" w:color="auto"/>
              <w:right w:val="single" w:sz="8" w:space="0" w:color="auto"/>
            </w:tcBorders>
          </w:tcPr>
          <w:p w14:paraId="4BB64289" w14:textId="77777777" w:rsidR="00CD112F" w:rsidRPr="008E3902" w:rsidRDefault="00CD112F" w:rsidP="004B1B11">
            <w:pPr>
              <w:pStyle w:val="CellHeadingCentered"/>
              <w:rPr>
                <w:lang w:val="ru-RU"/>
              </w:rPr>
            </w:pPr>
            <w:r w:rsidRPr="008E3902">
              <w:rPr>
                <w:lang w:val="ru-RU"/>
              </w:rPr>
              <w:t>Рабочая температура (°С)</w:t>
            </w:r>
          </w:p>
        </w:tc>
      </w:tr>
      <w:tr w:rsidR="00CD112F" w:rsidRPr="008E3902" w14:paraId="4BB6428E" w14:textId="77777777" w:rsidTr="00DE0531">
        <w:trPr>
          <w:cantSplit/>
          <w:trHeight w:val="240"/>
        </w:trPr>
        <w:tc>
          <w:tcPr>
            <w:tcW w:w="2250" w:type="dxa"/>
            <w:gridSpan w:val="2"/>
            <w:vMerge/>
            <w:tcBorders>
              <w:left w:val="single" w:sz="8" w:space="0" w:color="auto"/>
              <w:bottom w:val="nil"/>
              <w:right w:val="single" w:sz="8" w:space="0" w:color="auto"/>
            </w:tcBorders>
          </w:tcPr>
          <w:p w14:paraId="4BB6428B" w14:textId="77777777" w:rsidR="00CD112F" w:rsidRPr="008E3902" w:rsidRDefault="00CD112F" w:rsidP="004B1B11">
            <w:pPr>
              <w:pStyle w:val="CellHeadingCentered"/>
              <w:rPr>
                <w:lang w:val="ru-RU"/>
              </w:rPr>
            </w:pPr>
          </w:p>
        </w:tc>
        <w:tc>
          <w:tcPr>
            <w:tcW w:w="1710" w:type="dxa"/>
            <w:gridSpan w:val="2"/>
            <w:tcBorders>
              <w:top w:val="single" w:sz="8" w:space="0" w:color="auto"/>
              <w:left w:val="single" w:sz="8" w:space="0" w:color="auto"/>
              <w:bottom w:val="single" w:sz="8" w:space="0" w:color="auto"/>
              <w:right w:val="single" w:sz="4" w:space="0" w:color="auto"/>
            </w:tcBorders>
          </w:tcPr>
          <w:p w14:paraId="4BB6428C" w14:textId="77777777" w:rsidR="00CD112F" w:rsidRPr="008E3902" w:rsidRDefault="00CD112F" w:rsidP="004B1B11">
            <w:pPr>
              <w:pStyle w:val="CellHeadingCentered"/>
              <w:rPr>
                <w:lang w:val="ru-RU"/>
              </w:rPr>
            </w:pPr>
            <w:r w:rsidRPr="008E3902">
              <w:rPr>
                <w:lang w:val="ru-RU"/>
              </w:rPr>
              <w:t>251 до 350</w:t>
            </w:r>
          </w:p>
        </w:tc>
        <w:tc>
          <w:tcPr>
            <w:tcW w:w="5220" w:type="dxa"/>
            <w:gridSpan w:val="6"/>
            <w:vMerge w:val="restart"/>
            <w:tcBorders>
              <w:top w:val="single" w:sz="8" w:space="0" w:color="auto"/>
              <w:left w:val="single" w:sz="4" w:space="0" w:color="auto"/>
              <w:right w:val="single" w:sz="8" w:space="0" w:color="auto"/>
            </w:tcBorders>
          </w:tcPr>
          <w:p w14:paraId="4BB6428D" w14:textId="77777777" w:rsidR="00CD112F" w:rsidRPr="008E3902" w:rsidRDefault="00CD112F" w:rsidP="004B1B11">
            <w:pPr>
              <w:pStyle w:val="CellHeadingCentered"/>
              <w:rPr>
                <w:lang w:val="ru-RU"/>
              </w:rPr>
            </w:pPr>
          </w:p>
        </w:tc>
      </w:tr>
      <w:tr w:rsidR="00D73607" w:rsidRPr="008E3902" w14:paraId="4BB64296" w14:textId="77777777" w:rsidTr="00DE0531">
        <w:trPr>
          <w:cantSplit/>
          <w:trHeight w:val="853"/>
        </w:trPr>
        <w:tc>
          <w:tcPr>
            <w:tcW w:w="1080" w:type="dxa"/>
            <w:tcBorders>
              <w:left w:val="single" w:sz="8" w:space="0" w:color="auto"/>
              <w:right w:val="single" w:sz="8" w:space="0" w:color="auto"/>
            </w:tcBorders>
          </w:tcPr>
          <w:p w14:paraId="4BB6428F" w14:textId="77777777" w:rsidR="00D73607" w:rsidRPr="008E3902" w:rsidRDefault="00D73607" w:rsidP="00D168DE">
            <w:pPr>
              <w:pStyle w:val="CellHeadingCentered"/>
              <w:ind w:left="-18" w:right="-18"/>
              <w:rPr>
                <w:lang w:val="ru-RU"/>
              </w:rPr>
            </w:pPr>
            <w:r w:rsidRPr="008E3902">
              <w:rPr>
                <w:lang w:val="ru-RU"/>
              </w:rPr>
              <w:t>Номи-нальный диаметр (DN) (мм)</w:t>
            </w:r>
          </w:p>
        </w:tc>
        <w:tc>
          <w:tcPr>
            <w:tcW w:w="1170" w:type="dxa"/>
            <w:tcBorders>
              <w:top w:val="single" w:sz="8" w:space="0" w:color="auto"/>
              <w:left w:val="nil"/>
              <w:right w:val="single" w:sz="4" w:space="0" w:color="auto"/>
            </w:tcBorders>
          </w:tcPr>
          <w:p w14:paraId="4BB64290" w14:textId="77777777" w:rsidR="00D73607" w:rsidRPr="008E3902" w:rsidRDefault="00D73607" w:rsidP="00D168DE">
            <w:pPr>
              <w:pStyle w:val="CellHeadingCentered"/>
              <w:rPr>
                <w:lang w:val="ru-RU"/>
              </w:rPr>
            </w:pPr>
            <w:r w:rsidRPr="008E3902">
              <w:rPr>
                <w:lang w:val="ru-RU"/>
              </w:rPr>
              <w:t>Номи-нальный размер трубы</w:t>
            </w:r>
          </w:p>
          <w:p w14:paraId="4BB64291" w14:textId="77777777" w:rsidR="00D73607" w:rsidRPr="008E3902" w:rsidRDefault="00D73607" w:rsidP="00D168DE">
            <w:pPr>
              <w:pStyle w:val="CellHeadingCentered"/>
              <w:rPr>
                <w:lang w:val="ru-RU"/>
              </w:rPr>
            </w:pPr>
            <w:r w:rsidRPr="008E3902">
              <w:rPr>
                <w:lang w:val="ru-RU"/>
              </w:rPr>
              <w:t>(дюймы)</w:t>
            </w:r>
          </w:p>
        </w:tc>
        <w:tc>
          <w:tcPr>
            <w:tcW w:w="900" w:type="dxa"/>
            <w:tcBorders>
              <w:top w:val="single" w:sz="8" w:space="0" w:color="auto"/>
              <w:left w:val="single" w:sz="4" w:space="0" w:color="auto"/>
              <w:right w:val="single" w:sz="4" w:space="0" w:color="auto"/>
            </w:tcBorders>
          </w:tcPr>
          <w:p w14:paraId="4BB64292" w14:textId="77777777" w:rsidR="00D73607" w:rsidRPr="008E3902" w:rsidRDefault="00D73607" w:rsidP="00D168DE">
            <w:pPr>
              <w:pStyle w:val="CellHeadingCentered"/>
              <w:ind w:left="-108" w:right="-108"/>
              <w:rPr>
                <w:lang w:val="ru-RU"/>
              </w:rPr>
            </w:pPr>
            <w:r w:rsidRPr="008E3902">
              <w:rPr>
                <w:lang w:val="ru-RU"/>
              </w:rPr>
              <w:t>Внут-ренний слой (мм)</w:t>
            </w:r>
          </w:p>
        </w:tc>
        <w:tc>
          <w:tcPr>
            <w:tcW w:w="810" w:type="dxa"/>
            <w:tcBorders>
              <w:top w:val="single" w:sz="8" w:space="0" w:color="auto"/>
              <w:left w:val="single" w:sz="4" w:space="0" w:color="auto"/>
              <w:right w:val="single" w:sz="4" w:space="0" w:color="auto"/>
            </w:tcBorders>
          </w:tcPr>
          <w:p w14:paraId="4BB64293" w14:textId="77777777" w:rsidR="00D73607" w:rsidRPr="008E3902" w:rsidRDefault="00D73607" w:rsidP="00D168DE">
            <w:pPr>
              <w:pStyle w:val="CellHeadingCentered"/>
              <w:ind w:left="-108" w:right="-108"/>
              <w:rPr>
                <w:lang w:val="ru-RU"/>
              </w:rPr>
            </w:pPr>
            <w:r w:rsidRPr="008E3902">
              <w:rPr>
                <w:lang w:val="ru-RU"/>
              </w:rPr>
              <w:t>Наруж-ный слой</w:t>
            </w:r>
          </w:p>
          <w:p w14:paraId="4BB64294" w14:textId="77777777" w:rsidR="00D73607" w:rsidRPr="008E3902" w:rsidRDefault="00D73607" w:rsidP="00D168DE">
            <w:pPr>
              <w:pStyle w:val="CellHeadingCentered"/>
              <w:ind w:left="-108" w:right="-108"/>
              <w:rPr>
                <w:lang w:val="ru-RU"/>
              </w:rPr>
            </w:pPr>
            <w:r w:rsidRPr="008E3902">
              <w:rPr>
                <w:lang w:val="ru-RU"/>
              </w:rPr>
              <w:t>(мм)</w:t>
            </w:r>
          </w:p>
        </w:tc>
        <w:tc>
          <w:tcPr>
            <w:tcW w:w="5220" w:type="dxa"/>
            <w:gridSpan w:val="6"/>
            <w:vMerge/>
            <w:tcBorders>
              <w:left w:val="single" w:sz="4" w:space="0" w:color="auto"/>
              <w:right w:val="single" w:sz="8" w:space="0" w:color="auto"/>
            </w:tcBorders>
          </w:tcPr>
          <w:p w14:paraId="4BB64295" w14:textId="77777777" w:rsidR="00D73607" w:rsidRPr="008E3902" w:rsidRDefault="00D73607" w:rsidP="004B1B11">
            <w:pPr>
              <w:keepLines/>
              <w:jc w:val="center"/>
              <w:rPr>
                <w:b/>
                <w:sz w:val="16"/>
                <w:szCs w:val="16"/>
                <w:lang w:val="ru-RU"/>
              </w:rPr>
            </w:pPr>
          </w:p>
        </w:tc>
      </w:tr>
      <w:tr w:rsidR="00CD112F" w:rsidRPr="008E3902" w14:paraId="4BB6429C" w14:textId="77777777" w:rsidTr="00DE0531">
        <w:trPr>
          <w:cantSplit/>
          <w:trHeight w:val="285"/>
        </w:trPr>
        <w:tc>
          <w:tcPr>
            <w:tcW w:w="1080" w:type="dxa"/>
            <w:tcBorders>
              <w:left w:val="single" w:sz="8" w:space="0" w:color="auto"/>
              <w:right w:val="single" w:sz="8" w:space="0" w:color="auto"/>
            </w:tcBorders>
          </w:tcPr>
          <w:p w14:paraId="4BB64297" w14:textId="77777777" w:rsidR="00CD112F" w:rsidRPr="008E3902" w:rsidRDefault="00CD112F" w:rsidP="004B1B11">
            <w:pPr>
              <w:pStyle w:val="CellBodyCentered"/>
              <w:rPr>
                <w:lang w:val="ru-RU"/>
              </w:rPr>
            </w:pPr>
            <w:r w:rsidRPr="008E3902">
              <w:rPr>
                <w:lang w:val="ru-RU"/>
              </w:rPr>
              <w:t>80</w:t>
            </w:r>
          </w:p>
        </w:tc>
        <w:tc>
          <w:tcPr>
            <w:tcW w:w="1170" w:type="dxa"/>
            <w:tcBorders>
              <w:left w:val="nil"/>
              <w:right w:val="single" w:sz="4" w:space="0" w:color="auto"/>
            </w:tcBorders>
          </w:tcPr>
          <w:p w14:paraId="4BB64298" w14:textId="77777777" w:rsidR="00CD112F" w:rsidRPr="008E3902" w:rsidRDefault="00CD112F" w:rsidP="004B1B11">
            <w:pPr>
              <w:pStyle w:val="CellBodyCentered"/>
              <w:rPr>
                <w:lang w:val="ru-RU"/>
              </w:rPr>
            </w:pPr>
            <w:r w:rsidRPr="008E3902">
              <w:rPr>
                <w:lang w:val="ru-RU"/>
              </w:rPr>
              <w:t>3</w:t>
            </w:r>
          </w:p>
        </w:tc>
        <w:tc>
          <w:tcPr>
            <w:tcW w:w="900" w:type="dxa"/>
            <w:tcBorders>
              <w:left w:val="single" w:sz="4" w:space="0" w:color="auto"/>
              <w:right w:val="single" w:sz="4" w:space="0" w:color="auto"/>
            </w:tcBorders>
          </w:tcPr>
          <w:p w14:paraId="4BB64299"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9A" w14:textId="77777777" w:rsidR="00CD112F" w:rsidRPr="008E3902" w:rsidRDefault="00CD112F" w:rsidP="004B1B11">
            <w:pPr>
              <w:pStyle w:val="CellBodyCentered"/>
              <w:rPr>
                <w:lang w:val="ru-RU"/>
              </w:rPr>
            </w:pPr>
            <w:r w:rsidRPr="008E3902">
              <w:rPr>
                <w:lang w:val="ru-RU"/>
              </w:rPr>
              <w:t>50</w:t>
            </w:r>
          </w:p>
        </w:tc>
        <w:tc>
          <w:tcPr>
            <w:tcW w:w="5220" w:type="dxa"/>
            <w:gridSpan w:val="6"/>
            <w:vMerge/>
            <w:tcBorders>
              <w:left w:val="single" w:sz="4" w:space="0" w:color="auto"/>
              <w:right w:val="single" w:sz="8" w:space="0" w:color="auto"/>
            </w:tcBorders>
          </w:tcPr>
          <w:p w14:paraId="4BB6429B" w14:textId="77777777" w:rsidR="00CD112F" w:rsidRPr="008E3902" w:rsidRDefault="00CD112F" w:rsidP="004B1B11">
            <w:pPr>
              <w:keepLines/>
              <w:spacing w:line="280" w:lineRule="exact"/>
              <w:jc w:val="center"/>
              <w:rPr>
                <w:sz w:val="16"/>
                <w:szCs w:val="16"/>
                <w:lang w:val="ru-RU"/>
              </w:rPr>
            </w:pPr>
          </w:p>
        </w:tc>
      </w:tr>
      <w:tr w:rsidR="00CD112F" w:rsidRPr="008E3902" w14:paraId="4BB642A2" w14:textId="77777777" w:rsidTr="00DE0531">
        <w:trPr>
          <w:cantSplit/>
          <w:trHeight w:val="285"/>
        </w:trPr>
        <w:tc>
          <w:tcPr>
            <w:tcW w:w="1080" w:type="dxa"/>
            <w:tcBorders>
              <w:left w:val="single" w:sz="8" w:space="0" w:color="auto"/>
              <w:right w:val="single" w:sz="8" w:space="0" w:color="auto"/>
            </w:tcBorders>
          </w:tcPr>
          <w:p w14:paraId="4BB6429D" w14:textId="77777777" w:rsidR="00CD112F" w:rsidRPr="008E3902" w:rsidRDefault="00CD112F" w:rsidP="004B1B11">
            <w:pPr>
              <w:pStyle w:val="CellBodyCentered"/>
              <w:rPr>
                <w:lang w:val="ru-RU"/>
              </w:rPr>
            </w:pPr>
            <w:r w:rsidRPr="008E3902">
              <w:rPr>
                <w:lang w:val="ru-RU"/>
              </w:rPr>
              <w:t>100</w:t>
            </w:r>
          </w:p>
        </w:tc>
        <w:tc>
          <w:tcPr>
            <w:tcW w:w="1170" w:type="dxa"/>
            <w:tcBorders>
              <w:left w:val="nil"/>
              <w:right w:val="single" w:sz="4" w:space="0" w:color="auto"/>
            </w:tcBorders>
          </w:tcPr>
          <w:p w14:paraId="4BB6429E" w14:textId="77777777" w:rsidR="00CD112F" w:rsidRPr="008E3902" w:rsidRDefault="00CD112F" w:rsidP="004B1B11">
            <w:pPr>
              <w:pStyle w:val="CellBodyCentered"/>
              <w:rPr>
                <w:lang w:val="ru-RU"/>
              </w:rPr>
            </w:pPr>
            <w:r w:rsidRPr="008E3902">
              <w:rPr>
                <w:lang w:val="ru-RU"/>
              </w:rPr>
              <w:t>4</w:t>
            </w:r>
          </w:p>
        </w:tc>
        <w:tc>
          <w:tcPr>
            <w:tcW w:w="900" w:type="dxa"/>
            <w:tcBorders>
              <w:left w:val="single" w:sz="4" w:space="0" w:color="auto"/>
              <w:right w:val="single" w:sz="4" w:space="0" w:color="auto"/>
            </w:tcBorders>
          </w:tcPr>
          <w:p w14:paraId="4BB6429F"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A0" w14:textId="77777777" w:rsidR="00CD112F" w:rsidRPr="008E3902" w:rsidRDefault="00CD112F" w:rsidP="004B1B11">
            <w:pPr>
              <w:pStyle w:val="CellBodyCentered"/>
              <w:rPr>
                <w:lang w:val="ru-RU"/>
              </w:rPr>
            </w:pPr>
            <w:r w:rsidRPr="008E3902">
              <w:rPr>
                <w:lang w:val="ru-RU"/>
              </w:rPr>
              <w:t>60</w:t>
            </w:r>
          </w:p>
        </w:tc>
        <w:tc>
          <w:tcPr>
            <w:tcW w:w="5220" w:type="dxa"/>
            <w:gridSpan w:val="6"/>
            <w:vMerge/>
            <w:tcBorders>
              <w:left w:val="single" w:sz="4" w:space="0" w:color="auto"/>
              <w:right w:val="single" w:sz="8" w:space="0" w:color="auto"/>
            </w:tcBorders>
          </w:tcPr>
          <w:p w14:paraId="4BB642A1" w14:textId="77777777" w:rsidR="00CD112F" w:rsidRPr="008E3902" w:rsidRDefault="00CD112F" w:rsidP="004B1B11">
            <w:pPr>
              <w:keepLines/>
              <w:spacing w:line="280" w:lineRule="exact"/>
              <w:jc w:val="center"/>
              <w:rPr>
                <w:sz w:val="16"/>
                <w:szCs w:val="16"/>
                <w:lang w:val="ru-RU"/>
              </w:rPr>
            </w:pPr>
          </w:p>
        </w:tc>
      </w:tr>
      <w:tr w:rsidR="00CD112F" w:rsidRPr="008E3902" w14:paraId="4BB642A8" w14:textId="77777777" w:rsidTr="00DE0531">
        <w:trPr>
          <w:cantSplit/>
          <w:trHeight w:val="285"/>
        </w:trPr>
        <w:tc>
          <w:tcPr>
            <w:tcW w:w="1080" w:type="dxa"/>
            <w:tcBorders>
              <w:left w:val="single" w:sz="8" w:space="0" w:color="auto"/>
              <w:right w:val="single" w:sz="8" w:space="0" w:color="auto"/>
            </w:tcBorders>
          </w:tcPr>
          <w:p w14:paraId="4BB642A3" w14:textId="77777777" w:rsidR="00CD112F" w:rsidRPr="008E3902" w:rsidRDefault="00CD112F" w:rsidP="004B1B11">
            <w:pPr>
              <w:pStyle w:val="CellBodyCentered"/>
              <w:rPr>
                <w:lang w:val="ru-RU"/>
              </w:rPr>
            </w:pPr>
            <w:r w:rsidRPr="008E3902">
              <w:rPr>
                <w:lang w:val="ru-RU"/>
              </w:rPr>
              <w:t>150</w:t>
            </w:r>
          </w:p>
        </w:tc>
        <w:tc>
          <w:tcPr>
            <w:tcW w:w="1170" w:type="dxa"/>
            <w:tcBorders>
              <w:left w:val="nil"/>
              <w:right w:val="single" w:sz="4" w:space="0" w:color="auto"/>
            </w:tcBorders>
          </w:tcPr>
          <w:p w14:paraId="4BB642A4" w14:textId="77777777" w:rsidR="00CD112F" w:rsidRPr="008E3902" w:rsidRDefault="00CD112F" w:rsidP="004B1B11">
            <w:pPr>
              <w:pStyle w:val="CellBodyCentered"/>
              <w:rPr>
                <w:lang w:val="ru-RU"/>
              </w:rPr>
            </w:pPr>
            <w:r w:rsidRPr="008E3902">
              <w:rPr>
                <w:lang w:val="ru-RU"/>
              </w:rPr>
              <w:t>6</w:t>
            </w:r>
          </w:p>
        </w:tc>
        <w:tc>
          <w:tcPr>
            <w:tcW w:w="900" w:type="dxa"/>
            <w:tcBorders>
              <w:left w:val="single" w:sz="4" w:space="0" w:color="auto"/>
              <w:right w:val="single" w:sz="4" w:space="0" w:color="auto"/>
            </w:tcBorders>
          </w:tcPr>
          <w:p w14:paraId="4BB642A5"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A6" w14:textId="77777777" w:rsidR="00CD112F" w:rsidRPr="008E3902" w:rsidRDefault="00CD112F" w:rsidP="004B1B11">
            <w:pPr>
              <w:pStyle w:val="CellBodyCentered"/>
              <w:rPr>
                <w:lang w:val="ru-RU"/>
              </w:rPr>
            </w:pPr>
            <w:r w:rsidRPr="008E3902">
              <w:rPr>
                <w:lang w:val="ru-RU"/>
              </w:rPr>
              <w:t>60</w:t>
            </w:r>
          </w:p>
        </w:tc>
        <w:tc>
          <w:tcPr>
            <w:tcW w:w="5220" w:type="dxa"/>
            <w:gridSpan w:val="6"/>
            <w:vMerge/>
            <w:tcBorders>
              <w:left w:val="single" w:sz="4" w:space="0" w:color="auto"/>
              <w:right w:val="single" w:sz="8" w:space="0" w:color="auto"/>
            </w:tcBorders>
          </w:tcPr>
          <w:p w14:paraId="4BB642A7"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AE" w14:textId="77777777" w:rsidTr="00DE0531">
        <w:trPr>
          <w:cantSplit/>
          <w:trHeight w:val="285"/>
        </w:trPr>
        <w:tc>
          <w:tcPr>
            <w:tcW w:w="1080" w:type="dxa"/>
            <w:tcBorders>
              <w:left w:val="single" w:sz="8" w:space="0" w:color="auto"/>
              <w:right w:val="single" w:sz="8" w:space="0" w:color="auto"/>
            </w:tcBorders>
          </w:tcPr>
          <w:p w14:paraId="4BB642A9" w14:textId="77777777" w:rsidR="00CD112F" w:rsidRPr="008E3902" w:rsidRDefault="00CD112F" w:rsidP="004B1B11">
            <w:pPr>
              <w:pStyle w:val="CellBodyCentered"/>
              <w:rPr>
                <w:lang w:val="ru-RU"/>
              </w:rPr>
            </w:pPr>
            <w:r w:rsidRPr="008E3902">
              <w:rPr>
                <w:lang w:val="ru-RU"/>
              </w:rPr>
              <w:t>200</w:t>
            </w:r>
          </w:p>
        </w:tc>
        <w:tc>
          <w:tcPr>
            <w:tcW w:w="1170" w:type="dxa"/>
            <w:tcBorders>
              <w:left w:val="nil"/>
              <w:right w:val="single" w:sz="4" w:space="0" w:color="auto"/>
            </w:tcBorders>
          </w:tcPr>
          <w:p w14:paraId="4BB642AA" w14:textId="77777777" w:rsidR="00CD112F" w:rsidRPr="008E3902" w:rsidRDefault="00CD112F" w:rsidP="004B1B11">
            <w:pPr>
              <w:pStyle w:val="CellBodyCentered"/>
              <w:rPr>
                <w:lang w:val="ru-RU"/>
              </w:rPr>
            </w:pPr>
            <w:r w:rsidRPr="008E3902">
              <w:rPr>
                <w:lang w:val="ru-RU"/>
              </w:rPr>
              <w:t>8</w:t>
            </w:r>
          </w:p>
        </w:tc>
        <w:tc>
          <w:tcPr>
            <w:tcW w:w="900" w:type="dxa"/>
            <w:tcBorders>
              <w:left w:val="single" w:sz="4" w:space="0" w:color="auto"/>
              <w:right w:val="single" w:sz="4" w:space="0" w:color="auto"/>
            </w:tcBorders>
          </w:tcPr>
          <w:p w14:paraId="4BB642AB"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AC" w14:textId="77777777" w:rsidR="00CD112F" w:rsidRPr="008E3902" w:rsidRDefault="00CD112F" w:rsidP="004B1B11">
            <w:pPr>
              <w:pStyle w:val="CellBodyCentered"/>
              <w:rPr>
                <w:lang w:val="ru-RU"/>
              </w:rPr>
            </w:pPr>
            <w:r w:rsidRPr="008E3902">
              <w:rPr>
                <w:lang w:val="ru-RU"/>
              </w:rPr>
              <w:t>60</w:t>
            </w:r>
          </w:p>
        </w:tc>
        <w:tc>
          <w:tcPr>
            <w:tcW w:w="5220" w:type="dxa"/>
            <w:gridSpan w:val="6"/>
            <w:vMerge/>
            <w:tcBorders>
              <w:left w:val="single" w:sz="4" w:space="0" w:color="auto"/>
              <w:right w:val="single" w:sz="8" w:space="0" w:color="auto"/>
            </w:tcBorders>
          </w:tcPr>
          <w:p w14:paraId="4BB642AD"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B4" w14:textId="77777777" w:rsidTr="00DE0531">
        <w:trPr>
          <w:cantSplit/>
          <w:trHeight w:val="285"/>
        </w:trPr>
        <w:tc>
          <w:tcPr>
            <w:tcW w:w="1080" w:type="dxa"/>
            <w:tcBorders>
              <w:left w:val="single" w:sz="8" w:space="0" w:color="auto"/>
              <w:bottom w:val="single" w:sz="4" w:space="0" w:color="auto"/>
              <w:right w:val="single" w:sz="8" w:space="0" w:color="auto"/>
            </w:tcBorders>
          </w:tcPr>
          <w:p w14:paraId="4BB642AF" w14:textId="77777777" w:rsidR="00CD112F" w:rsidRPr="008E3902" w:rsidRDefault="00CD112F" w:rsidP="004B1B11">
            <w:pPr>
              <w:pStyle w:val="CellBodyCentered"/>
              <w:rPr>
                <w:lang w:val="ru-RU"/>
              </w:rPr>
            </w:pPr>
            <w:r w:rsidRPr="008E3902">
              <w:rPr>
                <w:lang w:val="ru-RU"/>
              </w:rPr>
              <w:t>250</w:t>
            </w:r>
          </w:p>
        </w:tc>
        <w:tc>
          <w:tcPr>
            <w:tcW w:w="1170" w:type="dxa"/>
            <w:tcBorders>
              <w:left w:val="nil"/>
              <w:right w:val="single" w:sz="4" w:space="0" w:color="auto"/>
            </w:tcBorders>
          </w:tcPr>
          <w:p w14:paraId="4BB642B0" w14:textId="77777777" w:rsidR="00CD112F" w:rsidRPr="008E3902" w:rsidRDefault="00CD112F" w:rsidP="004B1B11">
            <w:pPr>
              <w:pStyle w:val="CellBodyCentered"/>
              <w:rPr>
                <w:lang w:val="ru-RU"/>
              </w:rPr>
            </w:pPr>
            <w:r w:rsidRPr="008E3902">
              <w:rPr>
                <w:lang w:val="ru-RU"/>
              </w:rPr>
              <w:t>10</w:t>
            </w:r>
          </w:p>
        </w:tc>
        <w:tc>
          <w:tcPr>
            <w:tcW w:w="900" w:type="dxa"/>
            <w:tcBorders>
              <w:left w:val="single" w:sz="4" w:space="0" w:color="auto"/>
              <w:right w:val="single" w:sz="4" w:space="0" w:color="auto"/>
            </w:tcBorders>
          </w:tcPr>
          <w:p w14:paraId="4BB642B1"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B2" w14:textId="77777777" w:rsidR="00CD112F" w:rsidRPr="008E3902" w:rsidRDefault="00CD112F" w:rsidP="004B1B11">
            <w:pPr>
              <w:pStyle w:val="CellBodyCentered"/>
              <w:rPr>
                <w:lang w:val="ru-RU"/>
              </w:rPr>
            </w:pPr>
            <w:r w:rsidRPr="008E3902">
              <w:rPr>
                <w:lang w:val="ru-RU"/>
              </w:rPr>
              <w:t>70</w:t>
            </w:r>
          </w:p>
        </w:tc>
        <w:tc>
          <w:tcPr>
            <w:tcW w:w="5220" w:type="dxa"/>
            <w:gridSpan w:val="6"/>
            <w:vMerge/>
            <w:tcBorders>
              <w:left w:val="single" w:sz="4" w:space="0" w:color="auto"/>
              <w:right w:val="single" w:sz="8" w:space="0" w:color="auto"/>
            </w:tcBorders>
          </w:tcPr>
          <w:p w14:paraId="4BB642B3"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BA" w14:textId="77777777" w:rsidTr="00DE0531">
        <w:trPr>
          <w:cantSplit/>
          <w:trHeight w:val="285"/>
        </w:trPr>
        <w:tc>
          <w:tcPr>
            <w:tcW w:w="1080" w:type="dxa"/>
            <w:tcBorders>
              <w:top w:val="nil"/>
              <w:left w:val="single" w:sz="8" w:space="0" w:color="auto"/>
              <w:bottom w:val="single" w:sz="4" w:space="0" w:color="auto"/>
              <w:right w:val="single" w:sz="8" w:space="0" w:color="auto"/>
            </w:tcBorders>
          </w:tcPr>
          <w:p w14:paraId="4BB642B5" w14:textId="77777777" w:rsidR="00CD112F" w:rsidRPr="008E3902" w:rsidRDefault="00CD112F" w:rsidP="004B1B11">
            <w:pPr>
              <w:pStyle w:val="CellBodyCentered"/>
              <w:rPr>
                <w:lang w:val="ru-RU"/>
              </w:rPr>
            </w:pPr>
            <w:r w:rsidRPr="008E3902">
              <w:rPr>
                <w:lang w:val="ru-RU"/>
              </w:rPr>
              <w:t>300</w:t>
            </w:r>
          </w:p>
        </w:tc>
        <w:tc>
          <w:tcPr>
            <w:tcW w:w="1170" w:type="dxa"/>
            <w:tcBorders>
              <w:left w:val="nil"/>
              <w:bottom w:val="single" w:sz="4" w:space="0" w:color="auto"/>
              <w:right w:val="single" w:sz="4" w:space="0" w:color="auto"/>
            </w:tcBorders>
          </w:tcPr>
          <w:p w14:paraId="4BB642B6" w14:textId="77777777" w:rsidR="00CD112F" w:rsidRPr="008E3902" w:rsidRDefault="00CD112F" w:rsidP="004B1B11">
            <w:pPr>
              <w:pStyle w:val="CellBodyCentered"/>
              <w:rPr>
                <w:lang w:val="ru-RU"/>
              </w:rPr>
            </w:pPr>
            <w:r w:rsidRPr="008E3902">
              <w:rPr>
                <w:lang w:val="ru-RU"/>
              </w:rPr>
              <w:t>12</w:t>
            </w:r>
          </w:p>
        </w:tc>
        <w:tc>
          <w:tcPr>
            <w:tcW w:w="900" w:type="dxa"/>
            <w:tcBorders>
              <w:left w:val="single" w:sz="4" w:space="0" w:color="auto"/>
              <w:bottom w:val="single" w:sz="4" w:space="0" w:color="auto"/>
              <w:right w:val="single" w:sz="4" w:space="0" w:color="auto"/>
            </w:tcBorders>
          </w:tcPr>
          <w:p w14:paraId="4BB642B7"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4" w:space="0" w:color="auto"/>
              <w:right w:val="single" w:sz="4" w:space="0" w:color="auto"/>
            </w:tcBorders>
          </w:tcPr>
          <w:p w14:paraId="4BB642B8" w14:textId="77777777" w:rsidR="00CD112F" w:rsidRPr="008E3902" w:rsidRDefault="00CD112F" w:rsidP="004B1B11">
            <w:pPr>
              <w:pStyle w:val="CellBodyCentered"/>
              <w:rPr>
                <w:lang w:val="ru-RU"/>
              </w:rPr>
            </w:pPr>
            <w:r w:rsidRPr="008E3902">
              <w:rPr>
                <w:lang w:val="ru-RU"/>
              </w:rPr>
              <w:t>70</w:t>
            </w:r>
          </w:p>
        </w:tc>
        <w:tc>
          <w:tcPr>
            <w:tcW w:w="5220" w:type="dxa"/>
            <w:gridSpan w:val="6"/>
            <w:vMerge/>
            <w:tcBorders>
              <w:left w:val="single" w:sz="4" w:space="0" w:color="auto"/>
              <w:right w:val="single" w:sz="8" w:space="0" w:color="auto"/>
            </w:tcBorders>
          </w:tcPr>
          <w:p w14:paraId="4BB642B9"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C0" w14:textId="77777777" w:rsidTr="00DE0531">
        <w:trPr>
          <w:cantSplit/>
          <w:trHeight w:val="285"/>
        </w:trPr>
        <w:tc>
          <w:tcPr>
            <w:tcW w:w="1080" w:type="dxa"/>
            <w:tcBorders>
              <w:top w:val="nil"/>
              <w:left w:val="single" w:sz="8" w:space="0" w:color="auto"/>
              <w:bottom w:val="nil"/>
              <w:right w:val="single" w:sz="8" w:space="0" w:color="auto"/>
            </w:tcBorders>
          </w:tcPr>
          <w:p w14:paraId="4BB642BB" w14:textId="77777777" w:rsidR="00CD112F" w:rsidRPr="008E3902" w:rsidRDefault="00CD112F" w:rsidP="004B1B11">
            <w:pPr>
              <w:pStyle w:val="CellBodyCentered"/>
              <w:rPr>
                <w:lang w:val="ru-RU"/>
              </w:rPr>
            </w:pPr>
            <w:r w:rsidRPr="008E3902">
              <w:rPr>
                <w:lang w:val="ru-RU"/>
              </w:rPr>
              <w:t>350</w:t>
            </w:r>
          </w:p>
        </w:tc>
        <w:tc>
          <w:tcPr>
            <w:tcW w:w="1170" w:type="dxa"/>
            <w:tcBorders>
              <w:top w:val="nil"/>
              <w:left w:val="nil"/>
              <w:bottom w:val="nil"/>
              <w:right w:val="single" w:sz="4" w:space="0" w:color="auto"/>
            </w:tcBorders>
          </w:tcPr>
          <w:p w14:paraId="4BB642BC" w14:textId="77777777" w:rsidR="00CD112F" w:rsidRPr="008E3902" w:rsidRDefault="00CD112F" w:rsidP="004B1B11">
            <w:pPr>
              <w:pStyle w:val="CellBodyCentered"/>
              <w:rPr>
                <w:lang w:val="ru-RU"/>
              </w:rPr>
            </w:pPr>
            <w:r w:rsidRPr="008E3902">
              <w:rPr>
                <w:lang w:val="ru-RU"/>
              </w:rPr>
              <w:t>14</w:t>
            </w:r>
          </w:p>
        </w:tc>
        <w:tc>
          <w:tcPr>
            <w:tcW w:w="900" w:type="dxa"/>
            <w:tcBorders>
              <w:top w:val="nil"/>
              <w:left w:val="single" w:sz="4" w:space="0" w:color="auto"/>
              <w:bottom w:val="nil"/>
              <w:right w:val="single" w:sz="4" w:space="0" w:color="auto"/>
            </w:tcBorders>
          </w:tcPr>
          <w:p w14:paraId="4BB642BD" w14:textId="77777777" w:rsidR="00CD112F" w:rsidRPr="008E3902" w:rsidRDefault="00CD112F" w:rsidP="004B1B11">
            <w:pPr>
              <w:pStyle w:val="CellBodyCentered"/>
              <w:rPr>
                <w:lang w:val="ru-RU"/>
              </w:rPr>
            </w:pPr>
            <w:r w:rsidRPr="008E3902">
              <w:rPr>
                <w:lang w:val="ru-RU"/>
              </w:rPr>
              <w:t>30</w:t>
            </w:r>
          </w:p>
        </w:tc>
        <w:tc>
          <w:tcPr>
            <w:tcW w:w="810" w:type="dxa"/>
            <w:tcBorders>
              <w:top w:val="nil"/>
              <w:left w:val="single" w:sz="4" w:space="0" w:color="auto"/>
              <w:bottom w:val="nil"/>
              <w:right w:val="single" w:sz="4" w:space="0" w:color="auto"/>
            </w:tcBorders>
          </w:tcPr>
          <w:p w14:paraId="4BB642BE" w14:textId="77777777" w:rsidR="00CD112F" w:rsidRPr="008E3902" w:rsidRDefault="00CD112F" w:rsidP="004B1B11">
            <w:pPr>
              <w:pStyle w:val="CellBodyCentered"/>
              <w:rPr>
                <w:lang w:val="ru-RU"/>
              </w:rPr>
            </w:pPr>
            <w:r w:rsidRPr="008E3902">
              <w:rPr>
                <w:lang w:val="ru-RU"/>
              </w:rPr>
              <w:t>80</w:t>
            </w:r>
          </w:p>
        </w:tc>
        <w:tc>
          <w:tcPr>
            <w:tcW w:w="5220" w:type="dxa"/>
            <w:gridSpan w:val="6"/>
            <w:vMerge/>
            <w:tcBorders>
              <w:left w:val="single" w:sz="4" w:space="0" w:color="auto"/>
              <w:right w:val="single" w:sz="8" w:space="0" w:color="auto"/>
            </w:tcBorders>
          </w:tcPr>
          <w:p w14:paraId="4BB642BF"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C6" w14:textId="77777777" w:rsidTr="00DE0531">
        <w:trPr>
          <w:cantSplit/>
          <w:trHeight w:val="285"/>
        </w:trPr>
        <w:tc>
          <w:tcPr>
            <w:tcW w:w="1080" w:type="dxa"/>
            <w:tcBorders>
              <w:top w:val="single" w:sz="4" w:space="0" w:color="auto"/>
              <w:left w:val="single" w:sz="8" w:space="0" w:color="auto"/>
              <w:right w:val="single" w:sz="8" w:space="0" w:color="auto"/>
            </w:tcBorders>
          </w:tcPr>
          <w:p w14:paraId="4BB642C1" w14:textId="77777777" w:rsidR="00CD112F" w:rsidRPr="008E3902" w:rsidRDefault="00CD112F" w:rsidP="004B1B11">
            <w:pPr>
              <w:pStyle w:val="CellBodyCentered"/>
              <w:rPr>
                <w:lang w:val="ru-RU"/>
              </w:rPr>
            </w:pPr>
            <w:r w:rsidRPr="008E3902">
              <w:rPr>
                <w:lang w:val="ru-RU"/>
              </w:rPr>
              <w:t>400</w:t>
            </w:r>
          </w:p>
        </w:tc>
        <w:tc>
          <w:tcPr>
            <w:tcW w:w="1170" w:type="dxa"/>
            <w:tcBorders>
              <w:top w:val="single" w:sz="4" w:space="0" w:color="auto"/>
              <w:left w:val="nil"/>
              <w:right w:val="single" w:sz="4" w:space="0" w:color="auto"/>
            </w:tcBorders>
          </w:tcPr>
          <w:p w14:paraId="4BB642C2" w14:textId="77777777" w:rsidR="00CD112F" w:rsidRPr="008E3902" w:rsidRDefault="00CD112F" w:rsidP="004B1B11">
            <w:pPr>
              <w:pStyle w:val="CellBodyCentered"/>
              <w:rPr>
                <w:lang w:val="ru-RU"/>
              </w:rPr>
            </w:pPr>
            <w:r w:rsidRPr="008E3902">
              <w:rPr>
                <w:lang w:val="ru-RU"/>
              </w:rPr>
              <w:t>16</w:t>
            </w:r>
          </w:p>
        </w:tc>
        <w:tc>
          <w:tcPr>
            <w:tcW w:w="900" w:type="dxa"/>
            <w:tcBorders>
              <w:top w:val="single" w:sz="4" w:space="0" w:color="auto"/>
              <w:left w:val="single" w:sz="4" w:space="0" w:color="auto"/>
              <w:right w:val="single" w:sz="4" w:space="0" w:color="auto"/>
            </w:tcBorders>
          </w:tcPr>
          <w:p w14:paraId="4BB642C3" w14:textId="77777777" w:rsidR="00CD112F" w:rsidRPr="008E3902" w:rsidRDefault="00CD112F" w:rsidP="004B1B11">
            <w:pPr>
              <w:pStyle w:val="CellBodyCentered"/>
              <w:rPr>
                <w:lang w:val="ru-RU"/>
              </w:rPr>
            </w:pPr>
            <w:r w:rsidRPr="008E3902">
              <w:rPr>
                <w:lang w:val="ru-RU"/>
              </w:rPr>
              <w:t>30</w:t>
            </w:r>
          </w:p>
        </w:tc>
        <w:tc>
          <w:tcPr>
            <w:tcW w:w="810" w:type="dxa"/>
            <w:tcBorders>
              <w:top w:val="single" w:sz="4" w:space="0" w:color="auto"/>
              <w:left w:val="single" w:sz="4" w:space="0" w:color="auto"/>
              <w:right w:val="single" w:sz="4" w:space="0" w:color="auto"/>
            </w:tcBorders>
          </w:tcPr>
          <w:p w14:paraId="4BB642C4" w14:textId="77777777" w:rsidR="00CD112F" w:rsidRPr="008E3902" w:rsidRDefault="00CD112F" w:rsidP="004B1B11">
            <w:pPr>
              <w:pStyle w:val="CellBodyCentered"/>
              <w:rPr>
                <w:lang w:val="ru-RU"/>
              </w:rPr>
            </w:pPr>
            <w:r w:rsidRPr="008E3902">
              <w:rPr>
                <w:lang w:val="ru-RU"/>
              </w:rPr>
              <w:t>80</w:t>
            </w:r>
          </w:p>
        </w:tc>
        <w:tc>
          <w:tcPr>
            <w:tcW w:w="5220" w:type="dxa"/>
            <w:gridSpan w:val="6"/>
            <w:vMerge/>
            <w:tcBorders>
              <w:left w:val="single" w:sz="4" w:space="0" w:color="auto"/>
              <w:right w:val="single" w:sz="8" w:space="0" w:color="auto"/>
            </w:tcBorders>
          </w:tcPr>
          <w:p w14:paraId="4BB642C5"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CC" w14:textId="77777777" w:rsidTr="00DE0531">
        <w:trPr>
          <w:cantSplit/>
          <w:trHeight w:val="285"/>
        </w:trPr>
        <w:tc>
          <w:tcPr>
            <w:tcW w:w="1080" w:type="dxa"/>
            <w:tcBorders>
              <w:left w:val="single" w:sz="8" w:space="0" w:color="auto"/>
              <w:right w:val="single" w:sz="8" w:space="0" w:color="auto"/>
            </w:tcBorders>
          </w:tcPr>
          <w:p w14:paraId="4BB642C7" w14:textId="77777777" w:rsidR="00CD112F" w:rsidRPr="008E3902" w:rsidRDefault="00CD112F" w:rsidP="004B1B11">
            <w:pPr>
              <w:pStyle w:val="CellBodyCentered"/>
              <w:rPr>
                <w:lang w:val="ru-RU"/>
              </w:rPr>
            </w:pPr>
            <w:r w:rsidRPr="008E3902">
              <w:rPr>
                <w:lang w:val="ru-RU"/>
              </w:rPr>
              <w:t>450</w:t>
            </w:r>
          </w:p>
        </w:tc>
        <w:tc>
          <w:tcPr>
            <w:tcW w:w="1170" w:type="dxa"/>
            <w:tcBorders>
              <w:left w:val="nil"/>
              <w:right w:val="single" w:sz="4" w:space="0" w:color="auto"/>
            </w:tcBorders>
          </w:tcPr>
          <w:p w14:paraId="4BB642C8" w14:textId="77777777" w:rsidR="00CD112F" w:rsidRPr="008E3902" w:rsidRDefault="00CD112F" w:rsidP="004B1B11">
            <w:pPr>
              <w:pStyle w:val="CellBodyCentered"/>
              <w:rPr>
                <w:lang w:val="ru-RU"/>
              </w:rPr>
            </w:pPr>
            <w:r w:rsidRPr="008E3902">
              <w:rPr>
                <w:lang w:val="ru-RU"/>
              </w:rPr>
              <w:t>18</w:t>
            </w:r>
          </w:p>
        </w:tc>
        <w:tc>
          <w:tcPr>
            <w:tcW w:w="900" w:type="dxa"/>
            <w:tcBorders>
              <w:left w:val="single" w:sz="4" w:space="0" w:color="auto"/>
              <w:right w:val="single" w:sz="4" w:space="0" w:color="auto"/>
            </w:tcBorders>
          </w:tcPr>
          <w:p w14:paraId="4BB642C9"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CA" w14:textId="77777777" w:rsidR="00CD112F" w:rsidRPr="008E3902" w:rsidRDefault="00CD112F" w:rsidP="004B1B11">
            <w:pPr>
              <w:pStyle w:val="CellBodyCentered"/>
              <w:rPr>
                <w:lang w:val="ru-RU"/>
              </w:rPr>
            </w:pPr>
            <w:r w:rsidRPr="008E3902">
              <w:rPr>
                <w:lang w:val="ru-RU"/>
              </w:rPr>
              <w:t>90</w:t>
            </w:r>
          </w:p>
        </w:tc>
        <w:tc>
          <w:tcPr>
            <w:tcW w:w="5220" w:type="dxa"/>
            <w:gridSpan w:val="6"/>
            <w:vMerge/>
            <w:tcBorders>
              <w:left w:val="single" w:sz="4" w:space="0" w:color="auto"/>
              <w:right w:val="single" w:sz="8" w:space="0" w:color="auto"/>
            </w:tcBorders>
          </w:tcPr>
          <w:p w14:paraId="4BB642CB"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D2" w14:textId="77777777" w:rsidTr="00DE0531">
        <w:trPr>
          <w:cantSplit/>
          <w:trHeight w:val="285"/>
        </w:trPr>
        <w:tc>
          <w:tcPr>
            <w:tcW w:w="1080" w:type="dxa"/>
            <w:tcBorders>
              <w:left w:val="single" w:sz="8" w:space="0" w:color="auto"/>
              <w:right w:val="single" w:sz="8" w:space="0" w:color="auto"/>
            </w:tcBorders>
          </w:tcPr>
          <w:p w14:paraId="4BB642CD" w14:textId="77777777" w:rsidR="00CD112F" w:rsidRPr="008E3902" w:rsidRDefault="00CD112F" w:rsidP="004B1B11">
            <w:pPr>
              <w:pStyle w:val="CellBodyCentered"/>
              <w:rPr>
                <w:lang w:val="ru-RU"/>
              </w:rPr>
            </w:pPr>
            <w:r w:rsidRPr="008E3902">
              <w:rPr>
                <w:lang w:val="ru-RU"/>
              </w:rPr>
              <w:t>500</w:t>
            </w:r>
          </w:p>
        </w:tc>
        <w:tc>
          <w:tcPr>
            <w:tcW w:w="1170" w:type="dxa"/>
            <w:tcBorders>
              <w:left w:val="nil"/>
              <w:right w:val="single" w:sz="4" w:space="0" w:color="auto"/>
            </w:tcBorders>
          </w:tcPr>
          <w:p w14:paraId="4BB642CE" w14:textId="77777777" w:rsidR="00CD112F" w:rsidRPr="008E3902" w:rsidRDefault="00CD112F" w:rsidP="004B1B11">
            <w:pPr>
              <w:pStyle w:val="CellBodyCentered"/>
              <w:rPr>
                <w:lang w:val="ru-RU"/>
              </w:rPr>
            </w:pPr>
            <w:r w:rsidRPr="008E3902">
              <w:rPr>
                <w:lang w:val="ru-RU"/>
              </w:rPr>
              <w:t>20</w:t>
            </w:r>
          </w:p>
        </w:tc>
        <w:tc>
          <w:tcPr>
            <w:tcW w:w="900" w:type="dxa"/>
            <w:tcBorders>
              <w:left w:val="single" w:sz="4" w:space="0" w:color="auto"/>
              <w:right w:val="single" w:sz="4" w:space="0" w:color="auto"/>
            </w:tcBorders>
          </w:tcPr>
          <w:p w14:paraId="4BB642CF"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right w:val="single" w:sz="4" w:space="0" w:color="auto"/>
            </w:tcBorders>
          </w:tcPr>
          <w:p w14:paraId="4BB642D0" w14:textId="77777777" w:rsidR="00CD112F" w:rsidRPr="008E3902" w:rsidRDefault="00CD112F" w:rsidP="004B1B11">
            <w:pPr>
              <w:pStyle w:val="CellBodyCentered"/>
              <w:rPr>
                <w:lang w:val="ru-RU"/>
              </w:rPr>
            </w:pPr>
            <w:r w:rsidRPr="008E3902">
              <w:rPr>
                <w:lang w:val="ru-RU"/>
              </w:rPr>
              <w:t>90</w:t>
            </w:r>
          </w:p>
        </w:tc>
        <w:tc>
          <w:tcPr>
            <w:tcW w:w="5220" w:type="dxa"/>
            <w:gridSpan w:val="6"/>
            <w:vMerge/>
            <w:tcBorders>
              <w:left w:val="single" w:sz="4" w:space="0" w:color="auto"/>
              <w:right w:val="single" w:sz="8" w:space="0" w:color="auto"/>
            </w:tcBorders>
          </w:tcPr>
          <w:p w14:paraId="4BB642D1"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D8" w14:textId="77777777" w:rsidTr="00DE0531">
        <w:trPr>
          <w:cantSplit/>
          <w:trHeight w:val="285"/>
        </w:trPr>
        <w:tc>
          <w:tcPr>
            <w:tcW w:w="1080" w:type="dxa"/>
            <w:tcBorders>
              <w:left w:val="single" w:sz="8" w:space="0" w:color="auto"/>
              <w:right w:val="single" w:sz="8" w:space="0" w:color="auto"/>
            </w:tcBorders>
          </w:tcPr>
          <w:p w14:paraId="4BB642D3" w14:textId="77777777" w:rsidR="00CD112F" w:rsidRPr="008E3902" w:rsidRDefault="00CD112F" w:rsidP="004B1B11">
            <w:pPr>
              <w:pStyle w:val="CellBodyCentered"/>
              <w:rPr>
                <w:lang w:val="ru-RU"/>
              </w:rPr>
            </w:pPr>
            <w:r w:rsidRPr="008E3902">
              <w:rPr>
                <w:lang w:val="ru-RU"/>
              </w:rPr>
              <w:t>600</w:t>
            </w:r>
          </w:p>
        </w:tc>
        <w:tc>
          <w:tcPr>
            <w:tcW w:w="1170" w:type="dxa"/>
            <w:tcBorders>
              <w:left w:val="nil"/>
              <w:bottom w:val="nil"/>
              <w:right w:val="single" w:sz="4" w:space="0" w:color="auto"/>
            </w:tcBorders>
          </w:tcPr>
          <w:p w14:paraId="4BB642D4" w14:textId="77777777" w:rsidR="00CD112F" w:rsidRPr="008E3902" w:rsidRDefault="00CD112F" w:rsidP="004B1B11">
            <w:pPr>
              <w:pStyle w:val="CellBodyCentered"/>
              <w:rPr>
                <w:lang w:val="ru-RU"/>
              </w:rPr>
            </w:pPr>
            <w:r w:rsidRPr="008E3902">
              <w:rPr>
                <w:lang w:val="ru-RU"/>
              </w:rPr>
              <w:t>24</w:t>
            </w:r>
          </w:p>
        </w:tc>
        <w:tc>
          <w:tcPr>
            <w:tcW w:w="900" w:type="dxa"/>
            <w:tcBorders>
              <w:left w:val="single" w:sz="4" w:space="0" w:color="auto"/>
              <w:bottom w:val="nil"/>
              <w:right w:val="single" w:sz="4" w:space="0" w:color="auto"/>
            </w:tcBorders>
          </w:tcPr>
          <w:p w14:paraId="4BB642D5"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nil"/>
              <w:right w:val="single" w:sz="4" w:space="0" w:color="auto"/>
            </w:tcBorders>
          </w:tcPr>
          <w:p w14:paraId="4BB642D6" w14:textId="77777777" w:rsidR="00CD112F" w:rsidRPr="008E3902" w:rsidRDefault="00CD112F" w:rsidP="004B1B11">
            <w:pPr>
              <w:pStyle w:val="CellBodyCentered"/>
              <w:rPr>
                <w:lang w:val="ru-RU"/>
              </w:rPr>
            </w:pPr>
            <w:r w:rsidRPr="008E3902">
              <w:rPr>
                <w:lang w:val="ru-RU"/>
              </w:rPr>
              <w:t>90</w:t>
            </w:r>
          </w:p>
        </w:tc>
        <w:tc>
          <w:tcPr>
            <w:tcW w:w="5220" w:type="dxa"/>
            <w:gridSpan w:val="6"/>
            <w:vMerge/>
            <w:tcBorders>
              <w:left w:val="single" w:sz="4" w:space="0" w:color="auto"/>
              <w:right w:val="single" w:sz="8" w:space="0" w:color="auto"/>
            </w:tcBorders>
          </w:tcPr>
          <w:p w14:paraId="4BB642D7" w14:textId="77777777" w:rsidR="00CD112F" w:rsidRPr="008E3902" w:rsidRDefault="00CD112F" w:rsidP="004B1B11">
            <w:pPr>
              <w:keepLines/>
              <w:tabs>
                <w:tab w:val="decimal" w:pos="142"/>
              </w:tabs>
              <w:spacing w:line="280" w:lineRule="exact"/>
              <w:jc w:val="center"/>
              <w:rPr>
                <w:sz w:val="16"/>
                <w:szCs w:val="16"/>
                <w:lang w:val="ru-RU"/>
              </w:rPr>
            </w:pPr>
          </w:p>
        </w:tc>
      </w:tr>
      <w:tr w:rsidR="00CD112F" w:rsidRPr="008E3902" w14:paraId="4BB642DE" w14:textId="77777777" w:rsidTr="00DE0531">
        <w:trPr>
          <w:cantSplit/>
          <w:trHeight w:val="285"/>
        </w:trPr>
        <w:tc>
          <w:tcPr>
            <w:tcW w:w="1080" w:type="dxa"/>
            <w:tcBorders>
              <w:left w:val="single" w:sz="8" w:space="0" w:color="auto"/>
              <w:bottom w:val="single" w:sz="8" w:space="0" w:color="auto"/>
              <w:right w:val="single" w:sz="8" w:space="0" w:color="auto"/>
            </w:tcBorders>
          </w:tcPr>
          <w:p w14:paraId="4BB642D9" w14:textId="77777777" w:rsidR="00CD112F" w:rsidRPr="008E3902" w:rsidRDefault="00CD112F" w:rsidP="004B1B11">
            <w:pPr>
              <w:pStyle w:val="CellBodyCentered"/>
              <w:rPr>
                <w:lang w:val="ru-RU"/>
              </w:rPr>
            </w:pPr>
            <w:r w:rsidRPr="008E3902">
              <w:rPr>
                <w:lang w:val="ru-RU"/>
              </w:rPr>
              <w:t>&gt;600</w:t>
            </w:r>
          </w:p>
        </w:tc>
        <w:tc>
          <w:tcPr>
            <w:tcW w:w="1170" w:type="dxa"/>
            <w:tcBorders>
              <w:left w:val="nil"/>
              <w:bottom w:val="single" w:sz="8" w:space="0" w:color="auto"/>
              <w:right w:val="single" w:sz="4" w:space="0" w:color="auto"/>
            </w:tcBorders>
          </w:tcPr>
          <w:p w14:paraId="4BB642DA" w14:textId="77777777" w:rsidR="00CD112F" w:rsidRPr="008E3902" w:rsidRDefault="00CD112F" w:rsidP="004B1B11">
            <w:pPr>
              <w:pStyle w:val="CellBodyCentered"/>
              <w:rPr>
                <w:lang w:val="ru-RU"/>
              </w:rPr>
            </w:pPr>
            <w:r w:rsidRPr="008E3902">
              <w:rPr>
                <w:lang w:val="ru-RU"/>
              </w:rPr>
              <w:t>&gt;24</w:t>
            </w:r>
          </w:p>
        </w:tc>
        <w:tc>
          <w:tcPr>
            <w:tcW w:w="900" w:type="dxa"/>
            <w:tcBorders>
              <w:left w:val="single" w:sz="4" w:space="0" w:color="auto"/>
              <w:bottom w:val="single" w:sz="8" w:space="0" w:color="auto"/>
              <w:right w:val="single" w:sz="4" w:space="0" w:color="auto"/>
            </w:tcBorders>
          </w:tcPr>
          <w:p w14:paraId="4BB642DB" w14:textId="77777777" w:rsidR="00CD112F" w:rsidRPr="008E3902" w:rsidRDefault="00CD112F" w:rsidP="004B1B11">
            <w:pPr>
              <w:pStyle w:val="CellBodyCentered"/>
              <w:rPr>
                <w:lang w:val="ru-RU"/>
              </w:rPr>
            </w:pPr>
            <w:r w:rsidRPr="008E3902">
              <w:rPr>
                <w:lang w:val="ru-RU"/>
              </w:rPr>
              <w:t>30</w:t>
            </w:r>
          </w:p>
        </w:tc>
        <w:tc>
          <w:tcPr>
            <w:tcW w:w="810" w:type="dxa"/>
            <w:tcBorders>
              <w:left w:val="single" w:sz="4" w:space="0" w:color="auto"/>
              <w:bottom w:val="single" w:sz="8" w:space="0" w:color="auto"/>
              <w:right w:val="single" w:sz="4" w:space="0" w:color="auto"/>
            </w:tcBorders>
          </w:tcPr>
          <w:p w14:paraId="4BB642DC" w14:textId="77777777" w:rsidR="00CD112F" w:rsidRPr="008E3902" w:rsidRDefault="00CD112F" w:rsidP="004B1B11">
            <w:pPr>
              <w:pStyle w:val="CellBodyCentered"/>
              <w:rPr>
                <w:lang w:val="ru-RU"/>
              </w:rPr>
            </w:pPr>
            <w:r w:rsidRPr="008E3902">
              <w:rPr>
                <w:lang w:val="ru-RU"/>
              </w:rPr>
              <w:t>90</w:t>
            </w:r>
          </w:p>
        </w:tc>
        <w:tc>
          <w:tcPr>
            <w:tcW w:w="5220" w:type="dxa"/>
            <w:gridSpan w:val="6"/>
            <w:vMerge/>
            <w:tcBorders>
              <w:left w:val="single" w:sz="4" w:space="0" w:color="auto"/>
              <w:bottom w:val="single" w:sz="8" w:space="0" w:color="auto"/>
              <w:right w:val="single" w:sz="8" w:space="0" w:color="auto"/>
            </w:tcBorders>
          </w:tcPr>
          <w:p w14:paraId="4BB642DD" w14:textId="77777777" w:rsidR="00CD112F" w:rsidRPr="008E3902" w:rsidRDefault="00CD112F" w:rsidP="004B1B11">
            <w:pPr>
              <w:keepLines/>
              <w:tabs>
                <w:tab w:val="decimal" w:pos="142"/>
              </w:tabs>
              <w:spacing w:line="280" w:lineRule="exact"/>
              <w:jc w:val="center"/>
              <w:rPr>
                <w:sz w:val="16"/>
                <w:szCs w:val="16"/>
                <w:lang w:val="ru-RU"/>
              </w:rPr>
            </w:pPr>
          </w:p>
        </w:tc>
      </w:tr>
    </w:tbl>
    <w:p w14:paraId="4BB642DF" w14:textId="77777777" w:rsidR="00CD112F" w:rsidRPr="008E3902" w:rsidRDefault="00CD112F" w:rsidP="00D73607">
      <w:pPr>
        <w:pStyle w:val="Text1Bold"/>
        <w:ind w:left="2160" w:hanging="1440"/>
        <w:rPr>
          <w:b w:val="0"/>
          <w:lang w:val="ru-RU"/>
        </w:rPr>
      </w:pPr>
      <w:r w:rsidRPr="008E3902">
        <w:rPr>
          <w:lang w:val="ru-RU"/>
        </w:rPr>
        <w:lastRenderedPageBreak/>
        <w:t xml:space="preserve">Примечание: </w:t>
      </w:r>
      <w:r w:rsidR="00D73607" w:rsidRPr="008E3902">
        <w:rPr>
          <w:lang w:val="ru-RU"/>
        </w:rPr>
        <w:tab/>
      </w:r>
      <w:r w:rsidRPr="008E3902">
        <w:rPr>
          <w:b w:val="0"/>
          <w:lang w:val="ru-RU"/>
        </w:rPr>
        <w:t>При использовании системы Contro-Trace изоляция всегда должна наноситься в два слоя. Внутренний слой должен быть срезан так, чтобы в него можно было уложить элементы системы Contro-Trace.</w:t>
      </w:r>
    </w:p>
    <w:p w14:paraId="4BB642E0" w14:textId="77777777" w:rsidR="00CD112F" w:rsidRPr="008E3902" w:rsidRDefault="00CD112F" w:rsidP="00C14B28">
      <w:pPr>
        <w:pStyle w:val="Heading2"/>
        <w:rPr>
          <w:lang w:val="ru-RU"/>
        </w:rPr>
      </w:pPr>
      <w:bookmarkStart w:id="2168" w:name="_Toc325464871"/>
      <w:bookmarkStart w:id="2169" w:name="_Toc117352192"/>
      <w:r w:rsidRPr="008E3902">
        <w:rPr>
          <w:lang w:val="ru-RU"/>
        </w:rPr>
        <w:t>Таблица значений толщины теплоизоляции для защиты персонала</w:t>
      </w:r>
      <w:bookmarkEnd w:id="2168"/>
      <w:bookmarkEnd w:id="2169"/>
    </w:p>
    <w:p w14:paraId="4BB642E1" w14:textId="77777777" w:rsidR="00CD112F" w:rsidRPr="008E3902" w:rsidRDefault="00CD112F" w:rsidP="00C14B28">
      <w:pPr>
        <w:pStyle w:val="Text1Bold"/>
        <w:rPr>
          <w:b w:val="0"/>
          <w:lang w:val="ru-RU"/>
        </w:rPr>
      </w:pPr>
      <w:r w:rsidRPr="008E3902">
        <w:rPr>
          <w:b w:val="0"/>
          <w:lang w:val="ru-RU"/>
        </w:rPr>
        <w:t>Материал</w:t>
      </w:r>
      <w:r w:rsidRPr="008E3902">
        <w:rPr>
          <w:b w:val="0"/>
          <w:lang w:val="ru-RU"/>
        </w:rPr>
        <w:tab/>
      </w:r>
      <w:r w:rsidRPr="008E3902">
        <w:rPr>
          <w:b w:val="0"/>
          <w:lang w:val="ru-RU"/>
        </w:rPr>
        <w:tab/>
        <w:t>Минеральная вата высокой плотности</w:t>
      </w:r>
    </w:p>
    <w:p w14:paraId="4BB642E2" w14:textId="77777777" w:rsidR="00CD112F" w:rsidRPr="008E3902" w:rsidRDefault="00CD112F" w:rsidP="00C14B28">
      <w:pPr>
        <w:pStyle w:val="Text1Bold"/>
        <w:rPr>
          <w:b w:val="0"/>
          <w:lang w:val="ru-RU"/>
        </w:rPr>
      </w:pPr>
      <w:r w:rsidRPr="008E3902">
        <w:rPr>
          <w:b w:val="0"/>
          <w:lang w:val="ru-RU"/>
        </w:rPr>
        <w:t>Плотность</w:t>
      </w:r>
      <w:r w:rsidRPr="008E3902">
        <w:rPr>
          <w:b w:val="0"/>
          <w:lang w:val="ru-RU"/>
        </w:rPr>
        <w:tab/>
      </w:r>
      <w:r w:rsidRPr="008E3902">
        <w:rPr>
          <w:b w:val="0"/>
          <w:lang w:val="ru-RU"/>
        </w:rPr>
        <w:tab/>
        <w:t xml:space="preserve">Условный диаметр до </w:t>
      </w:r>
      <w:r w:rsidR="008C4CBE" w:rsidRPr="008E3902">
        <w:rPr>
          <w:b w:val="0"/>
          <w:lang w:val="ru-RU"/>
        </w:rPr>
        <w:t>24 дюйма</w:t>
      </w:r>
      <w:r w:rsidRPr="008E3902">
        <w:rPr>
          <w:b w:val="0"/>
          <w:lang w:val="ru-RU"/>
        </w:rPr>
        <w:t xml:space="preserve"> = от 100 до 120 кг/м³</w:t>
      </w:r>
    </w:p>
    <w:p w14:paraId="4BB642E3" w14:textId="77777777" w:rsidR="00CD112F" w:rsidRPr="008E3902" w:rsidRDefault="00CD112F" w:rsidP="00C14B28">
      <w:pPr>
        <w:pStyle w:val="Text1Bold"/>
        <w:ind w:left="2160" w:firstLine="720"/>
        <w:rPr>
          <w:b w:val="0"/>
          <w:lang w:val="ru-RU"/>
        </w:rPr>
      </w:pPr>
      <w:r w:rsidRPr="008E3902">
        <w:rPr>
          <w:b w:val="0"/>
          <w:lang w:val="ru-RU"/>
        </w:rPr>
        <w:t>Условный диаметр 26</w:t>
      </w:r>
      <w:r w:rsidR="00D73607" w:rsidRPr="008E3902">
        <w:rPr>
          <w:b w:val="0"/>
          <w:lang w:val="ru-RU"/>
        </w:rPr>
        <w:t xml:space="preserve"> дюймов</w:t>
      </w:r>
      <w:r w:rsidRPr="008E3902">
        <w:rPr>
          <w:b w:val="0"/>
          <w:lang w:val="ru-RU"/>
        </w:rPr>
        <w:t xml:space="preserve"> и больше = 100 кг/м³ </w:t>
      </w:r>
    </w:p>
    <w:tbl>
      <w:tblPr>
        <w:tblW w:w="8473" w:type="dxa"/>
        <w:tblInd w:w="828" w:type="dxa"/>
        <w:tblLayout w:type="fixed"/>
        <w:tblLook w:val="0000" w:firstRow="0" w:lastRow="0" w:firstColumn="0" w:lastColumn="0" w:noHBand="0" w:noVBand="0"/>
      </w:tblPr>
      <w:tblGrid>
        <w:gridCol w:w="1080"/>
        <w:gridCol w:w="1440"/>
        <w:gridCol w:w="2268"/>
        <w:gridCol w:w="1701"/>
        <w:gridCol w:w="1984"/>
      </w:tblGrid>
      <w:tr w:rsidR="00D07894" w:rsidRPr="003052B9" w14:paraId="4BB642E5" w14:textId="77777777" w:rsidTr="00D07894">
        <w:trPr>
          <w:cantSplit/>
        </w:trPr>
        <w:tc>
          <w:tcPr>
            <w:tcW w:w="8473" w:type="dxa"/>
            <w:gridSpan w:val="5"/>
            <w:tcBorders>
              <w:bottom w:val="single" w:sz="8" w:space="0" w:color="auto"/>
            </w:tcBorders>
          </w:tcPr>
          <w:p w14:paraId="4BB642E4" w14:textId="0398DC18" w:rsidR="00D07894" w:rsidRPr="008E3902" w:rsidRDefault="00D07894" w:rsidP="00D03F38">
            <w:pPr>
              <w:pStyle w:val="TableTitle1"/>
              <w:numPr>
                <w:ilvl w:val="0"/>
                <w:numId w:val="0"/>
              </w:numPr>
              <w:ind w:left="360"/>
              <w:rPr>
                <w:color w:val="auto"/>
                <w:lang w:val="ru-RU"/>
              </w:rPr>
            </w:pPr>
            <w:r w:rsidRPr="008E3902">
              <w:rPr>
                <w:color w:val="auto"/>
                <w:lang w:val="ru-RU"/>
              </w:rPr>
              <w:t xml:space="preserve">Таблица </w:t>
            </w:r>
            <w:r w:rsidR="007044ED" w:rsidRPr="007044ED">
              <w:rPr>
                <w:color w:val="auto"/>
                <w:lang w:val="ru-RU"/>
              </w:rPr>
              <w:t>9</w:t>
            </w:r>
            <w:r w:rsidRPr="008E3902">
              <w:rPr>
                <w:color w:val="auto"/>
                <w:lang w:val="ru-RU"/>
              </w:rPr>
              <w:t xml:space="preserve">: Таблица значений толщины теплоизоляции для защиты персонала  </w:t>
            </w:r>
          </w:p>
        </w:tc>
      </w:tr>
      <w:tr w:rsidR="00D07894" w:rsidRPr="008E3902" w14:paraId="4BB642E9" w14:textId="77777777" w:rsidTr="00D07894">
        <w:trPr>
          <w:cantSplit/>
        </w:trPr>
        <w:tc>
          <w:tcPr>
            <w:tcW w:w="2520" w:type="dxa"/>
            <w:gridSpan w:val="2"/>
            <w:tcBorders>
              <w:top w:val="single" w:sz="8" w:space="0" w:color="auto"/>
              <w:left w:val="single" w:sz="8" w:space="0" w:color="auto"/>
              <w:bottom w:val="single" w:sz="8" w:space="0" w:color="auto"/>
              <w:right w:val="single" w:sz="8" w:space="0" w:color="auto"/>
            </w:tcBorders>
          </w:tcPr>
          <w:p w14:paraId="4BB642E6" w14:textId="77777777" w:rsidR="00D07894" w:rsidRPr="008E3902" w:rsidRDefault="00D07894" w:rsidP="00D07894">
            <w:pPr>
              <w:pStyle w:val="CellHeadingCentered"/>
              <w:rPr>
                <w:color w:val="auto"/>
                <w:lang w:val="ru-RU"/>
              </w:rPr>
            </w:pPr>
            <w:r w:rsidRPr="008E3902">
              <w:rPr>
                <w:color w:val="auto"/>
                <w:lang w:val="ru-RU"/>
              </w:rPr>
              <w:t>РАЗМЕР</w:t>
            </w:r>
          </w:p>
          <w:p w14:paraId="4BB642E7" w14:textId="77777777" w:rsidR="00D07894" w:rsidRPr="008E3902" w:rsidRDefault="00D07894" w:rsidP="00D07894">
            <w:pPr>
              <w:pStyle w:val="CellHeadingCentered"/>
              <w:rPr>
                <w:color w:val="auto"/>
                <w:lang w:val="ru-RU"/>
              </w:rPr>
            </w:pPr>
          </w:p>
        </w:tc>
        <w:tc>
          <w:tcPr>
            <w:tcW w:w="5953" w:type="dxa"/>
            <w:gridSpan w:val="3"/>
            <w:tcBorders>
              <w:top w:val="single" w:sz="8" w:space="0" w:color="auto"/>
              <w:left w:val="nil"/>
              <w:bottom w:val="single" w:sz="8" w:space="0" w:color="auto"/>
              <w:right w:val="single" w:sz="8" w:space="0" w:color="auto"/>
            </w:tcBorders>
          </w:tcPr>
          <w:p w14:paraId="4BB642E8" w14:textId="77777777" w:rsidR="00D07894" w:rsidRPr="008E3902" w:rsidRDefault="00D07894" w:rsidP="00D07894">
            <w:pPr>
              <w:pStyle w:val="CellHeadingCentered"/>
              <w:rPr>
                <w:color w:val="auto"/>
                <w:lang w:val="ru-RU"/>
              </w:rPr>
            </w:pPr>
            <w:r w:rsidRPr="008E3902">
              <w:rPr>
                <w:color w:val="auto"/>
                <w:lang w:val="ru-RU"/>
              </w:rPr>
              <w:t>Рабочая температура ( °С)</w:t>
            </w:r>
          </w:p>
        </w:tc>
      </w:tr>
      <w:tr w:rsidR="00D07894" w:rsidRPr="008E3902" w14:paraId="4BB642F1" w14:textId="77777777" w:rsidTr="00D07894">
        <w:trPr>
          <w:cantSplit/>
          <w:trHeight w:val="278"/>
        </w:trPr>
        <w:tc>
          <w:tcPr>
            <w:tcW w:w="1080" w:type="dxa"/>
            <w:vMerge w:val="restart"/>
            <w:tcBorders>
              <w:top w:val="single" w:sz="8" w:space="0" w:color="auto"/>
              <w:left w:val="single" w:sz="8" w:space="0" w:color="auto"/>
              <w:right w:val="single" w:sz="8" w:space="0" w:color="auto"/>
            </w:tcBorders>
          </w:tcPr>
          <w:p w14:paraId="4BB642EA" w14:textId="77777777" w:rsidR="00D07894" w:rsidRPr="008E3902" w:rsidRDefault="00D07894" w:rsidP="00D07894">
            <w:pPr>
              <w:pStyle w:val="CellHeadingCentered"/>
              <w:ind w:left="-18" w:right="-18"/>
              <w:rPr>
                <w:color w:val="auto"/>
                <w:lang w:val="ru-RU"/>
              </w:rPr>
            </w:pPr>
            <w:r w:rsidRPr="008E3902">
              <w:rPr>
                <w:color w:val="auto"/>
                <w:lang w:val="ru-RU"/>
              </w:rPr>
              <w:t>Номи-нальный диаметр (DN) (мм)</w:t>
            </w:r>
          </w:p>
        </w:tc>
        <w:tc>
          <w:tcPr>
            <w:tcW w:w="1440" w:type="dxa"/>
            <w:vMerge w:val="restart"/>
            <w:tcBorders>
              <w:top w:val="single" w:sz="8" w:space="0" w:color="auto"/>
              <w:left w:val="nil"/>
              <w:right w:val="single" w:sz="8" w:space="0" w:color="auto"/>
            </w:tcBorders>
          </w:tcPr>
          <w:p w14:paraId="4BB642EB" w14:textId="77777777" w:rsidR="00D07894" w:rsidRPr="008E3902" w:rsidRDefault="00D07894" w:rsidP="00D07894">
            <w:pPr>
              <w:pStyle w:val="CellHeadingCentered"/>
              <w:rPr>
                <w:color w:val="auto"/>
                <w:lang w:val="ru-RU"/>
              </w:rPr>
            </w:pPr>
            <w:r w:rsidRPr="008E3902">
              <w:rPr>
                <w:color w:val="auto"/>
                <w:lang w:val="ru-RU"/>
              </w:rPr>
              <w:t>Номи-нальный размер трубы</w:t>
            </w:r>
          </w:p>
          <w:p w14:paraId="4BB642EC" w14:textId="77777777" w:rsidR="00D07894" w:rsidRPr="008E3902" w:rsidRDefault="00D07894" w:rsidP="00D07894">
            <w:pPr>
              <w:pStyle w:val="CellHeadingCentered"/>
              <w:rPr>
                <w:color w:val="auto"/>
                <w:lang w:val="ru-RU"/>
              </w:rPr>
            </w:pPr>
            <w:r w:rsidRPr="008E3902">
              <w:rPr>
                <w:color w:val="auto"/>
                <w:lang w:val="ru-RU"/>
              </w:rPr>
              <w:t>(дюймы)</w:t>
            </w:r>
          </w:p>
        </w:tc>
        <w:tc>
          <w:tcPr>
            <w:tcW w:w="2268" w:type="dxa"/>
            <w:vMerge w:val="restart"/>
            <w:tcBorders>
              <w:top w:val="single" w:sz="8" w:space="0" w:color="auto"/>
              <w:left w:val="nil"/>
              <w:right w:val="single" w:sz="8" w:space="0" w:color="auto"/>
            </w:tcBorders>
          </w:tcPr>
          <w:p w14:paraId="4BB642ED" w14:textId="77777777" w:rsidR="00D07894" w:rsidRPr="008E3902" w:rsidRDefault="00D07894" w:rsidP="00D07894">
            <w:pPr>
              <w:pStyle w:val="CellHeadingCentered"/>
              <w:rPr>
                <w:color w:val="auto"/>
                <w:lang w:val="ru-RU"/>
              </w:rPr>
            </w:pPr>
            <w:r w:rsidRPr="008E3902">
              <w:rPr>
                <w:color w:val="auto"/>
                <w:lang w:val="ru-RU"/>
              </w:rPr>
              <w:t>60 до 250</w:t>
            </w:r>
          </w:p>
          <w:p w14:paraId="4BB642EE" w14:textId="77777777" w:rsidR="00D07894" w:rsidRPr="008E3902" w:rsidRDefault="00D07894" w:rsidP="00D07894">
            <w:pPr>
              <w:pStyle w:val="CellHeadingCentered"/>
              <w:rPr>
                <w:color w:val="auto"/>
                <w:lang w:val="ru-RU"/>
              </w:rPr>
            </w:pPr>
          </w:p>
        </w:tc>
        <w:tc>
          <w:tcPr>
            <w:tcW w:w="1701" w:type="dxa"/>
            <w:tcBorders>
              <w:top w:val="single" w:sz="8" w:space="0" w:color="auto"/>
              <w:left w:val="nil"/>
              <w:right w:val="single" w:sz="8" w:space="0" w:color="auto"/>
            </w:tcBorders>
          </w:tcPr>
          <w:p w14:paraId="4BB642EF" w14:textId="77777777" w:rsidR="00D07894" w:rsidRPr="008E3902" w:rsidRDefault="00D07894" w:rsidP="00D07894">
            <w:pPr>
              <w:pStyle w:val="CellHeadingCentered"/>
              <w:rPr>
                <w:color w:val="auto"/>
                <w:lang w:val="ru-RU"/>
              </w:rPr>
            </w:pPr>
            <w:r w:rsidRPr="008E3902">
              <w:rPr>
                <w:color w:val="auto"/>
                <w:lang w:val="ru-RU"/>
              </w:rPr>
              <w:t>251 до 400</w:t>
            </w:r>
          </w:p>
        </w:tc>
        <w:tc>
          <w:tcPr>
            <w:tcW w:w="1984" w:type="dxa"/>
            <w:tcBorders>
              <w:top w:val="single" w:sz="8" w:space="0" w:color="auto"/>
              <w:left w:val="nil"/>
              <w:right w:val="single" w:sz="8" w:space="0" w:color="auto"/>
            </w:tcBorders>
          </w:tcPr>
          <w:p w14:paraId="4BB642F0" w14:textId="77777777" w:rsidR="00D07894" w:rsidRPr="008E3902" w:rsidRDefault="00D07894" w:rsidP="00D07894">
            <w:pPr>
              <w:pStyle w:val="CellHeadingCentered"/>
              <w:rPr>
                <w:color w:val="auto"/>
                <w:lang w:val="ru-RU"/>
              </w:rPr>
            </w:pPr>
            <w:r w:rsidRPr="008E3902">
              <w:rPr>
                <w:color w:val="auto"/>
                <w:lang w:val="ru-RU"/>
              </w:rPr>
              <w:t>401 до 540</w:t>
            </w:r>
          </w:p>
        </w:tc>
      </w:tr>
      <w:tr w:rsidR="00D07894" w:rsidRPr="008E3902" w14:paraId="4BB642F7" w14:textId="77777777" w:rsidTr="00D07894">
        <w:trPr>
          <w:cantSplit/>
          <w:trHeight w:val="277"/>
        </w:trPr>
        <w:tc>
          <w:tcPr>
            <w:tcW w:w="1080" w:type="dxa"/>
            <w:vMerge/>
            <w:tcBorders>
              <w:top w:val="nil"/>
              <w:left w:val="single" w:sz="8" w:space="0" w:color="auto"/>
              <w:right w:val="single" w:sz="8" w:space="0" w:color="auto"/>
            </w:tcBorders>
          </w:tcPr>
          <w:p w14:paraId="4BB642F2" w14:textId="77777777" w:rsidR="00D07894" w:rsidRPr="008E3902" w:rsidRDefault="00D07894" w:rsidP="00D07894">
            <w:pPr>
              <w:keepLines/>
              <w:spacing w:line="280" w:lineRule="exact"/>
              <w:jc w:val="center"/>
              <w:rPr>
                <w:b/>
                <w:color w:val="auto"/>
                <w:lang w:val="ru-RU"/>
              </w:rPr>
            </w:pPr>
          </w:p>
        </w:tc>
        <w:tc>
          <w:tcPr>
            <w:tcW w:w="1440" w:type="dxa"/>
            <w:vMerge/>
            <w:tcBorders>
              <w:top w:val="nil"/>
              <w:left w:val="nil"/>
              <w:right w:val="single" w:sz="8" w:space="0" w:color="auto"/>
            </w:tcBorders>
          </w:tcPr>
          <w:p w14:paraId="4BB642F3" w14:textId="77777777" w:rsidR="00D07894" w:rsidRPr="008E3902" w:rsidRDefault="00D07894" w:rsidP="00D07894">
            <w:pPr>
              <w:keepLines/>
              <w:spacing w:line="280" w:lineRule="exact"/>
              <w:jc w:val="center"/>
              <w:rPr>
                <w:b/>
                <w:color w:val="auto"/>
                <w:lang w:val="ru-RU"/>
              </w:rPr>
            </w:pPr>
          </w:p>
        </w:tc>
        <w:tc>
          <w:tcPr>
            <w:tcW w:w="2268" w:type="dxa"/>
            <w:vMerge/>
            <w:tcBorders>
              <w:left w:val="nil"/>
              <w:bottom w:val="single" w:sz="4" w:space="0" w:color="auto"/>
              <w:right w:val="single" w:sz="8" w:space="0" w:color="auto"/>
            </w:tcBorders>
            <w:vAlign w:val="center"/>
          </w:tcPr>
          <w:p w14:paraId="4BB642F4" w14:textId="77777777" w:rsidR="00D07894" w:rsidRPr="008E3902" w:rsidRDefault="00D07894" w:rsidP="00D07894">
            <w:pPr>
              <w:pStyle w:val="CellHeadingCentered"/>
              <w:rPr>
                <w:color w:val="auto"/>
                <w:lang w:val="ru-RU"/>
              </w:rPr>
            </w:pPr>
          </w:p>
        </w:tc>
        <w:tc>
          <w:tcPr>
            <w:tcW w:w="1701" w:type="dxa"/>
            <w:tcBorders>
              <w:top w:val="nil"/>
              <w:left w:val="nil"/>
              <w:right w:val="single" w:sz="4" w:space="0" w:color="auto"/>
            </w:tcBorders>
          </w:tcPr>
          <w:p w14:paraId="4BB642F5" w14:textId="77777777" w:rsidR="00D07894" w:rsidRPr="008E3902" w:rsidRDefault="00D07894" w:rsidP="00D07894">
            <w:pPr>
              <w:pStyle w:val="CellHeadingCentered"/>
              <w:rPr>
                <w:color w:val="auto"/>
                <w:lang w:val="ru-RU"/>
              </w:rPr>
            </w:pPr>
          </w:p>
        </w:tc>
        <w:tc>
          <w:tcPr>
            <w:tcW w:w="1984" w:type="dxa"/>
            <w:tcBorders>
              <w:top w:val="nil"/>
              <w:left w:val="single" w:sz="4" w:space="0" w:color="auto"/>
              <w:right w:val="single" w:sz="8" w:space="0" w:color="auto"/>
            </w:tcBorders>
          </w:tcPr>
          <w:p w14:paraId="4BB642F6" w14:textId="77777777" w:rsidR="00D07894" w:rsidRPr="008E3902" w:rsidRDefault="00D07894" w:rsidP="00D07894">
            <w:pPr>
              <w:pStyle w:val="CellHeadingCentered"/>
              <w:rPr>
                <w:color w:val="auto"/>
                <w:lang w:val="ru-RU"/>
              </w:rPr>
            </w:pPr>
          </w:p>
        </w:tc>
      </w:tr>
      <w:tr w:rsidR="00D07894" w:rsidRPr="008E3902" w14:paraId="4BB642FD" w14:textId="77777777" w:rsidTr="00D07894">
        <w:trPr>
          <w:cantSplit/>
        </w:trPr>
        <w:tc>
          <w:tcPr>
            <w:tcW w:w="1080" w:type="dxa"/>
            <w:tcBorders>
              <w:top w:val="single" w:sz="8" w:space="0" w:color="auto"/>
              <w:left w:val="single" w:sz="8" w:space="0" w:color="auto"/>
              <w:right w:val="single" w:sz="8" w:space="0" w:color="auto"/>
            </w:tcBorders>
          </w:tcPr>
          <w:p w14:paraId="4BB642F8" w14:textId="77777777" w:rsidR="00D07894" w:rsidRPr="008E3902" w:rsidRDefault="00D07894" w:rsidP="00D07894">
            <w:pPr>
              <w:pStyle w:val="CellBodyCentered"/>
              <w:rPr>
                <w:color w:val="auto"/>
                <w:lang w:val="ru-RU"/>
              </w:rPr>
            </w:pPr>
            <w:r w:rsidRPr="008E3902">
              <w:rPr>
                <w:color w:val="auto"/>
                <w:lang w:val="ru-RU"/>
              </w:rPr>
              <w:t>15</w:t>
            </w:r>
          </w:p>
        </w:tc>
        <w:tc>
          <w:tcPr>
            <w:tcW w:w="1440" w:type="dxa"/>
            <w:tcBorders>
              <w:top w:val="single" w:sz="8" w:space="0" w:color="auto"/>
              <w:left w:val="nil"/>
              <w:bottom w:val="single" w:sz="6" w:space="0" w:color="auto"/>
              <w:right w:val="single" w:sz="4" w:space="0" w:color="auto"/>
            </w:tcBorders>
          </w:tcPr>
          <w:p w14:paraId="4BB642F9" w14:textId="77777777" w:rsidR="00D07894" w:rsidRPr="008E3902" w:rsidRDefault="00D07894" w:rsidP="00D07894">
            <w:pPr>
              <w:pStyle w:val="CellBodyCentered"/>
              <w:rPr>
                <w:color w:val="auto"/>
                <w:lang w:val="ru-RU"/>
              </w:rPr>
            </w:pPr>
            <w:r w:rsidRPr="008E3902">
              <w:rPr>
                <w:color w:val="auto"/>
                <w:lang w:val="ru-RU"/>
              </w:rPr>
              <w:t>½</w:t>
            </w:r>
          </w:p>
        </w:tc>
        <w:tc>
          <w:tcPr>
            <w:tcW w:w="2268" w:type="dxa"/>
            <w:tcBorders>
              <w:top w:val="single" w:sz="4" w:space="0" w:color="auto"/>
              <w:left w:val="single" w:sz="4" w:space="0" w:color="auto"/>
              <w:bottom w:val="single" w:sz="4" w:space="0" w:color="auto"/>
              <w:right w:val="single" w:sz="4" w:space="0" w:color="auto"/>
            </w:tcBorders>
          </w:tcPr>
          <w:p w14:paraId="4BB642FA"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8" w:space="0" w:color="auto"/>
              <w:left w:val="single" w:sz="4" w:space="0" w:color="auto"/>
              <w:right w:val="single" w:sz="4" w:space="0" w:color="auto"/>
            </w:tcBorders>
          </w:tcPr>
          <w:p w14:paraId="4BB642FB" w14:textId="77777777" w:rsidR="00D07894" w:rsidRPr="008E3902" w:rsidRDefault="00D07894" w:rsidP="00D07894">
            <w:pPr>
              <w:pStyle w:val="CellBodyCentered"/>
              <w:rPr>
                <w:color w:val="auto"/>
                <w:lang w:val="ru-RU"/>
              </w:rPr>
            </w:pPr>
            <w:r w:rsidRPr="008E3902">
              <w:rPr>
                <w:color w:val="auto"/>
                <w:lang w:val="ru-RU"/>
              </w:rPr>
              <w:t>30</w:t>
            </w:r>
          </w:p>
        </w:tc>
        <w:tc>
          <w:tcPr>
            <w:tcW w:w="1984" w:type="dxa"/>
            <w:tcBorders>
              <w:top w:val="single" w:sz="8" w:space="0" w:color="auto"/>
              <w:left w:val="single" w:sz="4" w:space="0" w:color="auto"/>
              <w:bottom w:val="single" w:sz="6" w:space="0" w:color="auto"/>
              <w:right w:val="single" w:sz="8" w:space="0" w:color="auto"/>
            </w:tcBorders>
          </w:tcPr>
          <w:p w14:paraId="4BB642FC" w14:textId="77777777" w:rsidR="00D07894" w:rsidRPr="008E3902" w:rsidRDefault="00D07894" w:rsidP="00D07894">
            <w:pPr>
              <w:pStyle w:val="CellBodyCentered"/>
              <w:rPr>
                <w:color w:val="auto"/>
                <w:lang w:val="ru-RU"/>
              </w:rPr>
            </w:pPr>
            <w:r w:rsidRPr="008E3902">
              <w:rPr>
                <w:color w:val="auto"/>
                <w:lang w:val="ru-RU"/>
              </w:rPr>
              <w:t>40</w:t>
            </w:r>
          </w:p>
        </w:tc>
      </w:tr>
      <w:tr w:rsidR="00D07894" w:rsidRPr="008E3902" w14:paraId="4BB64303" w14:textId="77777777" w:rsidTr="00D07894">
        <w:trPr>
          <w:cantSplit/>
        </w:trPr>
        <w:tc>
          <w:tcPr>
            <w:tcW w:w="1080" w:type="dxa"/>
            <w:tcBorders>
              <w:top w:val="single" w:sz="4" w:space="0" w:color="auto"/>
              <w:left w:val="single" w:sz="8" w:space="0" w:color="auto"/>
              <w:bottom w:val="single" w:sz="4" w:space="0" w:color="auto"/>
              <w:right w:val="single" w:sz="8" w:space="0" w:color="auto"/>
            </w:tcBorders>
          </w:tcPr>
          <w:p w14:paraId="4BB642FE" w14:textId="77777777" w:rsidR="00D07894" w:rsidRPr="008E3902" w:rsidRDefault="00D07894" w:rsidP="00D07894">
            <w:pPr>
              <w:pStyle w:val="CellBodyCentered"/>
              <w:rPr>
                <w:color w:val="auto"/>
                <w:lang w:val="ru-RU"/>
              </w:rPr>
            </w:pPr>
            <w:r w:rsidRPr="008E3902">
              <w:rPr>
                <w:color w:val="auto"/>
                <w:lang w:val="ru-RU"/>
              </w:rPr>
              <w:t>20</w:t>
            </w:r>
          </w:p>
        </w:tc>
        <w:tc>
          <w:tcPr>
            <w:tcW w:w="1440" w:type="dxa"/>
            <w:tcBorders>
              <w:top w:val="single" w:sz="6" w:space="0" w:color="auto"/>
              <w:left w:val="nil"/>
              <w:bottom w:val="single" w:sz="6" w:space="0" w:color="auto"/>
              <w:right w:val="single" w:sz="4" w:space="0" w:color="auto"/>
            </w:tcBorders>
          </w:tcPr>
          <w:p w14:paraId="4BB642FF" w14:textId="77777777" w:rsidR="00D07894" w:rsidRPr="008E3902" w:rsidRDefault="00D07894" w:rsidP="00D07894">
            <w:pPr>
              <w:pStyle w:val="CellBodyCentered"/>
              <w:rPr>
                <w:color w:val="auto"/>
                <w:lang w:val="ru-RU"/>
              </w:rPr>
            </w:pPr>
            <w:r w:rsidRPr="008E3902">
              <w:rPr>
                <w:color w:val="auto"/>
                <w:lang w:val="ru-RU"/>
              </w:rPr>
              <w:t>¾</w:t>
            </w:r>
          </w:p>
        </w:tc>
        <w:tc>
          <w:tcPr>
            <w:tcW w:w="2268" w:type="dxa"/>
            <w:tcBorders>
              <w:top w:val="single" w:sz="4" w:space="0" w:color="auto"/>
              <w:left w:val="single" w:sz="4" w:space="0" w:color="auto"/>
              <w:bottom w:val="single" w:sz="4" w:space="0" w:color="auto"/>
              <w:right w:val="single" w:sz="4" w:space="0" w:color="auto"/>
            </w:tcBorders>
          </w:tcPr>
          <w:p w14:paraId="4BB64300"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single" w:sz="4" w:space="0" w:color="auto"/>
              <w:right w:val="single" w:sz="4" w:space="0" w:color="auto"/>
            </w:tcBorders>
          </w:tcPr>
          <w:p w14:paraId="4BB64301" w14:textId="77777777" w:rsidR="00D07894" w:rsidRPr="008E3902" w:rsidRDefault="00D07894" w:rsidP="00D07894">
            <w:pPr>
              <w:pStyle w:val="CellBodyCentered"/>
              <w:rPr>
                <w:color w:val="auto"/>
                <w:lang w:val="ru-RU"/>
              </w:rPr>
            </w:pPr>
            <w:r w:rsidRPr="008E3902">
              <w:rPr>
                <w:color w:val="auto"/>
                <w:lang w:val="ru-RU"/>
              </w:rPr>
              <w:t>30</w:t>
            </w:r>
          </w:p>
        </w:tc>
        <w:tc>
          <w:tcPr>
            <w:tcW w:w="1984" w:type="dxa"/>
            <w:tcBorders>
              <w:top w:val="single" w:sz="6" w:space="0" w:color="auto"/>
              <w:left w:val="single" w:sz="4" w:space="0" w:color="auto"/>
              <w:bottom w:val="single" w:sz="6" w:space="0" w:color="auto"/>
              <w:right w:val="single" w:sz="8" w:space="0" w:color="auto"/>
            </w:tcBorders>
          </w:tcPr>
          <w:p w14:paraId="4BB64302" w14:textId="77777777" w:rsidR="00D07894" w:rsidRPr="008E3902" w:rsidRDefault="00D07894" w:rsidP="00D07894">
            <w:pPr>
              <w:pStyle w:val="CellBodyCentered"/>
              <w:rPr>
                <w:color w:val="auto"/>
                <w:lang w:val="ru-RU"/>
              </w:rPr>
            </w:pPr>
            <w:r w:rsidRPr="008E3902">
              <w:rPr>
                <w:color w:val="auto"/>
                <w:lang w:val="ru-RU"/>
              </w:rPr>
              <w:t>40</w:t>
            </w:r>
          </w:p>
        </w:tc>
      </w:tr>
      <w:tr w:rsidR="00D07894" w:rsidRPr="008E3902" w14:paraId="4BB64309" w14:textId="77777777" w:rsidTr="00D07894">
        <w:trPr>
          <w:cantSplit/>
        </w:trPr>
        <w:tc>
          <w:tcPr>
            <w:tcW w:w="1080" w:type="dxa"/>
            <w:tcBorders>
              <w:left w:val="single" w:sz="8" w:space="0" w:color="auto"/>
              <w:right w:val="single" w:sz="8" w:space="0" w:color="auto"/>
            </w:tcBorders>
          </w:tcPr>
          <w:p w14:paraId="4BB64304" w14:textId="77777777" w:rsidR="00D07894" w:rsidRPr="008E3902" w:rsidRDefault="00D07894" w:rsidP="00D07894">
            <w:pPr>
              <w:pStyle w:val="CellBodyCentered"/>
              <w:rPr>
                <w:color w:val="auto"/>
                <w:lang w:val="ru-RU"/>
              </w:rPr>
            </w:pPr>
            <w:r w:rsidRPr="008E3902">
              <w:rPr>
                <w:color w:val="auto"/>
                <w:lang w:val="ru-RU"/>
              </w:rPr>
              <w:t>25</w:t>
            </w:r>
          </w:p>
        </w:tc>
        <w:tc>
          <w:tcPr>
            <w:tcW w:w="1440" w:type="dxa"/>
            <w:tcBorders>
              <w:top w:val="single" w:sz="6" w:space="0" w:color="auto"/>
              <w:left w:val="nil"/>
              <w:bottom w:val="single" w:sz="6" w:space="0" w:color="auto"/>
              <w:right w:val="single" w:sz="4" w:space="0" w:color="auto"/>
            </w:tcBorders>
          </w:tcPr>
          <w:p w14:paraId="4BB64305" w14:textId="77777777" w:rsidR="00D07894" w:rsidRPr="008E3902" w:rsidRDefault="00D07894" w:rsidP="00D07894">
            <w:pPr>
              <w:pStyle w:val="CellBodyCentered"/>
              <w:rPr>
                <w:color w:val="auto"/>
                <w:lang w:val="ru-RU"/>
              </w:rPr>
            </w:pPr>
            <w:r w:rsidRPr="008E3902">
              <w:rPr>
                <w:color w:val="auto"/>
                <w:lang w:val="ru-RU"/>
              </w:rPr>
              <w:t>1</w:t>
            </w:r>
          </w:p>
        </w:tc>
        <w:tc>
          <w:tcPr>
            <w:tcW w:w="2268" w:type="dxa"/>
            <w:tcBorders>
              <w:top w:val="single" w:sz="4" w:space="0" w:color="auto"/>
              <w:left w:val="single" w:sz="4" w:space="0" w:color="auto"/>
              <w:bottom w:val="single" w:sz="4" w:space="0" w:color="auto"/>
              <w:right w:val="single" w:sz="4" w:space="0" w:color="auto"/>
            </w:tcBorders>
          </w:tcPr>
          <w:p w14:paraId="4BB64306"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single" w:sz="4" w:space="0" w:color="auto"/>
              <w:right w:val="single" w:sz="4" w:space="0" w:color="auto"/>
            </w:tcBorders>
          </w:tcPr>
          <w:p w14:paraId="4BB64307" w14:textId="77777777" w:rsidR="00D07894" w:rsidRPr="008E3902" w:rsidRDefault="00D07894" w:rsidP="00D07894">
            <w:pPr>
              <w:pStyle w:val="CellBodyCentered"/>
              <w:rPr>
                <w:color w:val="auto"/>
                <w:lang w:val="ru-RU"/>
              </w:rPr>
            </w:pPr>
            <w:r w:rsidRPr="008E3902">
              <w:rPr>
                <w:color w:val="auto"/>
                <w:lang w:val="ru-RU"/>
              </w:rPr>
              <w:t>30</w:t>
            </w:r>
          </w:p>
        </w:tc>
        <w:tc>
          <w:tcPr>
            <w:tcW w:w="1984" w:type="dxa"/>
            <w:tcBorders>
              <w:top w:val="single" w:sz="6" w:space="0" w:color="auto"/>
              <w:left w:val="single" w:sz="4" w:space="0" w:color="auto"/>
              <w:bottom w:val="single" w:sz="6" w:space="0" w:color="auto"/>
              <w:right w:val="single" w:sz="8" w:space="0" w:color="auto"/>
            </w:tcBorders>
          </w:tcPr>
          <w:p w14:paraId="4BB64308" w14:textId="77777777" w:rsidR="00D07894" w:rsidRPr="008E3902" w:rsidRDefault="00D07894" w:rsidP="00D07894">
            <w:pPr>
              <w:pStyle w:val="CellBodyCentered"/>
              <w:rPr>
                <w:color w:val="auto"/>
                <w:lang w:val="ru-RU"/>
              </w:rPr>
            </w:pPr>
            <w:r w:rsidRPr="008E3902">
              <w:rPr>
                <w:color w:val="auto"/>
                <w:lang w:val="ru-RU"/>
              </w:rPr>
              <w:t>40</w:t>
            </w:r>
          </w:p>
        </w:tc>
      </w:tr>
      <w:tr w:rsidR="00D07894" w:rsidRPr="008E3902" w14:paraId="4BB6430F" w14:textId="77777777" w:rsidTr="00D07894">
        <w:trPr>
          <w:cantSplit/>
        </w:trPr>
        <w:tc>
          <w:tcPr>
            <w:tcW w:w="1080" w:type="dxa"/>
            <w:tcBorders>
              <w:top w:val="single" w:sz="4" w:space="0" w:color="auto"/>
              <w:left w:val="single" w:sz="8" w:space="0" w:color="auto"/>
              <w:bottom w:val="single" w:sz="4" w:space="0" w:color="auto"/>
              <w:right w:val="single" w:sz="8" w:space="0" w:color="auto"/>
            </w:tcBorders>
          </w:tcPr>
          <w:p w14:paraId="4BB6430A" w14:textId="77777777" w:rsidR="00D07894" w:rsidRPr="008E3902" w:rsidRDefault="00D07894" w:rsidP="00D07894">
            <w:pPr>
              <w:pStyle w:val="CellBodyCentered"/>
              <w:rPr>
                <w:color w:val="auto"/>
                <w:lang w:val="ru-RU"/>
              </w:rPr>
            </w:pPr>
            <w:r w:rsidRPr="008E3902">
              <w:rPr>
                <w:color w:val="auto"/>
                <w:lang w:val="ru-RU"/>
              </w:rPr>
              <w:t>40</w:t>
            </w:r>
          </w:p>
        </w:tc>
        <w:tc>
          <w:tcPr>
            <w:tcW w:w="1440" w:type="dxa"/>
            <w:tcBorders>
              <w:top w:val="single" w:sz="6" w:space="0" w:color="auto"/>
              <w:left w:val="nil"/>
              <w:bottom w:val="single" w:sz="6" w:space="0" w:color="auto"/>
              <w:right w:val="single" w:sz="4" w:space="0" w:color="auto"/>
            </w:tcBorders>
          </w:tcPr>
          <w:p w14:paraId="4BB6430B" w14:textId="77777777" w:rsidR="00D07894" w:rsidRPr="008E3902" w:rsidRDefault="00D07894" w:rsidP="00D07894">
            <w:pPr>
              <w:pStyle w:val="CellBodyCentered"/>
              <w:rPr>
                <w:color w:val="auto"/>
                <w:lang w:val="ru-RU"/>
              </w:rPr>
            </w:pPr>
            <w:r w:rsidRPr="008E3902">
              <w:rPr>
                <w:color w:val="auto"/>
                <w:lang w:val="ru-RU"/>
              </w:rPr>
              <w:t>1½</w:t>
            </w:r>
          </w:p>
        </w:tc>
        <w:tc>
          <w:tcPr>
            <w:tcW w:w="2268" w:type="dxa"/>
            <w:tcBorders>
              <w:top w:val="single" w:sz="4" w:space="0" w:color="auto"/>
              <w:left w:val="single" w:sz="4" w:space="0" w:color="auto"/>
              <w:bottom w:val="single" w:sz="4" w:space="0" w:color="auto"/>
              <w:right w:val="single" w:sz="4" w:space="0" w:color="auto"/>
            </w:tcBorders>
          </w:tcPr>
          <w:p w14:paraId="4BB6430C"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single" w:sz="4" w:space="0" w:color="auto"/>
              <w:right w:val="single" w:sz="4" w:space="0" w:color="auto"/>
            </w:tcBorders>
          </w:tcPr>
          <w:p w14:paraId="4BB6430D" w14:textId="77777777" w:rsidR="00D07894" w:rsidRPr="008E3902" w:rsidRDefault="00D07894" w:rsidP="00D07894">
            <w:pPr>
              <w:pStyle w:val="CellBodyCentered"/>
              <w:rPr>
                <w:color w:val="auto"/>
                <w:lang w:val="ru-RU"/>
              </w:rPr>
            </w:pPr>
            <w:r w:rsidRPr="008E3902">
              <w:rPr>
                <w:color w:val="auto"/>
                <w:lang w:val="ru-RU"/>
              </w:rPr>
              <w:t>30</w:t>
            </w:r>
          </w:p>
        </w:tc>
        <w:tc>
          <w:tcPr>
            <w:tcW w:w="1984" w:type="dxa"/>
            <w:tcBorders>
              <w:top w:val="single" w:sz="6" w:space="0" w:color="auto"/>
              <w:left w:val="single" w:sz="4" w:space="0" w:color="auto"/>
              <w:bottom w:val="single" w:sz="6" w:space="0" w:color="auto"/>
              <w:right w:val="single" w:sz="8" w:space="0" w:color="auto"/>
            </w:tcBorders>
          </w:tcPr>
          <w:p w14:paraId="4BB6430E" w14:textId="77777777" w:rsidR="00D07894" w:rsidRPr="008E3902" w:rsidRDefault="00D07894" w:rsidP="00D07894">
            <w:pPr>
              <w:pStyle w:val="CellBodyCentered"/>
              <w:rPr>
                <w:color w:val="auto"/>
                <w:lang w:val="ru-RU"/>
              </w:rPr>
            </w:pPr>
            <w:r w:rsidRPr="008E3902">
              <w:rPr>
                <w:color w:val="auto"/>
                <w:lang w:val="ru-RU"/>
              </w:rPr>
              <w:t>40</w:t>
            </w:r>
          </w:p>
        </w:tc>
      </w:tr>
      <w:tr w:rsidR="00D07894" w:rsidRPr="008E3902" w14:paraId="4BB64315" w14:textId="77777777" w:rsidTr="00D07894">
        <w:trPr>
          <w:cantSplit/>
        </w:trPr>
        <w:tc>
          <w:tcPr>
            <w:tcW w:w="1080" w:type="dxa"/>
            <w:tcBorders>
              <w:left w:val="single" w:sz="8" w:space="0" w:color="auto"/>
              <w:bottom w:val="single" w:sz="6" w:space="0" w:color="auto"/>
              <w:right w:val="single" w:sz="8" w:space="0" w:color="auto"/>
            </w:tcBorders>
          </w:tcPr>
          <w:p w14:paraId="4BB64310" w14:textId="77777777" w:rsidR="00D07894" w:rsidRPr="008E3902" w:rsidRDefault="00D07894" w:rsidP="00D07894">
            <w:pPr>
              <w:pStyle w:val="CellBodyCentered"/>
              <w:rPr>
                <w:color w:val="auto"/>
                <w:lang w:val="ru-RU"/>
              </w:rPr>
            </w:pPr>
            <w:r w:rsidRPr="008E3902">
              <w:rPr>
                <w:color w:val="auto"/>
                <w:lang w:val="ru-RU"/>
              </w:rPr>
              <w:t>50</w:t>
            </w:r>
          </w:p>
        </w:tc>
        <w:tc>
          <w:tcPr>
            <w:tcW w:w="1440" w:type="dxa"/>
            <w:tcBorders>
              <w:top w:val="single" w:sz="6" w:space="0" w:color="auto"/>
              <w:left w:val="nil"/>
              <w:bottom w:val="single" w:sz="6" w:space="0" w:color="auto"/>
              <w:right w:val="single" w:sz="8" w:space="0" w:color="auto"/>
            </w:tcBorders>
          </w:tcPr>
          <w:p w14:paraId="4BB64311" w14:textId="77777777" w:rsidR="00D07894" w:rsidRPr="008E3902" w:rsidRDefault="00D07894" w:rsidP="00D07894">
            <w:pPr>
              <w:pStyle w:val="CellBodyCentered"/>
              <w:rPr>
                <w:color w:val="auto"/>
                <w:lang w:val="ru-RU"/>
              </w:rPr>
            </w:pPr>
            <w:r w:rsidRPr="008E3902">
              <w:rPr>
                <w:color w:val="auto"/>
                <w:lang w:val="ru-RU"/>
              </w:rPr>
              <w:t>2</w:t>
            </w:r>
          </w:p>
        </w:tc>
        <w:tc>
          <w:tcPr>
            <w:tcW w:w="2268" w:type="dxa"/>
            <w:tcBorders>
              <w:top w:val="single" w:sz="4" w:space="0" w:color="auto"/>
              <w:left w:val="nil"/>
              <w:right w:val="single" w:sz="8" w:space="0" w:color="auto"/>
            </w:tcBorders>
          </w:tcPr>
          <w:p w14:paraId="4BB64312"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13" w14:textId="77777777" w:rsidR="00D07894" w:rsidRPr="008E3902" w:rsidRDefault="00D07894" w:rsidP="00D07894">
            <w:pPr>
              <w:pStyle w:val="CellBodyCentered"/>
              <w:rPr>
                <w:color w:val="auto"/>
                <w:lang w:val="ru-RU"/>
              </w:rPr>
            </w:pPr>
            <w:r w:rsidRPr="008E3902">
              <w:rPr>
                <w:color w:val="auto"/>
                <w:lang w:val="ru-RU"/>
              </w:rPr>
              <w:t>30</w:t>
            </w:r>
          </w:p>
        </w:tc>
        <w:tc>
          <w:tcPr>
            <w:tcW w:w="1984" w:type="dxa"/>
            <w:tcBorders>
              <w:top w:val="single" w:sz="6" w:space="0" w:color="auto"/>
              <w:left w:val="nil"/>
              <w:bottom w:val="single" w:sz="6" w:space="0" w:color="auto"/>
              <w:right w:val="single" w:sz="8" w:space="0" w:color="auto"/>
            </w:tcBorders>
          </w:tcPr>
          <w:p w14:paraId="4BB64314" w14:textId="77777777" w:rsidR="00D07894" w:rsidRPr="008E3902" w:rsidRDefault="00D07894" w:rsidP="00D07894">
            <w:pPr>
              <w:pStyle w:val="CellBodyCentered"/>
              <w:rPr>
                <w:color w:val="auto"/>
                <w:lang w:val="ru-RU"/>
              </w:rPr>
            </w:pPr>
            <w:r w:rsidRPr="008E3902">
              <w:rPr>
                <w:color w:val="auto"/>
                <w:lang w:val="ru-RU"/>
              </w:rPr>
              <w:t>40</w:t>
            </w:r>
          </w:p>
        </w:tc>
      </w:tr>
      <w:tr w:rsidR="00D07894" w:rsidRPr="008E3902" w14:paraId="4BB6431B"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16" w14:textId="77777777" w:rsidR="00D07894" w:rsidRPr="008E3902" w:rsidRDefault="00D07894" w:rsidP="00D07894">
            <w:pPr>
              <w:pStyle w:val="CellBodyCentered"/>
              <w:rPr>
                <w:color w:val="auto"/>
                <w:lang w:val="ru-RU"/>
              </w:rPr>
            </w:pPr>
            <w:r w:rsidRPr="008E3902">
              <w:rPr>
                <w:color w:val="auto"/>
                <w:lang w:val="ru-RU"/>
              </w:rPr>
              <w:t>80</w:t>
            </w:r>
          </w:p>
        </w:tc>
        <w:tc>
          <w:tcPr>
            <w:tcW w:w="1440" w:type="dxa"/>
            <w:tcBorders>
              <w:top w:val="single" w:sz="6" w:space="0" w:color="auto"/>
              <w:left w:val="nil"/>
              <w:bottom w:val="single" w:sz="6" w:space="0" w:color="auto"/>
              <w:right w:val="single" w:sz="8" w:space="0" w:color="auto"/>
            </w:tcBorders>
          </w:tcPr>
          <w:p w14:paraId="4BB64317" w14:textId="77777777" w:rsidR="00D07894" w:rsidRPr="008E3902" w:rsidRDefault="00D07894" w:rsidP="00D07894">
            <w:pPr>
              <w:pStyle w:val="CellBodyCentered"/>
              <w:rPr>
                <w:color w:val="auto"/>
                <w:lang w:val="ru-RU"/>
              </w:rPr>
            </w:pPr>
            <w:r w:rsidRPr="008E3902">
              <w:rPr>
                <w:color w:val="auto"/>
                <w:lang w:val="ru-RU"/>
              </w:rPr>
              <w:t>3</w:t>
            </w:r>
          </w:p>
        </w:tc>
        <w:tc>
          <w:tcPr>
            <w:tcW w:w="2268" w:type="dxa"/>
            <w:tcBorders>
              <w:top w:val="single" w:sz="6" w:space="0" w:color="auto"/>
              <w:left w:val="nil"/>
              <w:right w:val="single" w:sz="8" w:space="0" w:color="auto"/>
            </w:tcBorders>
          </w:tcPr>
          <w:p w14:paraId="4BB64318"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19"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1A"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21"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1C" w14:textId="77777777" w:rsidR="00D07894" w:rsidRPr="008E3902" w:rsidRDefault="00D07894" w:rsidP="00D07894">
            <w:pPr>
              <w:pStyle w:val="CellBodyCentered"/>
              <w:rPr>
                <w:color w:val="auto"/>
                <w:lang w:val="ru-RU"/>
              </w:rPr>
            </w:pPr>
            <w:r w:rsidRPr="008E3902">
              <w:rPr>
                <w:color w:val="auto"/>
                <w:lang w:val="ru-RU"/>
              </w:rPr>
              <w:t>100</w:t>
            </w:r>
          </w:p>
        </w:tc>
        <w:tc>
          <w:tcPr>
            <w:tcW w:w="1440" w:type="dxa"/>
            <w:tcBorders>
              <w:top w:val="single" w:sz="6" w:space="0" w:color="auto"/>
              <w:left w:val="nil"/>
              <w:bottom w:val="single" w:sz="6" w:space="0" w:color="auto"/>
              <w:right w:val="single" w:sz="8" w:space="0" w:color="auto"/>
            </w:tcBorders>
          </w:tcPr>
          <w:p w14:paraId="4BB6431D" w14:textId="77777777" w:rsidR="00D07894" w:rsidRPr="008E3902" w:rsidRDefault="00D07894" w:rsidP="00D07894">
            <w:pPr>
              <w:pStyle w:val="CellBodyCentered"/>
              <w:rPr>
                <w:color w:val="auto"/>
                <w:lang w:val="ru-RU"/>
              </w:rPr>
            </w:pPr>
            <w:r w:rsidRPr="008E3902">
              <w:rPr>
                <w:color w:val="auto"/>
                <w:lang w:val="ru-RU"/>
              </w:rPr>
              <w:t>4</w:t>
            </w:r>
          </w:p>
        </w:tc>
        <w:tc>
          <w:tcPr>
            <w:tcW w:w="2268" w:type="dxa"/>
            <w:tcBorders>
              <w:top w:val="single" w:sz="6" w:space="0" w:color="auto"/>
              <w:left w:val="nil"/>
              <w:right w:val="single" w:sz="8" w:space="0" w:color="auto"/>
            </w:tcBorders>
          </w:tcPr>
          <w:p w14:paraId="4BB6431E"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1F"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20"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27"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22" w14:textId="77777777" w:rsidR="00D07894" w:rsidRPr="008E3902" w:rsidRDefault="00D07894" w:rsidP="00D07894">
            <w:pPr>
              <w:pStyle w:val="CellBodyCentered"/>
              <w:rPr>
                <w:color w:val="auto"/>
                <w:lang w:val="ru-RU"/>
              </w:rPr>
            </w:pPr>
            <w:r w:rsidRPr="008E3902">
              <w:rPr>
                <w:color w:val="auto"/>
                <w:lang w:val="ru-RU"/>
              </w:rPr>
              <w:t>150</w:t>
            </w:r>
          </w:p>
        </w:tc>
        <w:tc>
          <w:tcPr>
            <w:tcW w:w="1440" w:type="dxa"/>
            <w:tcBorders>
              <w:top w:val="single" w:sz="6" w:space="0" w:color="auto"/>
              <w:left w:val="nil"/>
              <w:bottom w:val="single" w:sz="6" w:space="0" w:color="auto"/>
              <w:right w:val="single" w:sz="8" w:space="0" w:color="auto"/>
            </w:tcBorders>
          </w:tcPr>
          <w:p w14:paraId="4BB64323" w14:textId="77777777" w:rsidR="00D07894" w:rsidRPr="008E3902" w:rsidRDefault="00D07894" w:rsidP="00D07894">
            <w:pPr>
              <w:pStyle w:val="CellBodyCentered"/>
              <w:rPr>
                <w:color w:val="auto"/>
                <w:lang w:val="ru-RU"/>
              </w:rPr>
            </w:pPr>
            <w:r w:rsidRPr="008E3902">
              <w:rPr>
                <w:color w:val="auto"/>
                <w:lang w:val="ru-RU"/>
              </w:rPr>
              <w:t>6</w:t>
            </w:r>
          </w:p>
        </w:tc>
        <w:tc>
          <w:tcPr>
            <w:tcW w:w="2268" w:type="dxa"/>
            <w:tcBorders>
              <w:top w:val="single" w:sz="6" w:space="0" w:color="auto"/>
              <w:left w:val="nil"/>
              <w:right w:val="single" w:sz="8" w:space="0" w:color="auto"/>
            </w:tcBorders>
          </w:tcPr>
          <w:p w14:paraId="4BB64324"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25"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26"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2D"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28" w14:textId="77777777" w:rsidR="00D07894" w:rsidRPr="008E3902" w:rsidRDefault="00D07894" w:rsidP="00D07894">
            <w:pPr>
              <w:pStyle w:val="CellBodyCentered"/>
              <w:rPr>
                <w:color w:val="auto"/>
                <w:lang w:val="ru-RU"/>
              </w:rPr>
            </w:pPr>
            <w:r w:rsidRPr="008E3902">
              <w:rPr>
                <w:color w:val="auto"/>
                <w:lang w:val="ru-RU"/>
              </w:rPr>
              <w:t>200</w:t>
            </w:r>
          </w:p>
        </w:tc>
        <w:tc>
          <w:tcPr>
            <w:tcW w:w="1440" w:type="dxa"/>
            <w:tcBorders>
              <w:top w:val="single" w:sz="6" w:space="0" w:color="auto"/>
              <w:left w:val="nil"/>
              <w:bottom w:val="single" w:sz="6" w:space="0" w:color="auto"/>
              <w:right w:val="single" w:sz="8" w:space="0" w:color="auto"/>
            </w:tcBorders>
          </w:tcPr>
          <w:p w14:paraId="4BB64329" w14:textId="77777777" w:rsidR="00D07894" w:rsidRPr="008E3902" w:rsidRDefault="00D07894" w:rsidP="00D07894">
            <w:pPr>
              <w:pStyle w:val="CellBodyCentered"/>
              <w:rPr>
                <w:color w:val="auto"/>
                <w:lang w:val="ru-RU"/>
              </w:rPr>
            </w:pPr>
            <w:r w:rsidRPr="008E3902">
              <w:rPr>
                <w:color w:val="auto"/>
                <w:lang w:val="ru-RU"/>
              </w:rPr>
              <w:t>8</w:t>
            </w:r>
          </w:p>
        </w:tc>
        <w:tc>
          <w:tcPr>
            <w:tcW w:w="2268" w:type="dxa"/>
            <w:tcBorders>
              <w:top w:val="single" w:sz="6" w:space="0" w:color="auto"/>
              <w:left w:val="nil"/>
              <w:right w:val="single" w:sz="8" w:space="0" w:color="auto"/>
            </w:tcBorders>
          </w:tcPr>
          <w:p w14:paraId="4BB6432A"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2B"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2C"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33"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2E" w14:textId="77777777" w:rsidR="00D07894" w:rsidRPr="008E3902" w:rsidRDefault="00D07894" w:rsidP="00D07894">
            <w:pPr>
              <w:pStyle w:val="CellBodyCentered"/>
              <w:rPr>
                <w:color w:val="auto"/>
                <w:lang w:val="ru-RU"/>
              </w:rPr>
            </w:pPr>
            <w:r w:rsidRPr="008E3902">
              <w:rPr>
                <w:color w:val="auto"/>
                <w:lang w:val="ru-RU"/>
              </w:rPr>
              <w:t>250</w:t>
            </w:r>
          </w:p>
        </w:tc>
        <w:tc>
          <w:tcPr>
            <w:tcW w:w="1440" w:type="dxa"/>
            <w:tcBorders>
              <w:top w:val="single" w:sz="6" w:space="0" w:color="auto"/>
              <w:left w:val="nil"/>
              <w:bottom w:val="single" w:sz="6" w:space="0" w:color="auto"/>
              <w:right w:val="single" w:sz="8" w:space="0" w:color="auto"/>
            </w:tcBorders>
          </w:tcPr>
          <w:p w14:paraId="4BB6432F" w14:textId="77777777" w:rsidR="00D07894" w:rsidRPr="008E3902" w:rsidRDefault="00D07894" w:rsidP="00D07894">
            <w:pPr>
              <w:pStyle w:val="CellBodyCentered"/>
              <w:rPr>
                <w:color w:val="auto"/>
                <w:lang w:val="ru-RU"/>
              </w:rPr>
            </w:pPr>
            <w:r w:rsidRPr="008E3902">
              <w:rPr>
                <w:color w:val="auto"/>
                <w:lang w:val="ru-RU"/>
              </w:rPr>
              <w:t>10</w:t>
            </w:r>
          </w:p>
        </w:tc>
        <w:tc>
          <w:tcPr>
            <w:tcW w:w="2268" w:type="dxa"/>
            <w:tcBorders>
              <w:top w:val="single" w:sz="6" w:space="0" w:color="auto"/>
              <w:left w:val="nil"/>
              <w:right w:val="single" w:sz="8" w:space="0" w:color="auto"/>
            </w:tcBorders>
          </w:tcPr>
          <w:p w14:paraId="4BB64330"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31"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32"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39"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34" w14:textId="77777777" w:rsidR="00D07894" w:rsidRPr="008E3902" w:rsidRDefault="00D07894" w:rsidP="00D07894">
            <w:pPr>
              <w:pStyle w:val="CellBodyCentered"/>
              <w:rPr>
                <w:color w:val="auto"/>
                <w:lang w:val="ru-RU"/>
              </w:rPr>
            </w:pPr>
            <w:r w:rsidRPr="008E3902">
              <w:rPr>
                <w:color w:val="auto"/>
                <w:lang w:val="ru-RU"/>
              </w:rPr>
              <w:t>300</w:t>
            </w:r>
          </w:p>
        </w:tc>
        <w:tc>
          <w:tcPr>
            <w:tcW w:w="1440" w:type="dxa"/>
            <w:tcBorders>
              <w:top w:val="single" w:sz="6" w:space="0" w:color="auto"/>
              <w:left w:val="nil"/>
              <w:bottom w:val="single" w:sz="6" w:space="0" w:color="auto"/>
              <w:right w:val="single" w:sz="8" w:space="0" w:color="auto"/>
            </w:tcBorders>
          </w:tcPr>
          <w:p w14:paraId="4BB64335" w14:textId="77777777" w:rsidR="00D07894" w:rsidRPr="008E3902" w:rsidRDefault="00D07894" w:rsidP="00D07894">
            <w:pPr>
              <w:pStyle w:val="CellBodyCentered"/>
              <w:rPr>
                <w:color w:val="auto"/>
                <w:lang w:val="ru-RU"/>
              </w:rPr>
            </w:pPr>
            <w:r w:rsidRPr="008E3902">
              <w:rPr>
                <w:color w:val="auto"/>
                <w:lang w:val="ru-RU"/>
              </w:rPr>
              <w:t>12</w:t>
            </w:r>
          </w:p>
        </w:tc>
        <w:tc>
          <w:tcPr>
            <w:tcW w:w="2268" w:type="dxa"/>
            <w:tcBorders>
              <w:top w:val="single" w:sz="6" w:space="0" w:color="auto"/>
              <w:left w:val="nil"/>
              <w:right w:val="single" w:sz="8" w:space="0" w:color="auto"/>
            </w:tcBorders>
          </w:tcPr>
          <w:p w14:paraId="4BB64336"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37"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38"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3F"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3A" w14:textId="77777777" w:rsidR="00D07894" w:rsidRPr="008E3902" w:rsidRDefault="00D07894" w:rsidP="00D07894">
            <w:pPr>
              <w:pStyle w:val="CellBodyCentered"/>
              <w:rPr>
                <w:color w:val="auto"/>
                <w:lang w:val="ru-RU"/>
              </w:rPr>
            </w:pPr>
            <w:r w:rsidRPr="008E3902">
              <w:rPr>
                <w:color w:val="auto"/>
                <w:lang w:val="ru-RU"/>
              </w:rPr>
              <w:t>350</w:t>
            </w:r>
          </w:p>
        </w:tc>
        <w:tc>
          <w:tcPr>
            <w:tcW w:w="1440" w:type="dxa"/>
            <w:tcBorders>
              <w:top w:val="single" w:sz="6" w:space="0" w:color="auto"/>
              <w:left w:val="nil"/>
              <w:bottom w:val="single" w:sz="6" w:space="0" w:color="auto"/>
              <w:right w:val="single" w:sz="8" w:space="0" w:color="auto"/>
            </w:tcBorders>
          </w:tcPr>
          <w:p w14:paraId="4BB6433B" w14:textId="77777777" w:rsidR="00D07894" w:rsidRPr="008E3902" w:rsidRDefault="00D07894" w:rsidP="00D07894">
            <w:pPr>
              <w:pStyle w:val="CellBodyCentered"/>
              <w:rPr>
                <w:color w:val="auto"/>
                <w:lang w:val="ru-RU"/>
              </w:rPr>
            </w:pPr>
            <w:r w:rsidRPr="008E3902">
              <w:rPr>
                <w:color w:val="auto"/>
                <w:lang w:val="ru-RU"/>
              </w:rPr>
              <w:t>14</w:t>
            </w:r>
          </w:p>
        </w:tc>
        <w:tc>
          <w:tcPr>
            <w:tcW w:w="2268" w:type="dxa"/>
            <w:tcBorders>
              <w:top w:val="single" w:sz="6" w:space="0" w:color="auto"/>
              <w:left w:val="nil"/>
              <w:right w:val="single" w:sz="8" w:space="0" w:color="auto"/>
            </w:tcBorders>
          </w:tcPr>
          <w:p w14:paraId="4BB6433C"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3D"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3E"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45" w14:textId="77777777" w:rsidTr="00D07894">
        <w:trPr>
          <w:cantSplit/>
        </w:trPr>
        <w:tc>
          <w:tcPr>
            <w:tcW w:w="1080" w:type="dxa"/>
            <w:tcBorders>
              <w:top w:val="single" w:sz="6" w:space="0" w:color="auto"/>
              <w:left w:val="single" w:sz="8" w:space="0" w:color="auto"/>
              <w:right w:val="single" w:sz="8" w:space="0" w:color="auto"/>
            </w:tcBorders>
          </w:tcPr>
          <w:p w14:paraId="4BB64340" w14:textId="77777777" w:rsidR="00D07894" w:rsidRPr="008E3902" w:rsidRDefault="00D07894" w:rsidP="00D07894">
            <w:pPr>
              <w:pStyle w:val="CellBodyCentered"/>
              <w:rPr>
                <w:color w:val="auto"/>
                <w:lang w:val="ru-RU"/>
              </w:rPr>
            </w:pPr>
            <w:r w:rsidRPr="008E3902">
              <w:rPr>
                <w:color w:val="auto"/>
                <w:lang w:val="ru-RU"/>
              </w:rPr>
              <w:t>400</w:t>
            </w:r>
          </w:p>
        </w:tc>
        <w:tc>
          <w:tcPr>
            <w:tcW w:w="1440" w:type="dxa"/>
            <w:tcBorders>
              <w:top w:val="single" w:sz="6" w:space="0" w:color="auto"/>
              <w:left w:val="nil"/>
              <w:right w:val="single" w:sz="8" w:space="0" w:color="auto"/>
            </w:tcBorders>
          </w:tcPr>
          <w:p w14:paraId="4BB64341" w14:textId="77777777" w:rsidR="00D07894" w:rsidRPr="008E3902" w:rsidRDefault="00D07894" w:rsidP="00D07894">
            <w:pPr>
              <w:pStyle w:val="CellBodyCentered"/>
              <w:rPr>
                <w:color w:val="auto"/>
                <w:lang w:val="ru-RU"/>
              </w:rPr>
            </w:pPr>
            <w:r w:rsidRPr="008E3902">
              <w:rPr>
                <w:color w:val="auto"/>
                <w:lang w:val="ru-RU"/>
              </w:rPr>
              <w:t>16</w:t>
            </w:r>
          </w:p>
        </w:tc>
        <w:tc>
          <w:tcPr>
            <w:tcW w:w="2268" w:type="dxa"/>
            <w:tcBorders>
              <w:top w:val="single" w:sz="6" w:space="0" w:color="auto"/>
              <w:left w:val="nil"/>
              <w:right w:val="single" w:sz="8" w:space="0" w:color="auto"/>
            </w:tcBorders>
          </w:tcPr>
          <w:p w14:paraId="4BB64342"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right w:val="single" w:sz="8" w:space="0" w:color="auto"/>
            </w:tcBorders>
          </w:tcPr>
          <w:p w14:paraId="4BB64343"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right w:val="single" w:sz="8" w:space="0" w:color="auto"/>
            </w:tcBorders>
          </w:tcPr>
          <w:p w14:paraId="4BB64344"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4B" w14:textId="77777777" w:rsidTr="00D07894">
        <w:trPr>
          <w:cantSplit/>
        </w:trPr>
        <w:tc>
          <w:tcPr>
            <w:tcW w:w="1080" w:type="dxa"/>
            <w:tcBorders>
              <w:top w:val="single" w:sz="4" w:space="0" w:color="auto"/>
              <w:left w:val="single" w:sz="8" w:space="0" w:color="auto"/>
              <w:bottom w:val="single" w:sz="6" w:space="0" w:color="auto"/>
              <w:right w:val="single" w:sz="8" w:space="0" w:color="auto"/>
            </w:tcBorders>
          </w:tcPr>
          <w:p w14:paraId="4BB64346" w14:textId="77777777" w:rsidR="00D07894" w:rsidRPr="008E3902" w:rsidRDefault="00D07894" w:rsidP="00D07894">
            <w:pPr>
              <w:pStyle w:val="CellBodyCentered"/>
              <w:rPr>
                <w:color w:val="auto"/>
                <w:lang w:val="ru-RU"/>
              </w:rPr>
            </w:pPr>
            <w:r w:rsidRPr="008E3902">
              <w:rPr>
                <w:color w:val="auto"/>
                <w:lang w:val="ru-RU"/>
              </w:rPr>
              <w:t>450</w:t>
            </w:r>
          </w:p>
        </w:tc>
        <w:tc>
          <w:tcPr>
            <w:tcW w:w="1440" w:type="dxa"/>
            <w:tcBorders>
              <w:top w:val="single" w:sz="4" w:space="0" w:color="auto"/>
              <w:left w:val="nil"/>
              <w:bottom w:val="single" w:sz="6" w:space="0" w:color="auto"/>
              <w:right w:val="single" w:sz="8" w:space="0" w:color="auto"/>
            </w:tcBorders>
          </w:tcPr>
          <w:p w14:paraId="4BB64347" w14:textId="77777777" w:rsidR="00D07894" w:rsidRPr="008E3902" w:rsidRDefault="00D07894" w:rsidP="00D07894">
            <w:pPr>
              <w:pStyle w:val="CellBodyCentered"/>
              <w:rPr>
                <w:color w:val="auto"/>
                <w:lang w:val="ru-RU"/>
              </w:rPr>
            </w:pPr>
            <w:r w:rsidRPr="008E3902">
              <w:rPr>
                <w:color w:val="auto"/>
                <w:lang w:val="ru-RU"/>
              </w:rPr>
              <w:t>18</w:t>
            </w:r>
          </w:p>
        </w:tc>
        <w:tc>
          <w:tcPr>
            <w:tcW w:w="2268" w:type="dxa"/>
            <w:tcBorders>
              <w:top w:val="single" w:sz="4" w:space="0" w:color="auto"/>
              <w:left w:val="nil"/>
              <w:right w:val="single" w:sz="8" w:space="0" w:color="auto"/>
            </w:tcBorders>
          </w:tcPr>
          <w:p w14:paraId="4BB64348"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4" w:space="0" w:color="auto"/>
              <w:left w:val="nil"/>
              <w:bottom w:val="single" w:sz="6" w:space="0" w:color="auto"/>
              <w:right w:val="single" w:sz="8" w:space="0" w:color="auto"/>
            </w:tcBorders>
          </w:tcPr>
          <w:p w14:paraId="4BB64349"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4" w:space="0" w:color="auto"/>
              <w:left w:val="nil"/>
              <w:bottom w:val="single" w:sz="6" w:space="0" w:color="auto"/>
              <w:right w:val="single" w:sz="8" w:space="0" w:color="auto"/>
            </w:tcBorders>
          </w:tcPr>
          <w:p w14:paraId="4BB6434A"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51"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4C" w14:textId="77777777" w:rsidR="00D07894" w:rsidRPr="008E3902" w:rsidRDefault="00D07894" w:rsidP="00D07894">
            <w:pPr>
              <w:pStyle w:val="CellBodyCentered"/>
              <w:rPr>
                <w:color w:val="auto"/>
                <w:lang w:val="ru-RU"/>
              </w:rPr>
            </w:pPr>
            <w:r w:rsidRPr="008E3902">
              <w:rPr>
                <w:color w:val="auto"/>
                <w:lang w:val="ru-RU"/>
              </w:rPr>
              <w:t>500</w:t>
            </w:r>
          </w:p>
        </w:tc>
        <w:tc>
          <w:tcPr>
            <w:tcW w:w="1440" w:type="dxa"/>
            <w:tcBorders>
              <w:top w:val="single" w:sz="6" w:space="0" w:color="auto"/>
              <w:left w:val="nil"/>
              <w:bottom w:val="single" w:sz="6" w:space="0" w:color="auto"/>
              <w:right w:val="single" w:sz="8" w:space="0" w:color="auto"/>
            </w:tcBorders>
          </w:tcPr>
          <w:p w14:paraId="4BB6434D" w14:textId="77777777" w:rsidR="00D07894" w:rsidRPr="008E3902" w:rsidRDefault="00D07894" w:rsidP="00D07894">
            <w:pPr>
              <w:pStyle w:val="CellBodyCentered"/>
              <w:rPr>
                <w:color w:val="auto"/>
                <w:lang w:val="ru-RU"/>
              </w:rPr>
            </w:pPr>
            <w:r w:rsidRPr="008E3902">
              <w:rPr>
                <w:color w:val="auto"/>
                <w:lang w:val="ru-RU"/>
              </w:rPr>
              <w:t>20</w:t>
            </w:r>
          </w:p>
        </w:tc>
        <w:tc>
          <w:tcPr>
            <w:tcW w:w="2268" w:type="dxa"/>
            <w:tcBorders>
              <w:top w:val="single" w:sz="6" w:space="0" w:color="auto"/>
              <w:left w:val="nil"/>
              <w:right w:val="single" w:sz="8" w:space="0" w:color="auto"/>
            </w:tcBorders>
          </w:tcPr>
          <w:p w14:paraId="4BB6434E"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6" w:space="0" w:color="auto"/>
              <w:right w:val="single" w:sz="8" w:space="0" w:color="auto"/>
            </w:tcBorders>
          </w:tcPr>
          <w:p w14:paraId="4BB6434F"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6" w:space="0" w:color="auto"/>
              <w:right w:val="single" w:sz="8" w:space="0" w:color="auto"/>
            </w:tcBorders>
          </w:tcPr>
          <w:p w14:paraId="4BB64350"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57" w14:textId="77777777" w:rsidTr="00D07894">
        <w:trPr>
          <w:cantSplit/>
        </w:trPr>
        <w:tc>
          <w:tcPr>
            <w:tcW w:w="1080" w:type="dxa"/>
            <w:tcBorders>
              <w:top w:val="single" w:sz="6" w:space="0" w:color="auto"/>
              <w:left w:val="single" w:sz="8" w:space="0" w:color="auto"/>
              <w:bottom w:val="single" w:sz="6" w:space="0" w:color="auto"/>
              <w:right w:val="single" w:sz="8" w:space="0" w:color="auto"/>
            </w:tcBorders>
          </w:tcPr>
          <w:p w14:paraId="4BB64352" w14:textId="77777777" w:rsidR="00D07894" w:rsidRPr="008E3902" w:rsidRDefault="00D07894" w:rsidP="00D07894">
            <w:pPr>
              <w:pStyle w:val="CellBodyCentered"/>
              <w:rPr>
                <w:color w:val="auto"/>
                <w:lang w:val="ru-RU"/>
              </w:rPr>
            </w:pPr>
            <w:r w:rsidRPr="008E3902">
              <w:rPr>
                <w:color w:val="auto"/>
                <w:lang w:val="ru-RU"/>
              </w:rPr>
              <w:t>600</w:t>
            </w:r>
          </w:p>
        </w:tc>
        <w:tc>
          <w:tcPr>
            <w:tcW w:w="1440" w:type="dxa"/>
            <w:tcBorders>
              <w:top w:val="single" w:sz="6" w:space="0" w:color="auto"/>
              <w:left w:val="nil"/>
              <w:bottom w:val="single" w:sz="6" w:space="0" w:color="auto"/>
              <w:right w:val="single" w:sz="8" w:space="0" w:color="auto"/>
            </w:tcBorders>
          </w:tcPr>
          <w:p w14:paraId="4BB64353" w14:textId="77777777" w:rsidR="00D07894" w:rsidRPr="008E3902" w:rsidRDefault="00D07894" w:rsidP="00D07894">
            <w:pPr>
              <w:pStyle w:val="CellBodyCentered"/>
              <w:rPr>
                <w:color w:val="auto"/>
                <w:lang w:val="ru-RU"/>
              </w:rPr>
            </w:pPr>
            <w:r w:rsidRPr="008E3902">
              <w:rPr>
                <w:color w:val="auto"/>
                <w:lang w:val="ru-RU"/>
              </w:rPr>
              <w:t>24</w:t>
            </w:r>
          </w:p>
        </w:tc>
        <w:tc>
          <w:tcPr>
            <w:tcW w:w="2268" w:type="dxa"/>
            <w:tcBorders>
              <w:top w:val="single" w:sz="6" w:space="0" w:color="auto"/>
              <w:left w:val="nil"/>
              <w:right w:val="single" w:sz="8" w:space="0" w:color="auto"/>
            </w:tcBorders>
          </w:tcPr>
          <w:p w14:paraId="4BB64354"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right w:val="single" w:sz="8" w:space="0" w:color="auto"/>
            </w:tcBorders>
          </w:tcPr>
          <w:p w14:paraId="4BB64355"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right w:val="single" w:sz="8" w:space="0" w:color="auto"/>
            </w:tcBorders>
          </w:tcPr>
          <w:p w14:paraId="4BB64356" w14:textId="77777777" w:rsidR="00D07894" w:rsidRPr="008E3902" w:rsidRDefault="00D07894" w:rsidP="00D07894">
            <w:pPr>
              <w:pStyle w:val="CellBodyCentered"/>
              <w:rPr>
                <w:color w:val="auto"/>
                <w:lang w:val="ru-RU"/>
              </w:rPr>
            </w:pPr>
            <w:r w:rsidRPr="008E3902">
              <w:rPr>
                <w:color w:val="auto"/>
                <w:lang w:val="ru-RU"/>
              </w:rPr>
              <w:t>50</w:t>
            </w:r>
          </w:p>
        </w:tc>
      </w:tr>
      <w:tr w:rsidR="00D07894" w:rsidRPr="008E3902" w14:paraId="4BB6435D" w14:textId="77777777" w:rsidTr="00D07894">
        <w:trPr>
          <w:cantSplit/>
        </w:trPr>
        <w:tc>
          <w:tcPr>
            <w:tcW w:w="1080" w:type="dxa"/>
            <w:tcBorders>
              <w:top w:val="single" w:sz="6" w:space="0" w:color="auto"/>
              <w:left w:val="single" w:sz="8" w:space="0" w:color="auto"/>
              <w:bottom w:val="single" w:sz="8" w:space="0" w:color="auto"/>
              <w:right w:val="single" w:sz="8" w:space="0" w:color="auto"/>
            </w:tcBorders>
          </w:tcPr>
          <w:p w14:paraId="4BB64358" w14:textId="77777777" w:rsidR="00D07894" w:rsidRPr="008E3902" w:rsidRDefault="00D07894" w:rsidP="00D07894">
            <w:pPr>
              <w:pStyle w:val="CellBodyCentered"/>
              <w:rPr>
                <w:color w:val="auto"/>
                <w:lang w:val="ru-RU"/>
              </w:rPr>
            </w:pPr>
            <w:r w:rsidRPr="008E3902">
              <w:rPr>
                <w:color w:val="auto"/>
                <w:lang w:val="ru-RU"/>
              </w:rPr>
              <w:t>&gt;600</w:t>
            </w:r>
          </w:p>
        </w:tc>
        <w:tc>
          <w:tcPr>
            <w:tcW w:w="1440" w:type="dxa"/>
            <w:tcBorders>
              <w:top w:val="single" w:sz="6" w:space="0" w:color="auto"/>
              <w:left w:val="nil"/>
              <w:bottom w:val="single" w:sz="8" w:space="0" w:color="auto"/>
              <w:right w:val="single" w:sz="8" w:space="0" w:color="auto"/>
            </w:tcBorders>
          </w:tcPr>
          <w:p w14:paraId="4BB64359" w14:textId="77777777" w:rsidR="00D07894" w:rsidRPr="008E3902" w:rsidRDefault="00D07894" w:rsidP="00D07894">
            <w:pPr>
              <w:pStyle w:val="CellBodyCentered"/>
              <w:rPr>
                <w:color w:val="auto"/>
                <w:lang w:val="ru-RU"/>
              </w:rPr>
            </w:pPr>
            <w:r w:rsidRPr="008E3902">
              <w:rPr>
                <w:color w:val="auto"/>
                <w:lang w:val="ru-RU"/>
              </w:rPr>
              <w:t>&gt;24</w:t>
            </w:r>
          </w:p>
        </w:tc>
        <w:tc>
          <w:tcPr>
            <w:tcW w:w="2268" w:type="dxa"/>
            <w:tcBorders>
              <w:top w:val="single" w:sz="6" w:space="0" w:color="auto"/>
              <w:left w:val="nil"/>
              <w:bottom w:val="single" w:sz="8" w:space="0" w:color="auto"/>
              <w:right w:val="single" w:sz="8" w:space="0" w:color="auto"/>
            </w:tcBorders>
          </w:tcPr>
          <w:p w14:paraId="4BB6435A" w14:textId="77777777" w:rsidR="00D07894" w:rsidRPr="008E3902" w:rsidRDefault="00D07894" w:rsidP="00D07894">
            <w:pPr>
              <w:pStyle w:val="CellBodyCentered"/>
              <w:rPr>
                <w:color w:val="auto"/>
                <w:lang w:val="ru-RU"/>
              </w:rPr>
            </w:pPr>
            <w:r w:rsidRPr="008E3902">
              <w:rPr>
                <w:color w:val="auto"/>
                <w:lang w:val="ru-RU"/>
              </w:rPr>
              <w:t>30</w:t>
            </w:r>
          </w:p>
        </w:tc>
        <w:tc>
          <w:tcPr>
            <w:tcW w:w="1701" w:type="dxa"/>
            <w:tcBorders>
              <w:top w:val="single" w:sz="6" w:space="0" w:color="auto"/>
              <w:left w:val="nil"/>
              <w:bottom w:val="single" w:sz="8" w:space="0" w:color="auto"/>
              <w:right w:val="single" w:sz="8" w:space="0" w:color="auto"/>
            </w:tcBorders>
          </w:tcPr>
          <w:p w14:paraId="4BB6435B" w14:textId="77777777" w:rsidR="00D07894" w:rsidRPr="008E3902" w:rsidRDefault="00D07894" w:rsidP="00D07894">
            <w:pPr>
              <w:pStyle w:val="CellBodyCentered"/>
              <w:rPr>
                <w:color w:val="auto"/>
                <w:lang w:val="ru-RU"/>
              </w:rPr>
            </w:pPr>
            <w:r w:rsidRPr="008E3902">
              <w:rPr>
                <w:color w:val="auto"/>
                <w:lang w:val="ru-RU"/>
              </w:rPr>
              <w:t>40</w:t>
            </w:r>
          </w:p>
        </w:tc>
        <w:tc>
          <w:tcPr>
            <w:tcW w:w="1984" w:type="dxa"/>
            <w:tcBorders>
              <w:top w:val="single" w:sz="6" w:space="0" w:color="auto"/>
              <w:left w:val="nil"/>
              <w:bottom w:val="single" w:sz="8" w:space="0" w:color="auto"/>
              <w:right w:val="single" w:sz="8" w:space="0" w:color="auto"/>
            </w:tcBorders>
          </w:tcPr>
          <w:p w14:paraId="4BB6435C" w14:textId="77777777" w:rsidR="00D07894" w:rsidRPr="008E3902" w:rsidRDefault="00D07894" w:rsidP="00D07894">
            <w:pPr>
              <w:pStyle w:val="CellBodyCentered"/>
              <w:rPr>
                <w:color w:val="auto"/>
                <w:lang w:val="ru-RU"/>
              </w:rPr>
            </w:pPr>
            <w:r w:rsidRPr="008E3902">
              <w:rPr>
                <w:color w:val="auto"/>
                <w:lang w:val="ru-RU"/>
              </w:rPr>
              <w:t>50</w:t>
            </w:r>
          </w:p>
        </w:tc>
      </w:tr>
    </w:tbl>
    <w:p w14:paraId="4BB6435E" w14:textId="77777777" w:rsidR="00CD112F" w:rsidRPr="008E3902" w:rsidRDefault="00CD112F" w:rsidP="00C14B28">
      <w:pPr>
        <w:pStyle w:val="Indent1"/>
      </w:pPr>
    </w:p>
    <w:p w14:paraId="4BB6435F" w14:textId="77777777" w:rsidR="00CD112F" w:rsidRPr="008E3902" w:rsidRDefault="00CD112F" w:rsidP="00E44BA8">
      <w:pPr>
        <w:pStyle w:val="Text1Bold"/>
        <w:ind w:left="851"/>
        <w:rPr>
          <w:lang w:val="ru-RU"/>
        </w:rPr>
      </w:pPr>
      <w:r w:rsidRPr="008E3902">
        <w:rPr>
          <w:b w:val="0"/>
          <w:lang w:val="ru-RU"/>
        </w:rPr>
        <w:t>Защита необходима там, где температура неизолированной поверхности превышает 60</w:t>
      </w:r>
      <w:r w:rsidRPr="008E3902">
        <w:rPr>
          <w:b w:val="0"/>
          <w:position w:val="3"/>
          <w:lang w:val="ru-RU"/>
        </w:rPr>
        <w:t>º</w:t>
      </w:r>
      <w:r w:rsidRPr="008E3902">
        <w:rPr>
          <w:b w:val="0"/>
          <w:lang w:val="ru-RU"/>
        </w:rPr>
        <w:t>C и поверхность легкодоступна для персонала.</w:t>
      </w:r>
    </w:p>
    <w:p w14:paraId="4BB64360" w14:textId="77777777" w:rsidR="00CD112F" w:rsidRPr="008E3902" w:rsidRDefault="00CD112F" w:rsidP="00E44BA8">
      <w:pPr>
        <w:pStyle w:val="Text1Bold"/>
        <w:ind w:left="851"/>
        <w:rPr>
          <w:lang w:val="ru-RU"/>
        </w:rPr>
      </w:pPr>
      <w:r w:rsidRPr="008E3902">
        <w:rPr>
          <w:b w:val="0"/>
          <w:lang w:val="ru-RU"/>
        </w:rPr>
        <w:t>Оборудование/трубопроводы, эксплуатируемые в диапазоне температур 50</w:t>
      </w:r>
      <w:r w:rsidRPr="008E3902">
        <w:rPr>
          <w:b w:val="0"/>
          <w:position w:val="3"/>
          <w:lang w:val="ru-RU"/>
        </w:rPr>
        <w:t>º</w:t>
      </w:r>
      <w:r w:rsidRPr="008E3902">
        <w:rPr>
          <w:b w:val="0"/>
          <w:lang w:val="ru-RU"/>
        </w:rPr>
        <w:t>C-120</w:t>
      </w:r>
      <w:r w:rsidRPr="008E3902">
        <w:rPr>
          <w:b w:val="0"/>
          <w:position w:val="3"/>
          <w:lang w:val="ru-RU"/>
        </w:rPr>
        <w:t>º</w:t>
      </w:r>
      <w:r w:rsidRPr="008E3902">
        <w:rPr>
          <w:b w:val="0"/>
          <w:lang w:val="ru-RU"/>
        </w:rPr>
        <w:t>C, очень подвержены внешней коррозии из-за пропитанной водой изоляции. Следовательно, там, где это практически осуществимо, в диапазоне рабочих температур до 120</w:t>
      </w:r>
      <w:r w:rsidRPr="008E3902">
        <w:rPr>
          <w:b w:val="0"/>
          <w:position w:val="3"/>
          <w:lang w:val="ru-RU"/>
        </w:rPr>
        <w:t>º</w:t>
      </w:r>
      <w:r w:rsidRPr="008E3902">
        <w:rPr>
          <w:b w:val="0"/>
          <w:lang w:val="ru-RU"/>
        </w:rPr>
        <w:t xml:space="preserve">C желательно предусмотреть разделяющий барьер в виде сетки, например, сварной сетки, без изоляции внутри. </w:t>
      </w:r>
    </w:p>
    <w:p w14:paraId="4BB64361" w14:textId="769A87B6" w:rsidR="00D07894" w:rsidRPr="008E3902" w:rsidRDefault="00D07894" w:rsidP="00E44BA8">
      <w:pPr>
        <w:pStyle w:val="Text1Bold"/>
        <w:ind w:left="851"/>
        <w:rPr>
          <w:b w:val="0"/>
          <w:color w:val="auto"/>
          <w:lang w:val="ru-RU"/>
        </w:rPr>
      </w:pPr>
      <w:r w:rsidRPr="008E3902">
        <w:rPr>
          <w:color w:val="auto"/>
          <w:lang w:val="ru-RU"/>
        </w:rPr>
        <w:t>Примечание 1</w:t>
      </w:r>
      <w:r w:rsidR="00E44BA8" w:rsidRPr="008E3902">
        <w:rPr>
          <w:b w:val="0"/>
          <w:color w:val="auto"/>
          <w:lang w:val="ru-RU"/>
        </w:rPr>
        <w:t xml:space="preserve">: </w:t>
      </w:r>
      <w:r w:rsidRPr="008E3902">
        <w:rPr>
          <w:b w:val="0"/>
          <w:color w:val="auto"/>
          <w:lang w:val="ru-RU"/>
        </w:rPr>
        <w:t>Для размеров от ½ дюйма до 1-</w:t>
      </w:r>
      <w:r w:rsidR="00D66A4C" w:rsidRPr="008E3902">
        <w:rPr>
          <w:b w:val="0"/>
          <w:color w:val="auto"/>
          <w:lang w:val="ru-RU"/>
        </w:rPr>
        <w:t>½</w:t>
      </w:r>
      <w:r w:rsidRPr="008E3902">
        <w:rPr>
          <w:b w:val="0"/>
          <w:color w:val="auto"/>
          <w:lang w:val="ru-RU"/>
        </w:rPr>
        <w:t xml:space="preserve"> дюйма – с температурой от 60 до 250 °C, изоляция типа Armaflex заменена на маты из минеральной ваты аналогичной толщины.</w:t>
      </w:r>
    </w:p>
    <w:p w14:paraId="4BB64362" w14:textId="47BE6856" w:rsidR="00D07894" w:rsidRPr="008E3902" w:rsidRDefault="00D07894" w:rsidP="00E44BA8">
      <w:pPr>
        <w:pStyle w:val="Text1Bold"/>
        <w:ind w:left="851"/>
        <w:rPr>
          <w:b w:val="0"/>
          <w:color w:val="auto"/>
          <w:lang w:val="ru-RU"/>
        </w:rPr>
      </w:pPr>
      <w:r w:rsidRPr="008E3902">
        <w:rPr>
          <w:color w:val="auto"/>
          <w:lang w:val="ru-RU"/>
        </w:rPr>
        <w:t>Примечание 2</w:t>
      </w:r>
      <w:r w:rsidR="00E44BA8" w:rsidRPr="008E3902">
        <w:rPr>
          <w:b w:val="0"/>
          <w:color w:val="auto"/>
          <w:lang w:val="ru-RU"/>
        </w:rPr>
        <w:t xml:space="preserve">: </w:t>
      </w:r>
      <w:r w:rsidRPr="008E3902">
        <w:rPr>
          <w:b w:val="0"/>
          <w:color w:val="auto"/>
          <w:lang w:val="ru-RU"/>
        </w:rPr>
        <w:t xml:space="preserve">Для всех паропроводов и трубопроводов горячего водоснабжения с изоляцией для сохранения тепла применяется кодовое обозначение HCPP в соответствии с таблицей </w:t>
      </w:r>
      <w:r w:rsidR="00011F38" w:rsidRPr="00175D11">
        <w:rPr>
          <w:b w:val="0"/>
          <w:color w:val="auto"/>
          <w:lang w:val="ru-RU"/>
        </w:rPr>
        <w:t>9</w:t>
      </w:r>
      <w:r w:rsidR="008F0387" w:rsidRPr="008E3902">
        <w:rPr>
          <w:b w:val="0"/>
          <w:color w:val="auto"/>
          <w:lang w:val="ru-RU"/>
        </w:rPr>
        <w:t xml:space="preserve"> </w:t>
      </w:r>
      <w:r w:rsidRPr="008E3902">
        <w:rPr>
          <w:b w:val="0"/>
          <w:color w:val="auto"/>
          <w:lang w:val="ru-RU"/>
        </w:rPr>
        <w:t>и где требуется защита для персонала. Защитные устройства должны соответствовать требованиям раздел</w:t>
      </w:r>
      <w:r w:rsidR="008F0387" w:rsidRPr="008E3902">
        <w:rPr>
          <w:b w:val="0"/>
          <w:color w:val="auto"/>
          <w:lang w:val="ru-RU"/>
        </w:rPr>
        <w:t>а</w:t>
      </w:r>
      <w:r w:rsidRPr="008E3902">
        <w:rPr>
          <w:b w:val="0"/>
          <w:color w:val="auto"/>
          <w:lang w:val="ru-RU"/>
        </w:rPr>
        <w:t xml:space="preserve"> 6.2.</w:t>
      </w:r>
    </w:p>
    <w:p w14:paraId="6C6D1FB7" w14:textId="77777777" w:rsidR="00E44BA8" w:rsidRPr="008E3902" w:rsidRDefault="00E44BA8" w:rsidP="00E44BA8">
      <w:pPr>
        <w:pStyle w:val="Text1"/>
        <w:rPr>
          <w:lang w:val="ru-RU"/>
        </w:rPr>
      </w:pPr>
    </w:p>
    <w:p w14:paraId="018E538E" w14:textId="77777777" w:rsidR="001256E7" w:rsidRPr="008E3902" w:rsidRDefault="001256E7" w:rsidP="001F30FF">
      <w:pPr>
        <w:spacing w:before="0" w:line="240" w:lineRule="auto"/>
        <w:ind w:left="709"/>
        <w:rPr>
          <w:b/>
          <w:w w:val="0"/>
          <w:lang w:val="ru-RU"/>
          <w:rPrChange w:id="2170" w:author="Tuleshov, Kurmanbek [Bolashak Atyrau Limited]" w:date="2022-10-10T22:14:00Z">
            <w:rPr>
              <w:rFonts w:ascii="Roboto" w:hAnsi="Roboto"/>
              <w:sz w:val="36"/>
              <w:szCs w:val="36"/>
              <w:shd w:val="clear" w:color="auto" w:fill="F5F5F5"/>
            </w:rPr>
          </w:rPrChange>
        </w:rPr>
      </w:pPr>
      <w:r w:rsidRPr="008E3902">
        <w:rPr>
          <w:b/>
          <w:w w:val="0"/>
          <w:lang w:val="ru-RU"/>
          <w:rPrChange w:id="2171" w:author="Tuleshov, Kurmanbek [Bolashak Atyrau Limited]" w:date="2022-10-10T22:14:00Z">
            <w:rPr>
              <w:rFonts w:ascii="Roboto" w:hAnsi="Roboto"/>
              <w:sz w:val="36"/>
              <w:szCs w:val="36"/>
              <w:shd w:val="clear" w:color="auto" w:fill="F5F5F5"/>
            </w:rPr>
          </w:rPrChange>
        </w:rPr>
        <w:lastRenderedPageBreak/>
        <w:t>Использование расширенной алюминиевой сетки вместо изоляции для защиты персонала</w:t>
      </w:r>
    </w:p>
    <w:p w14:paraId="32921C4F" w14:textId="71E23DA5" w:rsidR="001F30FF" w:rsidRPr="008E3902" w:rsidRDefault="001F30FF" w:rsidP="001F30FF">
      <w:pPr>
        <w:spacing w:before="0" w:line="240" w:lineRule="auto"/>
        <w:ind w:left="709"/>
        <w:rPr>
          <w:bCs/>
          <w:w w:val="0"/>
          <w:lang w:val="ru-RU"/>
          <w:rPrChange w:id="2172" w:author="Tuleshov, Kurmanbek [Bolashak Atyrau Limited]" w:date="2022-10-10T22:14:00Z">
            <w:rPr>
              <w:bCs/>
              <w:w w:val="0"/>
            </w:rPr>
          </w:rPrChange>
        </w:rPr>
      </w:pPr>
      <w:r w:rsidRPr="008E3902">
        <w:rPr>
          <w:bCs/>
          <w:w w:val="0"/>
          <w:lang w:val="ru-RU"/>
          <w:rPrChange w:id="2173" w:author="Tuleshov, Kurmanbek [Bolashak Atyrau Limited]" w:date="2022-10-10T22:14:00Z">
            <w:rPr>
              <w:bCs/>
              <w:w w:val="0"/>
            </w:rPr>
          </w:rPrChange>
        </w:rPr>
        <w:t xml:space="preserve">1. </w:t>
      </w:r>
      <w:r w:rsidR="001256E7" w:rsidRPr="008E3902">
        <w:rPr>
          <w:bCs/>
          <w:w w:val="0"/>
          <w:lang w:val="ru-RU"/>
          <w:rPrChange w:id="2174" w:author="Tuleshov, Kurmanbek [Bolashak Atyrau Limited]" w:date="2022-10-10T22:14:00Z">
            <w:rPr>
              <w:rFonts w:ascii="Roboto" w:hAnsi="Roboto"/>
              <w:sz w:val="27"/>
              <w:szCs w:val="27"/>
              <w:shd w:val="clear" w:color="auto" w:fill="D2E3FC"/>
            </w:rPr>
          </w:rPrChange>
        </w:rPr>
        <w:t>Расширенная алюминиевая сетка может использоваться для защиты персонала на поверхностях, работающих при температуре 60°C – 498°C (140°F – 930°F).</w:t>
      </w:r>
    </w:p>
    <w:p w14:paraId="2A54E229" w14:textId="59FEC594" w:rsidR="001F30FF" w:rsidRPr="008E3902" w:rsidRDefault="001F30FF" w:rsidP="001F30FF">
      <w:pPr>
        <w:spacing w:before="0" w:line="240" w:lineRule="auto"/>
        <w:ind w:left="709"/>
        <w:rPr>
          <w:bCs/>
          <w:w w:val="0"/>
          <w:lang w:val="ru-RU"/>
          <w:rPrChange w:id="2175" w:author="Tuleshov, Kurmanbek [Bolashak Atyrau Limited]" w:date="2022-10-10T22:14:00Z">
            <w:rPr>
              <w:bCs/>
              <w:w w:val="0"/>
            </w:rPr>
          </w:rPrChange>
        </w:rPr>
      </w:pPr>
      <w:r w:rsidRPr="008E3902">
        <w:rPr>
          <w:bCs/>
          <w:w w:val="0"/>
          <w:lang w:val="ru-RU"/>
          <w:rPrChange w:id="2176" w:author="Tuleshov, Kurmanbek [Bolashak Atyrau Limited]" w:date="2022-10-10T22:14:00Z">
            <w:rPr>
              <w:bCs/>
              <w:w w:val="0"/>
            </w:rPr>
          </w:rPrChange>
        </w:rPr>
        <w:t xml:space="preserve">2. </w:t>
      </w:r>
      <w:r w:rsidR="001256E7" w:rsidRPr="008E3902">
        <w:rPr>
          <w:bCs/>
          <w:w w:val="0"/>
          <w:lang w:val="ru-RU"/>
          <w:rPrChange w:id="2177" w:author="Tuleshov, Kurmanbek [Bolashak Atyrau Limited]" w:date="2022-10-10T22:14:00Z">
            <w:rPr>
              <w:rStyle w:val="q4iawc"/>
              <w:rFonts w:ascii="Roboto" w:hAnsi="Roboto"/>
              <w:sz w:val="36"/>
              <w:szCs w:val="36"/>
              <w:shd w:val="clear" w:color="auto" w:fill="F5F5F5"/>
            </w:rPr>
          </w:rPrChange>
        </w:rPr>
        <w:t>Спецификация материала: Expamet REF.</w:t>
      </w:r>
      <w:r w:rsidR="001256E7" w:rsidRPr="008E3902">
        <w:rPr>
          <w:bCs/>
          <w:w w:val="0"/>
          <w:lang w:val="ru-RU"/>
          <w:rPrChange w:id="2178" w:author="Tuleshov, Kurmanbek [Bolashak Atyrau Limited]" w:date="2022-10-10T22:14:00Z">
            <w:rPr>
              <w:rFonts w:ascii="Roboto" w:hAnsi="Roboto"/>
              <w:sz w:val="36"/>
              <w:szCs w:val="36"/>
              <w:shd w:val="clear" w:color="auto" w:fill="F5F5F5"/>
            </w:rPr>
          </w:rPrChange>
        </w:rPr>
        <w:t xml:space="preserve"> </w:t>
      </w:r>
      <w:r w:rsidR="001256E7" w:rsidRPr="008E3902">
        <w:rPr>
          <w:bCs/>
          <w:w w:val="0"/>
          <w:lang w:val="ru-RU"/>
          <w:rPrChange w:id="2179" w:author="Tuleshov, Kurmanbek [Bolashak Atyrau Limited]" w:date="2022-10-10T22:14:00Z">
            <w:rPr>
              <w:rStyle w:val="q4iawc"/>
              <w:rFonts w:ascii="Roboto" w:hAnsi="Roboto"/>
              <w:sz w:val="36"/>
              <w:szCs w:val="36"/>
              <w:shd w:val="clear" w:color="auto" w:fill="F5F5F5"/>
            </w:rPr>
          </w:rPrChange>
        </w:rPr>
        <w:t>450A 0,076 мм, не гофрированный, ширина 4 дюйма и длина 328 футов</w:t>
      </w:r>
      <w:r w:rsidRPr="008E3902">
        <w:rPr>
          <w:bCs/>
          <w:w w:val="0"/>
          <w:lang w:val="ru-RU"/>
          <w:rPrChange w:id="2180" w:author="Tuleshov, Kurmanbek [Bolashak Atyrau Limited]" w:date="2022-10-10T22:14:00Z">
            <w:rPr>
              <w:bCs/>
              <w:w w:val="0"/>
            </w:rPr>
          </w:rPrChange>
        </w:rPr>
        <w:t>.</w:t>
      </w:r>
    </w:p>
    <w:p w14:paraId="37F8AC73" w14:textId="1AF38E3A" w:rsidR="001F30FF" w:rsidRPr="003052B9" w:rsidRDefault="001F30FF" w:rsidP="0013461B">
      <w:pPr>
        <w:spacing w:before="0" w:line="240" w:lineRule="auto"/>
        <w:ind w:left="709"/>
        <w:rPr>
          <w:bCs/>
          <w:w w:val="0"/>
          <w:rPrChange w:id="2181" w:author="Tuleshov, Kurmanbek [Bolashak Atyrau Limited]" w:date="2022-11-03T14:29:00Z">
            <w:rPr>
              <w:rStyle w:val="q4iawc"/>
              <w:rFonts w:ascii="Roboto" w:hAnsi="Roboto"/>
              <w:sz w:val="27"/>
              <w:szCs w:val="27"/>
              <w:shd w:val="clear" w:color="auto" w:fill="F5F5F5"/>
              <w:lang w:val="ru-RU"/>
            </w:rPr>
          </w:rPrChange>
        </w:rPr>
      </w:pPr>
      <w:r w:rsidRPr="008E3902">
        <w:rPr>
          <w:bCs/>
          <w:w w:val="0"/>
          <w:lang w:val="ru-RU"/>
          <w:rPrChange w:id="2182" w:author="Tuleshov, Kurmanbek [Bolashak Atyrau Limited]" w:date="2022-10-10T22:14:00Z">
            <w:rPr>
              <w:bCs/>
              <w:w w:val="0"/>
            </w:rPr>
          </w:rPrChange>
        </w:rPr>
        <w:t xml:space="preserve">3. </w:t>
      </w:r>
      <w:r w:rsidR="0013461B" w:rsidRPr="008E3902">
        <w:rPr>
          <w:bCs/>
          <w:w w:val="0"/>
          <w:lang w:val="ru-RU"/>
          <w:rPrChange w:id="2183" w:author="Tuleshov, Kurmanbek [Bolashak Atyrau Limited]" w:date="2022-10-10T22:14:00Z">
            <w:rPr>
              <w:rStyle w:val="q4iawc"/>
              <w:rFonts w:ascii="Roboto" w:hAnsi="Roboto"/>
              <w:sz w:val="27"/>
              <w:szCs w:val="27"/>
              <w:shd w:val="clear" w:color="auto" w:fill="F5F5F5"/>
            </w:rPr>
          </w:rPrChange>
        </w:rPr>
        <w:t>Процедура обмотки должна выполняться с 50-процентным перекрытием, а затем возвращаться с еще 50-процентным перекрытием, чтобы обеспечить 4-слойную обмотку.</w:t>
      </w:r>
      <w:r w:rsidR="0013461B" w:rsidRPr="008E3902">
        <w:rPr>
          <w:bCs/>
          <w:w w:val="0"/>
          <w:lang w:val="ru-RU"/>
          <w:rPrChange w:id="2184" w:author="Tuleshov, Kurmanbek [Bolashak Atyrau Limited]" w:date="2022-10-10T22:14:00Z">
            <w:rPr>
              <w:rFonts w:ascii="Roboto" w:hAnsi="Roboto"/>
              <w:sz w:val="27"/>
              <w:szCs w:val="27"/>
              <w:shd w:val="clear" w:color="auto" w:fill="F5F5F5"/>
            </w:rPr>
          </w:rPrChange>
        </w:rPr>
        <w:t xml:space="preserve"> </w:t>
      </w:r>
      <w:r w:rsidR="0013461B" w:rsidRPr="008E3902">
        <w:rPr>
          <w:bCs/>
          <w:w w:val="0"/>
          <w:lang w:val="ru-RU"/>
          <w:rPrChange w:id="2185" w:author="Tuleshov, Kurmanbek [Bolashak Atyrau Limited]" w:date="2022-10-10T22:14:00Z">
            <w:rPr>
              <w:rStyle w:val="q4iawc"/>
              <w:rFonts w:ascii="Roboto" w:hAnsi="Roboto"/>
              <w:sz w:val="27"/>
              <w:szCs w:val="27"/>
              <w:shd w:val="clear" w:color="auto" w:fill="D2E3FC"/>
            </w:rPr>
          </w:rPrChange>
        </w:rPr>
        <w:t>Концы должны быть связаны проволокой из нержавеющей стали 18-го калибра, а остальная часть обмотки должна быть намотана спиралью с обвязочной проволокой, чтобы удерживать ее на месте.</w:t>
      </w:r>
      <w:r w:rsidR="0013461B" w:rsidRPr="008E3902">
        <w:rPr>
          <w:bCs/>
          <w:w w:val="0"/>
          <w:lang w:val="ru-RU"/>
          <w:rPrChange w:id="2186" w:author="Tuleshov, Kurmanbek [Bolashak Atyrau Limited]" w:date="2022-10-10T22:14:00Z">
            <w:rPr>
              <w:rFonts w:ascii="Roboto" w:hAnsi="Roboto"/>
              <w:sz w:val="27"/>
              <w:szCs w:val="27"/>
              <w:shd w:val="clear" w:color="auto" w:fill="F5F5F5"/>
            </w:rPr>
          </w:rPrChange>
        </w:rPr>
        <w:t xml:space="preserve"> </w:t>
      </w:r>
      <w:r w:rsidR="0013461B" w:rsidRPr="008E3902">
        <w:rPr>
          <w:bCs/>
          <w:w w:val="0"/>
          <w:lang w:val="ru-RU"/>
          <w:rPrChange w:id="2187" w:author="Tuleshov, Kurmanbek [Bolashak Atyrau Limited]" w:date="2022-10-10T22:14:00Z">
            <w:rPr>
              <w:rStyle w:val="q4iawc"/>
              <w:rFonts w:ascii="Roboto" w:hAnsi="Roboto"/>
              <w:sz w:val="27"/>
              <w:szCs w:val="27"/>
              <w:shd w:val="clear" w:color="auto" w:fill="F5F5F5"/>
            </w:rPr>
          </w:rPrChange>
        </w:rPr>
        <w:t>Острые концы должны быть спрятаны, чтобы персонал не мог зацепиться за них или порезаться.</w:t>
      </w:r>
    </w:p>
    <w:p w14:paraId="0CA40231" w14:textId="61A03250" w:rsidR="0013461B" w:rsidRPr="008E3902" w:rsidRDefault="0013461B">
      <w:pPr>
        <w:spacing w:before="0" w:line="240" w:lineRule="auto"/>
        <w:ind w:left="709"/>
        <w:rPr>
          <w:lang w:val="ru-RU"/>
          <w:rPrChange w:id="2188" w:author="Tuleshov, Kurmanbek [Bolashak Atyrau Limited]" w:date="2022-10-10T17:04:00Z">
            <w:rPr>
              <w:color w:val="auto"/>
              <w:lang w:val="ru-RU"/>
            </w:rPr>
          </w:rPrChange>
        </w:rPr>
        <w:pPrChange w:id="2189" w:author="Tuleshov, Kurmanbek [Bolashak Atyrau Limited]" w:date="2022-10-10T16:56:00Z">
          <w:pPr>
            <w:pStyle w:val="Text1Bold"/>
            <w:ind w:left="2250" w:hanging="1530"/>
          </w:pPr>
        </w:pPrChange>
      </w:pPr>
      <w:r w:rsidRPr="008E3902">
        <w:rPr>
          <w:bCs/>
          <w:w w:val="0"/>
          <w:lang w:val="ru-RU"/>
          <w:rPrChange w:id="2190" w:author="Tuleshov, Kurmanbek [Bolashak Atyrau Limited]" w:date="2022-10-10T22:14:00Z">
            <w:rPr>
              <w:b w:val="0"/>
            </w:rPr>
          </w:rPrChange>
        </w:rPr>
        <w:t xml:space="preserve">4. </w:t>
      </w:r>
      <w:r w:rsidRPr="008E3902">
        <w:rPr>
          <w:bCs/>
          <w:w w:val="0"/>
          <w:lang w:val="ru-RU"/>
          <w:rPrChange w:id="2191" w:author="Tuleshov, Kurmanbek [Bolashak Atyrau Limited]" w:date="2022-10-10T22:14:00Z">
            <w:rPr>
              <w:rFonts w:ascii="Roboto" w:hAnsi="Roboto"/>
              <w:b w:val="0"/>
              <w:bCs w:val="0"/>
              <w:sz w:val="27"/>
              <w:szCs w:val="27"/>
              <w:shd w:val="clear" w:color="auto" w:fill="D2E3FC"/>
            </w:rPr>
          </w:rPrChange>
        </w:rPr>
        <w:t>Фитинги должны быть обернуты в один или несколько слоев (болты, фланцы и т. д.) в зависимости от рабочей температуры.</w:t>
      </w:r>
    </w:p>
    <w:p w14:paraId="4BB64364" w14:textId="77777777" w:rsidR="00CD112F" w:rsidRPr="008E3902" w:rsidRDefault="004B048F" w:rsidP="00C14B28">
      <w:pPr>
        <w:pStyle w:val="Heading2"/>
        <w:rPr>
          <w:lang w:val="ru-RU"/>
        </w:rPr>
      </w:pPr>
      <w:bookmarkStart w:id="2192" w:name="_Toc418081437"/>
      <w:bookmarkStart w:id="2193" w:name="_Toc325464872"/>
      <w:bookmarkEnd w:id="2192"/>
      <w:r w:rsidRPr="008E3902">
        <w:rPr>
          <w:lang w:val="ru-RU"/>
        </w:rPr>
        <w:br w:type="page"/>
      </w:r>
      <w:bookmarkStart w:id="2194" w:name="_Toc117352193"/>
      <w:r w:rsidR="00CD112F" w:rsidRPr="008E3902">
        <w:rPr>
          <w:lang w:val="ru-RU"/>
        </w:rPr>
        <w:lastRenderedPageBreak/>
        <w:t>Таблица значений толщины теплоизоляции для сохранения тепла в случае установки под землей</w:t>
      </w:r>
      <w:bookmarkEnd w:id="2193"/>
      <w:bookmarkEnd w:id="2194"/>
      <w:r w:rsidR="00CD112F" w:rsidRPr="008E3902">
        <w:rPr>
          <w:lang w:val="ru-RU"/>
        </w:rPr>
        <w:t xml:space="preserve"> </w:t>
      </w:r>
    </w:p>
    <w:p w14:paraId="4BB64365" w14:textId="77777777" w:rsidR="00CD112F" w:rsidRPr="008E3902" w:rsidRDefault="00CD112F" w:rsidP="00D73607">
      <w:pPr>
        <w:pStyle w:val="Indent1"/>
        <w:rPr>
          <w:rFonts w:ascii="Times New Roman" w:hAnsi="Times New Roman"/>
          <w:szCs w:val="22"/>
        </w:rPr>
      </w:pPr>
      <w:r w:rsidRPr="008E3902">
        <w:rPr>
          <w:rFonts w:ascii="Times New Roman" w:hAnsi="Times New Roman"/>
          <w:szCs w:val="22"/>
        </w:rPr>
        <w:t>Материал</w:t>
      </w:r>
      <w:r w:rsidRPr="008E3902">
        <w:rPr>
          <w:rFonts w:ascii="Times New Roman" w:hAnsi="Times New Roman"/>
          <w:szCs w:val="22"/>
        </w:rPr>
        <w:tab/>
      </w:r>
      <w:r w:rsidRPr="008E3902">
        <w:rPr>
          <w:rFonts w:ascii="Times New Roman" w:hAnsi="Times New Roman"/>
          <w:szCs w:val="22"/>
        </w:rPr>
        <w:tab/>
        <w:t>Ячеистое стекло</w:t>
      </w:r>
    </w:p>
    <w:p w14:paraId="4BB64366" w14:textId="77777777" w:rsidR="00CD112F" w:rsidRPr="008E3902" w:rsidRDefault="00CD112F" w:rsidP="00D73607">
      <w:pPr>
        <w:pStyle w:val="Indent1"/>
        <w:rPr>
          <w:rFonts w:ascii="Times New Roman" w:hAnsi="Times New Roman"/>
          <w:szCs w:val="22"/>
        </w:rPr>
      </w:pPr>
      <w:r w:rsidRPr="008E3902">
        <w:rPr>
          <w:rFonts w:ascii="Times New Roman" w:hAnsi="Times New Roman"/>
          <w:szCs w:val="22"/>
        </w:rPr>
        <w:t>Плотность</w:t>
      </w:r>
      <w:r w:rsidRPr="008E3902">
        <w:rPr>
          <w:rFonts w:ascii="Times New Roman" w:hAnsi="Times New Roman"/>
          <w:szCs w:val="22"/>
        </w:rPr>
        <w:tab/>
      </w:r>
      <w:r w:rsidRPr="008E3902">
        <w:rPr>
          <w:rFonts w:ascii="Times New Roman" w:hAnsi="Times New Roman"/>
          <w:szCs w:val="22"/>
        </w:rPr>
        <w:tab/>
        <w:t>115 кг/м³</w:t>
      </w:r>
    </w:p>
    <w:tbl>
      <w:tblPr>
        <w:tblW w:w="8348" w:type="dxa"/>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900"/>
        <w:gridCol w:w="1091"/>
        <w:gridCol w:w="1092"/>
        <w:gridCol w:w="1091"/>
        <w:gridCol w:w="1091"/>
        <w:gridCol w:w="1091"/>
        <w:gridCol w:w="1092"/>
      </w:tblGrid>
      <w:tr w:rsidR="00CD112F" w:rsidRPr="003052B9" w14:paraId="4BB64368" w14:textId="77777777" w:rsidTr="004B048F">
        <w:trPr>
          <w:cantSplit/>
          <w:trHeight w:val="282"/>
        </w:trPr>
        <w:tc>
          <w:tcPr>
            <w:tcW w:w="8348" w:type="dxa"/>
            <w:gridSpan w:val="8"/>
            <w:tcBorders>
              <w:top w:val="nil"/>
              <w:left w:val="nil"/>
              <w:bottom w:val="nil"/>
              <w:right w:val="nil"/>
            </w:tcBorders>
          </w:tcPr>
          <w:p w14:paraId="4BB64367" w14:textId="58AA7715" w:rsidR="00CD112F" w:rsidRPr="008E3902" w:rsidRDefault="00CD112F" w:rsidP="00E44BA8">
            <w:pPr>
              <w:pStyle w:val="TableTitle1"/>
              <w:numPr>
                <w:ilvl w:val="0"/>
                <w:numId w:val="0"/>
              </w:numPr>
              <w:ind w:left="162" w:hanging="123"/>
              <w:rPr>
                <w:lang w:val="ru-RU"/>
              </w:rPr>
            </w:pPr>
            <w:r w:rsidRPr="008E3902">
              <w:rPr>
                <w:lang w:val="ru-RU"/>
              </w:rPr>
              <w:t xml:space="preserve">Таблица </w:t>
            </w:r>
            <w:r w:rsidR="007044ED" w:rsidRPr="00175D11">
              <w:rPr>
                <w:lang w:val="ru-RU"/>
              </w:rPr>
              <w:t>10</w:t>
            </w:r>
            <w:r w:rsidRPr="008E3902">
              <w:rPr>
                <w:lang w:val="ru-RU"/>
              </w:rPr>
              <w:t>: Таблица значений толщины теплоизоляции для сохранения тепла в случае установки под землей</w:t>
            </w:r>
            <w:r w:rsidR="00F85E17" w:rsidRPr="008E3902">
              <w:rPr>
                <w:lang w:val="ru-RU"/>
              </w:rPr>
              <w:t xml:space="preserve">  </w:t>
            </w:r>
          </w:p>
        </w:tc>
      </w:tr>
      <w:tr w:rsidR="00CD112F" w:rsidRPr="008E3902" w14:paraId="4BB6436B" w14:textId="77777777" w:rsidTr="004B048F">
        <w:trPr>
          <w:cantSplit/>
          <w:trHeight w:val="282"/>
        </w:trPr>
        <w:tc>
          <w:tcPr>
            <w:tcW w:w="1800" w:type="dxa"/>
            <w:gridSpan w:val="2"/>
            <w:tcBorders>
              <w:top w:val="single" w:sz="8" w:space="0" w:color="auto"/>
              <w:left w:val="single" w:sz="8" w:space="0" w:color="auto"/>
              <w:right w:val="single" w:sz="4" w:space="0" w:color="auto"/>
            </w:tcBorders>
          </w:tcPr>
          <w:p w14:paraId="4BB64369" w14:textId="77777777" w:rsidR="00CD112F" w:rsidRPr="008E3902" w:rsidRDefault="00CD112F" w:rsidP="004B1B11">
            <w:pPr>
              <w:pStyle w:val="CellHeadingCentered"/>
              <w:rPr>
                <w:lang w:val="ru-RU"/>
              </w:rPr>
            </w:pPr>
            <w:r w:rsidRPr="008E3902">
              <w:rPr>
                <w:lang w:val="ru-RU"/>
              </w:rPr>
              <w:t>РАЗМЕР</w:t>
            </w:r>
          </w:p>
        </w:tc>
        <w:tc>
          <w:tcPr>
            <w:tcW w:w="6548" w:type="dxa"/>
            <w:gridSpan w:val="6"/>
            <w:tcBorders>
              <w:top w:val="single" w:sz="4" w:space="0" w:color="auto"/>
              <w:left w:val="single" w:sz="4" w:space="0" w:color="auto"/>
              <w:bottom w:val="single" w:sz="4" w:space="0" w:color="auto"/>
              <w:right w:val="single" w:sz="8" w:space="0" w:color="auto"/>
            </w:tcBorders>
          </w:tcPr>
          <w:p w14:paraId="4BB6436A" w14:textId="77777777" w:rsidR="00CD112F" w:rsidRPr="008E3902" w:rsidRDefault="00CD112F" w:rsidP="004B1B11">
            <w:pPr>
              <w:pStyle w:val="CellHeadingCentered"/>
              <w:rPr>
                <w:lang w:val="ru-RU"/>
              </w:rPr>
            </w:pPr>
            <w:r w:rsidRPr="008E3902">
              <w:rPr>
                <w:lang w:val="ru-RU"/>
              </w:rPr>
              <w:t>Рабочая температура (°С)</w:t>
            </w:r>
          </w:p>
        </w:tc>
      </w:tr>
      <w:tr w:rsidR="004B048F" w:rsidRPr="008E3902" w14:paraId="4BB64376" w14:textId="77777777" w:rsidTr="004B048F">
        <w:trPr>
          <w:cantSplit/>
          <w:trHeight w:val="282"/>
        </w:trPr>
        <w:tc>
          <w:tcPr>
            <w:tcW w:w="900" w:type="dxa"/>
            <w:tcBorders>
              <w:left w:val="single" w:sz="8" w:space="0" w:color="auto"/>
              <w:right w:val="nil"/>
            </w:tcBorders>
          </w:tcPr>
          <w:p w14:paraId="4BB6436C" w14:textId="77777777" w:rsidR="004B048F" w:rsidRPr="008E3902" w:rsidRDefault="004B048F" w:rsidP="00D168DE">
            <w:pPr>
              <w:pStyle w:val="CellHeadingCentered"/>
              <w:ind w:left="-108" w:right="-107"/>
              <w:rPr>
                <w:lang w:val="ru-RU"/>
              </w:rPr>
            </w:pPr>
            <w:r w:rsidRPr="008E3902">
              <w:rPr>
                <w:lang w:val="ru-RU"/>
              </w:rPr>
              <w:t>Номи-наль-ный диаметр (DN)</w:t>
            </w:r>
          </w:p>
          <w:p w14:paraId="4BB6436D" w14:textId="77777777" w:rsidR="004B048F" w:rsidRPr="008E3902" w:rsidRDefault="004B048F" w:rsidP="00D168DE">
            <w:pPr>
              <w:pStyle w:val="CellHeadingCentered"/>
              <w:ind w:left="-108" w:right="-107"/>
              <w:rPr>
                <w:lang w:val="ru-RU"/>
              </w:rPr>
            </w:pPr>
          </w:p>
        </w:tc>
        <w:tc>
          <w:tcPr>
            <w:tcW w:w="900" w:type="dxa"/>
            <w:tcBorders>
              <w:top w:val="single" w:sz="8" w:space="0" w:color="auto"/>
              <w:left w:val="single" w:sz="4" w:space="0" w:color="auto"/>
              <w:bottom w:val="single" w:sz="4" w:space="0" w:color="auto"/>
              <w:right w:val="single" w:sz="4" w:space="0" w:color="auto"/>
            </w:tcBorders>
          </w:tcPr>
          <w:p w14:paraId="4BB6436E" w14:textId="77777777" w:rsidR="004B048F" w:rsidRPr="008E3902" w:rsidRDefault="004B048F" w:rsidP="00D168DE">
            <w:pPr>
              <w:pStyle w:val="CellHeadingCentered"/>
              <w:ind w:left="-108" w:right="-107"/>
              <w:rPr>
                <w:lang w:val="ru-RU"/>
              </w:rPr>
            </w:pPr>
            <w:r w:rsidRPr="008E3902">
              <w:rPr>
                <w:lang w:val="ru-RU"/>
              </w:rPr>
              <w:t>Номи-наль-ный размер трубы</w:t>
            </w:r>
          </w:p>
          <w:p w14:paraId="4BB6436F" w14:textId="77777777" w:rsidR="004B048F" w:rsidRPr="008E3902" w:rsidRDefault="004B048F" w:rsidP="00D168DE">
            <w:pPr>
              <w:pStyle w:val="CellHeadingCentered"/>
              <w:ind w:left="-108" w:right="-107"/>
              <w:rPr>
                <w:sz w:val="16"/>
                <w:lang w:val="ru-RU"/>
              </w:rPr>
            </w:pPr>
            <w:r w:rsidRPr="008E3902">
              <w:rPr>
                <w:sz w:val="16"/>
                <w:lang w:val="ru-RU"/>
              </w:rPr>
              <w:t>(дюймы)</w:t>
            </w:r>
          </w:p>
        </w:tc>
        <w:tc>
          <w:tcPr>
            <w:tcW w:w="1091" w:type="dxa"/>
            <w:tcBorders>
              <w:top w:val="single" w:sz="8" w:space="0" w:color="auto"/>
              <w:left w:val="single" w:sz="4" w:space="0" w:color="auto"/>
              <w:bottom w:val="single" w:sz="4" w:space="0" w:color="auto"/>
              <w:right w:val="single" w:sz="4" w:space="0" w:color="auto"/>
            </w:tcBorders>
          </w:tcPr>
          <w:p w14:paraId="4BB64370" w14:textId="77777777" w:rsidR="004B048F" w:rsidRPr="008E3902" w:rsidRDefault="004B048F" w:rsidP="004B048F">
            <w:pPr>
              <w:pStyle w:val="CellHeadingCentered"/>
              <w:ind w:left="-130" w:right="-75"/>
              <w:rPr>
                <w:lang w:val="ru-RU"/>
              </w:rPr>
            </w:pPr>
            <w:r w:rsidRPr="008E3902">
              <w:rPr>
                <w:lang w:val="ru-RU"/>
              </w:rPr>
              <w:t>От темпе-ратуры окружаю-щей среды до 50</w:t>
            </w:r>
          </w:p>
        </w:tc>
        <w:tc>
          <w:tcPr>
            <w:tcW w:w="1092" w:type="dxa"/>
            <w:tcBorders>
              <w:top w:val="single" w:sz="8" w:space="0" w:color="auto"/>
              <w:left w:val="single" w:sz="4" w:space="0" w:color="auto"/>
              <w:bottom w:val="single" w:sz="4" w:space="0" w:color="auto"/>
              <w:right w:val="single" w:sz="4" w:space="0" w:color="auto"/>
            </w:tcBorders>
          </w:tcPr>
          <w:p w14:paraId="4BB64371" w14:textId="77777777" w:rsidR="004B048F" w:rsidRPr="008E3902" w:rsidRDefault="004B048F" w:rsidP="004B1B11">
            <w:pPr>
              <w:pStyle w:val="CellHeadingCentered"/>
              <w:rPr>
                <w:lang w:val="ru-RU"/>
              </w:rPr>
            </w:pPr>
            <w:r w:rsidRPr="008E3902">
              <w:rPr>
                <w:lang w:val="ru-RU"/>
              </w:rPr>
              <w:t>от 51 до 100</w:t>
            </w:r>
          </w:p>
        </w:tc>
        <w:tc>
          <w:tcPr>
            <w:tcW w:w="1091" w:type="dxa"/>
            <w:tcBorders>
              <w:top w:val="single" w:sz="8" w:space="0" w:color="auto"/>
              <w:left w:val="single" w:sz="4" w:space="0" w:color="auto"/>
              <w:bottom w:val="single" w:sz="4" w:space="0" w:color="auto"/>
              <w:right w:val="single" w:sz="4" w:space="0" w:color="auto"/>
            </w:tcBorders>
          </w:tcPr>
          <w:p w14:paraId="4BB64372" w14:textId="77777777" w:rsidR="004B048F" w:rsidRPr="008E3902" w:rsidRDefault="004B048F" w:rsidP="004B1B11">
            <w:pPr>
              <w:pStyle w:val="CellHeadingCentered"/>
              <w:rPr>
                <w:lang w:val="ru-RU"/>
              </w:rPr>
            </w:pPr>
            <w:r w:rsidRPr="008E3902">
              <w:rPr>
                <w:lang w:val="ru-RU"/>
              </w:rPr>
              <w:t>от 101 до 50</w:t>
            </w:r>
          </w:p>
        </w:tc>
        <w:tc>
          <w:tcPr>
            <w:tcW w:w="1091" w:type="dxa"/>
            <w:tcBorders>
              <w:left w:val="nil"/>
              <w:bottom w:val="nil"/>
              <w:right w:val="single" w:sz="8" w:space="0" w:color="auto"/>
            </w:tcBorders>
          </w:tcPr>
          <w:p w14:paraId="4BB64373" w14:textId="77777777" w:rsidR="004B048F" w:rsidRPr="008E3902" w:rsidRDefault="004B048F" w:rsidP="004B1B11">
            <w:pPr>
              <w:pStyle w:val="CellHeadingCentered"/>
              <w:rPr>
                <w:lang w:val="ru-RU"/>
              </w:rPr>
            </w:pPr>
            <w:r w:rsidRPr="008E3902">
              <w:rPr>
                <w:lang w:val="ru-RU"/>
              </w:rPr>
              <w:t>от 151 до 200</w:t>
            </w:r>
          </w:p>
        </w:tc>
        <w:tc>
          <w:tcPr>
            <w:tcW w:w="1091" w:type="dxa"/>
            <w:tcBorders>
              <w:left w:val="nil"/>
              <w:right w:val="single" w:sz="8" w:space="0" w:color="auto"/>
            </w:tcBorders>
          </w:tcPr>
          <w:p w14:paraId="4BB64374" w14:textId="77777777" w:rsidR="004B048F" w:rsidRPr="008E3902" w:rsidRDefault="004B048F" w:rsidP="004B1B11">
            <w:pPr>
              <w:pStyle w:val="CellHeadingCentered"/>
              <w:rPr>
                <w:lang w:val="ru-RU"/>
              </w:rPr>
            </w:pPr>
            <w:r w:rsidRPr="008E3902">
              <w:rPr>
                <w:lang w:val="ru-RU"/>
              </w:rPr>
              <w:t>от 201 до 250</w:t>
            </w:r>
          </w:p>
        </w:tc>
        <w:tc>
          <w:tcPr>
            <w:tcW w:w="1092" w:type="dxa"/>
            <w:tcBorders>
              <w:left w:val="nil"/>
              <w:right w:val="single" w:sz="8" w:space="0" w:color="auto"/>
            </w:tcBorders>
          </w:tcPr>
          <w:p w14:paraId="4BB64375" w14:textId="77777777" w:rsidR="004B048F" w:rsidRPr="008E3902" w:rsidRDefault="004B048F" w:rsidP="004B1B11">
            <w:pPr>
              <w:pStyle w:val="CellHeadingCentered"/>
              <w:rPr>
                <w:lang w:val="ru-RU"/>
              </w:rPr>
            </w:pPr>
            <w:r w:rsidRPr="008E3902">
              <w:rPr>
                <w:lang w:val="ru-RU"/>
              </w:rPr>
              <w:t>от 251 до 400</w:t>
            </w:r>
          </w:p>
        </w:tc>
      </w:tr>
      <w:tr w:rsidR="00CD112F" w:rsidRPr="008E3902" w14:paraId="4BB6437F" w14:textId="77777777" w:rsidTr="004B048F">
        <w:trPr>
          <w:cantSplit/>
          <w:trHeight w:val="282"/>
        </w:trPr>
        <w:tc>
          <w:tcPr>
            <w:tcW w:w="900" w:type="dxa"/>
            <w:tcBorders>
              <w:left w:val="single" w:sz="8" w:space="0" w:color="auto"/>
              <w:right w:val="nil"/>
            </w:tcBorders>
          </w:tcPr>
          <w:p w14:paraId="4BB64377" w14:textId="77777777" w:rsidR="00CD112F" w:rsidRPr="008E3902" w:rsidRDefault="00CD112F" w:rsidP="004B1B11">
            <w:pPr>
              <w:pStyle w:val="CellBodyCentered"/>
              <w:rPr>
                <w:lang w:val="ru-RU"/>
              </w:rPr>
            </w:pPr>
            <w:r w:rsidRPr="008E3902">
              <w:rPr>
                <w:lang w:val="ru-RU"/>
              </w:rPr>
              <w:t>15</w:t>
            </w:r>
          </w:p>
        </w:tc>
        <w:tc>
          <w:tcPr>
            <w:tcW w:w="900" w:type="dxa"/>
            <w:tcBorders>
              <w:top w:val="single" w:sz="8" w:space="0" w:color="auto"/>
              <w:left w:val="single" w:sz="4" w:space="0" w:color="auto"/>
              <w:bottom w:val="single" w:sz="4" w:space="0" w:color="auto"/>
              <w:right w:val="single" w:sz="4" w:space="0" w:color="auto"/>
            </w:tcBorders>
          </w:tcPr>
          <w:p w14:paraId="4BB64378" w14:textId="77777777" w:rsidR="00CD112F" w:rsidRPr="008E3902" w:rsidRDefault="00CD112F" w:rsidP="004B1B11">
            <w:pPr>
              <w:pStyle w:val="CellBodyCentered"/>
              <w:rPr>
                <w:lang w:val="ru-RU"/>
              </w:rPr>
            </w:pPr>
            <w:r w:rsidRPr="008E3902">
              <w:rPr>
                <w:lang w:val="ru-RU"/>
              </w:rPr>
              <w:t>½</w:t>
            </w:r>
          </w:p>
        </w:tc>
        <w:tc>
          <w:tcPr>
            <w:tcW w:w="1091" w:type="dxa"/>
            <w:tcBorders>
              <w:top w:val="single" w:sz="8" w:space="0" w:color="auto"/>
              <w:left w:val="single" w:sz="4" w:space="0" w:color="auto"/>
              <w:bottom w:val="single" w:sz="4" w:space="0" w:color="auto"/>
              <w:right w:val="single" w:sz="4" w:space="0" w:color="auto"/>
            </w:tcBorders>
          </w:tcPr>
          <w:p w14:paraId="4BB64379" w14:textId="77777777" w:rsidR="00CD112F" w:rsidRPr="008E3902" w:rsidRDefault="00CD112F" w:rsidP="004B1B11">
            <w:pPr>
              <w:pStyle w:val="CellBodyCentered"/>
              <w:rPr>
                <w:lang w:val="ru-RU"/>
              </w:rPr>
            </w:pPr>
            <w:r w:rsidRPr="008E3902">
              <w:rPr>
                <w:lang w:val="ru-RU"/>
              </w:rPr>
              <w:t>40</w:t>
            </w:r>
          </w:p>
        </w:tc>
        <w:tc>
          <w:tcPr>
            <w:tcW w:w="1092" w:type="dxa"/>
            <w:tcBorders>
              <w:top w:val="single" w:sz="8" w:space="0" w:color="auto"/>
              <w:left w:val="single" w:sz="4" w:space="0" w:color="auto"/>
              <w:bottom w:val="single" w:sz="4" w:space="0" w:color="auto"/>
              <w:right w:val="single" w:sz="4" w:space="0" w:color="auto"/>
            </w:tcBorders>
          </w:tcPr>
          <w:p w14:paraId="4BB6437A" w14:textId="77777777" w:rsidR="00CD112F" w:rsidRPr="008E3902" w:rsidRDefault="00CD112F" w:rsidP="004B1B11">
            <w:pPr>
              <w:pStyle w:val="CellBodyCentered"/>
              <w:rPr>
                <w:lang w:val="ru-RU"/>
              </w:rPr>
            </w:pPr>
            <w:r w:rsidRPr="008E3902">
              <w:rPr>
                <w:lang w:val="ru-RU"/>
              </w:rPr>
              <w:t>40</w:t>
            </w:r>
          </w:p>
        </w:tc>
        <w:tc>
          <w:tcPr>
            <w:tcW w:w="1091" w:type="dxa"/>
            <w:tcBorders>
              <w:top w:val="single" w:sz="8" w:space="0" w:color="auto"/>
              <w:left w:val="single" w:sz="4" w:space="0" w:color="auto"/>
              <w:bottom w:val="single" w:sz="4" w:space="0" w:color="auto"/>
              <w:right w:val="single" w:sz="4" w:space="0" w:color="auto"/>
            </w:tcBorders>
          </w:tcPr>
          <w:p w14:paraId="4BB6437B" w14:textId="77777777" w:rsidR="00CD112F" w:rsidRPr="008E3902" w:rsidRDefault="00CD112F" w:rsidP="004B1B11">
            <w:pPr>
              <w:pStyle w:val="CellBodyCentered"/>
              <w:rPr>
                <w:lang w:val="ru-RU"/>
              </w:rPr>
            </w:pPr>
            <w:r w:rsidRPr="008E3902">
              <w:rPr>
                <w:lang w:val="ru-RU"/>
              </w:rPr>
              <w:t>40</w:t>
            </w:r>
          </w:p>
        </w:tc>
        <w:tc>
          <w:tcPr>
            <w:tcW w:w="1091" w:type="dxa"/>
            <w:tcBorders>
              <w:left w:val="nil"/>
              <w:bottom w:val="nil"/>
              <w:right w:val="single" w:sz="8" w:space="0" w:color="auto"/>
            </w:tcBorders>
          </w:tcPr>
          <w:p w14:paraId="4BB6437C" w14:textId="77777777" w:rsidR="00CD112F" w:rsidRPr="008E3902" w:rsidRDefault="00CD112F" w:rsidP="004B1B11">
            <w:pPr>
              <w:pStyle w:val="CellBodyCentered"/>
              <w:rPr>
                <w:lang w:val="ru-RU"/>
              </w:rPr>
            </w:pPr>
            <w:r w:rsidRPr="008E3902">
              <w:rPr>
                <w:lang w:val="ru-RU"/>
              </w:rPr>
              <w:t>40</w:t>
            </w:r>
          </w:p>
        </w:tc>
        <w:tc>
          <w:tcPr>
            <w:tcW w:w="1091" w:type="dxa"/>
            <w:tcBorders>
              <w:left w:val="nil"/>
              <w:right w:val="single" w:sz="8" w:space="0" w:color="auto"/>
            </w:tcBorders>
          </w:tcPr>
          <w:p w14:paraId="4BB6437D"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single" w:sz="8" w:space="0" w:color="auto"/>
            </w:tcBorders>
          </w:tcPr>
          <w:p w14:paraId="4BB6437E" w14:textId="77777777" w:rsidR="00CD112F" w:rsidRPr="008E3902" w:rsidRDefault="00CD112F" w:rsidP="004B1B11">
            <w:pPr>
              <w:pStyle w:val="CellBodyCentered"/>
              <w:rPr>
                <w:lang w:val="ru-RU"/>
              </w:rPr>
            </w:pPr>
            <w:r w:rsidRPr="008E3902">
              <w:rPr>
                <w:lang w:val="ru-RU"/>
              </w:rPr>
              <w:t>50</w:t>
            </w:r>
          </w:p>
        </w:tc>
      </w:tr>
      <w:tr w:rsidR="00CD112F" w:rsidRPr="008E3902" w14:paraId="4BB64388" w14:textId="77777777" w:rsidTr="004B048F">
        <w:trPr>
          <w:cantSplit/>
          <w:trHeight w:val="282"/>
        </w:trPr>
        <w:tc>
          <w:tcPr>
            <w:tcW w:w="900" w:type="dxa"/>
            <w:tcBorders>
              <w:left w:val="single" w:sz="8" w:space="0" w:color="auto"/>
              <w:right w:val="nil"/>
            </w:tcBorders>
          </w:tcPr>
          <w:p w14:paraId="4BB64380" w14:textId="77777777" w:rsidR="00CD112F" w:rsidRPr="008E3902" w:rsidRDefault="00CD112F" w:rsidP="004B1B11">
            <w:pPr>
              <w:pStyle w:val="CellBodyCentered"/>
              <w:rPr>
                <w:lang w:val="ru-RU"/>
              </w:rPr>
            </w:pPr>
            <w:r w:rsidRPr="008E3902">
              <w:rPr>
                <w:lang w:val="ru-RU"/>
              </w:rPr>
              <w:t>20</w:t>
            </w:r>
          </w:p>
        </w:tc>
        <w:tc>
          <w:tcPr>
            <w:tcW w:w="900" w:type="dxa"/>
            <w:tcBorders>
              <w:top w:val="single" w:sz="8" w:space="0" w:color="auto"/>
              <w:left w:val="single" w:sz="4" w:space="0" w:color="auto"/>
              <w:bottom w:val="single" w:sz="4" w:space="0" w:color="auto"/>
              <w:right w:val="single" w:sz="4" w:space="0" w:color="auto"/>
            </w:tcBorders>
          </w:tcPr>
          <w:p w14:paraId="4BB64381" w14:textId="77777777" w:rsidR="00CD112F" w:rsidRPr="008E3902" w:rsidRDefault="00CD112F" w:rsidP="004B1B11">
            <w:pPr>
              <w:pStyle w:val="CellBodyCentered"/>
              <w:rPr>
                <w:lang w:val="ru-RU"/>
              </w:rPr>
            </w:pPr>
            <w:r w:rsidRPr="008E3902">
              <w:rPr>
                <w:lang w:val="ru-RU"/>
              </w:rPr>
              <w:t>¾</w:t>
            </w:r>
          </w:p>
        </w:tc>
        <w:tc>
          <w:tcPr>
            <w:tcW w:w="1091" w:type="dxa"/>
            <w:tcBorders>
              <w:top w:val="single" w:sz="8" w:space="0" w:color="auto"/>
              <w:left w:val="single" w:sz="4" w:space="0" w:color="auto"/>
              <w:bottom w:val="single" w:sz="4" w:space="0" w:color="auto"/>
              <w:right w:val="single" w:sz="4" w:space="0" w:color="auto"/>
            </w:tcBorders>
          </w:tcPr>
          <w:p w14:paraId="4BB64382" w14:textId="77777777" w:rsidR="00CD112F" w:rsidRPr="008E3902" w:rsidRDefault="00CD112F" w:rsidP="004B1B11">
            <w:pPr>
              <w:pStyle w:val="CellBodyCentered"/>
              <w:rPr>
                <w:lang w:val="ru-RU"/>
              </w:rPr>
            </w:pPr>
            <w:r w:rsidRPr="008E3902">
              <w:rPr>
                <w:lang w:val="ru-RU"/>
              </w:rPr>
              <w:t>40</w:t>
            </w:r>
          </w:p>
        </w:tc>
        <w:tc>
          <w:tcPr>
            <w:tcW w:w="1092" w:type="dxa"/>
            <w:tcBorders>
              <w:top w:val="single" w:sz="8" w:space="0" w:color="auto"/>
              <w:left w:val="single" w:sz="4" w:space="0" w:color="auto"/>
              <w:bottom w:val="single" w:sz="4" w:space="0" w:color="auto"/>
              <w:right w:val="single" w:sz="4" w:space="0" w:color="auto"/>
            </w:tcBorders>
          </w:tcPr>
          <w:p w14:paraId="4BB64383" w14:textId="77777777" w:rsidR="00CD112F" w:rsidRPr="008E3902" w:rsidRDefault="00CD112F" w:rsidP="004B1B11">
            <w:pPr>
              <w:pStyle w:val="CellBodyCentered"/>
              <w:rPr>
                <w:lang w:val="ru-RU"/>
              </w:rPr>
            </w:pPr>
            <w:r w:rsidRPr="008E3902">
              <w:rPr>
                <w:lang w:val="ru-RU"/>
              </w:rPr>
              <w:t>40</w:t>
            </w:r>
          </w:p>
        </w:tc>
        <w:tc>
          <w:tcPr>
            <w:tcW w:w="1091" w:type="dxa"/>
            <w:tcBorders>
              <w:top w:val="single" w:sz="8" w:space="0" w:color="auto"/>
              <w:left w:val="single" w:sz="4" w:space="0" w:color="auto"/>
              <w:bottom w:val="single" w:sz="4" w:space="0" w:color="auto"/>
              <w:right w:val="single" w:sz="4" w:space="0" w:color="auto"/>
            </w:tcBorders>
          </w:tcPr>
          <w:p w14:paraId="4BB64384" w14:textId="77777777" w:rsidR="00CD112F" w:rsidRPr="008E3902" w:rsidRDefault="00CD112F" w:rsidP="004B1B11">
            <w:pPr>
              <w:pStyle w:val="CellBodyCentered"/>
              <w:rPr>
                <w:lang w:val="ru-RU"/>
              </w:rPr>
            </w:pPr>
            <w:r w:rsidRPr="008E3902">
              <w:rPr>
                <w:lang w:val="ru-RU"/>
              </w:rPr>
              <w:t>40</w:t>
            </w:r>
          </w:p>
        </w:tc>
        <w:tc>
          <w:tcPr>
            <w:tcW w:w="1091" w:type="dxa"/>
            <w:tcBorders>
              <w:left w:val="nil"/>
              <w:bottom w:val="nil"/>
              <w:right w:val="single" w:sz="8" w:space="0" w:color="auto"/>
            </w:tcBorders>
          </w:tcPr>
          <w:p w14:paraId="4BB64385" w14:textId="77777777" w:rsidR="00CD112F" w:rsidRPr="008E3902" w:rsidRDefault="00CD112F" w:rsidP="004B1B11">
            <w:pPr>
              <w:pStyle w:val="CellBodyCentered"/>
              <w:rPr>
                <w:lang w:val="ru-RU"/>
              </w:rPr>
            </w:pPr>
            <w:r w:rsidRPr="008E3902">
              <w:rPr>
                <w:lang w:val="ru-RU"/>
              </w:rPr>
              <w:t>40</w:t>
            </w:r>
          </w:p>
        </w:tc>
        <w:tc>
          <w:tcPr>
            <w:tcW w:w="1091" w:type="dxa"/>
            <w:tcBorders>
              <w:left w:val="nil"/>
              <w:right w:val="single" w:sz="8" w:space="0" w:color="auto"/>
            </w:tcBorders>
          </w:tcPr>
          <w:p w14:paraId="4BB64386"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single" w:sz="8" w:space="0" w:color="auto"/>
            </w:tcBorders>
          </w:tcPr>
          <w:p w14:paraId="4BB64387" w14:textId="77777777" w:rsidR="00CD112F" w:rsidRPr="008E3902" w:rsidRDefault="00CD112F" w:rsidP="004B1B11">
            <w:pPr>
              <w:pStyle w:val="CellBodyCentered"/>
              <w:rPr>
                <w:lang w:val="ru-RU"/>
              </w:rPr>
            </w:pPr>
            <w:r w:rsidRPr="008E3902">
              <w:rPr>
                <w:lang w:val="ru-RU"/>
              </w:rPr>
              <w:t>50</w:t>
            </w:r>
          </w:p>
        </w:tc>
      </w:tr>
      <w:tr w:rsidR="00CD112F" w:rsidRPr="008E3902" w14:paraId="4BB64391" w14:textId="77777777" w:rsidTr="004B048F">
        <w:trPr>
          <w:cantSplit/>
          <w:trHeight w:val="282"/>
        </w:trPr>
        <w:tc>
          <w:tcPr>
            <w:tcW w:w="900" w:type="dxa"/>
            <w:tcBorders>
              <w:left w:val="single" w:sz="8" w:space="0" w:color="auto"/>
              <w:right w:val="single" w:sz="8" w:space="0" w:color="auto"/>
            </w:tcBorders>
          </w:tcPr>
          <w:p w14:paraId="4BB64389" w14:textId="77777777" w:rsidR="00CD112F" w:rsidRPr="008E3902" w:rsidRDefault="00CD112F" w:rsidP="004B1B11">
            <w:pPr>
              <w:pStyle w:val="CellBodyCentered"/>
              <w:rPr>
                <w:lang w:val="ru-RU"/>
              </w:rPr>
            </w:pPr>
            <w:r w:rsidRPr="008E3902">
              <w:rPr>
                <w:lang w:val="ru-RU"/>
              </w:rPr>
              <w:t>25</w:t>
            </w:r>
          </w:p>
        </w:tc>
        <w:tc>
          <w:tcPr>
            <w:tcW w:w="900" w:type="dxa"/>
            <w:tcBorders>
              <w:top w:val="single" w:sz="4" w:space="0" w:color="auto"/>
              <w:left w:val="nil"/>
              <w:right w:val="nil"/>
            </w:tcBorders>
          </w:tcPr>
          <w:p w14:paraId="4BB6438A" w14:textId="77777777" w:rsidR="00CD112F" w:rsidRPr="008E3902" w:rsidRDefault="00CD112F" w:rsidP="004B1B11">
            <w:pPr>
              <w:pStyle w:val="CellBodyCentered"/>
              <w:rPr>
                <w:lang w:val="ru-RU"/>
              </w:rPr>
            </w:pPr>
            <w:r w:rsidRPr="008E3902">
              <w:rPr>
                <w:lang w:val="ru-RU"/>
              </w:rPr>
              <w:t>1</w:t>
            </w:r>
          </w:p>
        </w:tc>
        <w:tc>
          <w:tcPr>
            <w:tcW w:w="1091" w:type="dxa"/>
            <w:tcBorders>
              <w:top w:val="single" w:sz="4" w:space="0" w:color="auto"/>
              <w:left w:val="single" w:sz="8" w:space="0" w:color="auto"/>
              <w:right w:val="single" w:sz="8" w:space="0" w:color="auto"/>
            </w:tcBorders>
          </w:tcPr>
          <w:p w14:paraId="4BB6438B" w14:textId="77777777" w:rsidR="00CD112F" w:rsidRPr="008E3902" w:rsidRDefault="00CD112F" w:rsidP="004B1B11">
            <w:pPr>
              <w:pStyle w:val="CellBodyCentered"/>
              <w:rPr>
                <w:lang w:val="ru-RU"/>
              </w:rPr>
            </w:pPr>
            <w:r w:rsidRPr="008E3902">
              <w:rPr>
                <w:lang w:val="ru-RU"/>
              </w:rPr>
              <w:t>40</w:t>
            </w:r>
          </w:p>
        </w:tc>
        <w:tc>
          <w:tcPr>
            <w:tcW w:w="1092" w:type="dxa"/>
            <w:tcBorders>
              <w:top w:val="single" w:sz="4" w:space="0" w:color="auto"/>
              <w:left w:val="nil"/>
              <w:right w:val="nil"/>
            </w:tcBorders>
          </w:tcPr>
          <w:p w14:paraId="4BB6438C" w14:textId="77777777" w:rsidR="00CD112F" w:rsidRPr="008E3902" w:rsidRDefault="00CD112F" w:rsidP="004B1B11">
            <w:pPr>
              <w:pStyle w:val="CellBodyCentered"/>
              <w:rPr>
                <w:lang w:val="ru-RU"/>
              </w:rPr>
            </w:pPr>
            <w:r w:rsidRPr="008E3902">
              <w:rPr>
                <w:lang w:val="ru-RU"/>
              </w:rPr>
              <w:t>40</w:t>
            </w:r>
          </w:p>
        </w:tc>
        <w:tc>
          <w:tcPr>
            <w:tcW w:w="1091" w:type="dxa"/>
            <w:tcBorders>
              <w:top w:val="single" w:sz="4" w:space="0" w:color="auto"/>
              <w:left w:val="single" w:sz="8" w:space="0" w:color="auto"/>
              <w:right w:val="single" w:sz="8" w:space="0" w:color="auto"/>
            </w:tcBorders>
          </w:tcPr>
          <w:p w14:paraId="4BB6438D" w14:textId="77777777" w:rsidR="00CD112F" w:rsidRPr="008E3902" w:rsidRDefault="00CD112F" w:rsidP="004B1B11">
            <w:pPr>
              <w:pStyle w:val="CellBodyCentered"/>
              <w:rPr>
                <w:lang w:val="ru-RU"/>
              </w:rPr>
            </w:pPr>
            <w:r w:rsidRPr="008E3902">
              <w:rPr>
                <w:lang w:val="ru-RU"/>
              </w:rPr>
              <w:t>40</w:t>
            </w:r>
          </w:p>
        </w:tc>
        <w:tc>
          <w:tcPr>
            <w:tcW w:w="1091" w:type="dxa"/>
            <w:tcBorders>
              <w:left w:val="nil"/>
              <w:bottom w:val="nil"/>
              <w:right w:val="single" w:sz="8" w:space="0" w:color="auto"/>
            </w:tcBorders>
          </w:tcPr>
          <w:p w14:paraId="4BB6438E" w14:textId="77777777" w:rsidR="00CD112F" w:rsidRPr="008E3902" w:rsidRDefault="00CD112F" w:rsidP="004B1B11">
            <w:pPr>
              <w:pStyle w:val="CellBodyCentered"/>
              <w:rPr>
                <w:lang w:val="ru-RU"/>
              </w:rPr>
            </w:pPr>
            <w:r w:rsidRPr="008E3902">
              <w:rPr>
                <w:lang w:val="ru-RU"/>
              </w:rPr>
              <w:t>40</w:t>
            </w:r>
          </w:p>
        </w:tc>
        <w:tc>
          <w:tcPr>
            <w:tcW w:w="1091" w:type="dxa"/>
            <w:tcBorders>
              <w:left w:val="nil"/>
              <w:right w:val="single" w:sz="8" w:space="0" w:color="auto"/>
            </w:tcBorders>
          </w:tcPr>
          <w:p w14:paraId="4BB6438F"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single" w:sz="8" w:space="0" w:color="auto"/>
            </w:tcBorders>
          </w:tcPr>
          <w:p w14:paraId="4BB64390" w14:textId="77777777" w:rsidR="00CD112F" w:rsidRPr="008E3902" w:rsidRDefault="00CD112F" w:rsidP="004B1B11">
            <w:pPr>
              <w:pStyle w:val="CellBodyCentered"/>
              <w:rPr>
                <w:lang w:val="ru-RU"/>
              </w:rPr>
            </w:pPr>
            <w:r w:rsidRPr="008E3902">
              <w:rPr>
                <w:lang w:val="ru-RU"/>
              </w:rPr>
              <w:t>50</w:t>
            </w:r>
          </w:p>
        </w:tc>
      </w:tr>
      <w:tr w:rsidR="00CD112F" w:rsidRPr="008E3902" w14:paraId="4BB6439A" w14:textId="77777777" w:rsidTr="004B048F">
        <w:trPr>
          <w:cantSplit/>
          <w:trHeight w:val="282"/>
        </w:trPr>
        <w:tc>
          <w:tcPr>
            <w:tcW w:w="900" w:type="dxa"/>
            <w:tcBorders>
              <w:left w:val="single" w:sz="8" w:space="0" w:color="auto"/>
              <w:right w:val="single" w:sz="8" w:space="0" w:color="auto"/>
            </w:tcBorders>
          </w:tcPr>
          <w:p w14:paraId="4BB64392" w14:textId="77777777" w:rsidR="00CD112F" w:rsidRPr="008E3902" w:rsidRDefault="00CD112F" w:rsidP="004B1B11">
            <w:pPr>
              <w:pStyle w:val="CellBodyCentered"/>
              <w:rPr>
                <w:lang w:val="ru-RU"/>
              </w:rPr>
            </w:pPr>
            <w:r w:rsidRPr="008E3902">
              <w:rPr>
                <w:lang w:val="ru-RU"/>
              </w:rPr>
              <w:t>40</w:t>
            </w:r>
          </w:p>
        </w:tc>
        <w:tc>
          <w:tcPr>
            <w:tcW w:w="900" w:type="dxa"/>
            <w:tcBorders>
              <w:left w:val="nil"/>
              <w:right w:val="nil"/>
            </w:tcBorders>
          </w:tcPr>
          <w:p w14:paraId="4BB64393" w14:textId="77777777" w:rsidR="00CD112F" w:rsidRPr="008E3902" w:rsidRDefault="00CD112F" w:rsidP="004B1B11">
            <w:pPr>
              <w:pStyle w:val="CellBodyCentered"/>
              <w:rPr>
                <w:lang w:val="ru-RU"/>
              </w:rPr>
            </w:pPr>
            <w:r w:rsidRPr="008E3902">
              <w:rPr>
                <w:lang w:val="ru-RU"/>
              </w:rPr>
              <w:t>1 1/2</w:t>
            </w:r>
          </w:p>
        </w:tc>
        <w:tc>
          <w:tcPr>
            <w:tcW w:w="1091" w:type="dxa"/>
            <w:tcBorders>
              <w:left w:val="single" w:sz="8" w:space="0" w:color="auto"/>
              <w:right w:val="single" w:sz="8" w:space="0" w:color="auto"/>
            </w:tcBorders>
          </w:tcPr>
          <w:p w14:paraId="4BB64394"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nil"/>
            </w:tcBorders>
          </w:tcPr>
          <w:p w14:paraId="4BB64395" w14:textId="77777777" w:rsidR="00CD112F" w:rsidRPr="008E3902" w:rsidRDefault="00CD112F" w:rsidP="004B1B11">
            <w:pPr>
              <w:pStyle w:val="CellBodyCentered"/>
              <w:rPr>
                <w:lang w:val="ru-RU"/>
              </w:rPr>
            </w:pPr>
            <w:r w:rsidRPr="008E3902">
              <w:rPr>
                <w:lang w:val="ru-RU"/>
              </w:rPr>
              <w:t>40</w:t>
            </w:r>
          </w:p>
        </w:tc>
        <w:tc>
          <w:tcPr>
            <w:tcW w:w="1091" w:type="dxa"/>
            <w:tcBorders>
              <w:left w:val="single" w:sz="8" w:space="0" w:color="auto"/>
              <w:right w:val="single" w:sz="8" w:space="0" w:color="auto"/>
            </w:tcBorders>
          </w:tcPr>
          <w:p w14:paraId="4BB64396" w14:textId="77777777" w:rsidR="00CD112F" w:rsidRPr="008E3902" w:rsidRDefault="00CD112F" w:rsidP="004B1B11">
            <w:pPr>
              <w:pStyle w:val="CellBodyCentered"/>
              <w:rPr>
                <w:lang w:val="ru-RU"/>
              </w:rPr>
            </w:pPr>
            <w:r w:rsidRPr="008E3902">
              <w:rPr>
                <w:lang w:val="ru-RU"/>
              </w:rPr>
              <w:t>40</w:t>
            </w:r>
          </w:p>
        </w:tc>
        <w:tc>
          <w:tcPr>
            <w:tcW w:w="1091" w:type="dxa"/>
            <w:tcBorders>
              <w:left w:val="nil"/>
              <w:bottom w:val="nil"/>
              <w:right w:val="single" w:sz="8" w:space="0" w:color="auto"/>
            </w:tcBorders>
          </w:tcPr>
          <w:p w14:paraId="4BB64397" w14:textId="77777777" w:rsidR="00CD112F" w:rsidRPr="008E3902" w:rsidRDefault="00CD112F" w:rsidP="004B1B11">
            <w:pPr>
              <w:pStyle w:val="CellBodyCentered"/>
              <w:rPr>
                <w:lang w:val="ru-RU"/>
              </w:rPr>
            </w:pPr>
            <w:r w:rsidRPr="008E3902">
              <w:rPr>
                <w:lang w:val="ru-RU"/>
              </w:rPr>
              <w:t>40</w:t>
            </w:r>
          </w:p>
        </w:tc>
        <w:tc>
          <w:tcPr>
            <w:tcW w:w="1091" w:type="dxa"/>
            <w:tcBorders>
              <w:left w:val="nil"/>
              <w:right w:val="single" w:sz="8" w:space="0" w:color="auto"/>
            </w:tcBorders>
          </w:tcPr>
          <w:p w14:paraId="4BB64398" w14:textId="77777777" w:rsidR="00CD112F" w:rsidRPr="008E3902" w:rsidRDefault="00CD112F" w:rsidP="004B1B11">
            <w:pPr>
              <w:pStyle w:val="CellBodyCentered"/>
              <w:rPr>
                <w:lang w:val="ru-RU"/>
              </w:rPr>
            </w:pPr>
            <w:r w:rsidRPr="008E3902">
              <w:rPr>
                <w:lang w:val="ru-RU"/>
              </w:rPr>
              <w:t>50</w:t>
            </w:r>
          </w:p>
        </w:tc>
        <w:tc>
          <w:tcPr>
            <w:tcW w:w="1092" w:type="dxa"/>
            <w:tcBorders>
              <w:left w:val="nil"/>
              <w:right w:val="single" w:sz="8" w:space="0" w:color="auto"/>
            </w:tcBorders>
          </w:tcPr>
          <w:p w14:paraId="4BB64399" w14:textId="77777777" w:rsidR="00CD112F" w:rsidRPr="008E3902" w:rsidRDefault="00CD112F" w:rsidP="004B1B11">
            <w:pPr>
              <w:pStyle w:val="CellBodyCentered"/>
              <w:rPr>
                <w:lang w:val="ru-RU"/>
              </w:rPr>
            </w:pPr>
            <w:r w:rsidRPr="008E3902">
              <w:rPr>
                <w:lang w:val="ru-RU"/>
              </w:rPr>
              <w:t>60</w:t>
            </w:r>
          </w:p>
        </w:tc>
      </w:tr>
      <w:tr w:rsidR="00CD112F" w:rsidRPr="008E3902" w14:paraId="4BB643A3" w14:textId="77777777" w:rsidTr="004B048F">
        <w:trPr>
          <w:cantSplit/>
          <w:trHeight w:val="282"/>
        </w:trPr>
        <w:tc>
          <w:tcPr>
            <w:tcW w:w="900" w:type="dxa"/>
            <w:tcBorders>
              <w:left w:val="single" w:sz="8" w:space="0" w:color="auto"/>
              <w:right w:val="single" w:sz="8" w:space="0" w:color="auto"/>
            </w:tcBorders>
          </w:tcPr>
          <w:p w14:paraId="4BB6439B" w14:textId="77777777" w:rsidR="00CD112F" w:rsidRPr="008E3902" w:rsidRDefault="00CD112F" w:rsidP="004B1B11">
            <w:pPr>
              <w:pStyle w:val="CellBodyCentered"/>
              <w:rPr>
                <w:lang w:val="ru-RU"/>
              </w:rPr>
            </w:pPr>
            <w:r w:rsidRPr="008E3902">
              <w:rPr>
                <w:lang w:val="ru-RU"/>
              </w:rPr>
              <w:t>50</w:t>
            </w:r>
          </w:p>
        </w:tc>
        <w:tc>
          <w:tcPr>
            <w:tcW w:w="900" w:type="dxa"/>
            <w:tcBorders>
              <w:left w:val="nil"/>
              <w:right w:val="nil"/>
            </w:tcBorders>
          </w:tcPr>
          <w:p w14:paraId="4BB6439C" w14:textId="77777777" w:rsidR="00CD112F" w:rsidRPr="008E3902" w:rsidRDefault="00CD112F" w:rsidP="004B1B11">
            <w:pPr>
              <w:pStyle w:val="CellBodyCentered"/>
              <w:rPr>
                <w:lang w:val="ru-RU"/>
              </w:rPr>
            </w:pPr>
            <w:r w:rsidRPr="008E3902">
              <w:rPr>
                <w:lang w:val="ru-RU"/>
              </w:rPr>
              <w:t>2</w:t>
            </w:r>
          </w:p>
        </w:tc>
        <w:tc>
          <w:tcPr>
            <w:tcW w:w="1091" w:type="dxa"/>
            <w:tcBorders>
              <w:left w:val="single" w:sz="8" w:space="0" w:color="auto"/>
              <w:right w:val="single" w:sz="8" w:space="0" w:color="auto"/>
            </w:tcBorders>
          </w:tcPr>
          <w:p w14:paraId="4BB6439D"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nil"/>
            </w:tcBorders>
          </w:tcPr>
          <w:p w14:paraId="4BB6439E" w14:textId="77777777" w:rsidR="00CD112F" w:rsidRPr="008E3902" w:rsidRDefault="00CD112F" w:rsidP="004B1B11">
            <w:pPr>
              <w:pStyle w:val="CellBodyCentered"/>
              <w:rPr>
                <w:lang w:val="ru-RU"/>
              </w:rPr>
            </w:pPr>
            <w:r w:rsidRPr="008E3902">
              <w:rPr>
                <w:lang w:val="ru-RU"/>
              </w:rPr>
              <w:t>40</w:t>
            </w:r>
          </w:p>
        </w:tc>
        <w:tc>
          <w:tcPr>
            <w:tcW w:w="1091" w:type="dxa"/>
            <w:tcBorders>
              <w:left w:val="single" w:sz="8" w:space="0" w:color="auto"/>
              <w:right w:val="single" w:sz="8" w:space="0" w:color="auto"/>
            </w:tcBorders>
          </w:tcPr>
          <w:p w14:paraId="4BB6439F" w14:textId="77777777" w:rsidR="00CD112F" w:rsidRPr="008E3902" w:rsidRDefault="00CD112F" w:rsidP="004B1B11">
            <w:pPr>
              <w:pStyle w:val="CellBodyCentered"/>
              <w:rPr>
                <w:lang w:val="ru-RU"/>
              </w:rPr>
            </w:pPr>
            <w:r w:rsidRPr="008E3902">
              <w:rPr>
                <w:lang w:val="ru-RU"/>
              </w:rPr>
              <w:t>40</w:t>
            </w:r>
          </w:p>
        </w:tc>
        <w:tc>
          <w:tcPr>
            <w:tcW w:w="1091" w:type="dxa"/>
            <w:tcBorders>
              <w:left w:val="nil"/>
              <w:bottom w:val="nil"/>
              <w:right w:val="single" w:sz="8" w:space="0" w:color="auto"/>
            </w:tcBorders>
          </w:tcPr>
          <w:p w14:paraId="4BB643A0" w14:textId="77777777" w:rsidR="00CD112F" w:rsidRPr="008E3902" w:rsidRDefault="00CD112F" w:rsidP="004B1B11">
            <w:pPr>
              <w:pStyle w:val="CellBodyCentered"/>
              <w:rPr>
                <w:lang w:val="ru-RU"/>
              </w:rPr>
            </w:pPr>
            <w:r w:rsidRPr="008E3902">
              <w:rPr>
                <w:lang w:val="ru-RU"/>
              </w:rPr>
              <w:t>40</w:t>
            </w:r>
          </w:p>
        </w:tc>
        <w:tc>
          <w:tcPr>
            <w:tcW w:w="1091" w:type="dxa"/>
            <w:tcBorders>
              <w:left w:val="nil"/>
              <w:right w:val="single" w:sz="8" w:space="0" w:color="auto"/>
            </w:tcBorders>
          </w:tcPr>
          <w:p w14:paraId="4BB643A1" w14:textId="77777777" w:rsidR="00CD112F" w:rsidRPr="008E3902" w:rsidRDefault="00CD112F" w:rsidP="004B1B11">
            <w:pPr>
              <w:pStyle w:val="CellBodyCentered"/>
              <w:rPr>
                <w:lang w:val="ru-RU"/>
              </w:rPr>
            </w:pPr>
            <w:r w:rsidRPr="008E3902">
              <w:rPr>
                <w:lang w:val="ru-RU"/>
              </w:rPr>
              <w:t>60</w:t>
            </w:r>
          </w:p>
        </w:tc>
        <w:tc>
          <w:tcPr>
            <w:tcW w:w="1092" w:type="dxa"/>
            <w:tcBorders>
              <w:left w:val="nil"/>
              <w:right w:val="single" w:sz="8" w:space="0" w:color="auto"/>
            </w:tcBorders>
          </w:tcPr>
          <w:p w14:paraId="4BB643A2" w14:textId="77777777" w:rsidR="00CD112F" w:rsidRPr="008E3902" w:rsidRDefault="00CD112F" w:rsidP="004B1B11">
            <w:pPr>
              <w:pStyle w:val="CellBodyCentered"/>
              <w:rPr>
                <w:lang w:val="ru-RU"/>
              </w:rPr>
            </w:pPr>
            <w:r w:rsidRPr="008E3902">
              <w:rPr>
                <w:lang w:val="ru-RU"/>
              </w:rPr>
              <w:t>80</w:t>
            </w:r>
          </w:p>
        </w:tc>
      </w:tr>
      <w:tr w:rsidR="00CD112F" w:rsidRPr="008E3902" w14:paraId="4BB643AC" w14:textId="77777777" w:rsidTr="004B048F">
        <w:trPr>
          <w:cantSplit/>
          <w:trHeight w:val="282"/>
        </w:trPr>
        <w:tc>
          <w:tcPr>
            <w:tcW w:w="900" w:type="dxa"/>
            <w:tcBorders>
              <w:left w:val="single" w:sz="8" w:space="0" w:color="auto"/>
              <w:right w:val="single" w:sz="8" w:space="0" w:color="auto"/>
            </w:tcBorders>
          </w:tcPr>
          <w:p w14:paraId="4BB643A4" w14:textId="77777777" w:rsidR="00CD112F" w:rsidRPr="008E3902" w:rsidRDefault="00CD112F" w:rsidP="004B1B11">
            <w:pPr>
              <w:pStyle w:val="CellBodyCentered"/>
              <w:rPr>
                <w:lang w:val="ru-RU"/>
              </w:rPr>
            </w:pPr>
            <w:r w:rsidRPr="008E3902">
              <w:rPr>
                <w:lang w:val="ru-RU"/>
              </w:rPr>
              <w:t>80</w:t>
            </w:r>
          </w:p>
        </w:tc>
        <w:tc>
          <w:tcPr>
            <w:tcW w:w="900" w:type="dxa"/>
            <w:tcBorders>
              <w:left w:val="nil"/>
              <w:right w:val="nil"/>
            </w:tcBorders>
          </w:tcPr>
          <w:p w14:paraId="4BB643A5" w14:textId="77777777" w:rsidR="00CD112F" w:rsidRPr="008E3902" w:rsidRDefault="00CD112F" w:rsidP="004B1B11">
            <w:pPr>
              <w:pStyle w:val="CellBodyCentered"/>
              <w:rPr>
                <w:lang w:val="ru-RU"/>
              </w:rPr>
            </w:pPr>
            <w:r w:rsidRPr="008E3902">
              <w:rPr>
                <w:lang w:val="ru-RU"/>
              </w:rPr>
              <w:t>3</w:t>
            </w:r>
          </w:p>
        </w:tc>
        <w:tc>
          <w:tcPr>
            <w:tcW w:w="1091" w:type="dxa"/>
            <w:tcBorders>
              <w:left w:val="single" w:sz="8" w:space="0" w:color="auto"/>
              <w:right w:val="single" w:sz="8" w:space="0" w:color="auto"/>
            </w:tcBorders>
          </w:tcPr>
          <w:p w14:paraId="4BB643A6"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nil"/>
            </w:tcBorders>
          </w:tcPr>
          <w:p w14:paraId="4BB643A7" w14:textId="77777777" w:rsidR="00CD112F" w:rsidRPr="008E3902" w:rsidRDefault="00CD112F" w:rsidP="004B1B11">
            <w:pPr>
              <w:pStyle w:val="CellBodyCentered"/>
              <w:rPr>
                <w:lang w:val="ru-RU"/>
              </w:rPr>
            </w:pPr>
            <w:r w:rsidRPr="008E3902">
              <w:rPr>
                <w:lang w:val="ru-RU"/>
              </w:rPr>
              <w:t>40</w:t>
            </w:r>
          </w:p>
        </w:tc>
        <w:tc>
          <w:tcPr>
            <w:tcW w:w="1091" w:type="dxa"/>
            <w:tcBorders>
              <w:left w:val="single" w:sz="8" w:space="0" w:color="auto"/>
              <w:right w:val="single" w:sz="8" w:space="0" w:color="auto"/>
            </w:tcBorders>
          </w:tcPr>
          <w:p w14:paraId="4BB643A8" w14:textId="77777777" w:rsidR="00CD112F" w:rsidRPr="008E3902" w:rsidRDefault="00CD112F" w:rsidP="004B1B11">
            <w:pPr>
              <w:pStyle w:val="CellBodyCentered"/>
              <w:rPr>
                <w:lang w:val="ru-RU"/>
              </w:rPr>
            </w:pPr>
            <w:r w:rsidRPr="008E3902">
              <w:rPr>
                <w:lang w:val="ru-RU"/>
              </w:rPr>
              <w:t>50</w:t>
            </w:r>
          </w:p>
        </w:tc>
        <w:tc>
          <w:tcPr>
            <w:tcW w:w="1091" w:type="dxa"/>
            <w:tcBorders>
              <w:left w:val="nil"/>
              <w:bottom w:val="nil"/>
              <w:right w:val="single" w:sz="8" w:space="0" w:color="auto"/>
            </w:tcBorders>
          </w:tcPr>
          <w:p w14:paraId="4BB643A9" w14:textId="77777777" w:rsidR="00CD112F" w:rsidRPr="008E3902" w:rsidRDefault="00CD112F" w:rsidP="004B1B11">
            <w:pPr>
              <w:pStyle w:val="CellBodyCentered"/>
              <w:rPr>
                <w:lang w:val="ru-RU"/>
              </w:rPr>
            </w:pPr>
            <w:r w:rsidRPr="008E3902">
              <w:rPr>
                <w:lang w:val="ru-RU"/>
              </w:rPr>
              <w:t>60</w:t>
            </w:r>
          </w:p>
        </w:tc>
        <w:tc>
          <w:tcPr>
            <w:tcW w:w="1091" w:type="dxa"/>
            <w:tcBorders>
              <w:left w:val="nil"/>
              <w:right w:val="single" w:sz="8" w:space="0" w:color="auto"/>
            </w:tcBorders>
          </w:tcPr>
          <w:p w14:paraId="4BB643AA" w14:textId="77777777" w:rsidR="00CD112F" w:rsidRPr="008E3902" w:rsidRDefault="00CD112F" w:rsidP="004B1B11">
            <w:pPr>
              <w:pStyle w:val="CellBodyCentered"/>
              <w:rPr>
                <w:lang w:val="ru-RU"/>
              </w:rPr>
            </w:pPr>
            <w:r w:rsidRPr="008E3902">
              <w:rPr>
                <w:lang w:val="ru-RU"/>
              </w:rPr>
              <w:t>60</w:t>
            </w:r>
          </w:p>
        </w:tc>
        <w:tc>
          <w:tcPr>
            <w:tcW w:w="1092" w:type="dxa"/>
            <w:tcBorders>
              <w:left w:val="nil"/>
              <w:right w:val="single" w:sz="8" w:space="0" w:color="auto"/>
            </w:tcBorders>
          </w:tcPr>
          <w:p w14:paraId="4BB643AB" w14:textId="77777777" w:rsidR="00CD112F" w:rsidRPr="008E3902" w:rsidRDefault="00CD112F" w:rsidP="004B1B11">
            <w:pPr>
              <w:pStyle w:val="CellBodyCentered"/>
              <w:rPr>
                <w:lang w:val="ru-RU"/>
              </w:rPr>
            </w:pPr>
            <w:r w:rsidRPr="008E3902">
              <w:rPr>
                <w:lang w:val="ru-RU"/>
              </w:rPr>
              <w:t>80</w:t>
            </w:r>
          </w:p>
        </w:tc>
      </w:tr>
      <w:tr w:rsidR="00CD112F" w:rsidRPr="008E3902" w14:paraId="4BB643B5" w14:textId="77777777" w:rsidTr="004B048F">
        <w:trPr>
          <w:cantSplit/>
          <w:trHeight w:val="282"/>
        </w:trPr>
        <w:tc>
          <w:tcPr>
            <w:tcW w:w="900" w:type="dxa"/>
            <w:tcBorders>
              <w:left w:val="single" w:sz="8" w:space="0" w:color="auto"/>
              <w:right w:val="single" w:sz="8" w:space="0" w:color="auto"/>
            </w:tcBorders>
          </w:tcPr>
          <w:p w14:paraId="4BB643AD" w14:textId="77777777" w:rsidR="00CD112F" w:rsidRPr="008E3902" w:rsidRDefault="00CD112F" w:rsidP="004B1B11">
            <w:pPr>
              <w:pStyle w:val="CellBodyCentered"/>
              <w:rPr>
                <w:lang w:val="ru-RU"/>
              </w:rPr>
            </w:pPr>
            <w:r w:rsidRPr="008E3902">
              <w:rPr>
                <w:lang w:val="ru-RU"/>
              </w:rPr>
              <w:t>100</w:t>
            </w:r>
          </w:p>
        </w:tc>
        <w:tc>
          <w:tcPr>
            <w:tcW w:w="900" w:type="dxa"/>
            <w:tcBorders>
              <w:left w:val="nil"/>
              <w:right w:val="nil"/>
            </w:tcBorders>
          </w:tcPr>
          <w:p w14:paraId="4BB643AE" w14:textId="77777777" w:rsidR="00CD112F" w:rsidRPr="008E3902" w:rsidRDefault="00CD112F" w:rsidP="004B1B11">
            <w:pPr>
              <w:pStyle w:val="CellBodyCentered"/>
              <w:rPr>
                <w:lang w:val="ru-RU"/>
              </w:rPr>
            </w:pPr>
            <w:r w:rsidRPr="008E3902">
              <w:rPr>
                <w:lang w:val="ru-RU"/>
              </w:rPr>
              <w:t>4</w:t>
            </w:r>
          </w:p>
        </w:tc>
        <w:tc>
          <w:tcPr>
            <w:tcW w:w="1091" w:type="dxa"/>
            <w:tcBorders>
              <w:left w:val="single" w:sz="8" w:space="0" w:color="auto"/>
              <w:right w:val="single" w:sz="8" w:space="0" w:color="auto"/>
            </w:tcBorders>
          </w:tcPr>
          <w:p w14:paraId="4BB643AF"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nil"/>
            </w:tcBorders>
          </w:tcPr>
          <w:p w14:paraId="4BB643B0" w14:textId="77777777" w:rsidR="00CD112F" w:rsidRPr="008E3902" w:rsidRDefault="00CD112F" w:rsidP="004B1B11">
            <w:pPr>
              <w:pStyle w:val="CellBodyCentered"/>
              <w:rPr>
                <w:lang w:val="ru-RU"/>
              </w:rPr>
            </w:pPr>
            <w:r w:rsidRPr="008E3902">
              <w:rPr>
                <w:lang w:val="ru-RU"/>
              </w:rPr>
              <w:t>40</w:t>
            </w:r>
          </w:p>
        </w:tc>
        <w:tc>
          <w:tcPr>
            <w:tcW w:w="1091" w:type="dxa"/>
            <w:tcBorders>
              <w:left w:val="single" w:sz="8" w:space="0" w:color="auto"/>
              <w:right w:val="single" w:sz="8" w:space="0" w:color="auto"/>
            </w:tcBorders>
          </w:tcPr>
          <w:p w14:paraId="4BB643B1" w14:textId="77777777" w:rsidR="00CD112F" w:rsidRPr="008E3902" w:rsidRDefault="00CD112F" w:rsidP="004B1B11">
            <w:pPr>
              <w:pStyle w:val="CellBodyCentered"/>
              <w:rPr>
                <w:lang w:val="ru-RU"/>
              </w:rPr>
            </w:pPr>
            <w:r w:rsidRPr="008E3902">
              <w:rPr>
                <w:lang w:val="ru-RU"/>
              </w:rPr>
              <w:t>60</w:t>
            </w:r>
          </w:p>
        </w:tc>
        <w:tc>
          <w:tcPr>
            <w:tcW w:w="1091" w:type="dxa"/>
            <w:tcBorders>
              <w:left w:val="nil"/>
              <w:bottom w:val="nil"/>
              <w:right w:val="single" w:sz="8" w:space="0" w:color="auto"/>
            </w:tcBorders>
          </w:tcPr>
          <w:p w14:paraId="4BB643B2" w14:textId="77777777" w:rsidR="00CD112F" w:rsidRPr="008E3902" w:rsidRDefault="00CD112F" w:rsidP="004B1B11">
            <w:pPr>
              <w:pStyle w:val="CellBodyCentered"/>
              <w:rPr>
                <w:lang w:val="ru-RU"/>
              </w:rPr>
            </w:pPr>
            <w:r w:rsidRPr="008E3902">
              <w:rPr>
                <w:lang w:val="ru-RU"/>
              </w:rPr>
              <w:t>60</w:t>
            </w:r>
          </w:p>
        </w:tc>
        <w:tc>
          <w:tcPr>
            <w:tcW w:w="1091" w:type="dxa"/>
            <w:tcBorders>
              <w:left w:val="nil"/>
              <w:right w:val="single" w:sz="8" w:space="0" w:color="auto"/>
            </w:tcBorders>
          </w:tcPr>
          <w:p w14:paraId="4BB643B3" w14:textId="77777777" w:rsidR="00CD112F" w:rsidRPr="008E3902" w:rsidRDefault="00CD112F" w:rsidP="004B1B11">
            <w:pPr>
              <w:pStyle w:val="CellBodyCentered"/>
              <w:rPr>
                <w:lang w:val="ru-RU"/>
              </w:rPr>
            </w:pPr>
            <w:r w:rsidRPr="008E3902">
              <w:rPr>
                <w:lang w:val="ru-RU"/>
              </w:rPr>
              <w:t>60</w:t>
            </w:r>
          </w:p>
        </w:tc>
        <w:tc>
          <w:tcPr>
            <w:tcW w:w="1092" w:type="dxa"/>
            <w:tcBorders>
              <w:left w:val="nil"/>
              <w:right w:val="single" w:sz="8" w:space="0" w:color="auto"/>
            </w:tcBorders>
          </w:tcPr>
          <w:p w14:paraId="4BB643B4" w14:textId="77777777" w:rsidR="00CD112F" w:rsidRPr="008E3902" w:rsidRDefault="00CD112F" w:rsidP="004B1B11">
            <w:pPr>
              <w:pStyle w:val="CellBodyCentered"/>
              <w:rPr>
                <w:lang w:val="ru-RU"/>
              </w:rPr>
            </w:pPr>
            <w:r w:rsidRPr="008E3902">
              <w:rPr>
                <w:lang w:val="ru-RU"/>
              </w:rPr>
              <w:t>80</w:t>
            </w:r>
          </w:p>
        </w:tc>
      </w:tr>
      <w:tr w:rsidR="00CD112F" w:rsidRPr="008E3902" w14:paraId="4BB643BE" w14:textId="77777777" w:rsidTr="004B048F">
        <w:trPr>
          <w:cantSplit/>
          <w:trHeight w:val="282"/>
        </w:trPr>
        <w:tc>
          <w:tcPr>
            <w:tcW w:w="900" w:type="dxa"/>
            <w:tcBorders>
              <w:left w:val="single" w:sz="8" w:space="0" w:color="auto"/>
              <w:bottom w:val="single" w:sz="4" w:space="0" w:color="auto"/>
              <w:right w:val="single" w:sz="8" w:space="0" w:color="auto"/>
            </w:tcBorders>
          </w:tcPr>
          <w:p w14:paraId="4BB643B6" w14:textId="77777777" w:rsidR="00CD112F" w:rsidRPr="008E3902" w:rsidRDefault="00CD112F" w:rsidP="004B1B11">
            <w:pPr>
              <w:pStyle w:val="CellBodyCentered"/>
              <w:rPr>
                <w:lang w:val="ru-RU"/>
              </w:rPr>
            </w:pPr>
            <w:r w:rsidRPr="008E3902">
              <w:rPr>
                <w:lang w:val="ru-RU"/>
              </w:rPr>
              <w:t>150</w:t>
            </w:r>
          </w:p>
        </w:tc>
        <w:tc>
          <w:tcPr>
            <w:tcW w:w="900" w:type="dxa"/>
            <w:tcBorders>
              <w:left w:val="nil"/>
              <w:right w:val="nil"/>
            </w:tcBorders>
          </w:tcPr>
          <w:p w14:paraId="4BB643B7" w14:textId="77777777" w:rsidR="00CD112F" w:rsidRPr="008E3902" w:rsidRDefault="00CD112F" w:rsidP="004B1B11">
            <w:pPr>
              <w:pStyle w:val="CellBodyCentered"/>
              <w:rPr>
                <w:lang w:val="ru-RU"/>
              </w:rPr>
            </w:pPr>
            <w:r w:rsidRPr="008E3902">
              <w:rPr>
                <w:lang w:val="ru-RU"/>
              </w:rPr>
              <w:t>6</w:t>
            </w:r>
          </w:p>
        </w:tc>
        <w:tc>
          <w:tcPr>
            <w:tcW w:w="1091" w:type="dxa"/>
            <w:tcBorders>
              <w:left w:val="single" w:sz="8" w:space="0" w:color="auto"/>
              <w:right w:val="single" w:sz="8" w:space="0" w:color="auto"/>
            </w:tcBorders>
          </w:tcPr>
          <w:p w14:paraId="4BB643B8" w14:textId="77777777" w:rsidR="00CD112F" w:rsidRPr="008E3902" w:rsidRDefault="00CD112F" w:rsidP="004B1B11">
            <w:pPr>
              <w:pStyle w:val="CellBodyCentered"/>
              <w:rPr>
                <w:lang w:val="ru-RU"/>
              </w:rPr>
            </w:pPr>
            <w:r w:rsidRPr="008E3902">
              <w:rPr>
                <w:lang w:val="ru-RU"/>
              </w:rPr>
              <w:t>40</w:t>
            </w:r>
          </w:p>
        </w:tc>
        <w:tc>
          <w:tcPr>
            <w:tcW w:w="1092" w:type="dxa"/>
            <w:tcBorders>
              <w:left w:val="nil"/>
              <w:right w:val="nil"/>
            </w:tcBorders>
          </w:tcPr>
          <w:p w14:paraId="4BB643B9" w14:textId="77777777" w:rsidR="00CD112F" w:rsidRPr="008E3902" w:rsidRDefault="00CD112F" w:rsidP="004B1B11">
            <w:pPr>
              <w:pStyle w:val="CellBodyCentered"/>
              <w:rPr>
                <w:lang w:val="ru-RU"/>
              </w:rPr>
            </w:pPr>
            <w:r w:rsidRPr="008E3902">
              <w:rPr>
                <w:lang w:val="ru-RU"/>
              </w:rPr>
              <w:t>50</w:t>
            </w:r>
          </w:p>
        </w:tc>
        <w:tc>
          <w:tcPr>
            <w:tcW w:w="1091" w:type="dxa"/>
            <w:tcBorders>
              <w:left w:val="single" w:sz="8" w:space="0" w:color="auto"/>
              <w:right w:val="single" w:sz="8" w:space="0" w:color="auto"/>
            </w:tcBorders>
          </w:tcPr>
          <w:p w14:paraId="4BB643BA" w14:textId="77777777" w:rsidR="00CD112F" w:rsidRPr="008E3902" w:rsidRDefault="00CD112F" w:rsidP="004B1B11">
            <w:pPr>
              <w:pStyle w:val="CellBodyCentered"/>
              <w:rPr>
                <w:lang w:val="ru-RU"/>
              </w:rPr>
            </w:pPr>
            <w:r w:rsidRPr="008E3902">
              <w:rPr>
                <w:lang w:val="ru-RU"/>
              </w:rPr>
              <w:t>60</w:t>
            </w:r>
          </w:p>
        </w:tc>
        <w:tc>
          <w:tcPr>
            <w:tcW w:w="1091" w:type="dxa"/>
            <w:tcBorders>
              <w:left w:val="nil"/>
              <w:bottom w:val="nil"/>
              <w:right w:val="single" w:sz="8" w:space="0" w:color="auto"/>
            </w:tcBorders>
          </w:tcPr>
          <w:p w14:paraId="4BB643BB" w14:textId="77777777" w:rsidR="00CD112F" w:rsidRPr="008E3902" w:rsidRDefault="00CD112F" w:rsidP="004B1B11">
            <w:pPr>
              <w:pStyle w:val="CellBodyCentered"/>
              <w:rPr>
                <w:lang w:val="ru-RU"/>
              </w:rPr>
            </w:pPr>
            <w:r w:rsidRPr="008E3902">
              <w:rPr>
                <w:lang w:val="ru-RU"/>
              </w:rPr>
              <w:t>60</w:t>
            </w:r>
          </w:p>
        </w:tc>
        <w:tc>
          <w:tcPr>
            <w:tcW w:w="1091" w:type="dxa"/>
            <w:tcBorders>
              <w:left w:val="nil"/>
              <w:right w:val="single" w:sz="8" w:space="0" w:color="auto"/>
            </w:tcBorders>
          </w:tcPr>
          <w:p w14:paraId="4BB643BC" w14:textId="77777777" w:rsidR="00CD112F" w:rsidRPr="008E3902" w:rsidRDefault="00CD112F" w:rsidP="004B1B11">
            <w:pPr>
              <w:pStyle w:val="CellBodyCentered"/>
              <w:rPr>
                <w:lang w:val="ru-RU"/>
              </w:rPr>
            </w:pPr>
            <w:r w:rsidRPr="008E3902">
              <w:rPr>
                <w:lang w:val="ru-RU"/>
              </w:rPr>
              <w:t>70</w:t>
            </w:r>
          </w:p>
        </w:tc>
        <w:tc>
          <w:tcPr>
            <w:tcW w:w="1092" w:type="dxa"/>
            <w:tcBorders>
              <w:left w:val="nil"/>
              <w:right w:val="single" w:sz="8" w:space="0" w:color="auto"/>
            </w:tcBorders>
          </w:tcPr>
          <w:p w14:paraId="4BB643BD" w14:textId="77777777" w:rsidR="00CD112F" w:rsidRPr="008E3902" w:rsidRDefault="00CD112F" w:rsidP="004B1B11">
            <w:pPr>
              <w:pStyle w:val="CellBodyCentered"/>
              <w:rPr>
                <w:lang w:val="ru-RU"/>
              </w:rPr>
            </w:pPr>
            <w:r w:rsidRPr="008E3902">
              <w:rPr>
                <w:lang w:val="ru-RU"/>
              </w:rPr>
              <w:t>90</w:t>
            </w:r>
          </w:p>
        </w:tc>
      </w:tr>
      <w:tr w:rsidR="00CD112F" w:rsidRPr="008E3902" w14:paraId="4BB643C7" w14:textId="77777777" w:rsidTr="004B048F">
        <w:trPr>
          <w:cantSplit/>
          <w:trHeight w:val="282"/>
        </w:trPr>
        <w:tc>
          <w:tcPr>
            <w:tcW w:w="900" w:type="dxa"/>
            <w:tcBorders>
              <w:top w:val="nil"/>
              <w:left w:val="single" w:sz="8" w:space="0" w:color="auto"/>
              <w:bottom w:val="single" w:sz="4" w:space="0" w:color="auto"/>
              <w:right w:val="single" w:sz="8" w:space="0" w:color="auto"/>
            </w:tcBorders>
          </w:tcPr>
          <w:p w14:paraId="4BB643BF" w14:textId="77777777" w:rsidR="00CD112F" w:rsidRPr="008E3902" w:rsidRDefault="00CD112F" w:rsidP="004B1B11">
            <w:pPr>
              <w:pStyle w:val="CellBodyCentered"/>
              <w:rPr>
                <w:lang w:val="ru-RU"/>
              </w:rPr>
            </w:pPr>
            <w:r w:rsidRPr="008E3902">
              <w:rPr>
                <w:lang w:val="ru-RU"/>
              </w:rPr>
              <w:t>200</w:t>
            </w:r>
          </w:p>
        </w:tc>
        <w:tc>
          <w:tcPr>
            <w:tcW w:w="900" w:type="dxa"/>
            <w:tcBorders>
              <w:left w:val="nil"/>
              <w:bottom w:val="single" w:sz="4" w:space="0" w:color="auto"/>
              <w:right w:val="nil"/>
            </w:tcBorders>
          </w:tcPr>
          <w:p w14:paraId="4BB643C0" w14:textId="77777777" w:rsidR="00CD112F" w:rsidRPr="008E3902" w:rsidRDefault="00CD112F" w:rsidP="004B1B11">
            <w:pPr>
              <w:pStyle w:val="CellBodyCentered"/>
              <w:rPr>
                <w:lang w:val="ru-RU"/>
              </w:rPr>
            </w:pPr>
            <w:r w:rsidRPr="008E3902">
              <w:rPr>
                <w:lang w:val="ru-RU"/>
              </w:rPr>
              <w:t>8</w:t>
            </w:r>
          </w:p>
        </w:tc>
        <w:tc>
          <w:tcPr>
            <w:tcW w:w="1091" w:type="dxa"/>
            <w:tcBorders>
              <w:left w:val="single" w:sz="8" w:space="0" w:color="auto"/>
              <w:bottom w:val="single" w:sz="4" w:space="0" w:color="auto"/>
              <w:right w:val="single" w:sz="8" w:space="0" w:color="auto"/>
            </w:tcBorders>
          </w:tcPr>
          <w:p w14:paraId="4BB643C1" w14:textId="77777777" w:rsidR="00CD112F" w:rsidRPr="008E3902" w:rsidRDefault="00CD112F" w:rsidP="004B1B11">
            <w:pPr>
              <w:pStyle w:val="CellBodyCentered"/>
              <w:rPr>
                <w:lang w:val="ru-RU"/>
              </w:rPr>
            </w:pPr>
            <w:r w:rsidRPr="008E3902">
              <w:rPr>
                <w:lang w:val="ru-RU"/>
              </w:rPr>
              <w:t>50</w:t>
            </w:r>
          </w:p>
        </w:tc>
        <w:tc>
          <w:tcPr>
            <w:tcW w:w="1092" w:type="dxa"/>
            <w:tcBorders>
              <w:left w:val="nil"/>
              <w:bottom w:val="single" w:sz="4" w:space="0" w:color="auto"/>
              <w:right w:val="nil"/>
            </w:tcBorders>
          </w:tcPr>
          <w:p w14:paraId="4BB643C2" w14:textId="77777777" w:rsidR="00CD112F" w:rsidRPr="008E3902" w:rsidRDefault="00CD112F" w:rsidP="004B1B11">
            <w:pPr>
              <w:pStyle w:val="CellBodyCentered"/>
              <w:rPr>
                <w:lang w:val="ru-RU"/>
              </w:rPr>
            </w:pPr>
            <w:r w:rsidRPr="008E3902">
              <w:rPr>
                <w:lang w:val="ru-RU"/>
              </w:rPr>
              <w:t>50</w:t>
            </w:r>
          </w:p>
        </w:tc>
        <w:tc>
          <w:tcPr>
            <w:tcW w:w="1091" w:type="dxa"/>
            <w:tcBorders>
              <w:left w:val="single" w:sz="8" w:space="0" w:color="auto"/>
              <w:bottom w:val="single" w:sz="4" w:space="0" w:color="auto"/>
              <w:right w:val="single" w:sz="8" w:space="0" w:color="auto"/>
            </w:tcBorders>
          </w:tcPr>
          <w:p w14:paraId="4BB643C3" w14:textId="77777777" w:rsidR="00CD112F" w:rsidRPr="008E3902" w:rsidRDefault="00CD112F" w:rsidP="004B1B11">
            <w:pPr>
              <w:pStyle w:val="CellBodyCentered"/>
              <w:rPr>
                <w:lang w:val="ru-RU"/>
              </w:rPr>
            </w:pPr>
            <w:r w:rsidRPr="008E3902">
              <w:rPr>
                <w:lang w:val="ru-RU"/>
              </w:rPr>
              <w:t>60</w:t>
            </w:r>
          </w:p>
        </w:tc>
        <w:tc>
          <w:tcPr>
            <w:tcW w:w="1091" w:type="dxa"/>
            <w:tcBorders>
              <w:left w:val="nil"/>
              <w:bottom w:val="nil"/>
              <w:right w:val="single" w:sz="8" w:space="0" w:color="auto"/>
            </w:tcBorders>
          </w:tcPr>
          <w:p w14:paraId="4BB643C4" w14:textId="77777777" w:rsidR="00CD112F" w:rsidRPr="008E3902" w:rsidRDefault="00CD112F" w:rsidP="004B1B11">
            <w:pPr>
              <w:pStyle w:val="CellBodyCentered"/>
              <w:rPr>
                <w:lang w:val="ru-RU"/>
              </w:rPr>
            </w:pPr>
            <w:r w:rsidRPr="008E3902">
              <w:rPr>
                <w:lang w:val="ru-RU"/>
              </w:rPr>
              <w:t>60</w:t>
            </w:r>
          </w:p>
        </w:tc>
        <w:tc>
          <w:tcPr>
            <w:tcW w:w="1091" w:type="dxa"/>
            <w:tcBorders>
              <w:left w:val="nil"/>
              <w:bottom w:val="single" w:sz="4" w:space="0" w:color="auto"/>
              <w:right w:val="single" w:sz="8" w:space="0" w:color="auto"/>
            </w:tcBorders>
          </w:tcPr>
          <w:p w14:paraId="4BB643C5" w14:textId="77777777" w:rsidR="00CD112F" w:rsidRPr="008E3902" w:rsidRDefault="00CD112F" w:rsidP="004B1B11">
            <w:pPr>
              <w:pStyle w:val="CellBodyCentered"/>
              <w:rPr>
                <w:lang w:val="ru-RU"/>
              </w:rPr>
            </w:pPr>
            <w:r w:rsidRPr="008E3902">
              <w:rPr>
                <w:lang w:val="ru-RU"/>
              </w:rPr>
              <w:t>70</w:t>
            </w:r>
          </w:p>
        </w:tc>
        <w:tc>
          <w:tcPr>
            <w:tcW w:w="1092" w:type="dxa"/>
            <w:tcBorders>
              <w:left w:val="nil"/>
              <w:bottom w:val="single" w:sz="4" w:space="0" w:color="auto"/>
              <w:right w:val="single" w:sz="8" w:space="0" w:color="auto"/>
            </w:tcBorders>
          </w:tcPr>
          <w:p w14:paraId="4BB643C6" w14:textId="77777777" w:rsidR="00CD112F" w:rsidRPr="008E3902" w:rsidRDefault="00CD112F" w:rsidP="004B1B11">
            <w:pPr>
              <w:pStyle w:val="CellBodyCentered"/>
              <w:rPr>
                <w:lang w:val="ru-RU"/>
              </w:rPr>
            </w:pPr>
            <w:r w:rsidRPr="008E3902">
              <w:rPr>
                <w:lang w:val="ru-RU"/>
              </w:rPr>
              <w:t>90</w:t>
            </w:r>
          </w:p>
        </w:tc>
      </w:tr>
      <w:tr w:rsidR="00CD112F" w:rsidRPr="008E3902" w14:paraId="4BB643D0" w14:textId="77777777" w:rsidTr="004B048F">
        <w:trPr>
          <w:cantSplit/>
          <w:trHeight w:val="282"/>
        </w:trPr>
        <w:tc>
          <w:tcPr>
            <w:tcW w:w="900" w:type="dxa"/>
            <w:tcBorders>
              <w:top w:val="nil"/>
              <w:left w:val="single" w:sz="8" w:space="0" w:color="auto"/>
              <w:bottom w:val="nil"/>
              <w:right w:val="single" w:sz="8" w:space="0" w:color="auto"/>
            </w:tcBorders>
          </w:tcPr>
          <w:p w14:paraId="4BB643C8" w14:textId="77777777" w:rsidR="00CD112F" w:rsidRPr="008E3902" w:rsidRDefault="00CD112F" w:rsidP="004B1B11">
            <w:pPr>
              <w:pStyle w:val="CellBodyCentered"/>
              <w:rPr>
                <w:lang w:val="ru-RU"/>
              </w:rPr>
            </w:pPr>
            <w:r w:rsidRPr="008E3902">
              <w:rPr>
                <w:lang w:val="ru-RU"/>
              </w:rPr>
              <w:t>250</w:t>
            </w:r>
          </w:p>
        </w:tc>
        <w:tc>
          <w:tcPr>
            <w:tcW w:w="900" w:type="dxa"/>
            <w:tcBorders>
              <w:top w:val="nil"/>
              <w:left w:val="nil"/>
              <w:bottom w:val="nil"/>
              <w:right w:val="nil"/>
            </w:tcBorders>
          </w:tcPr>
          <w:p w14:paraId="4BB643C9" w14:textId="77777777" w:rsidR="00CD112F" w:rsidRPr="008E3902" w:rsidRDefault="00CD112F" w:rsidP="004B1B11">
            <w:pPr>
              <w:pStyle w:val="CellBodyCentered"/>
              <w:rPr>
                <w:lang w:val="ru-RU"/>
              </w:rPr>
            </w:pPr>
            <w:r w:rsidRPr="008E3902">
              <w:rPr>
                <w:lang w:val="ru-RU"/>
              </w:rPr>
              <w:t>10</w:t>
            </w:r>
          </w:p>
        </w:tc>
        <w:tc>
          <w:tcPr>
            <w:tcW w:w="1091" w:type="dxa"/>
            <w:tcBorders>
              <w:top w:val="nil"/>
              <w:left w:val="single" w:sz="8" w:space="0" w:color="auto"/>
              <w:bottom w:val="nil"/>
              <w:right w:val="single" w:sz="8" w:space="0" w:color="auto"/>
            </w:tcBorders>
          </w:tcPr>
          <w:p w14:paraId="4BB643CA" w14:textId="77777777" w:rsidR="00CD112F" w:rsidRPr="008E3902" w:rsidRDefault="00CD112F" w:rsidP="004B1B11">
            <w:pPr>
              <w:pStyle w:val="CellBodyCentered"/>
              <w:rPr>
                <w:lang w:val="ru-RU"/>
              </w:rPr>
            </w:pPr>
            <w:r w:rsidRPr="008E3902">
              <w:rPr>
                <w:lang w:val="ru-RU"/>
              </w:rPr>
              <w:t>50</w:t>
            </w:r>
          </w:p>
        </w:tc>
        <w:tc>
          <w:tcPr>
            <w:tcW w:w="1092" w:type="dxa"/>
            <w:tcBorders>
              <w:top w:val="nil"/>
              <w:left w:val="nil"/>
              <w:bottom w:val="nil"/>
              <w:right w:val="nil"/>
            </w:tcBorders>
          </w:tcPr>
          <w:p w14:paraId="4BB643CB" w14:textId="77777777" w:rsidR="00CD112F" w:rsidRPr="008E3902" w:rsidRDefault="00CD112F" w:rsidP="004B1B11">
            <w:pPr>
              <w:pStyle w:val="CellBodyCentered"/>
              <w:rPr>
                <w:lang w:val="ru-RU"/>
              </w:rPr>
            </w:pPr>
            <w:r w:rsidRPr="008E3902">
              <w:rPr>
                <w:lang w:val="ru-RU"/>
              </w:rPr>
              <w:t>50</w:t>
            </w:r>
          </w:p>
        </w:tc>
        <w:tc>
          <w:tcPr>
            <w:tcW w:w="1091" w:type="dxa"/>
            <w:tcBorders>
              <w:top w:val="nil"/>
              <w:left w:val="single" w:sz="8" w:space="0" w:color="auto"/>
              <w:bottom w:val="nil"/>
              <w:right w:val="single" w:sz="8" w:space="0" w:color="auto"/>
            </w:tcBorders>
          </w:tcPr>
          <w:p w14:paraId="4BB643CC" w14:textId="77777777" w:rsidR="00CD112F" w:rsidRPr="008E3902" w:rsidRDefault="00CD112F" w:rsidP="004B1B11">
            <w:pPr>
              <w:pStyle w:val="CellBodyCentered"/>
              <w:rPr>
                <w:lang w:val="ru-RU"/>
              </w:rPr>
            </w:pPr>
            <w:r w:rsidRPr="008E3902">
              <w:rPr>
                <w:lang w:val="ru-RU"/>
              </w:rPr>
              <w:t>70</w:t>
            </w:r>
          </w:p>
        </w:tc>
        <w:tc>
          <w:tcPr>
            <w:tcW w:w="1091" w:type="dxa"/>
            <w:tcBorders>
              <w:top w:val="single" w:sz="4" w:space="0" w:color="auto"/>
              <w:left w:val="nil"/>
              <w:bottom w:val="nil"/>
              <w:right w:val="single" w:sz="8" w:space="0" w:color="auto"/>
            </w:tcBorders>
          </w:tcPr>
          <w:p w14:paraId="4BB643CD" w14:textId="77777777" w:rsidR="00CD112F" w:rsidRPr="008E3902" w:rsidRDefault="00CD112F" w:rsidP="004B1B11">
            <w:pPr>
              <w:pStyle w:val="CellBodyCentered"/>
              <w:rPr>
                <w:lang w:val="ru-RU"/>
              </w:rPr>
            </w:pPr>
            <w:r w:rsidRPr="008E3902">
              <w:rPr>
                <w:lang w:val="ru-RU"/>
              </w:rPr>
              <w:t>70</w:t>
            </w:r>
          </w:p>
        </w:tc>
        <w:tc>
          <w:tcPr>
            <w:tcW w:w="1091" w:type="dxa"/>
            <w:tcBorders>
              <w:top w:val="nil"/>
              <w:left w:val="nil"/>
              <w:bottom w:val="nil"/>
              <w:right w:val="single" w:sz="8" w:space="0" w:color="auto"/>
            </w:tcBorders>
          </w:tcPr>
          <w:p w14:paraId="4BB643CE" w14:textId="77777777" w:rsidR="00CD112F" w:rsidRPr="008E3902" w:rsidRDefault="00CD112F" w:rsidP="004B1B11">
            <w:pPr>
              <w:pStyle w:val="CellBodyCentered"/>
              <w:rPr>
                <w:lang w:val="ru-RU"/>
              </w:rPr>
            </w:pPr>
            <w:r w:rsidRPr="008E3902">
              <w:rPr>
                <w:lang w:val="ru-RU"/>
              </w:rPr>
              <w:t>70</w:t>
            </w:r>
          </w:p>
        </w:tc>
        <w:tc>
          <w:tcPr>
            <w:tcW w:w="1092" w:type="dxa"/>
            <w:tcBorders>
              <w:top w:val="nil"/>
              <w:left w:val="nil"/>
              <w:bottom w:val="nil"/>
              <w:right w:val="single" w:sz="8" w:space="0" w:color="auto"/>
            </w:tcBorders>
          </w:tcPr>
          <w:p w14:paraId="4BB643CF" w14:textId="77777777" w:rsidR="00CD112F" w:rsidRPr="008E3902" w:rsidRDefault="00CD112F" w:rsidP="004B1B11">
            <w:pPr>
              <w:pStyle w:val="CellBodyCentered"/>
              <w:rPr>
                <w:lang w:val="ru-RU"/>
              </w:rPr>
            </w:pPr>
            <w:r w:rsidRPr="008E3902">
              <w:rPr>
                <w:lang w:val="ru-RU"/>
              </w:rPr>
              <w:t>90</w:t>
            </w:r>
          </w:p>
        </w:tc>
      </w:tr>
      <w:tr w:rsidR="00CD112F" w:rsidRPr="008E3902" w14:paraId="4BB643D9" w14:textId="77777777" w:rsidTr="004B048F">
        <w:trPr>
          <w:cantSplit/>
          <w:trHeight w:val="282"/>
        </w:trPr>
        <w:tc>
          <w:tcPr>
            <w:tcW w:w="900" w:type="dxa"/>
            <w:tcBorders>
              <w:top w:val="single" w:sz="4" w:space="0" w:color="auto"/>
              <w:left w:val="single" w:sz="8" w:space="0" w:color="auto"/>
              <w:right w:val="single" w:sz="8" w:space="0" w:color="auto"/>
            </w:tcBorders>
          </w:tcPr>
          <w:p w14:paraId="4BB643D1" w14:textId="77777777" w:rsidR="00CD112F" w:rsidRPr="008E3902" w:rsidRDefault="00CD112F" w:rsidP="004B1B11">
            <w:pPr>
              <w:pStyle w:val="CellBodyCentered"/>
              <w:rPr>
                <w:lang w:val="ru-RU"/>
              </w:rPr>
            </w:pPr>
            <w:r w:rsidRPr="008E3902">
              <w:rPr>
                <w:lang w:val="ru-RU"/>
              </w:rPr>
              <w:t>300</w:t>
            </w:r>
          </w:p>
        </w:tc>
        <w:tc>
          <w:tcPr>
            <w:tcW w:w="900" w:type="dxa"/>
            <w:tcBorders>
              <w:top w:val="single" w:sz="4" w:space="0" w:color="auto"/>
              <w:left w:val="nil"/>
              <w:right w:val="nil"/>
            </w:tcBorders>
          </w:tcPr>
          <w:p w14:paraId="4BB643D2" w14:textId="77777777" w:rsidR="00CD112F" w:rsidRPr="008E3902" w:rsidRDefault="00CD112F" w:rsidP="004B1B11">
            <w:pPr>
              <w:pStyle w:val="CellBodyCentered"/>
              <w:rPr>
                <w:lang w:val="ru-RU"/>
              </w:rPr>
            </w:pPr>
            <w:r w:rsidRPr="008E3902">
              <w:rPr>
                <w:lang w:val="ru-RU"/>
              </w:rPr>
              <w:t>12</w:t>
            </w:r>
          </w:p>
        </w:tc>
        <w:tc>
          <w:tcPr>
            <w:tcW w:w="1091" w:type="dxa"/>
            <w:tcBorders>
              <w:top w:val="single" w:sz="4" w:space="0" w:color="auto"/>
              <w:left w:val="single" w:sz="8" w:space="0" w:color="auto"/>
              <w:right w:val="single" w:sz="8" w:space="0" w:color="auto"/>
            </w:tcBorders>
          </w:tcPr>
          <w:p w14:paraId="4BB643D3" w14:textId="77777777" w:rsidR="00CD112F" w:rsidRPr="008E3902" w:rsidRDefault="00CD112F" w:rsidP="004B1B11">
            <w:pPr>
              <w:pStyle w:val="CellBodyCentered"/>
              <w:rPr>
                <w:lang w:val="ru-RU"/>
              </w:rPr>
            </w:pPr>
            <w:r w:rsidRPr="008E3902">
              <w:rPr>
                <w:lang w:val="ru-RU"/>
              </w:rPr>
              <w:t>60</w:t>
            </w:r>
          </w:p>
        </w:tc>
        <w:tc>
          <w:tcPr>
            <w:tcW w:w="1092" w:type="dxa"/>
            <w:tcBorders>
              <w:top w:val="single" w:sz="4" w:space="0" w:color="auto"/>
              <w:left w:val="nil"/>
              <w:right w:val="nil"/>
            </w:tcBorders>
          </w:tcPr>
          <w:p w14:paraId="4BB643D4" w14:textId="77777777" w:rsidR="00CD112F" w:rsidRPr="008E3902" w:rsidRDefault="00CD112F" w:rsidP="004B1B11">
            <w:pPr>
              <w:pStyle w:val="CellBodyCentered"/>
              <w:rPr>
                <w:lang w:val="ru-RU"/>
              </w:rPr>
            </w:pPr>
            <w:r w:rsidRPr="008E3902">
              <w:rPr>
                <w:lang w:val="ru-RU"/>
              </w:rPr>
              <w:t>60</w:t>
            </w:r>
          </w:p>
        </w:tc>
        <w:tc>
          <w:tcPr>
            <w:tcW w:w="1091" w:type="dxa"/>
            <w:tcBorders>
              <w:top w:val="single" w:sz="4" w:space="0" w:color="auto"/>
              <w:left w:val="single" w:sz="8" w:space="0" w:color="auto"/>
              <w:right w:val="single" w:sz="8" w:space="0" w:color="auto"/>
            </w:tcBorders>
          </w:tcPr>
          <w:p w14:paraId="4BB643D5" w14:textId="77777777" w:rsidR="00CD112F" w:rsidRPr="008E3902" w:rsidRDefault="00CD112F" w:rsidP="004B1B11">
            <w:pPr>
              <w:pStyle w:val="CellBodyCentered"/>
              <w:rPr>
                <w:lang w:val="ru-RU"/>
              </w:rPr>
            </w:pPr>
            <w:r w:rsidRPr="008E3902">
              <w:rPr>
                <w:lang w:val="ru-RU"/>
              </w:rPr>
              <w:t>70</w:t>
            </w:r>
          </w:p>
        </w:tc>
        <w:tc>
          <w:tcPr>
            <w:tcW w:w="1091" w:type="dxa"/>
            <w:tcBorders>
              <w:top w:val="single" w:sz="4" w:space="0" w:color="auto"/>
              <w:left w:val="nil"/>
              <w:bottom w:val="nil"/>
              <w:right w:val="single" w:sz="8" w:space="0" w:color="auto"/>
            </w:tcBorders>
          </w:tcPr>
          <w:p w14:paraId="4BB643D6" w14:textId="77777777" w:rsidR="00CD112F" w:rsidRPr="008E3902" w:rsidRDefault="00CD112F" w:rsidP="004B1B11">
            <w:pPr>
              <w:pStyle w:val="CellBodyCentered"/>
              <w:rPr>
                <w:lang w:val="ru-RU"/>
              </w:rPr>
            </w:pPr>
            <w:r w:rsidRPr="008E3902">
              <w:rPr>
                <w:lang w:val="ru-RU"/>
              </w:rPr>
              <w:t>80</w:t>
            </w:r>
          </w:p>
        </w:tc>
        <w:tc>
          <w:tcPr>
            <w:tcW w:w="1091" w:type="dxa"/>
            <w:tcBorders>
              <w:top w:val="single" w:sz="4" w:space="0" w:color="auto"/>
              <w:left w:val="nil"/>
              <w:right w:val="single" w:sz="8" w:space="0" w:color="auto"/>
            </w:tcBorders>
          </w:tcPr>
          <w:p w14:paraId="4BB643D7" w14:textId="77777777" w:rsidR="00CD112F" w:rsidRPr="008E3902" w:rsidRDefault="00CD112F" w:rsidP="004B1B11">
            <w:pPr>
              <w:pStyle w:val="CellBodyCentered"/>
              <w:rPr>
                <w:lang w:val="ru-RU"/>
              </w:rPr>
            </w:pPr>
            <w:r w:rsidRPr="008E3902">
              <w:rPr>
                <w:lang w:val="ru-RU"/>
              </w:rPr>
              <w:t>80</w:t>
            </w:r>
          </w:p>
        </w:tc>
        <w:tc>
          <w:tcPr>
            <w:tcW w:w="1092" w:type="dxa"/>
            <w:tcBorders>
              <w:top w:val="single" w:sz="4" w:space="0" w:color="auto"/>
              <w:left w:val="nil"/>
              <w:right w:val="single" w:sz="8" w:space="0" w:color="auto"/>
            </w:tcBorders>
          </w:tcPr>
          <w:p w14:paraId="4BB643D8" w14:textId="77777777" w:rsidR="00CD112F" w:rsidRPr="008E3902" w:rsidRDefault="00CD112F" w:rsidP="004B1B11">
            <w:pPr>
              <w:pStyle w:val="CellBodyCentered"/>
              <w:rPr>
                <w:lang w:val="ru-RU"/>
              </w:rPr>
            </w:pPr>
            <w:r w:rsidRPr="008E3902">
              <w:rPr>
                <w:lang w:val="ru-RU"/>
              </w:rPr>
              <w:t>100</w:t>
            </w:r>
          </w:p>
        </w:tc>
      </w:tr>
      <w:tr w:rsidR="00CD112F" w:rsidRPr="008E3902" w14:paraId="4BB643E2" w14:textId="77777777" w:rsidTr="004B048F">
        <w:trPr>
          <w:cantSplit/>
          <w:trHeight w:val="282"/>
        </w:trPr>
        <w:tc>
          <w:tcPr>
            <w:tcW w:w="900" w:type="dxa"/>
            <w:tcBorders>
              <w:left w:val="single" w:sz="8" w:space="0" w:color="auto"/>
              <w:right w:val="single" w:sz="8" w:space="0" w:color="auto"/>
            </w:tcBorders>
          </w:tcPr>
          <w:p w14:paraId="4BB643DA" w14:textId="77777777" w:rsidR="00CD112F" w:rsidRPr="008E3902" w:rsidRDefault="00CD112F" w:rsidP="004B1B11">
            <w:pPr>
              <w:pStyle w:val="CellBodyCentered"/>
              <w:rPr>
                <w:lang w:val="ru-RU"/>
              </w:rPr>
            </w:pPr>
            <w:r w:rsidRPr="008E3902">
              <w:rPr>
                <w:lang w:val="ru-RU"/>
              </w:rPr>
              <w:t>350</w:t>
            </w:r>
          </w:p>
        </w:tc>
        <w:tc>
          <w:tcPr>
            <w:tcW w:w="900" w:type="dxa"/>
            <w:tcBorders>
              <w:left w:val="nil"/>
              <w:right w:val="nil"/>
            </w:tcBorders>
          </w:tcPr>
          <w:p w14:paraId="4BB643DB" w14:textId="77777777" w:rsidR="00CD112F" w:rsidRPr="008E3902" w:rsidRDefault="00CD112F" w:rsidP="004B1B11">
            <w:pPr>
              <w:pStyle w:val="CellBodyCentered"/>
              <w:rPr>
                <w:lang w:val="ru-RU"/>
              </w:rPr>
            </w:pPr>
            <w:r w:rsidRPr="008E3902">
              <w:rPr>
                <w:lang w:val="ru-RU"/>
              </w:rPr>
              <w:t>14</w:t>
            </w:r>
          </w:p>
        </w:tc>
        <w:tc>
          <w:tcPr>
            <w:tcW w:w="1091" w:type="dxa"/>
            <w:tcBorders>
              <w:left w:val="single" w:sz="8" w:space="0" w:color="auto"/>
              <w:right w:val="single" w:sz="8" w:space="0" w:color="auto"/>
            </w:tcBorders>
          </w:tcPr>
          <w:p w14:paraId="4BB643DC" w14:textId="77777777" w:rsidR="00CD112F" w:rsidRPr="008E3902" w:rsidRDefault="00CD112F" w:rsidP="004B1B11">
            <w:pPr>
              <w:pStyle w:val="CellBodyCentered"/>
              <w:rPr>
                <w:lang w:val="ru-RU"/>
              </w:rPr>
            </w:pPr>
            <w:r w:rsidRPr="008E3902">
              <w:rPr>
                <w:lang w:val="ru-RU"/>
              </w:rPr>
              <w:t>60</w:t>
            </w:r>
          </w:p>
        </w:tc>
        <w:tc>
          <w:tcPr>
            <w:tcW w:w="1092" w:type="dxa"/>
            <w:tcBorders>
              <w:left w:val="nil"/>
              <w:right w:val="nil"/>
            </w:tcBorders>
          </w:tcPr>
          <w:p w14:paraId="4BB643DD" w14:textId="77777777" w:rsidR="00CD112F" w:rsidRPr="008E3902" w:rsidRDefault="00CD112F" w:rsidP="004B1B11">
            <w:pPr>
              <w:pStyle w:val="CellBodyCentered"/>
              <w:rPr>
                <w:lang w:val="ru-RU"/>
              </w:rPr>
            </w:pPr>
            <w:r w:rsidRPr="008E3902">
              <w:rPr>
                <w:lang w:val="ru-RU"/>
              </w:rPr>
              <w:t>60</w:t>
            </w:r>
          </w:p>
        </w:tc>
        <w:tc>
          <w:tcPr>
            <w:tcW w:w="1091" w:type="dxa"/>
            <w:tcBorders>
              <w:left w:val="single" w:sz="8" w:space="0" w:color="auto"/>
              <w:right w:val="single" w:sz="8" w:space="0" w:color="auto"/>
            </w:tcBorders>
          </w:tcPr>
          <w:p w14:paraId="4BB643DE" w14:textId="77777777" w:rsidR="00CD112F" w:rsidRPr="008E3902" w:rsidRDefault="00CD112F" w:rsidP="004B1B11">
            <w:pPr>
              <w:pStyle w:val="CellBodyCentered"/>
              <w:rPr>
                <w:lang w:val="ru-RU"/>
              </w:rPr>
            </w:pPr>
            <w:r w:rsidRPr="008E3902">
              <w:rPr>
                <w:lang w:val="ru-RU"/>
              </w:rPr>
              <w:t>70</w:t>
            </w:r>
          </w:p>
        </w:tc>
        <w:tc>
          <w:tcPr>
            <w:tcW w:w="1091" w:type="dxa"/>
            <w:tcBorders>
              <w:left w:val="nil"/>
              <w:bottom w:val="nil"/>
              <w:right w:val="single" w:sz="8" w:space="0" w:color="auto"/>
            </w:tcBorders>
          </w:tcPr>
          <w:p w14:paraId="4BB643DF" w14:textId="77777777" w:rsidR="00CD112F" w:rsidRPr="008E3902" w:rsidRDefault="00CD112F" w:rsidP="004B1B11">
            <w:pPr>
              <w:pStyle w:val="CellBodyCentered"/>
              <w:rPr>
                <w:lang w:val="ru-RU"/>
              </w:rPr>
            </w:pPr>
            <w:r w:rsidRPr="008E3902">
              <w:rPr>
                <w:lang w:val="ru-RU"/>
              </w:rPr>
              <w:t>80</w:t>
            </w:r>
          </w:p>
        </w:tc>
        <w:tc>
          <w:tcPr>
            <w:tcW w:w="1091" w:type="dxa"/>
            <w:tcBorders>
              <w:left w:val="nil"/>
              <w:right w:val="single" w:sz="8" w:space="0" w:color="auto"/>
            </w:tcBorders>
          </w:tcPr>
          <w:p w14:paraId="4BB643E0" w14:textId="77777777" w:rsidR="00CD112F" w:rsidRPr="008E3902" w:rsidRDefault="00CD112F" w:rsidP="004B1B11">
            <w:pPr>
              <w:pStyle w:val="CellBodyCentered"/>
              <w:rPr>
                <w:lang w:val="ru-RU"/>
              </w:rPr>
            </w:pPr>
            <w:r w:rsidRPr="008E3902">
              <w:rPr>
                <w:lang w:val="ru-RU"/>
              </w:rPr>
              <w:t>80</w:t>
            </w:r>
          </w:p>
        </w:tc>
        <w:tc>
          <w:tcPr>
            <w:tcW w:w="1092" w:type="dxa"/>
            <w:tcBorders>
              <w:left w:val="nil"/>
              <w:right w:val="single" w:sz="8" w:space="0" w:color="auto"/>
            </w:tcBorders>
          </w:tcPr>
          <w:p w14:paraId="4BB643E1" w14:textId="77777777" w:rsidR="00CD112F" w:rsidRPr="008E3902" w:rsidRDefault="00CD112F" w:rsidP="004B1B11">
            <w:pPr>
              <w:pStyle w:val="CellBodyCentered"/>
              <w:rPr>
                <w:lang w:val="ru-RU"/>
              </w:rPr>
            </w:pPr>
            <w:r w:rsidRPr="008E3902">
              <w:rPr>
                <w:lang w:val="ru-RU"/>
              </w:rPr>
              <w:t>100</w:t>
            </w:r>
          </w:p>
        </w:tc>
      </w:tr>
      <w:tr w:rsidR="00CD112F" w:rsidRPr="008E3902" w14:paraId="4BB643EB" w14:textId="77777777" w:rsidTr="004B048F">
        <w:trPr>
          <w:cantSplit/>
          <w:trHeight w:val="282"/>
        </w:trPr>
        <w:tc>
          <w:tcPr>
            <w:tcW w:w="900" w:type="dxa"/>
            <w:tcBorders>
              <w:left w:val="single" w:sz="8" w:space="0" w:color="auto"/>
              <w:right w:val="single" w:sz="8" w:space="0" w:color="auto"/>
            </w:tcBorders>
          </w:tcPr>
          <w:p w14:paraId="4BB643E3" w14:textId="77777777" w:rsidR="00CD112F" w:rsidRPr="008E3902" w:rsidRDefault="00CD112F" w:rsidP="004B1B11">
            <w:pPr>
              <w:pStyle w:val="CellBodyCentered"/>
              <w:rPr>
                <w:lang w:val="ru-RU"/>
              </w:rPr>
            </w:pPr>
            <w:r w:rsidRPr="008E3902">
              <w:rPr>
                <w:lang w:val="ru-RU"/>
              </w:rPr>
              <w:t>400</w:t>
            </w:r>
          </w:p>
        </w:tc>
        <w:tc>
          <w:tcPr>
            <w:tcW w:w="900" w:type="dxa"/>
            <w:tcBorders>
              <w:left w:val="nil"/>
              <w:right w:val="nil"/>
            </w:tcBorders>
          </w:tcPr>
          <w:p w14:paraId="4BB643E4" w14:textId="77777777" w:rsidR="00CD112F" w:rsidRPr="008E3902" w:rsidRDefault="00CD112F" w:rsidP="004B1B11">
            <w:pPr>
              <w:pStyle w:val="CellBodyCentered"/>
              <w:rPr>
                <w:lang w:val="ru-RU"/>
              </w:rPr>
            </w:pPr>
            <w:r w:rsidRPr="008E3902">
              <w:rPr>
                <w:lang w:val="ru-RU"/>
              </w:rPr>
              <w:t>16</w:t>
            </w:r>
          </w:p>
        </w:tc>
        <w:tc>
          <w:tcPr>
            <w:tcW w:w="1091" w:type="dxa"/>
            <w:tcBorders>
              <w:left w:val="single" w:sz="8" w:space="0" w:color="auto"/>
              <w:right w:val="single" w:sz="8" w:space="0" w:color="auto"/>
            </w:tcBorders>
          </w:tcPr>
          <w:p w14:paraId="4BB643E5" w14:textId="77777777" w:rsidR="00CD112F" w:rsidRPr="008E3902" w:rsidRDefault="00CD112F" w:rsidP="004B1B11">
            <w:pPr>
              <w:pStyle w:val="CellBodyCentered"/>
              <w:rPr>
                <w:lang w:val="ru-RU"/>
              </w:rPr>
            </w:pPr>
            <w:r w:rsidRPr="008E3902">
              <w:rPr>
                <w:lang w:val="ru-RU"/>
              </w:rPr>
              <w:t>60</w:t>
            </w:r>
          </w:p>
        </w:tc>
        <w:tc>
          <w:tcPr>
            <w:tcW w:w="1092" w:type="dxa"/>
            <w:tcBorders>
              <w:left w:val="nil"/>
              <w:right w:val="nil"/>
            </w:tcBorders>
          </w:tcPr>
          <w:p w14:paraId="4BB643E6" w14:textId="77777777" w:rsidR="00CD112F" w:rsidRPr="008E3902" w:rsidRDefault="00CD112F" w:rsidP="004B1B11">
            <w:pPr>
              <w:pStyle w:val="CellBodyCentered"/>
              <w:rPr>
                <w:lang w:val="ru-RU"/>
              </w:rPr>
            </w:pPr>
            <w:r w:rsidRPr="008E3902">
              <w:rPr>
                <w:lang w:val="ru-RU"/>
              </w:rPr>
              <w:t>60</w:t>
            </w:r>
          </w:p>
        </w:tc>
        <w:tc>
          <w:tcPr>
            <w:tcW w:w="1091" w:type="dxa"/>
            <w:tcBorders>
              <w:left w:val="single" w:sz="8" w:space="0" w:color="auto"/>
              <w:right w:val="single" w:sz="8" w:space="0" w:color="auto"/>
            </w:tcBorders>
          </w:tcPr>
          <w:p w14:paraId="4BB643E7" w14:textId="77777777" w:rsidR="00CD112F" w:rsidRPr="008E3902" w:rsidRDefault="00CD112F" w:rsidP="004B1B11">
            <w:pPr>
              <w:pStyle w:val="CellBodyCentered"/>
              <w:rPr>
                <w:lang w:val="ru-RU"/>
              </w:rPr>
            </w:pPr>
            <w:r w:rsidRPr="008E3902">
              <w:rPr>
                <w:lang w:val="ru-RU"/>
              </w:rPr>
              <w:t>70</w:t>
            </w:r>
          </w:p>
        </w:tc>
        <w:tc>
          <w:tcPr>
            <w:tcW w:w="1091" w:type="dxa"/>
            <w:tcBorders>
              <w:left w:val="nil"/>
              <w:bottom w:val="nil"/>
              <w:right w:val="single" w:sz="8" w:space="0" w:color="auto"/>
            </w:tcBorders>
          </w:tcPr>
          <w:p w14:paraId="4BB643E8" w14:textId="77777777" w:rsidR="00CD112F" w:rsidRPr="008E3902" w:rsidRDefault="00CD112F" w:rsidP="004B1B11">
            <w:pPr>
              <w:pStyle w:val="CellBodyCentered"/>
              <w:rPr>
                <w:lang w:val="ru-RU"/>
              </w:rPr>
            </w:pPr>
            <w:r w:rsidRPr="008E3902">
              <w:rPr>
                <w:lang w:val="ru-RU"/>
              </w:rPr>
              <w:t>90</w:t>
            </w:r>
          </w:p>
        </w:tc>
        <w:tc>
          <w:tcPr>
            <w:tcW w:w="1091" w:type="dxa"/>
            <w:tcBorders>
              <w:left w:val="nil"/>
              <w:right w:val="single" w:sz="8" w:space="0" w:color="auto"/>
            </w:tcBorders>
          </w:tcPr>
          <w:p w14:paraId="4BB643E9" w14:textId="77777777" w:rsidR="00CD112F" w:rsidRPr="008E3902" w:rsidRDefault="00CD112F" w:rsidP="004B1B11">
            <w:pPr>
              <w:pStyle w:val="CellBodyCentered"/>
              <w:rPr>
                <w:lang w:val="ru-RU"/>
              </w:rPr>
            </w:pPr>
            <w:r w:rsidRPr="008E3902">
              <w:rPr>
                <w:lang w:val="ru-RU"/>
              </w:rPr>
              <w:t>90</w:t>
            </w:r>
          </w:p>
        </w:tc>
        <w:tc>
          <w:tcPr>
            <w:tcW w:w="1092" w:type="dxa"/>
            <w:tcBorders>
              <w:left w:val="nil"/>
              <w:right w:val="single" w:sz="8" w:space="0" w:color="auto"/>
            </w:tcBorders>
          </w:tcPr>
          <w:p w14:paraId="4BB643EA" w14:textId="77777777" w:rsidR="00CD112F" w:rsidRPr="008E3902" w:rsidRDefault="00CD112F" w:rsidP="004B1B11">
            <w:pPr>
              <w:pStyle w:val="CellBodyCentered"/>
              <w:rPr>
                <w:lang w:val="ru-RU"/>
              </w:rPr>
            </w:pPr>
            <w:r w:rsidRPr="008E3902">
              <w:rPr>
                <w:lang w:val="ru-RU"/>
              </w:rPr>
              <w:t>110</w:t>
            </w:r>
          </w:p>
        </w:tc>
      </w:tr>
      <w:tr w:rsidR="00CD112F" w:rsidRPr="008E3902" w14:paraId="4BB643F4" w14:textId="77777777" w:rsidTr="004B048F">
        <w:trPr>
          <w:cantSplit/>
          <w:trHeight w:val="282"/>
        </w:trPr>
        <w:tc>
          <w:tcPr>
            <w:tcW w:w="900" w:type="dxa"/>
            <w:tcBorders>
              <w:left w:val="single" w:sz="8" w:space="0" w:color="auto"/>
              <w:right w:val="single" w:sz="8" w:space="0" w:color="auto"/>
            </w:tcBorders>
          </w:tcPr>
          <w:p w14:paraId="4BB643EC" w14:textId="77777777" w:rsidR="00CD112F" w:rsidRPr="008E3902" w:rsidRDefault="00CD112F" w:rsidP="004B1B11">
            <w:pPr>
              <w:pStyle w:val="CellBodyCentered"/>
              <w:rPr>
                <w:lang w:val="ru-RU"/>
              </w:rPr>
            </w:pPr>
            <w:r w:rsidRPr="008E3902">
              <w:rPr>
                <w:lang w:val="ru-RU"/>
              </w:rPr>
              <w:t>450</w:t>
            </w:r>
          </w:p>
        </w:tc>
        <w:tc>
          <w:tcPr>
            <w:tcW w:w="900" w:type="dxa"/>
            <w:tcBorders>
              <w:left w:val="nil"/>
              <w:bottom w:val="nil"/>
              <w:right w:val="nil"/>
            </w:tcBorders>
          </w:tcPr>
          <w:p w14:paraId="4BB643ED" w14:textId="77777777" w:rsidR="00CD112F" w:rsidRPr="008E3902" w:rsidRDefault="00CD112F" w:rsidP="004B1B11">
            <w:pPr>
              <w:pStyle w:val="CellBodyCentered"/>
              <w:rPr>
                <w:lang w:val="ru-RU"/>
              </w:rPr>
            </w:pPr>
            <w:r w:rsidRPr="008E3902">
              <w:rPr>
                <w:lang w:val="ru-RU"/>
              </w:rPr>
              <w:t>18</w:t>
            </w:r>
          </w:p>
        </w:tc>
        <w:tc>
          <w:tcPr>
            <w:tcW w:w="1091" w:type="dxa"/>
            <w:tcBorders>
              <w:left w:val="single" w:sz="8" w:space="0" w:color="auto"/>
              <w:right w:val="single" w:sz="8" w:space="0" w:color="auto"/>
            </w:tcBorders>
          </w:tcPr>
          <w:p w14:paraId="4BB643EE" w14:textId="77777777" w:rsidR="00CD112F" w:rsidRPr="008E3902" w:rsidRDefault="00CD112F" w:rsidP="004B1B11">
            <w:pPr>
              <w:pStyle w:val="CellBodyCentered"/>
              <w:rPr>
                <w:lang w:val="ru-RU"/>
              </w:rPr>
            </w:pPr>
            <w:r w:rsidRPr="008E3902">
              <w:rPr>
                <w:lang w:val="ru-RU"/>
              </w:rPr>
              <w:t>60</w:t>
            </w:r>
          </w:p>
        </w:tc>
        <w:tc>
          <w:tcPr>
            <w:tcW w:w="1092" w:type="dxa"/>
            <w:tcBorders>
              <w:left w:val="nil"/>
              <w:bottom w:val="nil"/>
              <w:right w:val="nil"/>
            </w:tcBorders>
          </w:tcPr>
          <w:p w14:paraId="4BB643EF" w14:textId="77777777" w:rsidR="00CD112F" w:rsidRPr="008E3902" w:rsidRDefault="00CD112F" w:rsidP="004B1B11">
            <w:pPr>
              <w:pStyle w:val="CellBodyCentered"/>
              <w:rPr>
                <w:lang w:val="ru-RU"/>
              </w:rPr>
            </w:pPr>
            <w:r w:rsidRPr="008E3902">
              <w:rPr>
                <w:lang w:val="ru-RU"/>
              </w:rPr>
              <w:t>70</w:t>
            </w:r>
          </w:p>
        </w:tc>
        <w:tc>
          <w:tcPr>
            <w:tcW w:w="1091" w:type="dxa"/>
            <w:tcBorders>
              <w:left w:val="single" w:sz="8" w:space="0" w:color="auto"/>
              <w:right w:val="single" w:sz="8" w:space="0" w:color="auto"/>
            </w:tcBorders>
          </w:tcPr>
          <w:p w14:paraId="4BB643F0" w14:textId="77777777" w:rsidR="00CD112F" w:rsidRPr="008E3902" w:rsidRDefault="00CD112F" w:rsidP="004B1B11">
            <w:pPr>
              <w:pStyle w:val="CellBodyCentered"/>
              <w:rPr>
                <w:lang w:val="ru-RU"/>
              </w:rPr>
            </w:pPr>
            <w:r w:rsidRPr="008E3902">
              <w:rPr>
                <w:lang w:val="ru-RU"/>
              </w:rPr>
              <w:t>70</w:t>
            </w:r>
          </w:p>
        </w:tc>
        <w:tc>
          <w:tcPr>
            <w:tcW w:w="1091" w:type="dxa"/>
            <w:tcBorders>
              <w:left w:val="nil"/>
              <w:bottom w:val="nil"/>
              <w:right w:val="single" w:sz="8" w:space="0" w:color="auto"/>
            </w:tcBorders>
          </w:tcPr>
          <w:p w14:paraId="4BB643F1" w14:textId="77777777" w:rsidR="00CD112F" w:rsidRPr="008E3902" w:rsidRDefault="00CD112F" w:rsidP="004B1B11">
            <w:pPr>
              <w:pStyle w:val="CellBodyCentered"/>
              <w:rPr>
                <w:lang w:val="ru-RU"/>
              </w:rPr>
            </w:pPr>
            <w:r w:rsidRPr="008E3902">
              <w:rPr>
                <w:lang w:val="ru-RU"/>
              </w:rPr>
              <w:t>90</w:t>
            </w:r>
          </w:p>
        </w:tc>
        <w:tc>
          <w:tcPr>
            <w:tcW w:w="1091" w:type="dxa"/>
            <w:tcBorders>
              <w:left w:val="nil"/>
              <w:bottom w:val="nil"/>
              <w:right w:val="single" w:sz="8" w:space="0" w:color="auto"/>
            </w:tcBorders>
          </w:tcPr>
          <w:p w14:paraId="4BB643F2" w14:textId="77777777" w:rsidR="00CD112F" w:rsidRPr="008E3902" w:rsidRDefault="00CD112F" w:rsidP="004B1B11">
            <w:pPr>
              <w:pStyle w:val="CellBodyCentered"/>
              <w:rPr>
                <w:lang w:val="ru-RU"/>
              </w:rPr>
            </w:pPr>
            <w:r w:rsidRPr="008E3902">
              <w:rPr>
                <w:lang w:val="ru-RU"/>
              </w:rPr>
              <w:t>110</w:t>
            </w:r>
          </w:p>
        </w:tc>
        <w:tc>
          <w:tcPr>
            <w:tcW w:w="1092" w:type="dxa"/>
            <w:tcBorders>
              <w:left w:val="nil"/>
              <w:bottom w:val="nil"/>
              <w:right w:val="single" w:sz="8" w:space="0" w:color="auto"/>
            </w:tcBorders>
          </w:tcPr>
          <w:p w14:paraId="4BB643F3" w14:textId="77777777" w:rsidR="00CD112F" w:rsidRPr="008E3902" w:rsidRDefault="00CD112F" w:rsidP="004B1B11">
            <w:pPr>
              <w:pStyle w:val="CellBodyCentered"/>
              <w:rPr>
                <w:lang w:val="ru-RU"/>
              </w:rPr>
            </w:pPr>
            <w:r w:rsidRPr="008E3902">
              <w:rPr>
                <w:lang w:val="ru-RU"/>
              </w:rPr>
              <w:t>110</w:t>
            </w:r>
          </w:p>
        </w:tc>
      </w:tr>
      <w:tr w:rsidR="00CD112F" w:rsidRPr="008E3902" w14:paraId="4BB643FD" w14:textId="77777777" w:rsidTr="004B048F">
        <w:trPr>
          <w:cantSplit/>
          <w:trHeight w:val="282"/>
        </w:trPr>
        <w:tc>
          <w:tcPr>
            <w:tcW w:w="900" w:type="dxa"/>
            <w:tcBorders>
              <w:left w:val="single" w:sz="8" w:space="0" w:color="auto"/>
              <w:bottom w:val="single" w:sz="8" w:space="0" w:color="auto"/>
              <w:right w:val="single" w:sz="8" w:space="0" w:color="auto"/>
            </w:tcBorders>
          </w:tcPr>
          <w:p w14:paraId="4BB643F5" w14:textId="77777777" w:rsidR="00CD112F" w:rsidRPr="008E3902" w:rsidRDefault="00CD112F" w:rsidP="004B1B11">
            <w:pPr>
              <w:pStyle w:val="CellBodyCentered"/>
              <w:rPr>
                <w:lang w:val="ru-RU"/>
              </w:rPr>
            </w:pPr>
            <w:r w:rsidRPr="008E3902">
              <w:rPr>
                <w:lang w:val="ru-RU"/>
              </w:rPr>
              <w:t>500</w:t>
            </w:r>
          </w:p>
        </w:tc>
        <w:tc>
          <w:tcPr>
            <w:tcW w:w="900" w:type="dxa"/>
            <w:tcBorders>
              <w:left w:val="nil"/>
              <w:bottom w:val="single" w:sz="8" w:space="0" w:color="auto"/>
              <w:right w:val="nil"/>
            </w:tcBorders>
          </w:tcPr>
          <w:p w14:paraId="4BB643F6" w14:textId="77777777" w:rsidR="00CD112F" w:rsidRPr="008E3902" w:rsidRDefault="00CD112F" w:rsidP="004B1B11">
            <w:pPr>
              <w:pStyle w:val="CellBodyCentered"/>
              <w:rPr>
                <w:lang w:val="ru-RU"/>
              </w:rPr>
            </w:pPr>
            <w:r w:rsidRPr="008E3902">
              <w:rPr>
                <w:lang w:val="ru-RU"/>
              </w:rPr>
              <w:t>20</w:t>
            </w:r>
          </w:p>
        </w:tc>
        <w:tc>
          <w:tcPr>
            <w:tcW w:w="1091" w:type="dxa"/>
            <w:tcBorders>
              <w:left w:val="single" w:sz="8" w:space="0" w:color="auto"/>
              <w:bottom w:val="single" w:sz="8" w:space="0" w:color="auto"/>
              <w:right w:val="single" w:sz="8" w:space="0" w:color="auto"/>
            </w:tcBorders>
          </w:tcPr>
          <w:p w14:paraId="4BB643F7" w14:textId="77777777" w:rsidR="00CD112F" w:rsidRPr="008E3902" w:rsidRDefault="00CD112F" w:rsidP="004B1B11">
            <w:pPr>
              <w:pStyle w:val="CellBodyCentered"/>
              <w:rPr>
                <w:lang w:val="ru-RU"/>
              </w:rPr>
            </w:pPr>
            <w:r w:rsidRPr="008E3902">
              <w:rPr>
                <w:lang w:val="ru-RU"/>
              </w:rPr>
              <w:t>60</w:t>
            </w:r>
          </w:p>
        </w:tc>
        <w:tc>
          <w:tcPr>
            <w:tcW w:w="1092" w:type="dxa"/>
            <w:tcBorders>
              <w:left w:val="nil"/>
              <w:bottom w:val="single" w:sz="8" w:space="0" w:color="auto"/>
              <w:right w:val="nil"/>
            </w:tcBorders>
          </w:tcPr>
          <w:p w14:paraId="4BB643F8" w14:textId="77777777" w:rsidR="00CD112F" w:rsidRPr="008E3902" w:rsidRDefault="00CD112F" w:rsidP="004B1B11">
            <w:pPr>
              <w:pStyle w:val="CellBodyCentered"/>
              <w:rPr>
                <w:lang w:val="ru-RU"/>
              </w:rPr>
            </w:pPr>
            <w:r w:rsidRPr="008E3902">
              <w:rPr>
                <w:lang w:val="ru-RU"/>
              </w:rPr>
              <w:t>70</w:t>
            </w:r>
          </w:p>
        </w:tc>
        <w:tc>
          <w:tcPr>
            <w:tcW w:w="1091" w:type="dxa"/>
            <w:tcBorders>
              <w:left w:val="single" w:sz="8" w:space="0" w:color="auto"/>
              <w:bottom w:val="single" w:sz="8" w:space="0" w:color="auto"/>
              <w:right w:val="single" w:sz="8" w:space="0" w:color="auto"/>
            </w:tcBorders>
          </w:tcPr>
          <w:p w14:paraId="4BB643F9" w14:textId="77777777" w:rsidR="00CD112F" w:rsidRPr="008E3902" w:rsidRDefault="00CD112F" w:rsidP="004B1B11">
            <w:pPr>
              <w:pStyle w:val="CellBodyCentered"/>
              <w:rPr>
                <w:lang w:val="ru-RU"/>
              </w:rPr>
            </w:pPr>
            <w:r w:rsidRPr="008E3902">
              <w:rPr>
                <w:lang w:val="ru-RU"/>
              </w:rPr>
              <w:t>90</w:t>
            </w:r>
          </w:p>
        </w:tc>
        <w:tc>
          <w:tcPr>
            <w:tcW w:w="1091" w:type="dxa"/>
            <w:tcBorders>
              <w:left w:val="nil"/>
              <w:bottom w:val="single" w:sz="8" w:space="0" w:color="auto"/>
              <w:right w:val="single" w:sz="8" w:space="0" w:color="auto"/>
            </w:tcBorders>
          </w:tcPr>
          <w:p w14:paraId="4BB643FA" w14:textId="77777777" w:rsidR="00CD112F" w:rsidRPr="008E3902" w:rsidRDefault="00CD112F" w:rsidP="004B1B11">
            <w:pPr>
              <w:pStyle w:val="CellBodyCentered"/>
              <w:rPr>
                <w:lang w:val="ru-RU"/>
              </w:rPr>
            </w:pPr>
            <w:r w:rsidRPr="008E3902">
              <w:rPr>
                <w:lang w:val="ru-RU"/>
              </w:rPr>
              <w:t>100</w:t>
            </w:r>
          </w:p>
        </w:tc>
        <w:tc>
          <w:tcPr>
            <w:tcW w:w="1091" w:type="dxa"/>
            <w:tcBorders>
              <w:left w:val="nil"/>
              <w:bottom w:val="single" w:sz="8" w:space="0" w:color="auto"/>
              <w:right w:val="single" w:sz="8" w:space="0" w:color="auto"/>
            </w:tcBorders>
          </w:tcPr>
          <w:p w14:paraId="4BB643FB" w14:textId="77777777" w:rsidR="00CD112F" w:rsidRPr="008E3902" w:rsidRDefault="00CD112F" w:rsidP="004B1B11">
            <w:pPr>
              <w:pStyle w:val="CellBodyCentered"/>
              <w:rPr>
                <w:lang w:val="ru-RU"/>
              </w:rPr>
            </w:pPr>
            <w:r w:rsidRPr="008E3902">
              <w:rPr>
                <w:lang w:val="ru-RU"/>
              </w:rPr>
              <w:t>110</w:t>
            </w:r>
          </w:p>
        </w:tc>
        <w:tc>
          <w:tcPr>
            <w:tcW w:w="1092" w:type="dxa"/>
            <w:tcBorders>
              <w:left w:val="nil"/>
              <w:bottom w:val="single" w:sz="8" w:space="0" w:color="auto"/>
              <w:right w:val="single" w:sz="8" w:space="0" w:color="auto"/>
            </w:tcBorders>
          </w:tcPr>
          <w:p w14:paraId="4BB643FC" w14:textId="77777777" w:rsidR="00CD112F" w:rsidRPr="008E3902" w:rsidRDefault="00CD112F" w:rsidP="004B1B11">
            <w:pPr>
              <w:pStyle w:val="CellBodyCentered"/>
              <w:rPr>
                <w:lang w:val="ru-RU"/>
              </w:rPr>
            </w:pPr>
            <w:r w:rsidRPr="008E3902">
              <w:rPr>
                <w:lang w:val="ru-RU"/>
              </w:rPr>
              <w:t>120</w:t>
            </w:r>
          </w:p>
        </w:tc>
      </w:tr>
      <w:tr w:rsidR="00CD112F" w:rsidRPr="008E3902" w14:paraId="4BB64406" w14:textId="77777777" w:rsidTr="004B048F">
        <w:trPr>
          <w:cantSplit/>
          <w:trHeight w:val="282"/>
        </w:trPr>
        <w:tc>
          <w:tcPr>
            <w:tcW w:w="900" w:type="dxa"/>
            <w:tcBorders>
              <w:left w:val="single" w:sz="8" w:space="0" w:color="auto"/>
              <w:bottom w:val="single" w:sz="8" w:space="0" w:color="auto"/>
              <w:right w:val="single" w:sz="8" w:space="0" w:color="auto"/>
            </w:tcBorders>
          </w:tcPr>
          <w:p w14:paraId="4BB643FE" w14:textId="77777777" w:rsidR="00CD112F" w:rsidRPr="008E3902" w:rsidRDefault="00CD112F" w:rsidP="004B1B11">
            <w:pPr>
              <w:pStyle w:val="CellBodyCentered"/>
              <w:rPr>
                <w:lang w:val="ru-RU"/>
              </w:rPr>
            </w:pPr>
            <w:r w:rsidRPr="008E3902">
              <w:rPr>
                <w:lang w:val="ru-RU"/>
              </w:rPr>
              <w:t>600</w:t>
            </w:r>
          </w:p>
        </w:tc>
        <w:tc>
          <w:tcPr>
            <w:tcW w:w="900" w:type="dxa"/>
            <w:tcBorders>
              <w:left w:val="nil"/>
              <w:bottom w:val="single" w:sz="8" w:space="0" w:color="auto"/>
              <w:right w:val="nil"/>
            </w:tcBorders>
          </w:tcPr>
          <w:p w14:paraId="4BB643FF" w14:textId="77777777" w:rsidR="00CD112F" w:rsidRPr="008E3902" w:rsidRDefault="00CD112F" w:rsidP="004B1B11">
            <w:pPr>
              <w:pStyle w:val="CellBodyCentered"/>
              <w:rPr>
                <w:lang w:val="ru-RU"/>
              </w:rPr>
            </w:pPr>
            <w:r w:rsidRPr="008E3902">
              <w:rPr>
                <w:lang w:val="ru-RU"/>
              </w:rPr>
              <w:t>24</w:t>
            </w:r>
          </w:p>
        </w:tc>
        <w:tc>
          <w:tcPr>
            <w:tcW w:w="1091" w:type="dxa"/>
            <w:tcBorders>
              <w:left w:val="single" w:sz="8" w:space="0" w:color="auto"/>
              <w:bottom w:val="single" w:sz="8" w:space="0" w:color="auto"/>
              <w:right w:val="single" w:sz="8" w:space="0" w:color="auto"/>
            </w:tcBorders>
          </w:tcPr>
          <w:p w14:paraId="4BB64400" w14:textId="77777777" w:rsidR="00CD112F" w:rsidRPr="008E3902" w:rsidRDefault="00CD112F" w:rsidP="004B1B11">
            <w:pPr>
              <w:pStyle w:val="CellBodyCentered"/>
              <w:rPr>
                <w:lang w:val="ru-RU"/>
              </w:rPr>
            </w:pPr>
            <w:r w:rsidRPr="008E3902">
              <w:rPr>
                <w:lang w:val="ru-RU"/>
              </w:rPr>
              <w:t>70</w:t>
            </w:r>
          </w:p>
        </w:tc>
        <w:tc>
          <w:tcPr>
            <w:tcW w:w="1092" w:type="dxa"/>
            <w:tcBorders>
              <w:left w:val="nil"/>
              <w:bottom w:val="single" w:sz="8" w:space="0" w:color="auto"/>
              <w:right w:val="nil"/>
            </w:tcBorders>
          </w:tcPr>
          <w:p w14:paraId="4BB64401" w14:textId="77777777" w:rsidR="00CD112F" w:rsidRPr="008E3902" w:rsidRDefault="00CD112F" w:rsidP="004B1B11">
            <w:pPr>
              <w:pStyle w:val="CellBodyCentered"/>
              <w:rPr>
                <w:lang w:val="ru-RU"/>
              </w:rPr>
            </w:pPr>
            <w:r w:rsidRPr="008E3902">
              <w:rPr>
                <w:lang w:val="ru-RU"/>
              </w:rPr>
              <w:t>70</w:t>
            </w:r>
          </w:p>
        </w:tc>
        <w:tc>
          <w:tcPr>
            <w:tcW w:w="1091" w:type="dxa"/>
            <w:tcBorders>
              <w:left w:val="single" w:sz="8" w:space="0" w:color="auto"/>
              <w:bottom w:val="single" w:sz="8" w:space="0" w:color="auto"/>
              <w:right w:val="single" w:sz="8" w:space="0" w:color="auto"/>
            </w:tcBorders>
          </w:tcPr>
          <w:p w14:paraId="4BB64402" w14:textId="77777777" w:rsidR="00CD112F" w:rsidRPr="008E3902" w:rsidRDefault="00CD112F" w:rsidP="004B1B11">
            <w:pPr>
              <w:pStyle w:val="CellBodyCentered"/>
              <w:rPr>
                <w:lang w:val="ru-RU"/>
              </w:rPr>
            </w:pPr>
            <w:r w:rsidRPr="008E3902">
              <w:rPr>
                <w:lang w:val="ru-RU"/>
              </w:rPr>
              <w:t>90</w:t>
            </w:r>
          </w:p>
        </w:tc>
        <w:tc>
          <w:tcPr>
            <w:tcW w:w="1091" w:type="dxa"/>
            <w:tcBorders>
              <w:left w:val="nil"/>
              <w:bottom w:val="single" w:sz="8" w:space="0" w:color="auto"/>
              <w:right w:val="single" w:sz="8" w:space="0" w:color="auto"/>
            </w:tcBorders>
          </w:tcPr>
          <w:p w14:paraId="4BB64403" w14:textId="77777777" w:rsidR="00CD112F" w:rsidRPr="008E3902" w:rsidRDefault="00CD112F" w:rsidP="004B1B11">
            <w:pPr>
              <w:pStyle w:val="CellBodyCentered"/>
              <w:rPr>
                <w:lang w:val="ru-RU"/>
              </w:rPr>
            </w:pPr>
            <w:r w:rsidRPr="008E3902">
              <w:rPr>
                <w:lang w:val="ru-RU"/>
              </w:rPr>
              <w:t>100</w:t>
            </w:r>
          </w:p>
        </w:tc>
        <w:tc>
          <w:tcPr>
            <w:tcW w:w="1091" w:type="dxa"/>
            <w:tcBorders>
              <w:left w:val="nil"/>
              <w:bottom w:val="single" w:sz="8" w:space="0" w:color="auto"/>
              <w:right w:val="single" w:sz="8" w:space="0" w:color="auto"/>
            </w:tcBorders>
          </w:tcPr>
          <w:p w14:paraId="4BB64404" w14:textId="77777777" w:rsidR="00CD112F" w:rsidRPr="008E3902" w:rsidRDefault="00CD112F" w:rsidP="004B1B11">
            <w:pPr>
              <w:pStyle w:val="CellBodyCentered"/>
              <w:rPr>
                <w:lang w:val="ru-RU"/>
              </w:rPr>
            </w:pPr>
            <w:r w:rsidRPr="008E3902">
              <w:rPr>
                <w:lang w:val="ru-RU"/>
              </w:rPr>
              <w:t>110</w:t>
            </w:r>
          </w:p>
        </w:tc>
        <w:tc>
          <w:tcPr>
            <w:tcW w:w="1092" w:type="dxa"/>
            <w:tcBorders>
              <w:left w:val="nil"/>
              <w:bottom w:val="single" w:sz="8" w:space="0" w:color="auto"/>
              <w:right w:val="single" w:sz="8" w:space="0" w:color="auto"/>
            </w:tcBorders>
          </w:tcPr>
          <w:p w14:paraId="4BB64405" w14:textId="77777777" w:rsidR="00CD112F" w:rsidRPr="008E3902" w:rsidRDefault="00CD112F" w:rsidP="004B1B11">
            <w:pPr>
              <w:pStyle w:val="CellBodyCentered"/>
              <w:rPr>
                <w:lang w:val="ru-RU"/>
              </w:rPr>
            </w:pPr>
            <w:r w:rsidRPr="008E3902">
              <w:rPr>
                <w:lang w:val="ru-RU"/>
              </w:rPr>
              <w:t>120</w:t>
            </w:r>
          </w:p>
        </w:tc>
      </w:tr>
      <w:tr w:rsidR="00CD112F" w:rsidRPr="008E3902" w14:paraId="4BB6440F" w14:textId="77777777" w:rsidTr="004B048F">
        <w:trPr>
          <w:cantSplit/>
          <w:trHeight w:val="282"/>
        </w:trPr>
        <w:tc>
          <w:tcPr>
            <w:tcW w:w="900" w:type="dxa"/>
            <w:tcBorders>
              <w:left w:val="single" w:sz="8" w:space="0" w:color="auto"/>
              <w:bottom w:val="single" w:sz="8" w:space="0" w:color="auto"/>
              <w:right w:val="single" w:sz="8" w:space="0" w:color="auto"/>
            </w:tcBorders>
          </w:tcPr>
          <w:p w14:paraId="4BB64407" w14:textId="77777777" w:rsidR="00CD112F" w:rsidRPr="008E3902" w:rsidRDefault="00CD112F" w:rsidP="004B1B11">
            <w:pPr>
              <w:pStyle w:val="CellBodyCentered"/>
              <w:rPr>
                <w:lang w:val="ru-RU"/>
              </w:rPr>
            </w:pPr>
            <w:r w:rsidRPr="008E3902">
              <w:rPr>
                <w:lang w:val="ru-RU"/>
              </w:rPr>
              <w:t>&gt;600</w:t>
            </w:r>
          </w:p>
        </w:tc>
        <w:tc>
          <w:tcPr>
            <w:tcW w:w="900" w:type="dxa"/>
            <w:tcBorders>
              <w:left w:val="nil"/>
              <w:bottom w:val="single" w:sz="8" w:space="0" w:color="auto"/>
              <w:right w:val="nil"/>
            </w:tcBorders>
          </w:tcPr>
          <w:p w14:paraId="4BB64408" w14:textId="77777777" w:rsidR="00CD112F" w:rsidRPr="008E3902" w:rsidRDefault="00CD112F" w:rsidP="004B1B11">
            <w:pPr>
              <w:pStyle w:val="CellBodyCentered"/>
              <w:rPr>
                <w:lang w:val="ru-RU"/>
              </w:rPr>
            </w:pPr>
            <w:r w:rsidRPr="008E3902">
              <w:rPr>
                <w:lang w:val="ru-RU"/>
              </w:rPr>
              <w:t>&gt;24</w:t>
            </w:r>
          </w:p>
        </w:tc>
        <w:tc>
          <w:tcPr>
            <w:tcW w:w="1091" w:type="dxa"/>
            <w:tcBorders>
              <w:left w:val="single" w:sz="8" w:space="0" w:color="auto"/>
              <w:bottom w:val="single" w:sz="8" w:space="0" w:color="auto"/>
              <w:right w:val="single" w:sz="8" w:space="0" w:color="auto"/>
            </w:tcBorders>
          </w:tcPr>
          <w:p w14:paraId="4BB64409" w14:textId="77777777" w:rsidR="00CD112F" w:rsidRPr="008E3902" w:rsidRDefault="00CD112F" w:rsidP="004B1B11">
            <w:pPr>
              <w:pStyle w:val="CellBodyCentered"/>
              <w:rPr>
                <w:lang w:val="ru-RU"/>
              </w:rPr>
            </w:pPr>
            <w:r w:rsidRPr="008E3902">
              <w:rPr>
                <w:lang w:val="ru-RU"/>
              </w:rPr>
              <w:t>70</w:t>
            </w:r>
          </w:p>
        </w:tc>
        <w:tc>
          <w:tcPr>
            <w:tcW w:w="1092" w:type="dxa"/>
            <w:tcBorders>
              <w:left w:val="nil"/>
              <w:bottom w:val="single" w:sz="8" w:space="0" w:color="auto"/>
              <w:right w:val="nil"/>
            </w:tcBorders>
          </w:tcPr>
          <w:p w14:paraId="4BB6440A" w14:textId="77777777" w:rsidR="00CD112F" w:rsidRPr="008E3902" w:rsidRDefault="00CD112F" w:rsidP="004B1B11">
            <w:pPr>
              <w:pStyle w:val="CellBodyCentered"/>
              <w:rPr>
                <w:lang w:val="ru-RU"/>
              </w:rPr>
            </w:pPr>
            <w:r w:rsidRPr="008E3902">
              <w:rPr>
                <w:lang w:val="ru-RU"/>
              </w:rPr>
              <w:t>70</w:t>
            </w:r>
          </w:p>
        </w:tc>
        <w:tc>
          <w:tcPr>
            <w:tcW w:w="1091" w:type="dxa"/>
            <w:tcBorders>
              <w:left w:val="single" w:sz="8" w:space="0" w:color="auto"/>
              <w:bottom w:val="single" w:sz="8" w:space="0" w:color="auto"/>
              <w:right w:val="single" w:sz="8" w:space="0" w:color="auto"/>
            </w:tcBorders>
          </w:tcPr>
          <w:p w14:paraId="4BB6440B" w14:textId="77777777" w:rsidR="00CD112F" w:rsidRPr="008E3902" w:rsidRDefault="00CD112F" w:rsidP="004B1B11">
            <w:pPr>
              <w:pStyle w:val="CellBodyCentered"/>
              <w:rPr>
                <w:lang w:val="ru-RU"/>
              </w:rPr>
            </w:pPr>
            <w:r w:rsidRPr="008E3902">
              <w:rPr>
                <w:lang w:val="ru-RU"/>
              </w:rPr>
              <w:t>90</w:t>
            </w:r>
          </w:p>
        </w:tc>
        <w:tc>
          <w:tcPr>
            <w:tcW w:w="1091" w:type="dxa"/>
            <w:tcBorders>
              <w:left w:val="nil"/>
              <w:bottom w:val="single" w:sz="8" w:space="0" w:color="auto"/>
              <w:right w:val="single" w:sz="8" w:space="0" w:color="auto"/>
            </w:tcBorders>
          </w:tcPr>
          <w:p w14:paraId="4BB6440C" w14:textId="77777777" w:rsidR="00CD112F" w:rsidRPr="008E3902" w:rsidRDefault="00CD112F" w:rsidP="004B1B11">
            <w:pPr>
              <w:pStyle w:val="CellBodyCentered"/>
              <w:rPr>
                <w:lang w:val="ru-RU"/>
              </w:rPr>
            </w:pPr>
            <w:r w:rsidRPr="008E3902">
              <w:rPr>
                <w:lang w:val="ru-RU"/>
              </w:rPr>
              <w:t>100</w:t>
            </w:r>
          </w:p>
        </w:tc>
        <w:tc>
          <w:tcPr>
            <w:tcW w:w="1091" w:type="dxa"/>
            <w:tcBorders>
              <w:left w:val="nil"/>
              <w:bottom w:val="single" w:sz="8" w:space="0" w:color="auto"/>
              <w:right w:val="single" w:sz="8" w:space="0" w:color="auto"/>
            </w:tcBorders>
          </w:tcPr>
          <w:p w14:paraId="4BB6440D" w14:textId="77777777" w:rsidR="00CD112F" w:rsidRPr="008E3902" w:rsidRDefault="00CD112F" w:rsidP="004B1B11">
            <w:pPr>
              <w:pStyle w:val="CellBodyCentered"/>
              <w:rPr>
                <w:lang w:val="ru-RU"/>
              </w:rPr>
            </w:pPr>
            <w:r w:rsidRPr="008E3902">
              <w:rPr>
                <w:lang w:val="ru-RU"/>
              </w:rPr>
              <w:t>110</w:t>
            </w:r>
          </w:p>
        </w:tc>
        <w:tc>
          <w:tcPr>
            <w:tcW w:w="1092" w:type="dxa"/>
            <w:tcBorders>
              <w:left w:val="nil"/>
              <w:bottom w:val="single" w:sz="8" w:space="0" w:color="auto"/>
              <w:right w:val="single" w:sz="8" w:space="0" w:color="auto"/>
            </w:tcBorders>
          </w:tcPr>
          <w:p w14:paraId="4BB6440E" w14:textId="77777777" w:rsidR="00CD112F" w:rsidRPr="008E3902" w:rsidRDefault="00CD112F" w:rsidP="004B1B11">
            <w:pPr>
              <w:pStyle w:val="CellBodyCentered"/>
              <w:rPr>
                <w:lang w:val="ru-RU"/>
              </w:rPr>
            </w:pPr>
            <w:r w:rsidRPr="008E3902">
              <w:rPr>
                <w:lang w:val="ru-RU"/>
              </w:rPr>
              <w:t>120</w:t>
            </w:r>
          </w:p>
        </w:tc>
      </w:tr>
    </w:tbl>
    <w:p w14:paraId="4BB64410" w14:textId="77777777" w:rsidR="00CD112F" w:rsidRPr="008E3902" w:rsidRDefault="00CD112F" w:rsidP="00C14B28">
      <w:pPr>
        <w:autoSpaceDE/>
        <w:autoSpaceDN/>
        <w:adjustRightInd/>
        <w:spacing w:before="0" w:line="240" w:lineRule="auto"/>
        <w:ind w:left="0"/>
        <w:rPr>
          <w:b/>
          <w:lang w:val="ru-RU"/>
        </w:rPr>
      </w:pPr>
    </w:p>
    <w:p w14:paraId="4BB64411" w14:textId="77777777" w:rsidR="00CD112F" w:rsidRPr="008E3902" w:rsidRDefault="00CD112F" w:rsidP="00C14B28">
      <w:pPr>
        <w:pStyle w:val="Heading2"/>
        <w:rPr>
          <w:lang w:val="ru-RU"/>
        </w:rPr>
      </w:pPr>
      <w:bookmarkStart w:id="2195" w:name="_Toc325464873"/>
      <w:bookmarkStart w:id="2196" w:name="_Toc117352194"/>
      <w:r w:rsidRPr="008E3902">
        <w:rPr>
          <w:lang w:val="ru-RU"/>
        </w:rPr>
        <w:t>Таблица значений толщины теплоизоляции для сохранения тепла в случае обогрева с использованием скин-эффекта электрического тока (SECT)</w:t>
      </w:r>
      <w:bookmarkEnd w:id="2195"/>
      <w:bookmarkEnd w:id="2196"/>
      <w:r w:rsidR="00F85E17" w:rsidRPr="008E3902">
        <w:rPr>
          <w:lang w:val="ru-RU"/>
        </w:rPr>
        <w:t xml:space="preserve"> </w:t>
      </w:r>
    </w:p>
    <w:p w14:paraId="4BB64412" w14:textId="77777777" w:rsidR="00CD112F" w:rsidRPr="008E3902" w:rsidRDefault="00CD112F" w:rsidP="00C14B28">
      <w:pPr>
        <w:pStyle w:val="Text1Bold"/>
        <w:rPr>
          <w:b w:val="0"/>
          <w:lang w:val="ru-RU"/>
        </w:rPr>
      </w:pPr>
      <w:r w:rsidRPr="008E3902">
        <w:rPr>
          <w:b w:val="0"/>
          <w:lang w:val="ru-RU"/>
        </w:rPr>
        <w:t>Материал</w:t>
      </w:r>
      <w:r w:rsidRPr="008E3902">
        <w:rPr>
          <w:b w:val="0"/>
          <w:lang w:val="ru-RU"/>
        </w:rPr>
        <w:tab/>
      </w:r>
      <w:r w:rsidRPr="008E3902">
        <w:rPr>
          <w:b w:val="0"/>
          <w:lang w:val="ru-RU"/>
        </w:rPr>
        <w:tab/>
        <w:t>Минеральная вата высокой плотности</w:t>
      </w:r>
    </w:p>
    <w:p w14:paraId="4BB64413" w14:textId="77777777" w:rsidR="00CD112F" w:rsidRPr="008E3902" w:rsidRDefault="00CD112F" w:rsidP="00C14B28">
      <w:pPr>
        <w:pStyle w:val="Text1Bold"/>
        <w:rPr>
          <w:b w:val="0"/>
          <w:lang w:val="ru-RU"/>
        </w:rPr>
      </w:pPr>
      <w:r w:rsidRPr="008E3902">
        <w:rPr>
          <w:b w:val="0"/>
          <w:lang w:val="ru-RU"/>
        </w:rPr>
        <w:t>Плотность</w:t>
      </w:r>
      <w:r w:rsidRPr="008E3902">
        <w:rPr>
          <w:b w:val="0"/>
          <w:lang w:val="ru-RU"/>
        </w:rPr>
        <w:tab/>
      </w:r>
      <w:r w:rsidRPr="008E3902">
        <w:rPr>
          <w:b w:val="0"/>
          <w:lang w:val="ru-RU"/>
        </w:rPr>
        <w:tab/>
        <w:t>От 100 до 120 кг/м</w:t>
      </w:r>
      <w:r w:rsidRPr="008E3902">
        <w:rPr>
          <w:b w:val="0"/>
          <w:vertAlign w:val="superscript"/>
          <w:lang w:val="ru-RU"/>
        </w:rPr>
        <w:t>3</w:t>
      </w:r>
    </w:p>
    <w:tbl>
      <w:tblPr>
        <w:tblW w:w="8640" w:type="dxa"/>
        <w:tblInd w:w="558" w:type="dxa"/>
        <w:tblLayout w:type="fixed"/>
        <w:tblLook w:val="0000" w:firstRow="0" w:lastRow="0" w:firstColumn="0" w:lastColumn="0" w:noHBand="0" w:noVBand="0"/>
      </w:tblPr>
      <w:tblGrid>
        <w:gridCol w:w="1170"/>
        <w:gridCol w:w="1170"/>
        <w:gridCol w:w="1530"/>
        <w:gridCol w:w="1350"/>
        <w:gridCol w:w="270"/>
        <w:gridCol w:w="3150"/>
      </w:tblGrid>
      <w:tr w:rsidR="00CD112F" w:rsidRPr="003052B9" w14:paraId="4BB64415" w14:textId="77777777" w:rsidTr="004B048F">
        <w:trPr>
          <w:cantSplit/>
          <w:trHeight w:val="240"/>
        </w:trPr>
        <w:tc>
          <w:tcPr>
            <w:tcW w:w="8640" w:type="dxa"/>
            <w:gridSpan w:val="6"/>
          </w:tcPr>
          <w:p w14:paraId="4BB64414" w14:textId="729F6BB0" w:rsidR="00CD112F" w:rsidRPr="008E3902" w:rsidRDefault="00CD112F" w:rsidP="00E44BA8">
            <w:pPr>
              <w:pStyle w:val="TableTitle1"/>
              <w:numPr>
                <w:ilvl w:val="0"/>
                <w:numId w:val="0"/>
              </w:numPr>
              <w:ind w:left="39"/>
              <w:rPr>
                <w:lang w:val="ru-RU"/>
              </w:rPr>
            </w:pPr>
            <w:r w:rsidRPr="008E3902">
              <w:rPr>
                <w:lang w:val="ru-RU"/>
              </w:rPr>
              <w:t xml:space="preserve">Таблица </w:t>
            </w:r>
            <w:r w:rsidR="007044ED" w:rsidRPr="007044ED">
              <w:rPr>
                <w:lang w:val="ru-RU"/>
              </w:rPr>
              <w:t>11</w:t>
            </w:r>
            <w:r w:rsidRPr="008E3902">
              <w:rPr>
                <w:lang w:val="ru-RU"/>
              </w:rPr>
              <w:t>: Таблица значений толщины теплоизоляции для сохранения тепла в случае обогрева с использованием скин-эффекта электрического тока (SECT)</w:t>
            </w:r>
            <w:r w:rsidR="005D3555" w:rsidRPr="008E3902">
              <w:rPr>
                <w:lang w:val="ru-RU"/>
              </w:rPr>
              <w:t xml:space="preserve"> </w:t>
            </w:r>
          </w:p>
        </w:tc>
      </w:tr>
      <w:tr w:rsidR="00CD112F" w:rsidRPr="008E3902" w14:paraId="4BB6441A" w14:textId="77777777" w:rsidTr="004B048F">
        <w:trPr>
          <w:cantSplit/>
          <w:trHeight w:val="240"/>
        </w:trPr>
        <w:tc>
          <w:tcPr>
            <w:tcW w:w="2340" w:type="dxa"/>
            <w:gridSpan w:val="2"/>
            <w:tcBorders>
              <w:top w:val="single" w:sz="8" w:space="0" w:color="auto"/>
              <w:left w:val="single" w:sz="8" w:space="0" w:color="auto"/>
              <w:bottom w:val="single" w:sz="8" w:space="0" w:color="auto"/>
              <w:right w:val="single" w:sz="8" w:space="0" w:color="auto"/>
            </w:tcBorders>
          </w:tcPr>
          <w:p w14:paraId="4BB64416" w14:textId="77777777" w:rsidR="00CD112F" w:rsidRPr="008E3902" w:rsidRDefault="00CD112F" w:rsidP="004B1B11">
            <w:pPr>
              <w:pStyle w:val="CellHeadingCentered"/>
              <w:rPr>
                <w:lang w:val="ru-RU"/>
              </w:rPr>
            </w:pPr>
            <w:r w:rsidRPr="008E3902">
              <w:rPr>
                <w:lang w:val="ru-RU"/>
              </w:rPr>
              <w:t>РАЗМЕР</w:t>
            </w:r>
          </w:p>
        </w:tc>
        <w:tc>
          <w:tcPr>
            <w:tcW w:w="1530" w:type="dxa"/>
            <w:tcBorders>
              <w:left w:val="single" w:sz="8" w:space="0" w:color="auto"/>
              <w:bottom w:val="single" w:sz="8" w:space="0" w:color="auto"/>
            </w:tcBorders>
          </w:tcPr>
          <w:p w14:paraId="4BB64417" w14:textId="77777777" w:rsidR="00CD112F" w:rsidRPr="008E3902" w:rsidRDefault="00CD112F" w:rsidP="004B1B11">
            <w:pPr>
              <w:pStyle w:val="CellHeadingCentered"/>
              <w:rPr>
                <w:lang w:val="ru-RU"/>
              </w:rPr>
            </w:pPr>
          </w:p>
        </w:tc>
        <w:tc>
          <w:tcPr>
            <w:tcW w:w="1350" w:type="dxa"/>
            <w:tcBorders>
              <w:bottom w:val="single" w:sz="8" w:space="0" w:color="auto"/>
            </w:tcBorders>
          </w:tcPr>
          <w:p w14:paraId="4BB64418" w14:textId="77777777" w:rsidR="00CD112F" w:rsidRPr="008E3902" w:rsidRDefault="00CD112F" w:rsidP="004B1B11">
            <w:pPr>
              <w:pStyle w:val="CellHeadingCentered"/>
              <w:rPr>
                <w:lang w:val="ru-RU"/>
              </w:rPr>
            </w:pPr>
          </w:p>
        </w:tc>
        <w:tc>
          <w:tcPr>
            <w:tcW w:w="3420" w:type="dxa"/>
            <w:gridSpan w:val="2"/>
            <w:tcBorders>
              <w:bottom w:val="single" w:sz="8" w:space="0" w:color="auto"/>
            </w:tcBorders>
          </w:tcPr>
          <w:p w14:paraId="4BB64419" w14:textId="77777777" w:rsidR="00CD112F" w:rsidRPr="008E3902" w:rsidRDefault="00CD112F" w:rsidP="004B1B11">
            <w:pPr>
              <w:pStyle w:val="CellHeadingCentered"/>
              <w:rPr>
                <w:lang w:val="ru-RU"/>
              </w:rPr>
            </w:pPr>
          </w:p>
        </w:tc>
      </w:tr>
      <w:tr w:rsidR="00CD112F" w:rsidRPr="008E3902" w14:paraId="4BB64422" w14:textId="77777777" w:rsidTr="004B048F">
        <w:trPr>
          <w:cantSplit/>
          <w:trHeight w:val="240"/>
        </w:trPr>
        <w:tc>
          <w:tcPr>
            <w:tcW w:w="1170" w:type="dxa"/>
            <w:tcBorders>
              <w:top w:val="single" w:sz="8" w:space="0" w:color="auto"/>
              <w:left w:val="single" w:sz="8" w:space="0" w:color="auto"/>
              <w:bottom w:val="single" w:sz="8" w:space="0" w:color="auto"/>
              <w:right w:val="single" w:sz="8" w:space="0" w:color="auto"/>
            </w:tcBorders>
          </w:tcPr>
          <w:p w14:paraId="4BB6441B" w14:textId="77777777" w:rsidR="00CD112F" w:rsidRPr="008E3902" w:rsidRDefault="00CD112F" w:rsidP="004B1B11">
            <w:pPr>
              <w:pStyle w:val="CellHeadingCentered"/>
              <w:rPr>
                <w:lang w:val="ru-RU"/>
              </w:rPr>
            </w:pPr>
            <w:r w:rsidRPr="008E3902">
              <w:rPr>
                <w:lang w:val="ru-RU"/>
              </w:rPr>
              <w:t>Номи</w:t>
            </w:r>
            <w:r w:rsidR="004B048F" w:rsidRPr="008E3902">
              <w:rPr>
                <w:lang w:val="ru-RU"/>
              </w:rPr>
              <w:t>-</w:t>
            </w:r>
            <w:r w:rsidRPr="008E3902">
              <w:rPr>
                <w:lang w:val="ru-RU"/>
              </w:rPr>
              <w:t>нальный диаметр (DN)</w:t>
            </w:r>
          </w:p>
          <w:p w14:paraId="4BB6441C" w14:textId="77777777" w:rsidR="00CD112F" w:rsidRPr="008E3902" w:rsidRDefault="00CD112F" w:rsidP="004B1B11">
            <w:pPr>
              <w:pStyle w:val="CellHeadingCentered"/>
              <w:rPr>
                <w:lang w:val="ru-RU"/>
              </w:rPr>
            </w:pPr>
          </w:p>
        </w:tc>
        <w:tc>
          <w:tcPr>
            <w:tcW w:w="1170" w:type="dxa"/>
            <w:tcBorders>
              <w:top w:val="single" w:sz="8" w:space="0" w:color="auto"/>
              <w:left w:val="single" w:sz="8" w:space="0" w:color="auto"/>
              <w:bottom w:val="single" w:sz="8" w:space="0" w:color="auto"/>
              <w:right w:val="single" w:sz="8" w:space="0" w:color="auto"/>
            </w:tcBorders>
          </w:tcPr>
          <w:p w14:paraId="4BB6441D" w14:textId="77777777" w:rsidR="00CD112F" w:rsidRPr="008E3902" w:rsidRDefault="00CD112F" w:rsidP="004B1B11">
            <w:pPr>
              <w:pStyle w:val="CellHeadingCentered"/>
              <w:rPr>
                <w:lang w:val="ru-RU"/>
              </w:rPr>
            </w:pPr>
            <w:r w:rsidRPr="008E3902">
              <w:rPr>
                <w:lang w:val="ru-RU"/>
              </w:rPr>
              <w:t>Номи</w:t>
            </w:r>
            <w:r w:rsidR="004B048F" w:rsidRPr="008E3902">
              <w:rPr>
                <w:lang w:val="ru-RU"/>
              </w:rPr>
              <w:t>-</w:t>
            </w:r>
            <w:r w:rsidRPr="008E3902">
              <w:rPr>
                <w:lang w:val="ru-RU"/>
              </w:rPr>
              <w:t>нальный размер трубы</w:t>
            </w:r>
          </w:p>
          <w:p w14:paraId="4BB6441E" w14:textId="77777777" w:rsidR="00CD112F" w:rsidRPr="008E3902" w:rsidRDefault="00CD112F" w:rsidP="004B1B11">
            <w:pPr>
              <w:pStyle w:val="CellHeadingCentered"/>
              <w:rPr>
                <w:sz w:val="16"/>
                <w:lang w:val="ru-RU"/>
              </w:rPr>
            </w:pPr>
            <w:r w:rsidRPr="008E3902">
              <w:rPr>
                <w:sz w:val="16"/>
                <w:lang w:val="ru-RU"/>
              </w:rPr>
              <w:t>(дюймы)</w:t>
            </w:r>
          </w:p>
        </w:tc>
        <w:tc>
          <w:tcPr>
            <w:tcW w:w="1530" w:type="dxa"/>
            <w:tcBorders>
              <w:top w:val="single" w:sz="8" w:space="0" w:color="auto"/>
              <w:left w:val="single" w:sz="8" w:space="0" w:color="auto"/>
              <w:bottom w:val="single" w:sz="8" w:space="0" w:color="auto"/>
              <w:right w:val="single" w:sz="8" w:space="0" w:color="auto"/>
            </w:tcBorders>
          </w:tcPr>
          <w:p w14:paraId="4BB6441F" w14:textId="77777777" w:rsidR="00CD112F" w:rsidRPr="008E3902" w:rsidRDefault="00CD112F" w:rsidP="004B1B11">
            <w:pPr>
              <w:pStyle w:val="CellHeadingCentered"/>
              <w:rPr>
                <w:lang w:val="ru-RU"/>
              </w:rPr>
            </w:pPr>
            <w:r w:rsidRPr="008E3902">
              <w:rPr>
                <w:lang w:val="ru-RU"/>
              </w:rPr>
              <w:t>Толщина внутреннего слоя</w:t>
            </w:r>
          </w:p>
        </w:tc>
        <w:tc>
          <w:tcPr>
            <w:tcW w:w="1620" w:type="dxa"/>
            <w:gridSpan w:val="2"/>
            <w:tcBorders>
              <w:top w:val="single" w:sz="8" w:space="0" w:color="auto"/>
              <w:left w:val="single" w:sz="8" w:space="0" w:color="auto"/>
              <w:bottom w:val="single" w:sz="8" w:space="0" w:color="auto"/>
              <w:right w:val="single" w:sz="8" w:space="0" w:color="auto"/>
            </w:tcBorders>
          </w:tcPr>
          <w:p w14:paraId="4BB64420" w14:textId="77777777" w:rsidR="00CD112F" w:rsidRPr="008E3902" w:rsidRDefault="00CD112F" w:rsidP="004B1B11">
            <w:pPr>
              <w:pStyle w:val="CellHeadingCentered"/>
              <w:rPr>
                <w:lang w:val="ru-RU"/>
              </w:rPr>
            </w:pPr>
            <w:r w:rsidRPr="008E3902">
              <w:rPr>
                <w:lang w:val="ru-RU"/>
              </w:rPr>
              <w:t>Толщина наружного слоя</w:t>
            </w:r>
          </w:p>
        </w:tc>
        <w:tc>
          <w:tcPr>
            <w:tcW w:w="3150" w:type="dxa"/>
            <w:tcBorders>
              <w:top w:val="single" w:sz="8" w:space="0" w:color="auto"/>
              <w:left w:val="single" w:sz="8" w:space="0" w:color="auto"/>
              <w:bottom w:val="single" w:sz="8" w:space="0" w:color="auto"/>
              <w:right w:val="single" w:sz="8" w:space="0" w:color="auto"/>
            </w:tcBorders>
          </w:tcPr>
          <w:p w14:paraId="4BB64421" w14:textId="77777777" w:rsidR="00CD112F" w:rsidRPr="008E3902" w:rsidRDefault="00CD112F" w:rsidP="004B1B11">
            <w:pPr>
              <w:pStyle w:val="CellHeadingCentered"/>
              <w:rPr>
                <w:lang w:val="ru-RU"/>
              </w:rPr>
            </w:pPr>
            <w:r w:rsidRPr="008E3902">
              <w:rPr>
                <w:lang w:val="ru-RU"/>
              </w:rPr>
              <w:t>Общая толщина изоляции</w:t>
            </w:r>
          </w:p>
        </w:tc>
      </w:tr>
      <w:tr w:rsidR="00CD112F" w:rsidRPr="008E3902" w14:paraId="4BB64428" w14:textId="77777777" w:rsidTr="004B048F">
        <w:trPr>
          <w:cantSplit/>
          <w:trHeight w:val="285"/>
        </w:trPr>
        <w:tc>
          <w:tcPr>
            <w:tcW w:w="1170" w:type="dxa"/>
            <w:tcBorders>
              <w:top w:val="single" w:sz="8" w:space="0" w:color="auto"/>
              <w:left w:val="single" w:sz="8" w:space="0" w:color="auto"/>
              <w:bottom w:val="single" w:sz="8" w:space="0" w:color="auto"/>
              <w:right w:val="single" w:sz="8" w:space="0" w:color="auto"/>
            </w:tcBorders>
          </w:tcPr>
          <w:p w14:paraId="4BB64423" w14:textId="77777777" w:rsidR="00CD112F" w:rsidRPr="008E3902" w:rsidRDefault="00CD112F" w:rsidP="004B1B11">
            <w:pPr>
              <w:pStyle w:val="CellBodyCentered"/>
              <w:rPr>
                <w:lang w:val="ru-RU"/>
              </w:rPr>
            </w:pPr>
            <w:r w:rsidRPr="008E3902">
              <w:rPr>
                <w:lang w:val="ru-RU"/>
              </w:rPr>
              <w:t>150</w:t>
            </w:r>
          </w:p>
        </w:tc>
        <w:tc>
          <w:tcPr>
            <w:tcW w:w="1170" w:type="dxa"/>
            <w:tcBorders>
              <w:top w:val="single" w:sz="8" w:space="0" w:color="auto"/>
              <w:left w:val="single" w:sz="8" w:space="0" w:color="auto"/>
              <w:bottom w:val="single" w:sz="8" w:space="0" w:color="auto"/>
              <w:right w:val="single" w:sz="8" w:space="0" w:color="auto"/>
            </w:tcBorders>
          </w:tcPr>
          <w:p w14:paraId="4BB64424" w14:textId="77777777" w:rsidR="00CD112F" w:rsidRPr="008E3902" w:rsidRDefault="00CD112F" w:rsidP="004B1B11">
            <w:pPr>
              <w:pStyle w:val="CellBodyCentered"/>
              <w:rPr>
                <w:lang w:val="ru-RU"/>
              </w:rPr>
            </w:pPr>
            <w:r w:rsidRPr="008E3902">
              <w:rPr>
                <w:lang w:val="ru-RU"/>
              </w:rPr>
              <w:t>6</w:t>
            </w:r>
          </w:p>
        </w:tc>
        <w:tc>
          <w:tcPr>
            <w:tcW w:w="1530" w:type="dxa"/>
            <w:tcBorders>
              <w:top w:val="single" w:sz="8" w:space="0" w:color="auto"/>
              <w:left w:val="single" w:sz="8" w:space="0" w:color="auto"/>
              <w:bottom w:val="single" w:sz="8" w:space="0" w:color="auto"/>
              <w:right w:val="single" w:sz="8" w:space="0" w:color="auto"/>
            </w:tcBorders>
          </w:tcPr>
          <w:p w14:paraId="4BB64425" w14:textId="77777777" w:rsidR="00CD112F" w:rsidRPr="008E3902" w:rsidRDefault="00CD112F" w:rsidP="004B1B11">
            <w:pPr>
              <w:pStyle w:val="CellBodyCentered"/>
              <w:rPr>
                <w:lang w:val="ru-RU"/>
              </w:rPr>
            </w:pPr>
            <w:r w:rsidRPr="008E3902">
              <w:rPr>
                <w:lang w:val="ru-RU"/>
              </w:rPr>
              <w:t>30 мм</w:t>
            </w:r>
          </w:p>
        </w:tc>
        <w:tc>
          <w:tcPr>
            <w:tcW w:w="1620" w:type="dxa"/>
            <w:gridSpan w:val="2"/>
            <w:tcBorders>
              <w:top w:val="single" w:sz="8" w:space="0" w:color="auto"/>
              <w:left w:val="single" w:sz="8" w:space="0" w:color="auto"/>
              <w:bottom w:val="single" w:sz="8" w:space="0" w:color="auto"/>
              <w:right w:val="single" w:sz="8" w:space="0" w:color="auto"/>
            </w:tcBorders>
          </w:tcPr>
          <w:p w14:paraId="4BB64426" w14:textId="77777777" w:rsidR="00CD112F" w:rsidRPr="008E3902" w:rsidRDefault="00CD112F" w:rsidP="004B1B11">
            <w:pPr>
              <w:pStyle w:val="CellBodyCentered"/>
              <w:rPr>
                <w:lang w:val="ru-RU"/>
              </w:rPr>
            </w:pPr>
            <w:r w:rsidRPr="008E3902">
              <w:rPr>
                <w:lang w:val="ru-RU"/>
              </w:rPr>
              <w:t>30 мм</w:t>
            </w:r>
          </w:p>
        </w:tc>
        <w:tc>
          <w:tcPr>
            <w:tcW w:w="3150" w:type="dxa"/>
            <w:tcBorders>
              <w:top w:val="single" w:sz="8" w:space="0" w:color="auto"/>
              <w:left w:val="single" w:sz="8" w:space="0" w:color="auto"/>
              <w:bottom w:val="single" w:sz="8" w:space="0" w:color="auto"/>
              <w:right w:val="single" w:sz="8" w:space="0" w:color="auto"/>
            </w:tcBorders>
          </w:tcPr>
          <w:p w14:paraId="4BB64427" w14:textId="77777777" w:rsidR="00CD112F" w:rsidRPr="008E3902" w:rsidRDefault="00CD112F" w:rsidP="004B1B11">
            <w:pPr>
              <w:pStyle w:val="CellBodyCentered"/>
              <w:rPr>
                <w:lang w:val="ru-RU"/>
              </w:rPr>
            </w:pPr>
            <w:r w:rsidRPr="008E3902">
              <w:rPr>
                <w:lang w:val="ru-RU"/>
              </w:rPr>
              <w:t>60 мм</w:t>
            </w:r>
          </w:p>
        </w:tc>
      </w:tr>
    </w:tbl>
    <w:p w14:paraId="4BB64429" w14:textId="77777777" w:rsidR="00CD112F" w:rsidRPr="008E3902" w:rsidRDefault="00CD112F" w:rsidP="00C14B28">
      <w:pPr>
        <w:autoSpaceDE/>
        <w:autoSpaceDN/>
        <w:adjustRightInd/>
        <w:spacing w:before="0" w:line="240" w:lineRule="auto"/>
        <w:ind w:left="0"/>
        <w:rPr>
          <w:rFonts w:ascii="Arial" w:hAnsi="Arial" w:cs="Arial"/>
          <w:b/>
          <w:bCs/>
          <w:lang w:val="ru-RU"/>
        </w:rPr>
      </w:pPr>
    </w:p>
    <w:p w14:paraId="4BB6442A" w14:textId="77777777" w:rsidR="00CD112F" w:rsidRPr="008E3902" w:rsidRDefault="00CD112F" w:rsidP="00C14B28">
      <w:pPr>
        <w:pStyle w:val="Heading2"/>
        <w:rPr>
          <w:lang w:val="ru-RU"/>
        </w:rPr>
      </w:pPr>
      <w:bookmarkStart w:id="2197" w:name="_Toc325464874"/>
      <w:bookmarkStart w:id="2198" w:name="_Toc117352195"/>
      <w:r w:rsidRPr="008E3902">
        <w:rPr>
          <w:lang w:val="ru-RU"/>
        </w:rPr>
        <w:lastRenderedPageBreak/>
        <w:t>Таблица выбора изоляции систем трубопроводов</w:t>
      </w:r>
      <w:bookmarkEnd w:id="2197"/>
      <w:bookmarkEnd w:id="2198"/>
    </w:p>
    <w:tbl>
      <w:tblPr>
        <w:tblW w:w="864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660"/>
      </w:tblGrid>
      <w:tr w:rsidR="00CD112F" w:rsidRPr="003052B9" w14:paraId="4BB6442C" w14:textId="77777777" w:rsidTr="004B1B11">
        <w:tc>
          <w:tcPr>
            <w:tcW w:w="8640" w:type="dxa"/>
            <w:gridSpan w:val="2"/>
            <w:tcBorders>
              <w:top w:val="nil"/>
              <w:left w:val="nil"/>
              <w:right w:val="nil"/>
            </w:tcBorders>
          </w:tcPr>
          <w:p w14:paraId="4BB6442B" w14:textId="12524490" w:rsidR="00CD112F" w:rsidRPr="008E3902" w:rsidRDefault="00CD112F" w:rsidP="00D03F38">
            <w:pPr>
              <w:pStyle w:val="TableTitle1"/>
              <w:numPr>
                <w:ilvl w:val="0"/>
                <w:numId w:val="0"/>
              </w:numPr>
              <w:ind w:left="720"/>
              <w:rPr>
                <w:lang w:val="ru-RU"/>
              </w:rPr>
            </w:pPr>
            <w:r w:rsidRPr="008E3902">
              <w:rPr>
                <w:lang w:val="ru-RU"/>
              </w:rPr>
              <w:t xml:space="preserve">Таблица </w:t>
            </w:r>
            <w:r w:rsidR="00954088" w:rsidRPr="008E3902">
              <w:rPr>
                <w:lang w:val="ru-RU"/>
              </w:rPr>
              <w:t>1</w:t>
            </w:r>
            <w:r w:rsidR="007044ED" w:rsidRPr="00587900">
              <w:rPr>
                <w:lang w:val="ru-RU"/>
              </w:rPr>
              <w:t>2</w:t>
            </w:r>
            <w:r w:rsidRPr="008E3902">
              <w:rPr>
                <w:lang w:val="ru-RU"/>
              </w:rPr>
              <w:t xml:space="preserve">: </w:t>
            </w:r>
            <w:r w:rsidR="00FE5B60" w:rsidRPr="008E3902">
              <w:rPr>
                <w:lang w:val="ru-RU"/>
              </w:rPr>
              <w:t>Таблица выбора изоляции систем трубопроводов</w:t>
            </w:r>
          </w:p>
        </w:tc>
      </w:tr>
      <w:tr w:rsidR="00CD112F" w:rsidRPr="008E3902" w14:paraId="4BB6442F" w14:textId="77777777" w:rsidTr="004B1B11">
        <w:tc>
          <w:tcPr>
            <w:tcW w:w="1980" w:type="dxa"/>
          </w:tcPr>
          <w:p w14:paraId="4BB6442D" w14:textId="77777777" w:rsidR="00CD112F" w:rsidRPr="008E3902" w:rsidRDefault="00CD112F" w:rsidP="004B1B11">
            <w:pPr>
              <w:pStyle w:val="CellHeadingCentered"/>
              <w:rPr>
                <w:lang w:val="ru-RU"/>
              </w:rPr>
            </w:pPr>
            <w:r w:rsidRPr="008E3902">
              <w:rPr>
                <w:lang w:val="ru-RU"/>
              </w:rPr>
              <w:t>КОД ИЗОЛЯЦИИ</w:t>
            </w:r>
          </w:p>
        </w:tc>
        <w:tc>
          <w:tcPr>
            <w:tcW w:w="6660" w:type="dxa"/>
          </w:tcPr>
          <w:p w14:paraId="4BB6442E" w14:textId="77777777" w:rsidR="00CD112F" w:rsidRPr="008E3902" w:rsidRDefault="00CD112F" w:rsidP="004B1B11">
            <w:pPr>
              <w:pStyle w:val="CellHeadingCentered"/>
              <w:rPr>
                <w:lang w:val="ru-RU"/>
              </w:rPr>
            </w:pPr>
            <w:r w:rsidRPr="008E3902">
              <w:rPr>
                <w:lang w:val="ru-RU"/>
              </w:rPr>
              <w:t>КАТЕГОРИЯ ИЗОЛЯЦИИ</w:t>
            </w:r>
          </w:p>
        </w:tc>
      </w:tr>
      <w:tr w:rsidR="00CD112F" w:rsidRPr="008E3902" w14:paraId="4BB64432" w14:textId="77777777" w:rsidTr="004B1B11">
        <w:tc>
          <w:tcPr>
            <w:tcW w:w="1980" w:type="dxa"/>
          </w:tcPr>
          <w:p w14:paraId="4BB64430" w14:textId="77777777" w:rsidR="00CD112F" w:rsidRPr="008E3902" w:rsidRDefault="00CD112F" w:rsidP="004B1B11">
            <w:pPr>
              <w:pStyle w:val="CellBodyCentered"/>
              <w:rPr>
                <w:lang w:val="ru-RU"/>
              </w:rPr>
            </w:pPr>
            <w:r w:rsidRPr="008E3902">
              <w:rPr>
                <w:lang w:val="ru-RU"/>
              </w:rPr>
              <w:t>AC</w:t>
            </w:r>
          </w:p>
        </w:tc>
        <w:tc>
          <w:tcPr>
            <w:tcW w:w="6660" w:type="dxa"/>
          </w:tcPr>
          <w:p w14:paraId="4BB64431" w14:textId="77777777" w:rsidR="00CD112F" w:rsidRPr="008E3902" w:rsidRDefault="00CD112F" w:rsidP="004B1B11">
            <w:pPr>
              <w:pStyle w:val="CellBody"/>
              <w:rPr>
                <w:lang w:val="ru-RU"/>
              </w:rPr>
            </w:pPr>
            <w:r w:rsidRPr="008E3902">
              <w:rPr>
                <w:lang w:val="ru-RU"/>
              </w:rPr>
              <w:t>Противоконденсатная</w:t>
            </w:r>
          </w:p>
        </w:tc>
      </w:tr>
      <w:tr w:rsidR="00CD112F" w:rsidRPr="008E3902" w14:paraId="4BB64435" w14:textId="77777777" w:rsidTr="004B1B11">
        <w:tc>
          <w:tcPr>
            <w:tcW w:w="1980" w:type="dxa"/>
          </w:tcPr>
          <w:p w14:paraId="4BB64433" w14:textId="77777777" w:rsidR="00CD112F" w:rsidRPr="008E3902" w:rsidRDefault="00CD112F" w:rsidP="004B1B11">
            <w:pPr>
              <w:pStyle w:val="CellBodyCentered"/>
              <w:rPr>
                <w:lang w:val="ru-RU"/>
              </w:rPr>
            </w:pPr>
            <w:r w:rsidRPr="008E3902">
              <w:rPr>
                <w:lang w:val="ru-RU"/>
              </w:rPr>
              <w:t>AI</w:t>
            </w:r>
          </w:p>
        </w:tc>
        <w:tc>
          <w:tcPr>
            <w:tcW w:w="6660" w:type="dxa"/>
          </w:tcPr>
          <w:p w14:paraId="4BB64434" w14:textId="77777777" w:rsidR="00CD112F" w:rsidRPr="008E3902" w:rsidRDefault="00CD112F" w:rsidP="004B1B11">
            <w:pPr>
              <w:pStyle w:val="CellBody"/>
              <w:rPr>
                <w:lang w:val="ru-RU"/>
              </w:rPr>
            </w:pPr>
            <w:r w:rsidRPr="008E3902">
              <w:rPr>
                <w:lang w:val="ru-RU"/>
              </w:rPr>
              <w:t>Акустическая</w:t>
            </w:r>
          </w:p>
        </w:tc>
      </w:tr>
      <w:tr w:rsidR="00CD112F" w:rsidRPr="003052B9" w14:paraId="4BB64438" w14:textId="77777777" w:rsidTr="004B1B11">
        <w:tc>
          <w:tcPr>
            <w:tcW w:w="1980" w:type="dxa"/>
          </w:tcPr>
          <w:p w14:paraId="4BB64436" w14:textId="77777777" w:rsidR="00CD112F" w:rsidRPr="008E3902" w:rsidRDefault="00CD112F" w:rsidP="004B1B11">
            <w:pPr>
              <w:pStyle w:val="CellBodyCentered"/>
              <w:rPr>
                <w:lang w:val="ru-RU"/>
              </w:rPr>
            </w:pPr>
            <w:r w:rsidRPr="008E3902">
              <w:rPr>
                <w:lang w:val="ru-RU"/>
              </w:rPr>
              <w:t>ATWX</w:t>
            </w:r>
          </w:p>
        </w:tc>
        <w:tc>
          <w:tcPr>
            <w:tcW w:w="6660" w:type="dxa"/>
          </w:tcPr>
          <w:p w14:paraId="4BB64437" w14:textId="77777777" w:rsidR="00CD112F" w:rsidRPr="008E3902" w:rsidRDefault="00CD112F" w:rsidP="004B1B11">
            <w:pPr>
              <w:pStyle w:val="CellBody"/>
              <w:rPr>
                <w:lang w:val="ru-RU"/>
              </w:rPr>
            </w:pPr>
            <w:r w:rsidRPr="008E3902">
              <w:rPr>
                <w:lang w:val="ru-RU"/>
              </w:rPr>
              <w:t>Акустическая с электрическим обогревом (X обозначает температуру обогрева)</w:t>
            </w:r>
          </w:p>
        </w:tc>
      </w:tr>
      <w:tr w:rsidR="00CD112F" w:rsidRPr="008E3902" w14:paraId="4BB6443B" w14:textId="77777777" w:rsidTr="004B1B11">
        <w:tc>
          <w:tcPr>
            <w:tcW w:w="1980" w:type="dxa"/>
          </w:tcPr>
          <w:p w14:paraId="4BB64439" w14:textId="77777777" w:rsidR="00CD112F" w:rsidRPr="008E3902" w:rsidRDefault="00CD112F" w:rsidP="004B1B11">
            <w:pPr>
              <w:pStyle w:val="CellBodyCentered"/>
              <w:rPr>
                <w:lang w:val="ru-RU"/>
              </w:rPr>
            </w:pPr>
            <w:r w:rsidRPr="008E3902">
              <w:rPr>
                <w:lang w:val="ru-RU"/>
              </w:rPr>
              <w:t>CI</w:t>
            </w:r>
          </w:p>
        </w:tc>
        <w:tc>
          <w:tcPr>
            <w:tcW w:w="6660" w:type="dxa"/>
          </w:tcPr>
          <w:p w14:paraId="4BB6443A" w14:textId="77777777" w:rsidR="00CD112F" w:rsidRPr="008E3902" w:rsidRDefault="00CD112F" w:rsidP="004B1B11">
            <w:pPr>
              <w:pStyle w:val="CellBody"/>
              <w:rPr>
                <w:lang w:val="ru-RU"/>
              </w:rPr>
            </w:pPr>
            <w:r w:rsidRPr="008E3902">
              <w:rPr>
                <w:lang w:val="ru-RU"/>
              </w:rPr>
              <w:t xml:space="preserve">Сохранение холода  </w:t>
            </w:r>
          </w:p>
        </w:tc>
      </w:tr>
      <w:tr w:rsidR="00CD112F" w:rsidRPr="003052B9" w14:paraId="4BB6443E" w14:textId="77777777" w:rsidTr="004B1B11">
        <w:tc>
          <w:tcPr>
            <w:tcW w:w="1980" w:type="dxa"/>
          </w:tcPr>
          <w:p w14:paraId="4BB6443C" w14:textId="77777777" w:rsidR="00CD112F" w:rsidRPr="008E3902" w:rsidRDefault="00CD112F" w:rsidP="004B1B11">
            <w:pPr>
              <w:pStyle w:val="CellBodyCentered"/>
              <w:rPr>
                <w:lang w:val="ru-RU"/>
              </w:rPr>
            </w:pPr>
            <w:r w:rsidRPr="008E3902">
              <w:rPr>
                <w:lang w:val="ru-RU"/>
              </w:rPr>
              <w:t>CIWX</w:t>
            </w:r>
          </w:p>
        </w:tc>
        <w:tc>
          <w:tcPr>
            <w:tcW w:w="6660" w:type="dxa"/>
          </w:tcPr>
          <w:p w14:paraId="4BB6443D" w14:textId="77777777" w:rsidR="00CD112F" w:rsidRPr="008E3902" w:rsidRDefault="00CD112F" w:rsidP="004B1B11">
            <w:pPr>
              <w:pStyle w:val="CellBody"/>
              <w:rPr>
                <w:lang w:val="ru-RU"/>
              </w:rPr>
            </w:pPr>
            <w:r w:rsidRPr="008E3902">
              <w:rPr>
                <w:lang w:val="ru-RU"/>
              </w:rPr>
              <w:t>Сохранение холода с электрическим обогревом (X обозначает температуру обогрева)</w:t>
            </w:r>
          </w:p>
        </w:tc>
      </w:tr>
      <w:tr w:rsidR="00CD112F" w:rsidRPr="008E3902" w14:paraId="4BB64441" w14:textId="77777777" w:rsidTr="004B1B11">
        <w:tc>
          <w:tcPr>
            <w:tcW w:w="1980" w:type="dxa"/>
          </w:tcPr>
          <w:p w14:paraId="4BB6443F" w14:textId="77777777" w:rsidR="00CD112F" w:rsidRPr="008E3902" w:rsidRDefault="00CD112F" w:rsidP="004B1B11">
            <w:pPr>
              <w:pStyle w:val="CellBodyCentered"/>
              <w:rPr>
                <w:lang w:val="ru-RU"/>
              </w:rPr>
            </w:pPr>
            <w:r w:rsidRPr="008E3902">
              <w:rPr>
                <w:lang w:val="ru-RU"/>
              </w:rPr>
              <w:t>FP</w:t>
            </w:r>
          </w:p>
        </w:tc>
        <w:tc>
          <w:tcPr>
            <w:tcW w:w="6660" w:type="dxa"/>
          </w:tcPr>
          <w:p w14:paraId="4BB64440" w14:textId="77777777" w:rsidR="00CD112F" w:rsidRPr="008E3902" w:rsidRDefault="00CD112F" w:rsidP="004B1B11">
            <w:pPr>
              <w:pStyle w:val="CellBody"/>
              <w:rPr>
                <w:lang w:val="ru-RU"/>
              </w:rPr>
            </w:pPr>
            <w:r w:rsidRPr="008E3902">
              <w:rPr>
                <w:lang w:val="ru-RU"/>
              </w:rPr>
              <w:t>Пассивная противопожарная защита</w:t>
            </w:r>
          </w:p>
        </w:tc>
      </w:tr>
      <w:tr w:rsidR="00CD112F" w:rsidRPr="008E3902" w14:paraId="4BB64444" w14:textId="77777777" w:rsidTr="004B1B11">
        <w:tc>
          <w:tcPr>
            <w:tcW w:w="1980" w:type="dxa"/>
          </w:tcPr>
          <w:p w14:paraId="4BB64442" w14:textId="77777777" w:rsidR="00CD112F" w:rsidRPr="008E3902" w:rsidRDefault="00CD112F" w:rsidP="004B1B11">
            <w:pPr>
              <w:pStyle w:val="CellBodyCentered"/>
              <w:rPr>
                <w:lang w:val="ru-RU"/>
              </w:rPr>
            </w:pPr>
            <w:r w:rsidRPr="008E3902">
              <w:rPr>
                <w:lang w:val="ru-RU"/>
              </w:rPr>
              <w:t>HC</w:t>
            </w:r>
          </w:p>
        </w:tc>
        <w:tc>
          <w:tcPr>
            <w:tcW w:w="6660" w:type="dxa"/>
          </w:tcPr>
          <w:p w14:paraId="4BB64443" w14:textId="77777777" w:rsidR="00CD112F" w:rsidRPr="008E3902" w:rsidRDefault="00CD112F" w:rsidP="004B1B11">
            <w:pPr>
              <w:pStyle w:val="CellBody"/>
              <w:rPr>
                <w:lang w:val="ru-RU"/>
              </w:rPr>
            </w:pPr>
            <w:r w:rsidRPr="008E3902">
              <w:rPr>
                <w:lang w:val="ru-RU"/>
              </w:rPr>
              <w:t>Сохранение тепла</w:t>
            </w:r>
          </w:p>
        </w:tc>
      </w:tr>
      <w:tr w:rsidR="00CD112F" w:rsidRPr="003052B9" w14:paraId="4BB64447" w14:textId="77777777" w:rsidTr="004B1B11">
        <w:tc>
          <w:tcPr>
            <w:tcW w:w="1980" w:type="dxa"/>
          </w:tcPr>
          <w:p w14:paraId="4BB64445" w14:textId="77777777" w:rsidR="00CD112F" w:rsidRPr="008E3902" w:rsidRDefault="00CD112F" w:rsidP="004B1B11">
            <w:pPr>
              <w:pStyle w:val="CellBodyCentered"/>
              <w:rPr>
                <w:lang w:val="ru-RU"/>
              </w:rPr>
            </w:pPr>
            <w:r w:rsidRPr="008E3902">
              <w:rPr>
                <w:lang w:val="ru-RU"/>
              </w:rPr>
              <w:t>HCCT</w:t>
            </w:r>
          </w:p>
        </w:tc>
        <w:tc>
          <w:tcPr>
            <w:tcW w:w="6660" w:type="dxa"/>
          </w:tcPr>
          <w:p w14:paraId="4BB64446" w14:textId="77777777" w:rsidR="00CD112F" w:rsidRPr="008E3902" w:rsidRDefault="00CD112F" w:rsidP="004B1B11">
            <w:pPr>
              <w:pStyle w:val="CellBody"/>
              <w:rPr>
                <w:lang w:val="ru-RU"/>
              </w:rPr>
            </w:pPr>
            <w:r w:rsidRPr="008E3902">
              <w:rPr>
                <w:lang w:val="ru-RU"/>
              </w:rPr>
              <w:t>Сохранение тепла для системы Contro-Trace</w:t>
            </w:r>
          </w:p>
        </w:tc>
      </w:tr>
      <w:tr w:rsidR="00CD112F" w:rsidRPr="008E3902" w14:paraId="4BB6444A" w14:textId="77777777" w:rsidTr="004B1B11">
        <w:tc>
          <w:tcPr>
            <w:tcW w:w="1980" w:type="dxa"/>
          </w:tcPr>
          <w:p w14:paraId="4BB64448" w14:textId="77777777" w:rsidR="00CD112F" w:rsidRPr="008E3902" w:rsidRDefault="00CD112F" w:rsidP="004B1B11">
            <w:pPr>
              <w:pStyle w:val="CellBodyCentered"/>
              <w:rPr>
                <w:lang w:val="ru-RU"/>
              </w:rPr>
            </w:pPr>
            <w:r w:rsidRPr="008E3902">
              <w:rPr>
                <w:lang w:val="ru-RU"/>
              </w:rPr>
              <w:t>HCSWX</w:t>
            </w:r>
          </w:p>
        </w:tc>
        <w:tc>
          <w:tcPr>
            <w:tcW w:w="6660" w:type="dxa"/>
          </w:tcPr>
          <w:p w14:paraId="4BB64449" w14:textId="30B2F2B9" w:rsidR="00CD112F" w:rsidRPr="008E3902" w:rsidRDefault="006918F7" w:rsidP="004B1B11">
            <w:pPr>
              <w:pStyle w:val="CellBody"/>
              <w:rPr>
                <w:lang w:val="ru-RU"/>
              </w:rPr>
            </w:pPr>
            <w:r w:rsidRPr="008E3902">
              <w:rPr>
                <w:lang w:val="ru-RU"/>
              </w:rPr>
              <w:t>Сохранение тепла с помощью электрических спутников для обогрева технологического оборудования и эксплуатации в зимний период только небольших отводов, водостоков и т.д., отходящих от магистральных трубопроводов, не подвергающихся воздействию сохранения тепла. («Х» обозначает температуру обогрева).</w:t>
            </w:r>
          </w:p>
        </w:tc>
      </w:tr>
      <w:tr w:rsidR="00CD112F" w:rsidRPr="008E3902" w14:paraId="4BB6444E" w14:textId="77777777" w:rsidTr="004B1B11">
        <w:tc>
          <w:tcPr>
            <w:tcW w:w="1980" w:type="dxa"/>
          </w:tcPr>
          <w:p w14:paraId="4BB6444B" w14:textId="77777777" w:rsidR="00CD112F" w:rsidRPr="008E3902" w:rsidRDefault="00CD112F" w:rsidP="004B1B11">
            <w:pPr>
              <w:pStyle w:val="CellBodyCentered"/>
              <w:rPr>
                <w:lang w:val="ru-RU"/>
              </w:rPr>
            </w:pPr>
            <w:r w:rsidRPr="008E3902">
              <w:rPr>
                <w:lang w:val="ru-RU"/>
              </w:rPr>
              <w:t>HCWX</w:t>
            </w:r>
          </w:p>
        </w:tc>
        <w:tc>
          <w:tcPr>
            <w:tcW w:w="6660" w:type="dxa"/>
          </w:tcPr>
          <w:p w14:paraId="4BB6444C" w14:textId="77777777" w:rsidR="00CD112F" w:rsidRPr="008E3902" w:rsidRDefault="00CD112F" w:rsidP="004B1B11">
            <w:pPr>
              <w:pStyle w:val="CellBody"/>
              <w:rPr>
                <w:lang w:val="ru-RU"/>
              </w:rPr>
            </w:pPr>
            <w:r w:rsidRPr="008E3902">
              <w:rPr>
                <w:lang w:val="ru-RU"/>
              </w:rPr>
              <w:t xml:space="preserve">Сохранение тепла с технологическим электрическим обогревом и средствами обеспечения эксплуатации в зимних условиях </w:t>
            </w:r>
          </w:p>
          <w:p w14:paraId="4BB6444D" w14:textId="77777777" w:rsidR="00CD112F" w:rsidRPr="008E3902" w:rsidRDefault="00CD112F" w:rsidP="004B1B11">
            <w:pPr>
              <w:pStyle w:val="CellBody"/>
              <w:rPr>
                <w:lang w:val="ru-RU"/>
              </w:rPr>
            </w:pPr>
            <w:r w:rsidRPr="008E3902">
              <w:rPr>
                <w:lang w:val="ru-RU"/>
              </w:rPr>
              <w:t>(X обозначает температуру обогрева)</w:t>
            </w:r>
          </w:p>
        </w:tc>
      </w:tr>
      <w:tr w:rsidR="00CD112F" w:rsidRPr="003052B9" w14:paraId="4BB64452" w14:textId="77777777" w:rsidTr="004B1B11">
        <w:tc>
          <w:tcPr>
            <w:tcW w:w="1980" w:type="dxa"/>
          </w:tcPr>
          <w:p w14:paraId="4BB6444F" w14:textId="77777777" w:rsidR="00CD112F" w:rsidRPr="008E3902" w:rsidRDefault="00CD112F" w:rsidP="004B1B11">
            <w:pPr>
              <w:pStyle w:val="CellBodyCentered"/>
              <w:rPr>
                <w:lang w:val="ru-RU"/>
              </w:rPr>
            </w:pPr>
            <w:r w:rsidRPr="008E3902">
              <w:rPr>
                <w:lang w:val="ru-RU"/>
              </w:rPr>
              <w:t>HCDWX</w:t>
            </w:r>
          </w:p>
        </w:tc>
        <w:tc>
          <w:tcPr>
            <w:tcW w:w="6660" w:type="dxa"/>
          </w:tcPr>
          <w:p w14:paraId="4BB64450" w14:textId="77777777" w:rsidR="00CD112F" w:rsidRPr="008E3902" w:rsidRDefault="00CD112F" w:rsidP="004B1B11">
            <w:pPr>
              <w:pStyle w:val="CellBody"/>
              <w:rPr>
                <w:lang w:val="ru-RU"/>
              </w:rPr>
            </w:pPr>
            <w:r w:rsidRPr="008E3902">
              <w:rPr>
                <w:lang w:val="ru-RU"/>
              </w:rPr>
              <w:t xml:space="preserve">Сохранение тепла с технологическим электрическим обогревом и средствами обеспечения эксплуатации в зимних условиях, </w:t>
            </w:r>
          </w:p>
          <w:p w14:paraId="4BB64451" w14:textId="77777777" w:rsidR="00CD112F" w:rsidRPr="008E3902" w:rsidRDefault="00CD112F" w:rsidP="008A4A8C">
            <w:pPr>
              <w:pStyle w:val="CellBody"/>
              <w:rPr>
                <w:lang w:val="ru-RU"/>
              </w:rPr>
            </w:pPr>
            <w:r w:rsidRPr="008E3902">
              <w:rPr>
                <w:lang w:val="ru-RU"/>
              </w:rPr>
              <w:t xml:space="preserve">с двухслойной изоляцией для трубопроводов, эксплуатируемых при температуре выше </w:t>
            </w:r>
            <w:r w:rsidR="008A4A8C" w:rsidRPr="008E3902">
              <w:rPr>
                <w:lang w:val="ru-RU"/>
              </w:rPr>
              <w:t>+179</w:t>
            </w:r>
            <w:r w:rsidRPr="008E3902">
              <w:rPr>
                <w:lang w:val="ru-RU"/>
              </w:rPr>
              <w:t>°С. (X обозначает температуру обогрева)</w:t>
            </w:r>
          </w:p>
        </w:tc>
      </w:tr>
      <w:tr w:rsidR="00CD112F" w:rsidRPr="003052B9" w14:paraId="4BB64455" w14:textId="77777777" w:rsidTr="004B1B11">
        <w:tc>
          <w:tcPr>
            <w:tcW w:w="1980" w:type="dxa"/>
          </w:tcPr>
          <w:p w14:paraId="4BB64453" w14:textId="77777777" w:rsidR="00CD112F" w:rsidRPr="008E3902" w:rsidRDefault="00CD112F" w:rsidP="004B1B11">
            <w:pPr>
              <w:pStyle w:val="CellBodyCentered"/>
              <w:rPr>
                <w:lang w:val="ru-RU"/>
              </w:rPr>
            </w:pPr>
            <w:r w:rsidRPr="008E3902">
              <w:rPr>
                <w:lang w:val="ru-RU"/>
              </w:rPr>
              <w:t>HCWXH</w:t>
            </w:r>
          </w:p>
        </w:tc>
        <w:tc>
          <w:tcPr>
            <w:tcW w:w="6660" w:type="dxa"/>
          </w:tcPr>
          <w:p w14:paraId="4BB64454" w14:textId="77777777" w:rsidR="00CD112F" w:rsidRPr="008E3902" w:rsidRDefault="00CD112F" w:rsidP="004B1B11">
            <w:pPr>
              <w:pStyle w:val="CellBody"/>
              <w:rPr>
                <w:lang w:val="ru-RU"/>
              </w:rPr>
            </w:pPr>
            <w:r w:rsidRPr="008E3902">
              <w:rPr>
                <w:lang w:val="ru-RU"/>
              </w:rPr>
              <w:t>Сохранение тепла с высоконадежным технологическим электрическим обогревом и средствами обеспечения эксплуатации в зимних условиях (X обозначает температуру обогрева)</w:t>
            </w:r>
          </w:p>
        </w:tc>
      </w:tr>
      <w:tr w:rsidR="00CD112F" w:rsidRPr="008E3902" w14:paraId="4BB64458" w14:textId="77777777" w:rsidTr="004B1B11">
        <w:tc>
          <w:tcPr>
            <w:tcW w:w="1980" w:type="dxa"/>
          </w:tcPr>
          <w:p w14:paraId="4BB64456" w14:textId="77777777" w:rsidR="00CD112F" w:rsidRPr="008E3902" w:rsidRDefault="00CD112F" w:rsidP="004B1B11">
            <w:pPr>
              <w:pStyle w:val="CellBodyCentered"/>
              <w:rPr>
                <w:lang w:val="ru-RU"/>
              </w:rPr>
            </w:pPr>
            <w:r w:rsidRPr="008E3902">
              <w:rPr>
                <w:lang w:val="ru-RU"/>
              </w:rPr>
              <w:t>PP</w:t>
            </w:r>
          </w:p>
        </w:tc>
        <w:tc>
          <w:tcPr>
            <w:tcW w:w="6660" w:type="dxa"/>
          </w:tcPr>
          <w:p w14:paraId="4BB64457" w14:textId="77777777" w:rsidR="00CD112F" w:rsidRPr="008E3902" w:rsidRDefault="00CD112F" w:rsidP="004B1B11">
            <w:pPr>
              <w:pStyle w:val="CellBody"/>
              <w:rPr>
                <w:lang w:val="ru-RU"/>
              </w:rPr>
            </w:pPr>
            <w:r w:rsidRPr="008E3902">
              <w:rPr>
                <w:lang w:val="ru-RU"/>
              </w:rPr>
              <w:t>Защита персонала</w:t>
            </w:r>
          </w:p>
        </w:tc>
      </w:tr>
      <w:tr w:rsidR="00CD112F" w:rsidRPr="008E3902" w14:paraId="4BB6445B" w14:textId="77777777" w:rsidTr="004B1B11">
        <w:tc>
          <w:tcPr>
            <w:tcW w:w="1980" w:type="dxa"/>
          </w:tcPr>
          <w:p w14:paraId="4BB64459" w14:textId="77777777" w:rsidR="00CD112F" w:rsidRPr="008E3902" w:rsidRDefault="00CD112F" w:rsidP="004B1B11">
            <w:pPr>
              <w:pStyle w:val="CellBodyCentered"/>
              <w:rPr>
                <w:lang w:val="ru-RU"/>
              </w:rPr>
            </w:pPr>
            <w:r w:rsidRPr="008E3902">
              <w:rPr>
                <w:lang w:val="ru-RU"/>
              </w:rPr>
              <w:t>PPC</w:t>
            </w:r>
          </w:p>
        </w:tc>
        <w:tc>
          <w:tcPr>
            <w:tcW w:w="6660" w:type="dxa"/>
          </w:tcPr>
          <w:p w14:paraId="4BB6445A" w14:textId="77777777" w:rsidR="00CD112F" w:rsidRPr="008E3902" w:rsidRDefault="00CD112F" w:rsidP="004B1B11">
            <w:pPr>
              <w:pStyle w:val="CellBody"/>
              <w:rPr>
                <w:lang w:val="ru-RU"/>
              </w:rPr>
            </w:pPr>
            <w:r w:rsidRPr="008E3902">
              <w:rPr>
                <w:lang w:val="ru-RU"/>
              </w:rPr>
              <w:t>Защита персонала, низкие температуры</w:t>
            </w:r>
          </w:p>
        </w:tc>
      </w:tr>
      <w:tr w:rsidR="00CD112F" w:rsidRPr="002820A9" w14:paraId="4BB6445E" w14:textId="77777777" w:rsidTr="004B1B11">
        <w:tc>
          <w:tcPr>
            <w:tcW w:w="1980" w:type="dxa"/>
          </w:tcPr>
          <w:p w14:paraId="4BB6445C" w14:textId="77777777" w:rsidR="00CD112F" w:rsidRPr="008E3902" w:rsidRDefault="00CD112F" w:rsidP="004B1B11">
            <w:pPr>
              <w:pStyle w:val="CellBodyCentered"/>
              <w:rPr>
                <w:lang w:val="ru-RU"/>
              </w:rPr>
            </w:pPr>
            <w:r w:rsidRPr="008E3902">
              <w:rPr>
                <w:lang w:val="ru-RU"/>
              </w:rPr>
              <w:t>PPG</w:t>
            </w:r>
          </w:p>
        </w:tc>
        <w:tc>
          <w:tcPr>
            <w:tcW w:w="6660" w:type="dxa"/>
          </w:tcPr>
          <w:p w14:paraId="4BB6445D" w14:textId="77777777" w:rsidR="00CD112F" w:rsidRPr="008E3902" w:rsidRDefault="00CD112F" w:rsidP="004B1B11">
            <w:pPr>
              <w:pStyle w:val="CellBody"/>
              <w:rPr>
                <w:lang w:val="ru-RU"/>
              </w:rPr>
            </w:pPr>
            <w:r w:rsidRPr="008E3902">
              <w:rPr>
                <w:lang w:val="ru-RU"/>
              </w:rPr>
              <w:t>Защитное ограждение для защиты персонала (не изоляция)</w:t>
            </w:r>
          </w:p>
        </w:tc>
      </w:tr>
      <w:tr w:rsidR="00D07894" w:rsidRPr="008E3902" w14:paraId="4BB64461" w14:textId="77777777" w:rsidTr="004B1B11">
        <w:tc>
          <w:tcPr>
            <w:tcW w:w="1980" w:type="dxa"/>
          </w:tcPr>
          <w:p w14:paraId="4BB6445F" w14:textId="77777777" w:rsidR="00D07894" w:rsidRPr="008E3902" w:rsidRDefault="00D07894" w:rsidP="00D07894">
            <w:pPr>
              <w:pStyle w:val="CellBodyCentered"/>
              <w:rPr>
                <w:color w:val="auto"/>
                <w:lang w:val="ru-RU"/>
              </w:rPr>
            </w:pPr>
            <w:r w:rsidRPr="008E3902">
              <w:rPr>
                <w:color w:val="auto"/>
                <w:lang w:val="ru-RU"/>
              </w:rPr>
              <w:t>HCPP</w:t>
            </w:r>
          </w:p>
        </w:tc>
        <w:tc>
          <w:tcPr>
            <w:tcW w:w="6660" w:type="dxa"/>
          </w:tcPr>
          <w:p w14:paraId="4BB64460" w14:textId="77777777" w:rsidR="00D07894" w:rsidRPr="002820A9" w:rsidRDefault="00D07894" w:rsidP="00D07894">
            <w:pPr>
              <w:pStyle w:val="CellBody"/>
              <w:rPr>
                <w:color w:val="auto"/>
              </w:rPr>
            </w:pPr>
            <w:r w:rsidRPr="002820A9">
              <w:rPr>
                <w:color w:val="auto"/>
              </w:rPr>
              <w:t>Personnel Protection (Steam &amp; Hot water)</w:t>
            </w:r>
          </w:p>
        </w:tc>
      </w:tr>
      <w:tr w:rsidR="00D07894" w:rsidRPr="008E3902" w14:paraId="4BB64464" w14:textId="77777777" w:rsidTr="004B1B11">
        <w:tc>
          <w:tcPr>
            <w:tcW w:w="1980" w:type="dxa"/>
          </w:tcPr>
          <w:p w14:paraId="4BB64462" w14:textId="77777777" w:rsidR="00D07894" w:rsidRPr="008E3902" w:rsidRDefault="00D07894" w:rsidP="004B1B11">
            <w:pPr>
              <w:pStyle w:val="CellBodyCentered"/>
              <w:rPr>
                <w:lang w:val="ru-RU"/>
              </w:rPr>
            </w:pPr>
            <w:r w:rsidRPr="008E3902">
              <w:rPr>
                <w:lang w:val="ru-RU"/>
              </w:rPr>
              <w:t>HCB</w:t>
            </w:r>
          </w:p>
        </w:tc>
        <w:tc>
          <w:tcPr>
            <w:tcW w:w="6660" w:type="dxa"/>
          </w:tcPr>
          <w:p w14:paraId="4BB64463" w14:textId="77777777" w:rsidR="00D07894" w:rsidRPr="008E3902" w:rsidRDefault="00D07894" w:rsidP="004B1B11">
            <w:pPr>
              <w:pStyle w:val="CellBody"/>
              <w:rPr>
                <w:lang w:val="ru-RU"/>
              </w:rPr>
            </w:pPr>
            <w:r w:rsidRPr="008E3902">
              <w:rPr>
                <w:lang w:val="ru-RU"/>
              </w:rPr>
              <w:t xml:space="preserve">Подземные системы </w:t>
            </w:r>
          </w:p>
        </w:tc>
      </w:tr>
      <w:tr w:rsidR="00D07894" w:rsidRPr="003052B9" w14:paraId="4BB64467" w14:textId="77777777" w:rsidTr="004B1B11">
        <w:tc>
          <w:tcPr>
            <w:tcW w:w="1980" w:type="dxa"/>
          </w:tcPr>
          <w:p w14:paraId="4BB64465" w14:textId="77777777" w:rsidR="00D07894" w:rsidRPr="008E3902" w:rsidRDefault="00D07894" w:rsidP="004B1B11">
            <w:pPr>
              <w:pStyle w:val="CellBodyCentered"/>
              <w:rPr>
                <w:lang w:val="ru-RU"/>
              </w:rPr>
            </w:pPr>
            <w:r w:rsidRPr="008E3902">
              <w:rPr>
                <w:lang w:val="ru-RU"/>
              </w:rPr>
              <w:t>HCBX</w:t>
            </w:r>
          </w:p>
        </w:tc>
        <w:tc>
          <w:tcPr>
            <w:tcW w:w="6660" w:type="dxa"/>
          </w:tcPr>
          <w:p w14:paraId="4BB64466" w14:textId="77777777" w:rsidR="00D07894" w:rsidRPr="008E3902" w:rsidRDefault="00D07894" w:rsidP="004B1B11">
            <w:pPr>
              <w:pStyle w:val="CellBody"/>
              <w:rPr>
                <w:lang w:val="ru-RU"/>
              </w:rPr>
            </w:pPr>
            <w:r w:rsidRPr="008E3902">
              <w:rPr>
                <w:lang w:val="ru-RU"/>
              </w:rPr>
              <w:t>Подземные системы с электрическим обогревом (X обозначает температуру обогрева)</w:t>
            </w:r>
          </w:p>
        </w:tc>
      </w:tr>
      <w:tr w:rsidR="00D07894" w:rsidRPr="003052B9" w14:paraId="4BB6446A" w14:textId="77777777" w:rsidTr="004B1B11">
        <w:tc>
          <w:tcPr>
            <w:tcW w:w="1980" w:type="dxa"/>
          </w:tcPr>
          <w:p w14:paraId="4BB64468" w14:textId="77777777" w:rsidR="00D07894" w:rsidRPr="008E3902" w:rsidRDefault="00D07894" w:rsidP="004B1B11">
            <w:pPr>
              <w:pStyle w:val="CellBodyCentered"/>
              <w:rPr>
                <w:lang w:val="ru-RU"/>
              </w:rPr>
            </w:pPr>
            <w:r w:rsidRPr="008E3902">
              <w:rPr>
                <w:lang w:val="ru-RU"/>
              </w:rPr>
              <w:t>HCS</w:t>
            </w:r>
          </w:p>
        </w:tc>
        <w:tc>
          <w:tcPr>
            <w:tcW w:w="6660" w:type="dxa"/>
          </w:tcPr>
          <w:p w14:paraId="4BB64469" w14:textId="77777777" w:rsidR="00D07894" w:rsidRPr="008E3902" w:rsidRDefault="00D07894" w:rsidP="004B1B11">
            <w:pPr>
              <w:pStyle w:val="CellBody"/>
              <w:rPr>
                <w:lang w:val="ru-RU"/>
              </w:rPr>
            </w:pPr>
            <w:r w:rsidRPr="008E3902">
              <w:rPr>
                <w:lang w:val="ru-RU"/>
              </w:rPr>
              <w:t>Секционный обогрев (для обогреваемых паром трубопроводов)</w:t>
            </w:r>
          </w:p>
        </w:tc>
      </w:tr>
      <w:tr w:rsidR="00D07894" w:rsidRPr="008E3902" w14:paraId="4BB6446D" w14:textId="77777777" w:rsidTr="004B1B11">
        <w:tc>
          <w:tcPr>
            <w:tcW w:w="1980" w:type="dxa"/>
          </w:tcPr>
          <w:p w14:paraId="4BB6446B" w14:textId="77777777" w:rsidR="00D07894" w:rsidRPr="008E3902" w:rsidRDefault="00D07894" w:rsidP="004B1B11">
            <w:pPr>
              <w:pStyle w:val="CellBodyCentered"/>
              <w:rPr>
                <w:lang w:val="ru-RU"/>
              </w:rPr>
            </w:pPr>
            <w:r w:rsidRPr="008E3902">
              <w:rPr>
                <w:lang w:val="ru-RU"/>
              </w:rPr>
              <w:t>NI</w:t>
            </w:r>
          </w:p>
        </w:tc>
        <w:tc>
          <w:tcPr>
            <w:tcW w:w="6660" w:type="dxa"/>
          </w:tcPr>
          <w:p w14:paraId="4BB6446C" w14:textId="77777777" w:rsidR="00D07894" w:rsidRPr="008E3902" w:rsidRDefault="00D07894" w:rsidP="004B1B11">
            <w:pPr>
              <w:pStyle w:val="CellBody"/>
              <w:rPr>
                <w:lang w:val="ru-RU"/>
              </w:rPr>
            </w:pPr>
            <w:r w:rsidRPr="008E3902">
              <w:rPr>
                <w:lang w:val="ru-RU"/>
              </w:rPr>
              <w:t>Нет изоляции</w:t>
            </w:r>
          </w:p>
        </w:tc>
      </w:tr>
      <w:tr w:rsidR="00D07894" w:rsidRPr="003052B9" w14:paraId="4BB64470" w14:textId="77777777" w:rsidTr="004B1B11">
        <w:tc>
          <w:tcPr>
            <w:tcW w:w="1980" w:type="dxa"/>
          </w:tcPr>
          <w:p w14:paraId="4BB6446E" w14:textId="77777777" w:rsidR="00D07894" w:rsidRPr="008E3902" w:rsidRDefault="00D07894" w:rsidP="004B1B11">
            <w:pPr>
              <w:pStyle w:val="CellBodyCentered"/>
              <w:rPr>
                <w:lang w:val="ru-RU"/>
              </w:rPr>
            </w:pPr>
            <w:r w:rsidRPr="008E3902">
              <w:rPr>
                <w:lang w:val="ru-RU"/>
              </w:rPr>
              <w:t>SECT</w:t>
            </w:r>
          </w:p>
        </w:tc>
        <w:tc>
          <w:tcPr>
            <w:tcW w:w="6660" w:type="dxa"/>
          </w:tcPr>
          <w:p w14:paraId="4BB6446F" w14:textId="77777777" w:rsidR="00D07894" w:rsidRPr="008E3902" w:rsidRDefault="00D07894" w:rsidP="004B1B11">
            <w:pPr>
              <w:pStyle w:val="CellBody"/>
              <w:rPr>
                <w:lang w:val="ru-RU"/>
              </w:rPr>
            </w:pPr>
            <w:r w:rsidRPr="008E3902">
              <w:rPr>
                <w:lang w:val="ru-RU"/>
              </w:rPr>
              <w:t>Нагревание "длинной линии" с помощью электрического обогрева (для трубопровода серы)</w:t>
            </w:r>
          </w:p>
        </w:tc>
      </w:tr>
    </w:tbl>
    <w:p w14:paraId="4BB64471" w14:textId="77777777" w:rsidR="00CD112F" w:rsidRPr="008E3902" w:rsidRDefault="00CD112F" w:rsidP="00C14B28">
      <w:pPr>
        <w:pStyle w:val="Text1Bold"/>
        <w:rPr>
          <w:lang w:val="ru-RU"/>
        </w:rPr>
      </w:pPr>
      <w:r w:rsidRPr="008E3902">
        <w:rPr>
          <w:lang w:val="ru-RU"/>
        </w:rPr>
        <w:t xml:space="preserve">ПРИМЕЧАНИЕ: </w:t>
      </w:r>
    </w:p>
    <w:p w14:paraId="4BB64472" w14:textId="77777777" w:rsidR="00CD112F" w:rsidRPr="008E3902" w:rsidRDefault="00CD112F" w:rsidP="00C14B28">
      <w:pPr>
        <w:pStyle w:val="Text1Bold"/>
        <w:rPr>
          <w:b w:val="0"/>
          <w:lang w:val="ru-RU"/>
        </w:rPr>
      </w:pPr>
      <w:r w:rsidRPr="008E3902">
        <w:rPr>
          <w:b w:val="0"/>
          <w:lang w:val="ru-RU"/>
        </w:rPr>
        <w:t>Для кодов изоляции: HC, HCWX, HCS, PP</w:t>
      </w:r>
      <w:r w:rsidR="00D07894" w:rsidRPr="008E3902">
        <w:rPr>
          <w:b w:val="0"/>
          <w:color w:val="auto"/>
          <w:lang w:val="ru-RU"/>
        </w:rPr>
        <w:t>, HCPP</w:t>
      </w:r>
      <w:r w:rsidRPr="008E3902">
        <w:rPr>
          <w:b w:val="0"/>
          <w:lang w:val="ru-RU"/>
        </w:rPr>
        <w:t xml:space="preserve"> и SECT -  </w:t>
      </w:r>
    </w:p>
    <w:p w14:paraId="4BB64473" w14:textId="77777777" w:rsidR="00CD112F" w:rsidRPr="008E3902" w:rsidRDefault="00CD112F" w:rsidP="00C14B28">
      <w:pPr>
        <w:pStyle w:val="Text1Bold"/>
        <w:rPr>
          <w:b w:val="0"/>
          <w:lang w:val="ru-RU"/>
        </w:rPr>
      </w:pPr>
      <w:r w:rsidRPr="008E3902">
        <w:rPr>
          <w:b w:val="0"/>
          <w:lang w:val="ru-RU"/>
        </w:rPr>
        <w:t>плотность изоляции из минеральной ваты = см. параграф 10.0.1.</w:t>
      </w:r>
    </w:p>
    <w:p w14:paraId="4BB64474" w14:textId="77777777" w:rsidR="00CD112F" w:rsidRPr="008E3902" w:rsidRDefault="00CD112F" w:rsidP="00C14B28">
      <w:pPr>
        <w:pStyle w:val="Text1Bold"/>
        <w:rPr>
          <w:b w:val="0"/>
          <w:lang w:val="ru-RU"/>
        </w:rPr>
      </w:pPr>
      <w:r w:rsidRPr="008E3902">
        <w:rPr>
          <w:b w:val="0"/>
          <w:lang w:val="ru-RU"/>
        </w:rPr>
        <w:t xml:space="preserve">Для кодов изоляции: AC, CI, CIWX, HCB, HCBX –  </w:t>
      </w:r>
    </w:p>
    <w:p w14:paraId="4BB64475" w14:textId="77777777" w:rsidR="00CD112F" w:rsidRPr="008E3902" w:rsidRDefault="00CD112F" w:rsidP="00C14B28">
      <w:pPr>
        <w:pStyle w:val="Text1Bold"/>
        <w:rPr>
          <w:b w:val="0"/>
          <w:lang w:val="ru-RU"/>
        </w:rPr>
      </w:pPr>
      <w:r w:rsidRPr="008E3902">
        <w:rPr>
          <w:b w:val="0"/>
          <w:lang w:val="ru-RU"/>
        </w:rPr>
        <w:t>плотность изоляции из ячеистого стекла = 115 кг/м³.</w:t>
      </w:r>
    </w:p>
    <w:p w14:paraId="4BB64476" w14:textId="77777777" w:rsidR="00CD112F" w:rsidRPr="008E3902" w:rsidRDefault="00CD112F" w:rsidP="00C14B28">
      <w:pPr>
        <w:autoSpaceDE/>
        <w:autoSpaceDN/>
        <w:adjustRightInd/>
        <w:spacing w:before="0" w:line="240" w:lineRule="auto"/>
        <w:ind w:left="0"/>
        <w:rPr>
          <w:w w:val="0"/>
          <w:lang w:val="ru-RU"/>
        </w:rPr>
      </w:pPr>
    </w:p>
    <w:p w14:paraId="4BB64477" w14:textId="77777777" w:rsidR="00CD112F" w:rsidRPr="008E3902" w:rsidRDefault="00DE0531" w:rsidP="00F85E17">
      <w:pPr>
        <w:pStyle w:val="Heading1"/>
        <w:numPr>
          <w:ilvl w:val="0"/>
          <w:numId w:val="0"/>
        </w:numPr>
        <w:rPr>
          <w:rFonts w:ascii="Arial" w:hAnsi="Arial"/>
          <w:lang w:val="ru-RU"/>
        </w:rPr>
      </w:pPr>
      <w:bookmarkStart w:id="2199" w:name="_Toc325464875"/>
      <w:r w:rsidRPr="008E3902">
        <w:rPr>
          <w:lang w:val="ru-RU"/>
        </w:rPr>
        <w:br w:type="page"/>
      </w:r>
      <w:bookmarkStart w:id="2200" w:name="_Toc117352196"/>
      <w:r w:rsidR="00CD112F" w:rsidRPr="008E3902">
        <w:rPr>
          <w:rFonts w:ascii="Arial" w:hAnsi="Arial"/>
          <w:lang w:val="ru-RU"/>
        </w:rPr>
        <w:lastRenderedPageBreak/>
        <w:t>ПРИЛОЖЕНИЕ I</w:t>
      </w:r>
      <w:r w:rsidR="00FE5B60" w:rsidRPr="008E3902">
        <w:rPr>
          <w:rFonts w:ascii="Arial" w:hAnsi="Arial"/>
          <w:lang w:val="ru-RU"/>
        </w:rPr>
        <w:t xml:space="preserve">  </w:t>
      </w:r>
      <w:r w:rsidR="00CD112F" w:rsidRPr="008E3902">
        <w:rPr>
          <w:rFonts w:ascii="Arial" w:hAnsi="Arial"/>
          <w:lang w:val="ru-RU"/>
        </w:rPr>
        <w:br/>
        <w:t>ВЕЛИЧИНА ЗАЗОРА ПРИ УСТАНОВКЕ МЕТАЛЛИЧЕСКОЙ РЕШЕТКИ ДЛЯ ЗАЩИТЫ ОТ ВЫСОКОЙ ТЕМПЕРАТУРЫ</w:t>
      </w:r>
      <w:bookmarkEnd w:id="2199"/>
      <w:bookmarkEnd w:id="2200"/>
    </w:p>
    <w:tbl>
      <w:tblPr>
        <w:tblW w:w="7060" w:type="dxa"/>
        <w:tblInd w:w="1200" w:type="dxa"/>
        <w:tblLayout w:type="fixed"/>
        <w:tblCellMar>
          <w:top w:w="80" w:type="dxa"/>
          <w:left w:w="120" w:type="dxa"/>
          <w:bottom w:w="40" w:type="dxa"/>
          <w:right w:w="120" w:type="dxa"/>
        </w:tblCellMar>
        <w:tblLook w:val="0000" w:firstRow="0" w:lastRow="0" w:firstColumn="0" w:lastColumn="0" w:noHBand="0" w:noVBand="0"/>
      </w:tblPr>
      <w:tblGrid>
        <w:gridCol w:w="3440"/>
        <w:gridCol w:w="3620"/>
      </w:tblGrid>
      <w:tr w:rsidR="00CD112F" w:rsidRPr="003052B9" w14:paraId="4BB64479" w14:textId="77777777" w:rsidTr="004B1B11">
        <w:tc>
          <w:tcPr>
            <w:tcW w:w="7060" w:type="dxa"/>
            <w:gridSpan w:val="2"/>
            <w:tcBorders>
              <w:top w:val="nil"/>
              <w:left w:val="nil"/>
              <w:bottom w:val="nil"/>
              <w:right w:val="nil"/>
            </w:tcBorders>
            <w:tcMar>
              <w:top w:w="80" w:type="dxa"/>
              <w:left w:w="120" w:type="dxa"/>
              <w:bottom w:w="40" w:type="dxa"/>
              <w:right w:w="120" w:type="dxa"/>
            </w:tcMar>
            <w:vAlign w:val="center"/>
          </w:tcPr>
          <w:p w14:paraId="4BB64478" w14:textId="44F011AC" w:rsidR="00CD112F" w:rsidRPr="008E3902" w:rsidRDefault="00CD112F" w:rsidP="00D03F38">
            <w:pPr>
              <w:pStyle w:val="TableTitled3"/>
              <w:spacing w:before="120"/>
              <w:ind w:left="0" w:firstLine="0"/>
              <w:rPr>
                <w:color w:val="auto"/>
                <w:lang w:val="ru-RU"/>
              </w:rPr>
            </w:pPr>
            <w:r w:rsidRPr="008E3902">
              <w:rPr>
                <w:color w:val="auto"/>
                <w:lang w:val="ru-RU"/>
              </w:rPr>
              <w:t xml:space="preserve">Таблица </w:t>
            </w:r>
            <w:r w:rsidR="00954088" w:rsidRPr="008E3902">
              <w:rPr>
                <w:color w:val="auto"/>
                <w:lang w:val="ru-RU"/>
              </w:rPr>
              <w:t>1</w:t>
            </w:r>
            <w:r w:rsidR="005F2A9E" w:rsidRPr="00AF5E4D">
              <w:rPr>
                <w:color w:val="auto"/>
                <w:lang w:val="ru-RU"/>
              </w:rPr>
              <w:t>3</w:t>
            </w:r>
            <w:r w:rsidRPr="008E3902">
              <w:rPr>
                <w:color w:val="auto"/>
                <w:lang w:val="ru-RU"/>
              </w:rPr>
              <w:t xml:space="preserve">: </w:t>
            </w:r>
            <w:r w:rsidRPr="008E3902">
              <w:rPr>
                <w:color w:val="auto"/>
                <w:w w:val="100"/>
                <w:lang w:val="ru-RU"/>
              </w:rPr>
              <w:t>Величина зазора при установке металлической решетки для защиты от высокой температуры (MBG)</w:t>
            </w:r>
          </w:p>
        </w:tc>
      </w:tr>
      <w:tr w:rsidR="00CD112F" w:rsidRPr="003052B9" w14:paraId="4BB6447C" w14:textId="77777777" w:rsidTr="004B1B11">
        <w:trPr>
          <w:trHeight w:val="54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7A" w14:textId="77777777" w:rsidR="00CD112F" w:rsidRPr="008E3902" w:rsidRDefault="00CD112F" w:rsidP="004B1B11">
            <w:pPr>
              <w:pStyle w:val="CellHeadingCentered"/>
              <w:rPr>
                <w:lang w:val="ru-RU"/>
              </w:rPr>
            </w:pPr>
            <w:r w:rsidRPr="008E3902">
              <w:rPr>
                <w:lang w:val="ru-RU"/>
              </w:rPr>
              <w:t>РАБОЧАЯ ТЕМПЕРАТУРА, °C (°F)</w:t>
            </w:r>
          </w:p>
        </w:tc>
        <w:tc>
          <w:tcPr>
            <w:tcW w:w="362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7B" w14:textId="77777777" w:rsidR="00CD112F" w:rsidRPr="008E3902" w:rsidRDefault="00CD112F" w:rsidP="004B1B11">
            <w:pPr>
              <w:pStyle w:val="CellHeadingCentered"/>
              <w:rPr>
                <w:lang w:val="ru-RU"/>
              </w:rPr>
            </w:pPr>
            <w:r w:rsidRPr="008E3902">
              <w:rPr>
                <w:lang w:val="ru-RU"/>
              </w:rPr>
              <w:t>МИНИМАЛЬНОЕ РАССТОЯНИЕ ОТ ГОРЯЧЕЙ ПОВЕРХНОСТИ, мм (дюймы)</w:t>
            </w:r>
          </w:p>
        </w:tc>
      </w:tr>
      <w:tr w:rsidR="00CD112F" w:rsidRPr="008E3902" w14:paraId="4BB6447F" w14:textId="77777777" w:rsidTr="004B1B11">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7D" w14:textId="77777777" w:rsidR="00CD112F" w:rsidRPr="008E3902" w:rsidRDefault="00CD112F" w:rsidP="004B1B11">
            <w:pPr>
              <w:pStyle w:val="CellBody"/>
              <w:rPr>
                <w:lang w:val="ru-RU"/>
              </w:rPr>
            </w:pPr>
            <w:r w:rsidRPr="008E3902">
              <w:rPr>
                <w:lang w:val="ru-RU"/>
              </w:rPr>
              <w:t>от 60 до 150 (от 140 до 300)</w:t>
            </w:r>
          </w:p>
        </w:tc>
        <w:tc>
          <w:tcPr>
            <w:tcW w:w="362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7E" w14:textId="77777777" w:rsidR="00CD112F" w:rsidRPr="008E3902" w:rsidRDefault="00CD112F" w:rsidP="004B1B11">
            <w:pPr>
              <w:pStyle w:val="CellBody"/>
              <w:rPr>
                <w:lang w:val="ru-RU"/>
              </w:rPr>
            </w:pPr>
            <w:r w:rsidRPr="008E3902">
              <w:rPr>
                <w:lang w:val="ru-RU"/>
              </w:rPr>
              <w:t>75 (3,0) [1][2][3]</w:t>
            </w:r>
          </w:p>
        </w:tc>
      </w:tr>
      <w:tr w:rsidR="00CD112F" w:rsidRPr="008E3902" w14:paraId="4BB64482" w14:textId="77777777" w:rsidTr="004B1B11">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0" w14:textId="77777777" w:rsidR="00CD112F" w:rsidRPr="008E3902" w:rsidRDefault="00CD112F" w:rsidP="004B1B11">
            <w:pPr>
              <w:pStyle w:val="CellBody"/>
              <w:rPr>
                <w:lang w:val="ru-RU"/>
              </w:rPr>
            </w:pPr>
            <w:r w:rsidRPr="008E3902">
              <w:rPr>
                <w:lang w:val="ru-RU"/>
              </w:rPr>
              <w:t>от 151 до 200 (от 301 до 400)</w:t>
            </w:r>
          </w:p>
        </w:tc>
        <w:tc>
          <w:tcPr>
            <w:tcW w:w="362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1" w14:textId="77777777" w:rsidR="00CD112F" w:rsidRPr="008E3902" w:rsidRDefault="00CD112F" w:rsidP="004B1B11">
            <w:pPr>
              <w:pStyle w:val="CellBody"/>
              <w:rPr>
                <w:lang w:val="ru-RU"/>
              </w:rPr>
            </w:pPr>
            <w:r w:rsidRPr="008E3902">
              <w:rPr>
                <w:lang w:val="ru-RU"/>
              </w:rPr>
              <w:t>115 (4,5) [1][2][3]</w:t>
            </w:r>
          </w:p>
        </w:tc>
      </w:tr>
      <w:tr w:rsidR="00CD112F" w:rsidRPr="008E3902" w14:paraId="4BB64485" w14:textId="77777777" w:rsidTr="004B1B11">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3" w14:textId="77777777" w:rsidR="00CD112F" w:rsidRPr="008E3902" w:rsidRDefault="00CD112F" w:rsidP="004B1B11">
            <w:pPr>
              <w:pStyle w:val="CellBody"/>
              <w:rPr>
                <w:lang w:val="ru-RU"/>
              </w:rPr>
            </w:pPr>
            <w:r w:rsidRPr="008E3902">
              <w:rPr>
                <w:lang w:val="ru-RU"/>
              </w:rPr>
              <w:t xml:space="preserve">от 201 до 260 (от 401 до 500) </w:t>
            </w:r>
          </w:p>
        </w:tc>
        <w:tc>
          <w:tcPr>
            <w:tcW w:w="362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4" w14:textId="77777777" w:rsidR="00CD112F" w:rsidRPr="008E3902" w:rsidRDefault="00CD112F" w:rsidP="004B1B11">
            <w:pPr>
              <w:pStyle w:val="CellBody"/>
              <w:rPr>
                <w:lang w:val="ru-RU"/>
              </w:rPr>
            </w:pPr>
            <w:r w:rsidRPr="008E3902">
              <w:rPr>
                <w:lang w:val="ru-RU"/>
              </w:rPr>
              <w:t>165 (6,5) [1][2][3]</w:t>
            </w:r>
          </w:p>
        </w:tc>
      </w:tr>
      <w:tr w:rsidR="00CD112F" w:rsidRPr="005F2A9E" w14:paraId="4BB64488" w14:textId="77777777" w:rsidTr="004B1B11">
        <w:trPr>
          <w:trHeight w:val="58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6" w14:textId="77777777" w:rsidR="00CD112F" w:rsidRPr="008E3902" w:rsidRDefault="00CD112F" w:rsidP="004B1B11">
            <w:pPr>
              <w:pStyle w:val="CellBody"/>
              <w:rPr>
                <w:lang w:val="ru-RU"/>
              </w:rPr>
            </w:pPr>
            <w:r w:rsidRPr="008E3902">
              <w:rPr>
                <w:lang w:val="ru-RU"/>
              </w:rPr>
              <w:t>Свыше 260 (500)</w:t>
            </w:r>
          </w:p>
        </w:tc>
        <w:tc>
          <w:tcPr>
            <w:tcW w:w="362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487" w14:textId="77777777" w:rsidR="00CD112F" w:rsidRPr="008E3902" w:rsidRDefault="00CD112F" w:rsidP="004B1B11">
            <w:pPr>
              <w:pStyle w:val="CellBody"/>
              <w:rPr>
                <w:lang w:val="ru-RU"/>
              </w:rPr>
            </w:pPr>
            <w:r w:rsidRPr="008E3902">
              <w:rPr>
                <w:lang w:val="ru-RU"/>
              </w:rPr>
              <w:t>Использовать обычную изоляцию или барьеры с предупреждающими знаками.</w:t>
            </w:r>
          </w:p>
        </w:tc>
      </w:tr>
    </w:tbl>
    <w:p w14:paraId="4BB64489" w14:textId="1C8EF0E1" w:rsidR="00CD112F" w:rsidRPr="008E3902" w:rsidRDefault="00CD112F" w:rsidP="00E44BA8">
      <w:pPr>
        <w:pStyle w:val="Text1Bold"/>
        <w:ind w:firstLine="414"/>
        <w:rPr>
          <w:lang w:val="ru-RU"/>
        </w:rPr>
      </w:pPr>
      <w:r w:rsidRPr="008E3902">
        <w:rPr>
          <w:lang w:val="ru-RU"/>
        </w:rPr>
        <w:t xml:space="preserve">Примечания к </w:t>
      </w:r>
      <w:r w:rsidR="006D1A0D" w:rsidRPr="008E3902">
        <w:rPr>
          <w:lang w:val="ru-RU"/>
        </w:rPr>
        <w:t xml:space="preserve">таблице </w:t>
      </w:r>
      <w:r w:rsidR="00954088" w:rsidRPr="008E3902">
        <w:rPr>
          <w:lang w:val="ru-RU"/>
        </w:rPr>
        <w:t>1</w:t>
      </w:r>
      <w:r w:rsidR="005F2A9E">
        <w:t>3</w:t>
      </w:r>
      <w:r w:rsidRPr="008E3902">
        <w:rPr>
          <w:lang w:val="ru-RU"/>
        </w:rPr>
        <w:t>:</w:t>
      </w:r>
    </w:p>
    <w:p w14:paraId="4BB6448A" w14:textId="7C5B56A2" w:rsidR="00CD112F" w:rsidRPr="008E3902" w:rsidRDefault="00CD112F" w:rsidP="00E44BA8">
      <w:pPr>
        <w:pStyle w:val="List1"/>
        <w:numPr>
          <w:ilvl w:val="0"/>
          <w:numId w:val="155"/>
        </w:numPr>
        <w:ind w:left="1418" w:hanging="284"/>
        <w:rPr>
          <w:lang w:val="ru-RU"/>
        </w:rPr>
      </w:pPr>
      <w:r w:rsidRPr="008E3902">
        <w:rPr>
          <w:lang w:val="ru-RU"/>
        </w:rPr>
        <w:t xml:space="preserve">Приведенные в </w:t>
      </w:r>
      <w:r w:rsidR="00FE5B60" w:rsidRPr="008E3902">
        <w:rPr>
          <w:lang w:val="ru-RU"/>
        </w:rPr>
        <w:t xml:space="preserve">таблице </w:t>
      </w:r>
      <w:r w:rsidR="00A12C9B" w:rsidRPr="00A12C9B">
        <w:rPr>
          <w:lang w:val="ru-RU"/>
        </w:rPr>
        <w:t>9</w:t>
      </w:r>
      <w:r w:rsidR="00954088" w:rsidRPr="008E3902">
        <w:rPr>
          <w:lang w:val="ru-RU"/>
        </w:rPr>
        <w:t xml:space="preserve"> </w:t>
      </w:r>
      <w:r w:rsidRPr="008E3902">
        <w:rPr>
          <w:lang w:val="ru-RU"/>
        </w:rPr>
        <w:t>величины зазора основаны на том, что горячие поверхности расположены там, где минимальная скорость ветра составляет 2,2 м/с (5 миль в час), и защитная решетка изготовлена из сетки 15 мм (1/2</w:t>
      </w:r>
      <w:r w:rsidR="00FE5B60" w:rsidRPr="008E3902">
        <w:rPr>
          <w:lang w:val="ru-RU"/>
        </w:rPr>
        <w:t xml:space="preserve"> дюйма</w:t>
      </w:r>
      <w:r w:rsidRPr="008E3902">
        <w:rPr>
          <w:lang w:val="ru-RU"/>
        </w:rPr>
        <w:t>) x калибр 18, нержавеющая сталь 316, причем опоры из нержавеющей стали 316 непосредственно не соединены с горячей поверхностью.</w:t>
      </w:r>
    </w:p>
    <w:p w14:paraId="4BB6448B" w14:textId="217720E7" w:rsidR="00CD112F" w:rsidRPr="008E3902" w:rsidRDefault="00CD112F" w:rsidP="00E44BA8">
      <w:pPr>
        <w:pStyle w:val="List1"/>
        <w:ind w:left="1418" w:hanging="284"/>
        <w:rPr>
          <w:lang w:val="ru-RU"/>
        </w:rPr>
      </w:pPr>
      <w:r w:rsidRPr="008E3902">
        <w:rPr>
          <w:lang w:val="ru-RU"/>
        </w:rPr>
        <w:t>При возникновении проблем с зазором можно использовать обычные изоляционные материалы или барьеры, такие как легкая цепь или поручни с предупреждающими знаками, если это утверждено Компанией.</w:t>
      </w:r>
    </w:p>
    <w:p w14:paraId="4BB6448C" w14:textId="7488B45B" w:rsidR="00CD112F" w:rsidRPr="008E3902" w:rsidRDefault="00CD112F" w:rsidP="00E44BA8">
      <w:pPr>
        <w:pStyle w:val="List1"/>
        <w:ind w:left="1418" w:hanging="284"/>
        <w:rPr>
          <w:lang w:val="ru-RU"/>
        </w:rPr>
      </w:pPr>
      <w:r w:rsidRPr="008E3902">
        <w:rPr>
          <w:lang w:val="ru-RU"/>
        </w:rPr>
        <w:t xml:space="preserve">Металлические сетки для защиты от ожогов должны использоваться только там, где желательно рассеивать тепло с горячей поверхности, и это утверждено Компанией. </w:t>
      </w:r>
    </w:p>
    <w:tbl>
      <w:tblPr>
        <w:tblW w:w="8940" w:type="dxa"/>
        <w:tblInd w:w="480" w:type="dxa"/>
        <w:tblLayout w:type="fixed"/>
        <w:tblCellMar>
          <w:top w:w="80" w:type="dxa"/>
          <w:left w:w="120" w:type="dxa"/>
          <w:bottom w:w="40" w:type="dxa"/>
          <w:right w:w="120" w:type="dxa"/>
        </w:tblCellMar>
        <w:tblLook w:val="0000" w:firstRow="0" w:lastRow="0" w:firstColumn="0" w:lastColumn="0" w:noHBand="0" w:noVBand="0"/>
      </w:tblPr>
      <w:tblGrid>
        <w:gridCol w:w="1045"/>
        <w:gridCol w:w="1316"/>
        <w:gridCol w:w="1316"/>
        <w:gridCol w:w="1315"/>
        <w:gridCol w:w="1316"/>
        <w:gridCol w:w="1316"/>
        <w:gridCol w:w="1316"/>
      </w:tblGrid>
      <w:tr w:rsidR="00CD112F" w:rsidRPr="003052B9" w:rsidDel="006360D2" w14:paraId="4BB64490" w14:textId="5F7D84BC" w:rsidTr="004B1B11">
        <w:trPr>
          <w:del w:id="2201" w:author="Tuleshov, Kurmanbek [Bolashak Atyrau Limited]" w:date="2022-10-11T00:17:00Z"/>
        </w:trPr>
        <w:tc>
          <w:tcPr>
            <w:tcW w:w="8940" w:type="dxa"/>
            <w:gridSpan w:val="7"/>
            <w:tcBorders>
              <w:top w:val="nil"/>
              <w:left w:val="nil"/>
              <w:bottom w:val="single" w:sz="4" w:space="0" w:color="000000"/>
              <w:right w:val="nil"/>
            </w:tcBorders>
            <w:tcMar>
              <w:top w:w="80" w:type="dxa"/>
              <w:left w:w="120" w:type="dxa"/>
              <w:bottom w:w="40" w:type="dxa"/>
              <w:right w:w="120" w:type="dxa"/>
            </w:tcMar>
            <w:vAlign w:val="center"/>
          </w:tcPr>
          <w:p w14:paraId="4BB6448F" w14:textId="669E3C55" w:rsidR="00CD112F" w:rsidRPr="008E3902" w:rsidDel="006360D2" w:rsidRDefault="00DE0531" w:rsidP="00D03F38">
            <w:pPr>
              <w:pStyle w:val="TableTitle1"/>
              <w:numPr>
                <w:ilvl w:val="0"/>
                <w:numId w:val="0"/>
              </w:numPr>
              <w:spacing w:before="0"/>
              <w:rPr>
                <w:del w:id="2202" w:author="Tuleshov, Kurmanbek [Bolashak Atyrau Limited]" w:date="2022-10-11T00:17:00Z"/>
                <w:lang w:val="ru-RU"/>
              </w:rPr>
            </w:pPr>
            <w:del w:id="2203" w:author="Tuleshov, Kurmanbek [Bolashak Atyrau Limited]" w:date="2022-10-10T17:05:00Z">
              <w:r w:rsidRPr="008E3902" w:rsidDel="00954088">
                <w:rPr>
                  <w:rFonts w:ascii="Times New Roman" w:hAnsi="Times New Roman" w:cs="Times New Roman"/>
                  <w:b w:val="0"/>
                  <w:bCs w:val="0"/>
                  <w:sz w:val="22"/>
                  <w:szCs w:val="22"/>
                  <w:lang w:val="ru-RU"/>
                </w:rPr>
                <w:br w:type="page"/>
              </w:r>
              <w:r w:rsidRPr="008E3902" w:rsidDel="00954088">
                <w:rPr>
                  <w:rFonts w:ascii="Times New Roman" w:hAnsi="Times New Roman" w:cs="Times New Roman"/>
                  <w:b w:val="0"/>
                  <w:bCs w:val="0"/>
                  <w:sz w:val="22"/>
                  <w:szCs w:val="22"/>
                  <w:lang w:val="ru-RU"/>
                </w:rPr>
                <w:br w:type="page"/>
              </w:r>
              <w:r w:rsidR="00CD112F" w:rsidRPr="008E3902" w:rsidDel="00954088">
                <w:rPr>
                  <w:lang w:val="ru-RU"/>
                </w:rPr>
                <w:br w:type="page"/>
                <w:delText>Таблица 1</w:delText>
              </w:r>
              <w:r w:rsidR="00D03F38" w:rsidRPr="008E3902" w:rsidDel="00954088">
                <w:rPr>
                  <w:lang w:val="ru-RU"/>
                </w:rPr>
                <w:delText>5</w:delText>
              </w:r>
              <w:r w:rsidR="00CD112F" w:rsidRPr="008E3902" w:rsidDel="00954088">
                <w:rPr>
                  <w:lang w:val="ru-RU"/>
                </w:rPr>
                <w:delText>: Толщина гибких съемных кожухов изоляции для высоких температур (FRIC)</w:delText>
              </w:r>
              <w:r w:rsidRPr="008E3902" w:rsidDel="00954088">
                <w:rPr>
                  <w:lang w:val="ru-RU"/>
                </w:rPr>
                <w:br/>
              </w:r>
            </w:del>
          </w:p>
        </w:tc>
      </w:tr>
      <w:tr w:rsidR="00CD112F" w:rsidRPr="003052B9" w:rsidDel="006360D2" w14:paraId="4BB64493" w14:textId="7FBE2552" w:rsidTr="004B1B11">
        <w:trPr>
          <w:trHeight w:val="320"/>
          <w:del w:id="2204" w:author="Tuleshov, Kurmanbek [Bolashak Atyrau Limited]" w:date="2022-10-11T00:17:00Z"/>
        </w:trPr>
        <w:tc>
          <w:tcPr>
            <w:tcW w:w="1045" w:type="dxa"/>
            <w:vMerge w:val="restart"/>
            <w:tcBorders>
              <w:top w:val="single" w:sz="4" w:space="0" w:color="000000"/>
              <w:left w:val="single" w:sz="4" w:space="0" w:color="000000"/>
              <w:right w:val="single" w:sz="4" w:space="0" w:color="000000"/>
            </w:tcBorders>
            <w:tcMar>
              <w:top w:w="80" w:type="dxa"/>
              <w:left w:w="120" w:type="dxa"/>
              <w:bottom w:w="40" w:type="dxa"/>
              <w:right w:w="120" w:type="dxa"/>
            </w:tcMar>
            <w:vAlign w:val="center"/>
          </w:tcPr>
          <w:p w14:paraId="4BB64491" w14:textId="6D5A03CD" w:rsidR="00CD112F" w:rsidRPr="008E3902" w:rsidDel="006360D2" w:rsidRDefault="00CD112F" w:rsidP="00FE5B60">
            <w:pPr>
              <w:pStyle w:val="CellHeadingCentered"/>
              <w:spacing w:before="120"/>
              <w:ind w:left="-30" w:right="-65"/>
              <w:rPr>
                <w:del w:id="2205" w:author="Tuleshov, Kurmanbek [Bolashak Atyrau Limited]" w:date="2022-10-11T00:17:00Z"/>
                <w:color w:val="auto"/>
                <w:w w:val="100"/>
                <w:sz w:val="22"/>
                <w:lang w:val="ru-RU"/>
              </w:rPr>
            </w:pPr>
            <w:del w:id="2206" w:author="Tuleshov, Kurmanbek [Bolashak Atyrau Limited]" w:date="2022-10-10T17:05:00Z">
              <w:r w:rsidRPr="008E3902" w:rsidDel="00954088">
                <w:rPr>
                  <w:color w:val="auto"/>
                  <w:w w:val="100"/>
                  <w:lang w:val="ru-RU"/>
                </w:rPr>
                <w:delText>Номина</w:delText>
              </w:r>
              <w:r w:rsidR="00FE5B60" w:rsidRPr="008E3902" w:rsidDel="00954088">
                <w:rPr>
                  <w:color w:val="auto"/>
                  <w:w w:val="100"/>
                  <w:lang w:val="ru-RU"/>
                </w:rPr>
                <w:delText>-</w:delText>
              </w:r>
              <w:r w:rsidRPr="008E3902" w:rsidDel="00954088">
                <w:rPr>
                  <w:color w:val="auto"/>
                  <w:w w:val="100"/>
                  <w:lang w:val="ru-RU"/>
                </w:rPr>
                <w:delText>льный размер трубы, дюймы</w:delText>
              </w:r>
            </w:del>
          </w:p>
        </w:tc>
        <w:tc>
          <w:tcPr>
            <w:tcW w:w="7895" w:type="dxa"/>
            <w:gridSpan w:val="6"/>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2" w14:textId="3150B1B4" w:rsidR="00CD112F" w:rsidRPr="008E3902" w:rsidDel="006360D2" w:rsidRDefault="00CD112F" w:rsidP="004B1B11">
            <w:pPr>
              <w:pStyle w:val="CellHeading"/>
              <w:spacing w:before="120"/>
              <w:ind w:left="720"/>
              <w:jc w:val="center"/>
              <w:rPr>
                <w:del w:id="2207" w:author="Tuleshov, Kurmanbek [Bolashak Atyrau Limited]" w:date="2022-10-11T00:17:00Z"/>
                <w:color w:val="auto"/>
                <w:w w:val="100"/>
                <w:lang w:val="ru-RU"/>
              </w:rPr>
            </w:pPr>
            <w:del w:id="2208" w:author="Tuleshov, Kurmanbek [Bolashak Atyrau Limited]" w:date="2022-10-10T17:05:00Z">
              <w:r w:rsidRPr="008E3902" w:rsidDel="00954088">
                <w:rPr>
                  <w:w w:val="100"/>
                  <w:lang w:val="ru-RU"/>
                </w:rPr>
                <w:delText>Рабочая температура горячей поверхности</w:delText>
              </w:r>
              <w:r w:rsidRPr="008E3902" w:rsidDel="00954088">
                <w:rPr>
                  <w:color w:val="auto"/>
                  <w:w w:val="100"/>
                  <w:lang w:val="ru-RU"/>
                </w:rPr>
                <w:delText xml:space="preserve">, </w:delText>
              </w:r>
              <w:r w:rsidRPr="008E3902" w:rsidDel="00954088">
                <w:rPr>
                  <w:rStyle w:val="Symbol"/>
                  <w:b w:val="0"/>
                  <w:bCs w:val="0"/>
                  <w:color w:val="auto"/>
                  <w:lang w:val="ru-RU"/>
                </w:rPr>
                <w:delText></w:delText>
              </w:r>
              <w:r w:rsidRPr="008E3902" w:rsidDel="00954088">
                <w:rPr>
                  <w:color w:val="auto"/>
                  <w:w w:val="100"/>
                  <w:lang w:val="ru-RU"/>
                </w:rPr>
                <w:delText>С</w:delText>
              </w:r>
              <w:r w:rsidRPr="008E3902" w:rsidDel="00954088">
                <w:rPr>
                  <w:w w:val="100"/>
                  <w:lang w:val="ru-RU"/>
                </w:rPr>
                <w:delText xml:space="preserve"> (</w:delText>
              </w:r>
              <w:r w:rsidRPr="008E3902" w:rsidDel="00954088">
                <w:rPr>
                  <w:rStyle w:val="Symbol"/>
                  <w:b w:val="0"/>
                  <w:bCs w:val="0"/>
                  <w:lang w:val="ru-RU"/>
                </w:rPr>
                <w:delText></w:delText>
              </w:r>
              <w:r w:rsidRPr="008E3902" w:rsidDel="00954088">
                <w:rPr>
                  <w:w w:val="100"/>
                  <w:lang w:val="ru-RU"/>
                </w:rPr>
                <w:delText>F)</w:delText>
              </w:r>
            </w:del>
          </w:p>
        </w:tc>
      </w:tr>
      <w:tr w:rsidR="00CD112F" w:rsidRPr="003052B9" w:rsidDel="006360D2" w14:paraId="4BB644A1" w14:textId="056A0AD5" w:rsidTr="004B1B11">
        <w:trPr>
          <w:trHeight w:val="320"/>
          <w:del w:id="2209" w:author="Tuleshov, Kurmanbek [Bolashak Atyrau Limited]" w:date="2022-10-11T00:17:00Z"/>
        </w:trPr>
        <w:tc>
          <w:tcPr>
            <w:tcW w:w="1045" w:type="dxa"/>
            <w:vMerge/>
            <w:tcBorders>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4" w14:textId="3CAAC050" w:rsidR="00CD112F" w:rsidRPr="008E3902" w:rsidDel="006360D2" w:rsidRDefault="00CD112F" w:rsidP="004B1B11">
            <w:pPr>
              <w:pStyle w:val="CellHeading"/>
              <w:tabs>
                <w:tab w:val="left" w:pos="3240"/>
              </w:tabs>
              <w:spacing w:before="120" w:after="160"/>
              <w:ind w:left="720" w:hanging="720"/>
              <w:rPr>
                <w:del w:id="2210" w:author="Tuleshov, Kurmanbek [Bolashak Atyrau Limited]" w:date="2022-10-11T00:17:00Z"/>
                <w:color w:val="auto"/>
                <w:lang w:val="ru-RU"/>
              </w:rPr>
            </w:pPr>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5" w14:textId="715AD6B8" w:rsidR="00CD112F" w:rsidRPr="008E3902" w:rsidDel="00954088" w:rsidRDefault="00CD112F" w:rsidP="004B1B11">
            <w:pPr>
              <w:pStyle w:val="CellHeadingCentered"/>
              <w:rPr>
                <w:del w:id="2211" w:author="Tuleshov, Kurmanbek [Bolashak Atyrau Limited]" w:date="2022-10-10T17:05:00Z"/>
                <w:w w:val="100"/>
                <w:lang w:val="ru-RU"/>
                <w:rPrChange w:id="2212" w:author="Tuleshov, Kurmanbek [Bolashak Atyrau Limited]" w:date="2022-10-10T17:27:00Z">
                  <w:rPr>
                    <w:del w:id="2213" w:author="Tuleshov, Kurmanbek [Bolashak Atyrau Limited]" w:date="2022-10-10T17:05:00Z"/>
                    <w:w w:val="100"/>
                  </w:rPr>
                </w:rPrChange>
              </w:rPr>
            </w:pPr>
            <w:del w:id="2214" w:author="Tuleshov, Kurmanbek [Bolashak Atyrau Limited]" w:date="2022-10-10T17:05:00Z">
              <w:r w:rsidRPr="008E3902" w:rsidDel="00954088">
                <w:rPr>
                  <w:lang w:val="ru-RU"/>
                  <w:rPrChange w:id="2215" w:author="Tuleshov, Kurmanbek [Bolashak Atyrau Limited]" w:date="2022-10-10T17:27:00Z">
                    <w:rPr/>
                  </w:rPrChange>
                </w:rPr>
                <w:delText>от 60 до 200</w:delText>
              </w:r>
            </w:del>
          </w:p>
          <w:p w14:paraId="4BB64496" w14:textId="7DA08AE9" w:rsidR="00CD112F" w:rsidRPr="008E3902" w:rsidDel="006360D2" w:rsidRDefault="00CD112F" w:rsidP="004B1B11">
            <w:pPr>
              <w:pStyle w:val="CellHeadingCentered"/>
              <w:rPr>
                <w:del w:id="2216" w:author="Tuleshov, Kurmanbek [Bolashak Atyrau Limited]" w:date="2022-10-11T00:17:00Z"/>
                <w:color w:val="auto"/>
                <w:lang w:val="ru-RU"/>
                <w:rPrChange w:id="2217" w:author="Tuleshov, Kurmanbek [Bolashak Atyrau Limited]" w:date="2022-10-10T17:27:00Z">
                  <w:rPr>
                    <w:del w:id="2218" w:author="Tuleshov, Kurmanbek [Bolashak Atyrau Limited]" w:date="2022-10-11T00:17:00Z"/>
                    <w:color w:val="auto"/>
                  </w:rPr>
                </w:rPrChange>
              </w:rPr>
            </w:pPr>
            <w:del w:id="2219" w:author="Tuleshov, Kurmanbek [Bolashak Atyrau Limited]" w:date="2022-10-10T17:05:00Z">
              <w:r w:rsidRPr="008E3902" w:rsidDel="00954088">
                <w:rPr>
                  <w:lang w:val="ru-RU"/>
                  <w:rPrChange w:id="2220" w:author="Tuleshov, Kurmanbek [Bolashak Atyrau Limited]" w:date="2022-10-10T17:27:00Z">
                    <w:rPr/>
                  </w:rPrChange>
                </w:rPr>
                <w:delText>(от 140 до 400)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7" w14:textId="3ED93D11" w:rsidR="00CD112F" w:rsidRPr="008E3902" w:rsidDel="00954088" w:rsidRDefault="00CD112F" w:rsidP="004B1B11">
            <w:pPr>
              <w:pStyle w:val="CellHeadingCentered"/>
              <w:rPr>
                <w:del w:id="2221" w:author="Tuleshov, Kurmanbek [Bolashak Atyrau Limited]" w:date="2022-10-10T17:05:00Z"/>
                <w:w w:val="100"/>
                <w:lang w:val="ru-RU"/>
                <w:rPrChange w:id="2222" w:author="Tuleshov, Kurmanbek [Bolashak Atyrau Limited]" w:date="2022-10-10T17:27:00Z">
                  <w:rPr>
                    <w:del w:id="2223" w:author="Tuleshov, Kurmanbek [Bolashak Atyrau Limited]" w:date="2022-10-10T17:05:00Z"/>
                    <w:w w:val="100"/>
                  </w:rPr>
                </w:rPrChange>
              </w:rPr>
            </w:pPr>
            <w:del w:id="2224" w:author="Tuleshov, Kurmanbek [Bolashak Atyrau Limited]" w:date="2022-10-10T17:05:00Z">
              <w:r w:rsidRPr="008E3902" w:rsidDel="00954088">
                <w:rPr>
                  <w:lang w:val="ru-RU"/>
                  <w:rPrChange w:id="2225" w:author="Tuleshov, Kurmanbek [Bolashak Atyrau Limited]" w:date="2022-10-10T17:27:00Z">
                    <w:rPr/>
                  </w:rPrChange>
                </w:rPr>
                <w:delText>от 201 до 230</w:delText>
              </w:r>
            </w:del>
          </w:p>
          <w:p w14:paraId="4BB64498" w14:textId="12FE0249" w:rsidR="00CD112F" w:rsidRPr="008E3902" w:rsidDel="006360D2" w:rsidRDefault="00CD112F" w:rsidP="004B1B11">
            <w:pPr>
              <w:pStyle w:val="CellHeadingCentered"/>
              <w:rPr>
                <w:del w:id="2226" w:author="Tuleshov, Kurmanbek [Bolashak Atyrau Limited]" w:date="2022-10-11T00:17:00Z"/>
                <w:lang w:val="ru-RU"/>
                <w:rPrChange w:id="2227" w:author="Tuleshov, Kurmanbek [Bolashak Atyrau Limited]" w:date="2022-10-10T17:27:00Z">
                  <w:rPr>
                    <w:del w:id="2228" w:author="Tuleshov, Kurmanbek [Bolashak Atyrau Limited]" w:date="2022-10-11T00:17:00Z"/>
                  </w:rPr>
                </w:rPrChange>
              </w:rPr>
            </w:pPr>
            <w:del w:id="2229" w:author="Tuleshov, Kurmanbek [Bolashak Atyrau Limited]" w:date="2022-10-10T17:05:00Z">
              <w:r w:rsidRPr="008E3902" w:rsidDel="00954088">
                <w:rPr>
                  <w:lang w:val="ru-RU"/>
                  <w:rPrChange w:id="2230" w:author="Tuleshov, Kurmanbek [Bolashak Atyrau Limited]" w:date="2022-10-10T17:27:00Z">
                    <w:rPr/>
                  </w:rPrChange>
                </w:rPr>
                <w:delText>(от 401 до 450)</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9" w14:textId="79322E15" w:rsidR="00CD112F" w:rsidRPr="008E3902" w:rsidDel="00954088" w:rsidRDefault="00CD112F" w:rsidP="004B1B11">
            <w:pPr>
              <w:pStyle w:val="CellHeadingCentered"/>
              <w:rPr>
                <w:del w:id="2231" w:author="Tuleshov, Kurmanbek [Bolashak Atyrau Limited]" w:date="2022-10-10T17:05:00Z"/>
                <w:w w:val="100"/>
                <w:lang w:val="ru-RU"/>
                <w:rPrChange w:id="2232" w:author="Tuleshov, Kurmanbek [Bolashak Atyrau Limited]" w:date="2022-10-10T17:27:00Z">
                  <w:rPr>
                    <w:del w:id="2233" w:author="Tuleshov, Kurmanbek [Bolashak Atyrau Limited]" w:date="2022-10-10T17:05:00Z"/>
                    <w:w w:val="100"/>
                  </w:rPr>
                </w:rPrChange>
              </w:rPr>
            </w:pPr>
            <w:del w:id="2234" w:author="Tuleshov, Kurmanbek [Bolashak Atyrau Limited]" w:date="2022-10-10T17:05:00Z">
              <w:r w:rsidRPr="008E3902" w:rsidDel="00954088">
                <w:rPr>
                  <w:lang w:val="ru-RU"/>
                  <w:rPrChange w:id="2235" w:author="Tuleshov, Kurmanbek [Bolashak Atyrau Limited]" w:date="2022-10-10T17:27:00Z">
                    <w:rPr/>
                  </w:rPrChange>
                </w:rPr>
                <w:delText>от 231 до 260</w:delText>
              </w:r>
            </w:del>
          </w:p>
          <w:p w14:paraId="4BB6449A" w14:textId="35AA64E4" w:rsidR="00CD112F" w:rsidRPr="008E3902" w:rsidDel="006360D2" w:rsidRDefault="00CD112F" w:rsidP="004B1B11">
            <w:pPr>
              <w:pStyle w:val="CellHeadingCentered"/>
              <w:rPr>
                <w:del w:id="2236" w:author="Tuleshov, Kurmanbek [Bolashak Atyrau Limited]" w:date="2022-10-11T00:17:00Z"/>
                <w:lang w:val="ru-RU"/>
                <w:rPrChange w:id="2237" w:author="Tuleshov, Kurmanbek [Bolashak Atyrau Limited]" w:date="2022-10-10T17:27:00Z">
                  <w:rPr>
                    <w:del w:id="2238" w:author="Tuleshov, Kurmanbek [Bolashak Atyrau Limited]" w:date="2022-10-11T00:17:00Z"/>
                  </w:rPr>
                </w:rPrChange>
              </w:rPr>
            </w:pPr>
            <w:del w:id="2239" w:author="Tuleshov, Kurmanbek [Bolashak Atyrau Limited]" w:date="2022-10-10T17:05:00Z">
              <w:r w:rsidRPr="008E3902" w:rsidDel="00954088">
                <w:rPr>
                  <w:lang w:val="ru-RU"/>
                  <w:rPrChange w:id="2240" w:author="Tuleshov, Kurmanbek [Bolashak Atyrau Limited]" w:date="2022-10-10T17:27:00Z">
                    <w:rPr/>
                  </w:rPrChange>
                </w:rPr>
                <w:delText>(от 451 до 500)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B" w14:textId="2E9F1B01" w:rsidR="00CD112F" w:rsidRPr="008E3902" w:rsidDel="00954088" w:rsidRDefault="00CD112F" w:rsidP="004B1B11">
            <w:pPr>
              <w:pStyle w:val="CellHeadingCentered"/>
              <w:rPr>
                <w:del w:id="2241" w:author="Tuleshov, Kurmanbek [Bolashak Atyrau Limited]" w:date="2022-10-10T17:05:00Z"/>
                <w:w w:val="100"/>
                <w:lang w:val="ru-RU"/>
                <w:rPrChange w:id="2242" w:author="Tuleshov, Kurmanbek [Bolashak Atyrau Limited]" w:date="2022-10-10T17:27:00Z">
                  <w:rPr>
                    <w:del w:id="2243" w:author="Tuleshov, Kurmanbek [Bolashak Atyrau Limited]" w:date="2022-10-10T17:05:00Z"/>
                    <w:w w:val="100"/>
                  </w:rPr>
                </w:rPrChange>
              </w:rPr>
            </w:pPr>
            <w:del w:id="2244" w:author="Tuleshov, Kurmanbek [Bolashak Atyrau Limited]" w:date="2022-10-10T17:05:00Z">
              <w:r w:rsidRPr="008E3902" w:rsidDel="00954088">
                <w:rPr>
                  <w:lang w:val="ru-RU"/>
                  <w:rPrChange w:id="2245" w:author="Tuleshov, Kurmanbek [Bolashak Atyrau Limited]" w:date="2022-10-10T17:27:00Z">
                    <w:rPr/>
                  </w:rPrChange>
                </w:rPr>
                <w:delText>от 261 до 290</w:delText>
              </w:r>
            </w:del>
          </w:p>
          <w:p w14:paraId="4BB6449C" w14:textId="64ED4569" w:rsidR="00CD112F" w:rsidRPr="008E3902" w:rsidDel="006360D2" w:rsidRDefault="00CD112F" w:rsidP="004B1B11">
            <w:pPr>
              <w:pStyle w:val="CellHeadingCentered"/>
              <w:rPr>
                <w:del w:id="2246" w:author="Tuleshov, Kurmanbek [Bolashak Atyrau Limited]" w:date="2022-10-11T00:17:00Z"/>
                <w:lang w:val="ru-RU"/>
                <w:rPrChange w:id="2247" w:author="Tuleshov, Kurmanbek [Bolashak Atyrau Limited]" w:date="2022-10-10T17:27:00Z">
                  <w:rPr>
                    <w:del w:id="2248" w:author="Tuleshov, Kurmanbek [Bolashak Atyrau Limited]" w:date="2022-10-11T00:17:00Z"/>
                  </w:rPr>
                </w:rPrChange>
              </w:rPr>
            </w:pPr>
            <w:del w:id="2249" w:author="Tuleshov, Kurmanbek [Bolashak Atyrau Limited]" w:date="2022-10-10T17:05:00Z">
              <w:r w:rsidRPr="008E3902" w:rsidDel="00954088">
                <w:rPr>
                  <w:lang w:val="ru-RU"/>
                  <w:rPrChange w:id="2250" w:author="Tuleshov, Kurmanbek [Bolashak Atyrau Limited]" w:date="2022-10-10T17:27:00Z">
                    <w:rPr/>
                  </w:rPrChange>
                </w:rPr>
                <w:delText>(от 501 до 550)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D" w14:textId="1B89DE2E" w:rsidR="00CD112F" w:rsidRPr="008E3902" w:rsidDel="00954088" w:rsidRDefault="00CD112F" w:rsidP="004B1B11">
            <w:pPr>
              <w:pStyle w:val="CellHeadingCentered"/>
              <w:rPr>
                <w:del w:id="2251" w:author="Tuleshov, Kurmanbek [Bolashak Atyrau Limited]" w:date="2022-10-10T17:05:00Z"/>
                <w:w w:val="100"/>
                <w:lang w:val="ru-RU"/>
                <w:rPrChange w:id="2252" w:author="Tuleshov, Kurmanbek [Bolashak Atyrau Limited]" w:date="2022-10-10T17:27:00Z">
                  <w:rPr>
                    <w:del w:id="2253" w:author="Tuleshov, Kurmanbek [Bolashak Atyrau Limited]" w:date="2022-10-10T17:05:00Z"/>
                    <w:w w:val="100"/>
                  </w:rPr>
                </w:rPrChange>
              </w:rPr>
            </w:pPr>
            <w:del w:id="2254" w:author="Tuleshov, Kurmanbek [Bolashak Atyrau Limited]" w:date="2022-10-10T17:05:00Z">
              <w:r w:rsidRPr="008E3902" w:rsidDel="00954088">
                <w:rPr>
                  <w:lang w:val="ru-RU"/>
                  <w:rPrChange w:id="2255" w:author="Tuleshov, Kurmanbek [Bolashak Atyrau Limited]" w:date="2022-10-10T17:27:00Z">
                    <w:rPr/>
                  </w:rPrChange>
                </w:rPr>
                <w:delText>от 291 до 315</w:delText>
              </w:r>
            </w:del>
          </w:p>
          <w:p w14:paraId="4BB6449E" w14:textId="7D8CAB07" w:rsidR="00CD112F" w:rsidRPr="008E3902" w:rsidDel="006360D2" w:rsidRDefault="00CD112F" w:rsidP="004B1B11">
            <w:pPr>
              <w:pStyle w:val="CellHeadingCentered"/>
              <w:rPr>
                <w:del w:id="2256" w:author="Tuleshov, Kurmanbek [Bolashak Atyrau Limited]" w:date="2022-10-11T00:17:00Z"/>
                <w:lang w:val="ru-RU"/>
                <w:rPrChange w:id="2257" w:author="Tuleshov, Kurmanbek [Bolashak Atyrau Limited]" w:date="2022-10-10T17:27:00Z">
                  <w:rPr>
                    <w:del w:id="2258" w:author="Tuleshov, Kurmanbek [Bolashak Atyrau Limited]" w:date="2022-10-11T00:17:00Z"/>
                  </w:rPr>
                </w:rPrChange>
              </w:rPr>
            </w:pPr>
            <w:del w:id="2259" w:author="Tuleshov, Kurmanbek [Bolashak Atyrau Limited]" w:date="2022-10-10T17:05:00Z">
              <w:r w:rsidRPr="008E3902" w:rsidDel="00954088">
                <w:rPr>
                  <w:lang w:val="ru-RU"/>
                  <w:rPrChange w:id="2260" w:author="Tuleshov, Kurmanbek [Bolashak Atyrau Limited]" w:date="2022-10-10T17:27:00Z">
                    <w:rPr/>
                  </w:rPrChange>
                </w:rPr>
                <w:delText>(от 551 до 600)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49F" w14:textId="0F43AEC2" w:rsidR="00CD112F" w:rsidRPr="008E3902" w:rsidDel="00954088" w:rsidRDefault="00CD112F" w:rsidP="004B1B11">
            <w:pPr>
              <w:pStyle w:val="CellHeadingCentered"/>
              <w:rPr>
                <w:del w:id="2261" w:author="Tuleshov, Kurmanbek [Bolashak Atyrau Limited]" w:date="2022-10-10T17:05:00Z"/>
                <w:w w:val="100"/>
                <w:lang w:val="ru-RU"/>
                <w:rPrChange w:id="2262" w:author="Tuleshov, Kurmanbek [Bolashak Atyrau Limited]" w:date="2022-10-10T17:27:00Z">
                  <w:rPr>
                    <w:del w:id="2263" w:author="Tuleshov, Kurmanbek [Bolashak Atyrau Limited]" w:date="2022-10-10T17:05:00Z"/>
                    <w:w w:val="100"/>
                  </w:rPr>
                </w:rPrChange>
              </w:rPr>
            </w:pPr>
            <w:del w:id="2264" w:author="Tuleshov, Kurmanbek [Bolashak Atyrau Limited]" w:date="2022-10-10T17:05:00Z">
              <w:r w:rsidRPr="008E3902" w:rsidDel="00954088">
                <w:rPr>
                  <w:lang w:val="ru-RU"/>
                  <w:rPrChange w:id="2265" w:author="Tuleshov, Kurmanbek [Bolashak Atyrau Limited]" w:date="2022-10-10T17:27:00Z">
                    <w:rPr/>
                  </w:rPrChange>
                </w:rPr>
                <w:delText>от 316 до 340</w:delText>
              </w:r>
            </w:del>
          </w:p>
          <w:p w14:paraId="4BB644A0" w14:textId="188A1C3D" w:rsidR="00CD112F" w:rsidRPr="008E3902" w:rsidDel="006360D2" w:rsidRDefault="00CD112F" w:rsidP="004B1B11">
            <w:pPr>
              <w:pStyle w:val="CellHeadingCentered"/>
              <w:rPr>
                <w:del w:id="2266" w:author="Tuleshov, Kurmanbek [Bolashak Atyrau Limited]" w:date="2022-10-11T00:17:00Z"/>
                <w:lang w:val="ru-RU"/>
                <w:rPrChange w:id="2267" w:author="Tuleshov, Kurmanbek [Bolashak Atyrau Limited]" w:date="2022-10-10T17:27:00Z">
                  <w:rPr>
                    <w:del w:id="2268" w:author="Tuleshov, Kurmanbek [Bolashak Atyrau Limited]" w:date="2022-10-11T00:17:00Z"/>
                  </w:rPr>
                </w:rPrChange>
              </w:rPr>
            </w:pPr>
            <w:del w:id="2269" w:author="Tuleshov, Kurmanbek [Bolashak Atyrau Limited]" w:date="2022-10-10T17:05:00Z">
              <w:r w:rsidRPr="008E3902" w:rsidDel="00954088">
                <w:rPr>
                  <w:lang w:val="ru-RU"/>
                  <w:rPrChange w:id="2270" w:author="Tuleshov, Kurmanbek [Bolashak Atyrau Limited]" w:date="2022-10-10T17:27:00Z">
                    <w:rPr/>
                  </w:rPrChange>
                </w:rPr>
                <w:delText>(от 601 до 650)</w:delText>
              </w:r>
            </w:del>
          </w:p>
        </w:tc>
      </w:tr>
      <w:tr w:rsidR="00CD112F" w:rsidRPr="003052B9" w:rsidDel="006360D2" w14:paraId="4BB644AF" w14:textId="6C49C286" w:rsidTr="004B1B11">
        <w:trPr>
          <w:trHeight w:val="320"/>
          <w:del w:id="2271"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2" w14:textId="502E4979" w:rsidR="00CD112F" w:rsidRPr="008E3902" w:rsidDel="006360D2" w:rsidRDefault="00CD112F" w:rsidP="004B1B11">
            <w:pPr>
              <w:pStyle w:val="CellBody"/>
              <w:spacing w:line="240" w:lineRule="atLeast"/>
              <w:rPr>
                <w:del w:id="2272" w:author="Tuleshov, Kurmanbek [Bolashak Atyrau Limited]" w:date="2022-10-11T00:17:00Z"/>
                <w:lang w:val="ru-RU"/>
                <w:rPrChange w:id="2273" w:author="Tuleshov, Kurmanbek [Bolashak Atyrau Limited]" w:date="2022-10-10T17:27:00Z">
                  <w:rPr>
                    <w:del w:id="2274" w:author="Tuleshov, Kurmanbek [Bolashak Atyrau Limited]" w:date="2022-10-11T00:17:00Z"/>
                  </w:rPr>
                </w:rPrChange>
              </w:rPr>
            </w:pPr>
            <w:del w:id="2275" w:author="Tuleshov, Kurmanbek [Bolashak Atyrau Limited]" w:date="2022-10-10T17:05:00Z">
              <w:r w:rsidRPr="008E3902" w:rsidDel="00954088">
                <w:rPr>
                  <w:lang w:val="ru-RU"/>
                  <w:rPrChange w:id="2276" w:author="Tuleshov, Kurmanbek [Bolashak Atyrau Limited]" w:date="2022-10-10T17:27:00Z">
                    <w:rPr/>
                  </w:rPrChange>
                </w:rPr>
                <w:delText>1/2</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3" w14:textId="0DD95070" w:rsidR="00CD112F" w:rsidRPr="008E3902" w:rsidDel="00954088" w:rsidRDefault="00CD112F" w:rsidP="004B1B11">
            <w:pPr>
              <w:pStyle w:val="CellBody"/>
              <w:spacing w:line="240" w:lineRule="atLeast"/>
              <w:rPr>
                <w:del w:id="2277" w:author="Tuleshov, Kurmanbek [Bolashak Atyrau Limited]" w:date="2022-10-10T17:05:00Z"/>
                <w:lang w:val="ru-RU"/>
                <w:rPrChange w:id="2278" w:author="Tuleshov, Kurmanbek [Bolashak Atyrau Limited]" w:date="2022-10-10T17:27:00Z">
                  <w:rPr>
                    <w:del w:id="2279" w:author="Tuleshov, Kurmanbek [Bolashak Atyrau Limited]" w:date="2022-10-10T17:05:00Z"/>
                  </w:rPr>
                </w:rPrChange>
              </w:rPr>
            </w:pPr>
            <w:del w:id="2280" w:author="Tuleshov, Kurmanbek [Bolashak Atyrau Limited]" w:date="2022-10-10T17:05:00Z">
              <w:r w:rsidRPr="008E3902" w:rsidDel="00954088">
                <w:rPr>
                  <w:lang w:val="ru-RU"/>
                  <w:rPrChange w:id="2281" w:author="Tuleshov, Kurmanbek [Bolashak Atyrau Limited]" w:date="2022-10-10T17:27:00Z">
                    <w:rPr/>
                  </w:rPrChange>
                </w:rPr>
                <w:delText xml:space="preserve">25 мм </w:delText>
              </w:r>
            </w:del>
          </w:p>
          <w:p w14:paraId="4BB644A4" w14:textId="1AC5745C" w:rsidR="00CD112F" w:rsidRPr="008E3902" w:rsidDel="006360D2" w:rsidRDefault="00CD112F" w:rsidP="004B1B11">
            <w:pPr>
              <w:pStyle w:val="CellBody"/>
              <w:spacing w:line="240" w:lineRule="atLeast"/>
              <w:rPr>
                <w:del w:id="2282" w:author="Tuleshov, Kurmanbek [Bolashak Atyrau Limited]" w:date="2022-10-11T00:17:00Z"/>
                <w:lang w:val="ru-RU"/>
                <w:rPrChange w:id="2283" w:author="Tuleshov, Kurmanbek [Bolashak Atyrau Limited]" w:date="2022-10-10T17:27:00Z">
                  <w:rPr>
                    <w:del w:id="2284" w:author="Tuleshov, Kurmanbek [Bolashak Atyrau Limited]" w:date="2022-10-11T00:17:00Z"/>
                  </w:rPr>
                </w:rPrChange>
              </w:rPr>
            </w:pPr>
            <w:del w:id="2285" w:author="Tuleshov, Kurmanbek [Bolashak Atyrau Limited]" w:date="2022-10-10T17:05:00Z">
              <w:r w:rsidRPr="008E3902" w:rsidDel="00954088">
                <w:rPr>
                  <w:lang w:val="ru-RU"/>
                  <w:rPrChange w:id="228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5" w14:textId="53ABC6A5" w:rsidR="00CD112F" w:rsidRPr="008E3902" w:rsidDel="00954088" w:rsidRDefault="00CD112F" w:rsidP="004B1B11">
            <w:pPr>
              <w:pStyle w:val="CellBody"/>
              <w:spacing w:line="240" w:lineRule="atLeast"/>
              <w:rPr>
                <w:del w:id="2287" w:author="Tuleshov, Kurmanbek [Bolashak Atyrau Limited]" w:date="2022-10-10T17:05:00Z"/>
                <w:lang w:val="ru-RU"/>
                <w:rPrChange w:id="2288" w:author="Tuleshov, Kurmanbek [Bolashak Atyrau Limited]" w:date="2022-10-10T17:27:00Z">
                  <w:rPr>
                    <w:del w:id="2289" w:author="Tuleshov, Kurmanbek [Bolashak Atyrau Limited]" w:date="2022-10-10T17:05:00Z"/>
                  </w:rPr>
                </w:rPrChange>
              </w:rPr>
            </w:pPr>
            <w:del w:id="2290" w:author="Tuleshov, Kurmanbek [Bolashak Atyrau Limited]" w:date="2022-10-10T17:05:00Z">
              <w:r w:rsidRPr="008E3902" w:rsidDel="00954088">
                <w:rPr>
                  <w:lang w:val="ru-RU"/>
                  <w:rPrChange w:id="2291" w:author="Tuleshov, Kurmanbek [Bolashak Atyrau Limited]" w:date="2022-10-10T17:27:00Z">
                    <w:rPr/>
                  </w:rPrChange>
                </w:rPr>
                <w:delText xml:space="preserve">25 мм </w:delText>
              </w:r>
            </w:del>
          </w:p>
          <w:p w14:paraId="4BB644A6" w14:textId="240DB940" w:rsidR="00CD112F" w:rsidRPr="008E3902" w:rsidDel="006360D2" w:rsidRDefault="00CD112F" w:rsidP="004B1B11">
            <w:pPr>
              <w:pStyle w:val="CellBody"/>
              <w:spacing w:line="240" w:lineRule="atLeast"/>
              <w:rPr>
                <w:del w:id="2292" w:author="Tuleshov, Kurmanbek [Bolashak Atyrau Limited]" w:date="2022-10-11T00:17:00Z"/>
                <w:lang w:val="ru-RU"/>
                <w:rPrChange w:id="2293" w:author="Tuleshov, Kurmanbek [Bolashak Atyrau Limited]" w:date="2022-10-10T17:27:00Z">
                  <w:rPr>
                    <w:del w:id="2294" w:author="Tuleshov, Kurmanbek [Bolashak Atyrau Limited]" w:date="2022-10-11T00:17:00Z"/>
                  </w:rPr>
                </w:rPrChange>
              </w:rPr>
            </w:pPr>
            <w:del w:id="2295" w:author="Tuleshov, Kurmanbek [Bolashak Atyrau Limited]" w:date="2022-10-10T17:05:00Z">
              <w:r w:rsidRPr="008E3902" w:rsidDel="00954088">
                <w:rPr>
                  <w:lang w:val="ru-RU"/>
                  <w:rPrChange w:id="2296"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7" w14:textId="3A6F1DB1" w:rsidR="00CD112F" w:rsidRPr="008E3902" w:rsidDel="00954088" w:rsidRDefault="00CD112F" w:rsidP="004B1B11">
            <w:pPr>
              <w:pStyle w:val="CellBody"/>
              <w:spacing w:line="240" w:lineRule="atLeast"/>
              <w:rPr>
                <w:del w:id="2297" w:author="Tuleshov, Kurmanbek [Bolashak Atyrau Limited]" w:date="2022-10-10T17:05:00Z"/>
                <w:lang w:val="ru-RU"/>
                <w:rPrChange w:id="2298" w:author="Tuleshov, Kurmanbek [Bolashak Atyrau Limited]" w:date="2022-10-10T17:27:00Z">
                  <w:rPr>
                    <w:del w:id="2299" w:author="Tuleshov, Kurmanbek [Bolashak Atyrau Limited]" w:date="2022-10-10T17:05:00Z"/>
                  </w:rPr>
                </w:rPrChange>
              </w:rPr>
            </w:pPr>
            <w:del w:id="2300" w:author="Tuleshov, Kurmanbek [Bolashak Atyrau Limited]" w:date="2022-10-10T17:05:00Z">
              <w:r w:rsidRPr="008E3902" w:rsidDel="00954088">
                <w:rPr>
                  <w:lang w:val="ru-RU"/>
                  <w:rPrChange w:id="2301" w:author="Tuleshov, Kurmanbek [Bolashak Atyrau Limited]" w:date="2022-10-10T17:27:00Z">
                    <w:rPr/>
                  </w:rPrChange>
                </w:rPr>
                <w:delText xml:space="preserve">25 мм </w:delText>
              </w:r>
            </w:del>
          </w:p>
          <w:p w14:paraId="4BB644A8" w14:textId="3D889F32" w:rsidR="00CD112F" w:rsidRPr="008E3902" w:rsidDel="006360D2" w:rsidRDefault="00CD112F" w:rsidP="004B1B11">
            <w:pPr>
              <w:pStyle w:val="CellBody"/>
              <w:spacing w:line="240" w:lineRule="atLeast"/>
              <w:rPr>
                <w:del w:id="2302" w:author="Tuleshov, Kurmanbek [Bolashak Atyrau Limited]" w:date="2022-10-11T00:17:00Z"/>
                <w:lang w:val="ru-RU"/>
                <w:rPrChange w:id="2303" w:author="Tuleshov, Kurmanbek [Bolashak Atyrau Limited]" w:date="2022-10-10T17:27:00Z">
                  <w:rPr>
                    <w:del w:id="2304" w:author="Tuleshov, Kurmanbek [Bolashak Atyrau Limited]" w:date="2022-10-11T00:17:00Z"/>
                  </w:rPr>
                </w:rPrChange>
              </w:rPr>
            </w:pPr>
            <w:del w:id="2305" w:author="Tuleshov, Kurmanbek [Bolashak Atyrau Limited]" w:date="2022-10-10T17:05:00Z">
              <w:r w:rsidRPr="008E3902" w:rsidDel="00954088">
                <w:rPr>
                  <w:lang w:val="ru-RU"/>
                  <w:rPrChange w:id="230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9" w14:textId="220CF7F1" w:rsidR="00CD112F" w:rsidRPr="008E3902" w:rsidDel="00954088" w:rsidRDefault="00CD112F" w:rsidP="004B1B11">
            <w:pPr>
              <w:pStyle w:val="CellBody"/>
              <w:spacing w:line="240" w:lineRule="atLeast"/>
              <w:rPr>
                <w:del w:id="2307" w:author="Tuleshov, Kurmanbek [Bolashak Atyrau Limited]" w:date="2022-10-10T17:05:00Z"/>
                <w:lang w:val="ru-RU"/>
                <w:rPrChange w:id="2308" w:author="Tuleshov, Kurmanbek [Bolashak Atyrau Limited]" w:date="2022-10-10T17:27:00Z">
                  <w:rPr>
                    <w:del w:id="2309" w:author="Tuleshov, Kurmanbek [Bolashak Atyrau Limited]" w:date="2022-10-10T17:05:00Z"/>
                  </w:rPr>
                </w:rPrChange>
              </w:rPr>
            </w:pPr>
            <w:del w:id="2310" w:author="Tuleshov, Kurmanbek [Bolashak Atyrau Limited]" w:date="2022-10-10T17:05:00Z">
              <w:r w:rsidRPr="008E3902" w:rsidDel="00954088">
                <w:rPr>
                  <w:lang w:val="ru-RU"/>
                  <w:rPrChange w:id="2311" w:author="Tuleshov, Kurmanbek [Bolashak Atyrau Limited]" w:date="2022-10-10T17:27:00Z">
                    <w:rPr/>
                  </w:rPrChange>
                </w:rPr>
                <w:delText xml:space="preserve">25 мм </w:delText>
              </w:r>
            </w:del>
          </w:p>
          <w:p w14:paraId="4BB644AA" w14:textId="3D501DED" w:rsidR="00CD112F" w:rsidRPr="008E3902" w:rsidDel="006360D2" w:rsidRDefault="00CD112F" w:rsidP="004B1B11">
            <w:pPr>
              <w:pStyle w:val="CellBody"/>
              <w:spacing w:line="240" w:lineRule="atLeast"/>
              <w:rPr>
                <w:del w:id="2312" w:author="Tuleshov, Kurmanbek [Bolashak Atyrau Limited]" w:date="2022-10-11T00:17:00Z"/>
                <w:lang w:val="ru-RU"/>
                <w:rPrChange w:id="2313" w:author="Tuleshov, Kurmanbek [Bolashak Atyrau Limited]" w:date="2022-10-10T17:27:00Z">
                  <w:rPr>
                    <w:del w:id="2314" w:author="Tuleshov, Kurmanbek [Bolashak Atyrau Limited]" w:date="2022-10-11T00:17:00Z"/>
                  </w:rPr>
                </w:rPrChange>
              </w:rPr>
            </w:pPr>
            <w:del w:id="2315" w:author="Tuleshov, Kurmanbek [Bolashak Atyrau Limited]" w:date="2022-10-10T17:05:00Z">
              <w:r w:rsidRPr="008E3902" w:rsidDel="00954088">
                <w:rPr>
                  <w:lang w:val="ru-RU"/>
                  <w:rPrChange w:id="231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B" w14:textId="2546DED9" w:rsidR="00CD112F" w:rsidRPr="008E3902" w:rsidDel="00954088" w:rsidRDefault="00CD112F" w:rsidP="004B1B11">
            <w:pPr>
              <w:pStyle w:val="CellBody"/>
              <w:spacing w:line="240" w:lineRule="atLeast"/>
              <w:rPr>
                <w:del w:id="2317" w:author="Tuleshov, Kurmanbek [Bolashak Atyrau Limited]" w:date="2022-10-10T17:05:00Z"/>
                <w:lang w:val="ru-RU"/>
                <w:rPrChange w:id="2318" w:author="Tuleshov, Kurmanbek [Bolashak Atyrau Limited]" w:date="2022-10-10T17:27:00Z">
                  <w:rPr>
                    <w:del w:id="2319" w:author="Tuleshov, Kurmanbek [Bolashak Atyrau Limited]" w:date="2022-10-10T17:05:00Z"/>
                  </w:rPr>
                </w:rPrChange>
              </w:rPr>
            </w:pPr>
            <w:del w:id="2320" w:author="Tuleshov, Kurmanbek [Bolashak Atyrau Limited]" w:date="2022-10-10T17:05:00Z">
              <w:r w:rsidRPr="008E3902" w:rsidDel="00954088">
                <w:rPr>
                  <w:lang w:val="ru-RU"/>
                  <w:rPrChange w:id="2321" w:author="Tuleshov, Kurmanbek [Bolashak Atyrau Limited]" w:date="2022-10-10T17:27:00Z">
                    <w:rPr/>
                  </w:rPrChange>
                </w:rPr>
                <w:delText xml:space="preserve">25 мм </w:delText>
              </w:r>
            </w:del>
          </w:p>
          <w:p w14:paraId="4BB644AC" w14:textId="4598E1FE" w:rsidR="00CD112F" w:rsidRPr="008E3902" w:rsidDel="006360D2" w:rsidRDefault="00CD112F" w:rsidP="004B1B11">
            <w:pPr>
              <w:pStyle w:val="CellBody"/>
              <w:spacing w:line="240" w:lineRule="atLeast"/>
              <w:rPr>
                <w:del w:id="2322" w:author="Tuleshov, Kurmanbek [Bolashak Atyrau Limited]" w:date="2022-10-11T00:17:00Z"/>
                <w:lang w:val="ru-RU"/>
                <w:rPrChange w:id="2323" w:author="Tuleshov, Kurmanbek [Bolashak Atyrau Limited]" w:date="2022-10-10T17:27:00Z">
                  <w:rPr>
                    <w:del w:id="2324" w:author="Tuleshov, Kurmanbek [Bolashak Atyrau Limited]" w:date="2022-10-11T00:17:00Z"/>
                  </w:rPr>
                </w:rPrChange>
              </w:rPr>
            </w:pPr>
            <w:del w:id="2325" w:author="Tuleshov, Kurmanbek [Bolashak Atyrau Limited]" w:date="2022-10-10T17:05:00Z">
              <w:r w:rsidRPr="008E3902" w:rsidDel="00954088">
                <w:rPr>
                  <w:lang w:val="ru-RU"/>
                  <w:rPrChange w:id="232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AD" w14:textId="5478CA9A" w:rsidR="00CD112F" w:rsidRPr="008E3902" w:rsidDel="00954088" w:rsidRDefault="00CD112F" w:rsidP="004B1B11">
            <w:pPr>
              <w:pStyle w:val="CellBody"/>
              <w:spacing w:line="240" w:lineRule="atLeast"/>
              <w:rPr>
                <w:del w:id="2327" w:author="Tuleshov, Kurmanbek [Bolashak Atyrau Limited]" w:date="2022-10-10T17:05:00Z"/>
                <w:lang w:val="ru-RU"/>
                <w:rPrChange w:id="2328" w:author="Tuleshov, Kurmanbek [Bolashak Atyrau Limited]" w:date="2022-10-10T17:27:00Z">
                  <w:rPr>
                    <w:del w:id="2329" w:author="Tuleshov, Kurmanbek [Bolashak Atyrau Limited]" w:date="2022-10-10T17:05:00Z"/>
                  </w:rPr>
                </w:rPrChange>
              </w:rPr>
            </w:pPr>
            <w:del w:id="2330" w:author="Tuleshov, Kurmanbek [Bolashak Atyrau Limited]" w:date="2022-10-10T17:05:00Z">
              <w:r w:rsidRPr="008E3902" w:rsidDel="00954088">
                <w:rPr>
                  <w:lang w:val="ru-RU"/>
                  <w:rPrChange w:id="2331" w:author="Tuleshov, Kurmanbek [Bolashak Atyrau Limited]" w:date="2022-10-10T17:27:00Z">
                    <w:rPr/>
                  </w:rPrChange>
                </w:rPr>
                <w:delText>40 мм</w:delText>
              </w:r>
            </w:del>
          </w:p>
          <w:p w14:paraId="4BB644AE" w14:textId="15229F66" w:rsidR="00CD112F" w:rsidRPr="008E3902" w:rsidDel="006360D2" w:rsidRDefault="00CD112F" w:rsidP="004B1B11">
            <w:pPr>
              <w:pStyle w:val="CellBody"/>
              <w:spacing w:line="240" w:lineRule="atLeast"/>
              <w:rPr>
                <w:del w:id="2332" w:author="Tuleshov, Kurmanbek [Bolashak Atyrau Limited]" w:date="2022-10-11T00:17:00Z"/>
                <w:lang w:val="ru-RU"/>
                <w:rPrChange w:id="2333" w:author="Tuleshov, Kurmanbek [Bolashak Atyrau Limited]" w:date="2022-10-10T17:27:00Z">
                  <w:rPr>
                    <w:del w:id="2334" w:author="Tuleshov, Kurmanbek [Bolashak Atyrau Limited]" w:date="2022-10-11T00:17:00Z"/>
                  </w:rPr>
                </w:rPrChange>
              </w:rPr>
            </w:pPr>
            <w:del w:id="2335" w:author="Tuleshov, Kurmanbek [Bolashak Atyrau Limited]" w:date="2022-10-10T17:05:00Z">
              <w:r w:rsidRPr="008E3902" w:rsidDel="00954088">
                <w:rPr>
                  <w:lang w:val="ru-RU"/>
                  <w:rPrChange w:id="2336" w:author="Tuleshov, Kurmanbek [Bolashak Atyrau Limited]" w:date="2022-10-10T17:27:00Z">
                    <w:rPr/>
                  </w:rPrChange>
                </w:rPr>
                <w:delText>(1,5 дюйма)</w:delText>
              </w:r>
            </w:del>
          </w:p>
        </w:tc>
      </w:tr>
      <w:tr w:rsidR="00CD112F" w:rsidRPr="003052B9" w:rsidDel="006360D2" w14:paraId="4BB644BD" w14:textId="14FC612E" w:rsidTr="004B1B11">
        <w:trPr>
          <w:trHeight w:val="320"/>
          <w:del w:id="2337"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0" w14:textId="64B890E7" w:rsidR="00CD112F" w:rsidRPr="008E3902" w:rsidDel="006360D2" w:rsidRDefault="00CD112F" w:rsidP="004B1B11">
            <w:pPr>
              <w:pStyle w:val="CellBody"/>
              <w:spacing w:line="240" w:lineRule="atLeast"/>
              <w:rPr>
                <w:del w:id="2338" w:author="Tuleshov, Kurmanbek [Bolashak Atyrau Limited]" w:date="2022-10-11T00:17:00Z"/>
                <w:lang w:val="ru-RU"/>
                <w:rPrChange w:id="2339" w:author="Tuleshov, Kurmanbek [Bolashak Atyrau Limited]" w:date="2022-10-10T17:27:00Z">
                  <w:rPr>
                    <w:del w:id="2340" w:author="Tuleshov, Kurmanbek [Bolashak Atyrau Limited]" w:date="2022-10-11T00:17:00Z"/>
                  </w:rPr>
                </w:rPrChange>
              </w:rPr>
            </w:pPr>
            <w:del w:id="2341" w:author="Tuleshov, Kurmanbek [Bolashak Atyrau Limited]" w:date="2022-10-10T17:05:00Z">
              <w:r w:rsidRPr="008E3902" w:rsidDel="00954088">
                <w:rPr>
                  <w:lang w:val="ru-RU"/>
                  <w:rPrChange w:id="2342" w:author="Tuleshov, Kurmanbek [Bolashak Atyrau Limited]" w:date="2022-10-10T17:27:00Z">
                    <w:rPr/>
                  </w:rPrChange>
                </w:rPr>
                <w:delText>3/4</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1" w14:textId="47A2577F" w:rsidR="00CD112F" w:rsidRPr="008E3902" w:rsidDel="00954088" w:rsidRDefault="00CD112F" w:rsidP="004B1B11">
            <w:pPr>
              <w:pStyle w:val="CellBody"/>
              <w:spacing w:line="240" w:lineRule="atLeast"/>
              <w:rPr>
                <w:del w:id="2343" w:author="Tuleshov, Kurmanbek [Bolashak Atyrau Limited]" w:date="2022-10-10T17:05:00Z"/>
                <w:lang w:val="ru-RU"/>
                <w:rPrChange w:id="2344" w:author="Tuleshov, Kurmanbek [Bolashak Atyrau Limited]" w:date="2022-10-10T17:27:00Z">
                  <w:rPr>
                    <w:del w:id="2345" w:author="Tuleshov, Kurmanbek [Bolashak Atyrau Limited]" w:date="2022-10-10T17:05:00Z"/>
                  </w:rPr>
                </w:rPrChange>
              </w:rPr>
            </w:pPr>
            <w:del w:id="2346" w:author="Tuleshov, Kurmanbek [Bolashak Atyrau Limited]" w:date="2022-10-10T17:05:00Z">
              <w:r w:rsidRPr="008E3902" w:rsidDel="00954088">
                <w:rPr>
                  <w:lang w:val="ru-RU"/>
                  <w:rPrChange w:id="2347" w:author="Tuleshov, Kurmanbek [Bolashak Atyrau Limited]" w:date="2022-10-10T17:27:00Z">
                    <w:rPr/>
                  </w:rPrChange>
                </w:rPr>
                <w:delText xml:space="preserve">25 мм </w:delText>
              </w:r>
            </w:del>
          </w:p>
          <w:p w14:paraId="4BB644B2" w14:textId="179BE26F" w:rsidR="00CD112F" w:rsidRPr="008E3902" w:rsidDel="006360D2" w:rsidRDefault="00CD112F" w:rsidP="004B1B11">
            <w:pPr>
              <w:pStyle w:val="CellBody"/>
              <w:spacing w:line="240" w:lineRule="atLeast"/>
              <w:rPr>
                <w:del w:id="2348" w:author="Tuleshov, Kurmanbek [Bolashak Atyrau Limited]" w:date="2022-10-11T00:17:00Z"/>
                <w:lang w:val="ru-RU"/>
                <w:rPrChange w:id="2349" w:author="Tuleshov, Kurmanbek [Bolashak Atyrau Limited]" w:date="2022-10-10T17:27:00Z">
                  <w:rPr>
                    <w:del w:id="2350" w:author="Tuleshov, Kurmanbek [Bolashak Atyrau Limited]" w:date="2022-10-11T00:17:00Z"/>
                  </w:rPr>
                </w:rPrChange>
              </w:rPr>
            </w:pPr>
            <w:del w:id="2351" w:author="Tuleshov, Kurmanbek [Bolashak Atyrau Limited]" w:date="2022-10-10T17:05:00Z">
              <w:r w:rsidRPr="008E3902" w:rsidDel="00954088">
                <w:rPr>
                  <w:lang w:val="ru-RU"/>
                  <w:rPrChange w:id="235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3" w14:textId="26877293" w:rsidR="00CD112F" w:rsidRPr="008E3902" w:rsidDel="00954088" w:rsidRDefault="00CD112F" w:rsidP="004B1B11">
            <w:pPr>
              <w:pStyle w:val="CellBody"/>
              <w:spacing w:line="240" w:lineRule="atLeast"/>
              <w:rPr>
                <w:del w:id="2353" w:author="Tuleshov, Kurmanbek [Bolashak Atyrau Limited]" w:date="2022-10-10T17:05:00Z"/>
                <w:lang w:val="ru-RU"/>
                <w:rPrChange w:id="2354" w:author="Tuleshov, Kurmanbek [Bolashak Atyrau Limited]" w:date="2022-10-10T17:27:00Z">
                  <w:rPr>
                    <w:del w:id="2355" w:author="Tuleshov, Kurmanbek [Bolashak Atyrau Limited]" w:date="2022-10-10T17:05:00Z"/>
                  </w:rPr>
                </w:rPrChange>
              </w:rPr>
            </w:pPr>
            <w:del w:id="2356" w:author="Tuleshov, Kurmanbek [Bolashak Atyrau Limited]" w:date="2022-10-10T17:05:00Z">
              <w:r w:rsidRPr="008E3902" w:rsidDel="00954088">
                <w:rPr>
                  <w:lang w:val="ru-RU"/>
                  <w:rPrChange w:id="2357" w:author="Tuleshov, Kurmanbek [Bolashak Atyrau Limited]" w:date="2022-10-10T17:27:00Z">
                    <w:rPr/>
                  </w:rPrChange>
                </w:rPr>
                <w:delText xml:space="preserve">25 мм </w:delText>
              </w:r>
            </w:del>
          </w:p>
          <w:p w14:paraId="4BB644B4" w14:textId="524A811C" w:rsidR="00CD112F" w:rsidRPr="008E3902" w:rsidDel="006360D2" w:rsidRDefault="00CD112F" w:rsidP="004B1B11">
            <w:pPr>
              <w:pStyle w:val="CellBody"/>
              <w:spacing w:line="240" w:lineRule="atLeast"/>
              <w:rPr>
                <w:del w:id="2358" w:author="Tuleshov, Kurmanbek [Bolashak Atyrau Limited]" w:date="2022-10-11T00:17:00Z"/>
                <w:lang w:val="ru-RU"/>
                <w:rPrChange w:id="2359" w:author="Tuleshov, Kurmanbek [Bolashak Atyrau Limited]" w:date="2022-10-10T17:27:00Z">
                  <w:rPr>
                    <w:del w:id="2360" w:author="Tuleshov, Kurmanbek [Bolashak Atyrau Limited]" w:date="2022-10-11T00:17:00Z"/>
                  </w:rPr>
                </w:rPrChange>
              </w:rPr>
            </w:pPr>
            <w:del w:id="2361" w:author="Tuleshov, Kurmanbek [Bolashak Atyrau Limited]" w:date="2022-10-10T17:05:00Z">
              <w:r w:rsidRPr="008E3902" w:rsidDel="00954088">
                <w:rPr>
                  <w:lang w:val="ru-RU"/>
                  <w:rPrChange w:id="2362"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5" w14:textId="202F7561" w:rsidR="00CD112F" w:rsidRPr="008E3902" w:rsidDel="00954088" w:rsidRDefault="00CD112F" w:rsidP="004B1B11">
            <w:pPr>
              <w:pStyle w:val="CellBody"/>
              <w:spacing w:line="240" w:lineRule="atLeast"/>
              <w:rPr>
                <w:del w:id="2363" w:author="Tuleshov, Kurmanbek [Bolashak Atyrau Limited]" w:date="2022-10-10T17:05:00Z"/>
                <w:lang w:val="ru-RU"/>
                <w:rPrChange w:id="2364" w:author="Tuleshov, Kurmanbek [Bolashak Atyrau Limited]" w:date="2022-10-10T17:27:00Z">
                  <w:rPr>
                    <w:del w:id="2365" w:author="Tuleshov, Kurmanbek [Bolashak Atyrau Limited]" w:date="2022-10-10T17:05:00Z"/>
                  </w:rPr>
                </w:rPrChange>
              </w:rPr>
            </w:pPr>
            <w:del w:id="2366" w:author="Tuleshov, Kurmanbek [Bolashak Atyrau Limited]" w:date="2022-10-10T17:05:00Z">
              <w:r w:rsidRPr="008E3902" w:rsidDel="00954088">
                <w:rPr>
                  <w:lang w:val="ru-RU"/>
                  <w:rPrChange w:id="2367" w:author="Tuleshov, Kurmanbek [Bolashak Atyrau Limited]" w:date="2022-10-10T17:27:00Z">
                    <w:rPr/>
                  </w:rPrChange>
                </w:rPr>
                <w:delText xml:space="preserve">25 мм </w:delText>
              </w:r>
            </w:del>
          </w:p>
          <w:p w14:paraId="4BB644B6" w14:textId="0F47DF46" w:rsidR="00CD112F" w:rsidRPr="008E3902" w:rsidDel="006360D2" w:rsidRDefault="00CD112F" w:rsidP="004B1B11">
            <w:pPr>
              <w:pStyle w:val="CellBody"/>
              <w:spacing w:line="240" w:lineRule="atLeast"/>
              <w:rPr>
                <w:del w:id="2368" w:author="Tuleshov, Kurmanbek [Bolashak Atyrau Limited]" w:date="2022-10-11T00:17:00Z"/>
                <w:lang w:val="ru-RU"/>
                <w:rPrChange w:id="2369" w:author="Tuleshov, Kurmanbek [Bolashak Atyrau Limited]" w:date="2022-10-10T17:27:00Z">
                  <w:rPr>
                    <w:del w:id="2370" w:author="Tuleshov, Kurmanbek [Bolashak Atyrau Limited]" w:date="2022-10-11T00:17:00Z"/>
                  </w:rPr>
                </w:rPrChange>
              </w:rPr>
            </w:pPr>
            <w:del w:id="2371" w:author="Tuleshov, Kurmanbek [Bolashak Atyrau Limited]" w:date="2022-10-10T17:05:00Z">
              <w:r w:rsidRPr="008E3902" w:rsidDel="00954088">
                <w:rPr>
                  <w:lang w:val="ru-RU"/>
                  <w:rPrChange w:id="237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7" w14:textId="2D6D3489" w:rsidR="00CD112F" w:rsidRPr="008E3902" w:rsidDel="00954088" w:rsidRDefault="00CD112F" w:rsidP="004B1B11">
            <w:pPr>
              <w:pStyle w:val="CellBody"/>
              <w:spacing w:line="240" w:lineRule="atLeast"/>
              <w:rPr>
                <w:del w:id="2373" w:author="Tuleshov, Kurmanbek [Bolashak Atyrau Limited]" w:date="2022-10-10T17:05:00Z"/>
                <w:lang w:val="ru-RU"/>
                <w:rPrChange w:id="2374" w:author="Tuleshov, Kurmanbek [Bolashak Atyrau Limited]" w:date="2022-10-10T17:27:00Z">
                  <w:rPr>
                    <w:del w:id="2375" w:author="Tuleshov, Kurmanbek [Bolashak Atyrau Limited]" w:date="2022-10-10T17:05:00Z"/>
                  </w:rPr>
                </w:rPrChange>
              </w:rPr>
            </w:pPr>
            <w:del w:id="2376" w:author="Tuleshov, Kurmanbek [Bolashak Atyrau Limited]" w:date="2022-10-10T17:05:00Z">
              <w:r w:rsidRPr="008E3902" w:rsidDel="00954088">
                <w:rPr>
                  <w:lang w:val="ru-RU"/>
                  <w:rPrChange w:id="2377" w:author="Tuleshov, Kurmanbek [Bolashak Atyrau Limited]" w:date="2022-10-10T17:27:00Z">
                    <w:rPr/>
                  </w:rPrChange>
                </w:rPr>
                <w:delText xml:space="preserve">25 мм </w:delText>
              </w:r>
            </w:del>
          </w:p>
          <w:p w14:paraId="4BB644B8" w14:textId="534D3A93" w:rsidR="00CD112F" w:rsidRPr="008E3902" w:rsidDel="006360D2" w:rsidRDefault="00CD112F" w:rsidP="004B1B11">
            <w:pPr>
              <w:pStyle w:val="CellBody"/>
              <w:spacing w:line="240" w:lineRule="atLeast"/>
              <w:rPr>
                <w:del w:id="2378" w:author="Tuleshov, Kurmanbek [Bolashak Atyrau Limited]" w:date="2022-10-11T00:17:00Z"/>
                <w:lang w:val="ru-RU"/>
                <w:rPrChange w:id="2379" w:author="Tuleshov, Kurmanbek [Bolashak Atyrau Limited]" w:date="2022-10-10T17:27:00Z">
                  <w:rPr>
                    <w:del w:id="2380" w:author="Tuleshov, Kurmanbek [Bolashak Atyrau Limited]" w:date="2022-10-11T00:17:00Z"/>
                  </w:rPr>
                </w:rPrChange>
              </w:rPr>
            </w:pPr>
            <w:del w:id="2381" w:author="Tuleshov, Kurmanbek [Bolashak Atyrau Limited]" w:date="2022-10-10T17:05:00Z">
              <w:r w:rsidRPr="008E3902" w:rsidDel="00954088">
                <w:rPr>
                  <w:lang w:val="ru-RU"/>
                  <w:rPrChange w:id="238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9" w14:textId="5D75AE91" w:rsidR="00CD112F" w:rsidRPr="008E3902" w:rsidDel="00954088" w:rsidRDefault="00CD112F" w:rsidP="004B1B11">
            <w:pPr>
              <w:pStyle w:val="CellBody"/>
              <w:spacing w:line="240" w:lineRule="atLeast"/>
              <w:rPr>
                <w:del w:id="2383" w:author="Tuleshov, Kurmanbek [Bolashak Atyrau Limited]" w:date="2022-10-10T17:05:00Z"/>
                <w:lang w:val="ru-RU"/>
                <w:rPrChange w:id="2384" w:author="Tuleshov, Kurmanbek [Bolashak Atyrau Limited]" w:date="2022-10-10T17:27:00Z">
                  <w:rPr>
                    <w:del w:id="2385" w:author="Tuleshov, Kurmanbek [Bolashak Atyrau Limited]" w:date="2022-10-10T17:05:00Z"/>
                  </w:rPr>
                </w:rPrChange>
              </w:rPr>
            </w:pPr>
            <w:del w:id="2386" w:author="Tuleshov, Kurmanbek [Bolashak Atyrau Limited]" w:date="2022-10-10T17:05:00Z">
              <w:r w:rsidRPr="008E3902" w:rsidDel="00954088">
                <w:rPr>
                  <w:lang w:val="ru-RU"/>
                  <w:rPrChange w:id="2387" w:author="Tuleshov, Kurmanbek [Bolashak Atyrau Limited]" w:date="2022-10-10T17:27:00Z">
                    <w:rPr/>
                  </w:rPrChange>
                </w:rPr>
                <w:delText xml:space="preserve">25 мм </w:delText>
              </w:r>
            </w:del>
          </w:p>
          <w:p w14:paraId="4BB644BA" w14:textId="54CCF171" w:rsidR="00CD112F" w:rsidRPr="008E3902" w:rsidDel="006360D2" w:rsidRDefault="00CD112F" w:rsidP="004B1B11">
            <w:pPr>
              <w:pStyle w:val="CellBody"/>
              <w:spacing w:line="240" w:lineRule="atLeast"/>
              <w:rPr>
                <w:del w:id="2388" w:author="Tuleshov, Kurmanbek [Bolashak Atyrau Limited]" w:date="2022-10-11T00:17:00Z"/>
                <w:lang w:val="ru-RU"/>
                <w:rPrChange w:id="2389" w:author="Tuleshov, Kurmanbek [Bolashak Atyrau Limited]" w:date="2022-10-10T17:27:00Z">
                  <w:rPr>
                    <w:del w:id="2390" w:author="Tuleshov, Kurmanbek [Bolashak Atyrau Limited]" w:date="2022-10-11T00:17:00Z"/>
                  </w:rPr>
                </w:rPrChange>
              </w:rPr>
            </w:pPr>
            <w:del w:id="2391" w:author="Tuleshov, Kurmanbek [Bolashak Atyrau Limited]" w:date="2022-10-10T17:05:00Z">
              <w:r w:rsidRPr="008E3902" w:rsidDel="00954088">
                <w:rPr>
                  <w:lang w:val="ru-RU"/>
                  <w:rPrChange w:id="239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B" w14:textId="2587B29E" w:rsidR="00CD112F" w:rsidRPr="008E3902" w:rsidDel="00954088" w:rsidRDefault="00CD112F" w:rsidP="004B1B11">
            <w:pPr>
              <w:pStyle w:val="CellBody"/>
              <w:spacing w:line="240" w:lineRule="atLeast"/>
              <w:rPr>
                <w:del w:id="2393" w:author="Tuleshov, Kurmanbek [Bolashak Atyrau Limited]" w:date="2022-10-10T17:05:00Z"/>
                <w:lang w:val="ru-RU"/>
                <w:rPrChange w:id="2394" w:author="Tuleshov, Kurmanbek [Bolashak Atyrau Limited]" w:date="2022-10-10T17:27:00Z">
                  <w:rPr>
                    <w:del w:id="2395" w:author="Tuleshov, Kurmanbek [Bolashak Atyrau Limited]" w:date="2022-10-10T17:05:00Z"/>
                  </w:rPr>
                </w:rPrChange>
              </w:rPr>
            </w:pPr>
            <w:del w:id="2396" w:author="Tuleshov, Kurmanbek [Bolashak Atyrau Limited]" w:date="2022-10-10T17:05:00Z">
              <w:r w:rsidRPr="008E3902" w:rsidDel="00954088">
                <w:rPr>
                  <w:lang w:val="ru-RU"/>
                  <w:rPrChange w:id="2397" w:author="Tuleshov, Kurmanbek [Bolashak Atyrau Limited]" w:date="2022-10-10T17:27:00Z">
                    <w:rPr/>
                  </w:rPrChange>
                </w:rPr>
                <w:delText>40 мм</w:delText>
              </w:r>
            </w:del>
          </w:p>
          <w:p w14:paraId="4BB644BC" w14:textId="5557664C" w:rsidR="00CD112F" w:rsidRPr="008E3902" w:rsidDel="006360D2" w:rsidRDefault="00CD112F" w:rsidP="004B1B11">
            <w:pPr>
              <w:pStyle w:val="CellBody"/>
              <w:spacing w:line="240" w:lineRule="atLeast"/>
              <w:rPr>
                <w:del w:id="2398" w:author="Tuleshov, Kurmanbek [Bolashak Atyrau Limited]" w:date="2022-10-11T00:17:00Z"/>
                <w:lang w:val="ru-RU"/>
                <w:rPrChange w:id="2399" w:author="Tuleshov, Kurmanbek [Bolashak Atyrau Limited]" w:date="2022-10-10T17:27:00Z">
                  <w:rPr>
                    <w:del w:id="2400" w:author="Tuleshov, Kurmanbek [Bolashak Atyrau Limited]" w:date="2022-10-11T00:17:00Z"/>
                  </w:rPr>
                </w:rPrChange>
              </w:rPr>
            </w:pPr>
            <w:del w:id="2401" w:author="Tuleshov, Kurmanbek [Bolashak Atyrau Limited]" w:date="2022-10-10T17:05:00Z">
              <w:r w:rsidRPr="008E3902" w:rsidDel="00954088">
                <w:rPr>
                  <w:lang w:val="ru-RU"/>
                  <w:rPrChange w:id="2402" w:author="Tuleshov, Kurmanbek [Bolashak Atyrau Limited]" w:date="2022-10-10T17:27:00Z">
                    <w:rPr/>
                  </w:rPrChange>
                </w:rPr>
                <w:delText>(1,5 дюйма)</w:delText>
              </w:r>
            </w:del>
          </w:p>
        </w:tc>
      </w:tr>
      <w:tr w:rsidR="00CD112F" w:rsidRPr="003052B9" w:rsidDel="006360D2" w14:paraId="4BB644CB" w14:textId="41969145" w:rsidTr="004B1B11">
        <w:trPr>
          <w:trHeight w:val="320"/>
          <w:del w:id="2403"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E" w14:textId="3128E6F2" w:rsidR="00CD112F" w:rsidRPr="008E3902" w:rsidDel="006360D2" w:rsidRDefault="00CD112F" w:rsidP="004B1B11">
            <w:pPr>
              <w:pStyle w:val="CellBody"/>
              <w:spacing w:line="240" w:lineRule="atLeast"/>
              <w:rPr>
                <w:del w:id="2404" w:author="Tuleshov, Kurmanbek [Bolashak Atyrau Limited]" w:date="2022-10-11T00:17:00Z"/>
                <w:lang w:val="ru-RU"/>
                <w:rPrChange w:id="2405" w:author="Tuleshov, Kurmanbek [Bolashak Atyrau Limited]" w:date="2022-10-10T17:27:00Z">
                  <w:rPr>
                    <w:del w:id="2406" w:author="Tuleshov, Kurmanbek [Bolashak Atyrau Limited]" w:date="2022-10-11T00:17:00Z"/>
                  </w:rPr>
                </w:rPrChange>
              </w:rPr>
            </w:pPr>
            <w:del w:id="2407" w:author="Tuleshov, Kurmanbek [Bolashak Atyrau Limited]" w:date="2022-10-10T17:05:00Z">
              <w:r w:rsidRPr="008E3902" w:rsidDel="00954088">
                <w:rPr>
                  <w:lang w:val="ru-RU"/>
                  <w:rPrChange w:id="2408" w:author="Tuleshov, Kurmanbek [Bolashak Atyrau Limited]" w:date="2022-10-10T17:27:00Z">
                    <w:rPr/>
                  </w:rPrChange>
                </w:rPr>
                <w:delText>1</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BF" w14:textId="12C0AE25" w:rsidR="00CD112F" w:rsidRPr="008E3902" w:rsidDel="00954088" w:rsidRDefault="00CD112F" w:rsidP="004B1B11">
            <w:pPr>
              <w:pStyle w:val="CellBody"/>
              <w:spacing w:line="240" w:lineRule="atLeast"/>
              <w:rPr>
                <w:del w:id="2409" w:author="Tuleshov, Kurmanbek [Bolashak Atyrau Limited]" w:date="2022-10-10T17:05:00Z"/>
                <w:lang w:val="ru-RU"/>
                <w:rPrChange w:id="2410" w:author="Tuleshov, Kurmanbek [Bolashak Atyrau Limited]" w:date="2022-10-10T17:27:00Z">
                  <w:rPr>
                    <w:del w:id="2411" w:author="Tuleshov, Kurmanbek [Bolashak Atyrau Limited]" w:date="2022-10-10T17:05:00Z"/>
                  </w:rPr>
                </w:rPrChange>
              </w:rPr>
            </w:pPr>
            <w:del w:id="2412" w:author="Tuleshov, Kurmanbek [Bolashak Atyrau Limited]" w:date="2022-10-10T17:05:00Z">
              <w:r w:rsidRPr="008E3902" w:rsidDel="00954088">
                <w:rPr>
                  <w:lang w:val="ru-RU"/>
                  <w:rPrChange w:id="2413" w:author="Tuleshov, Kurmanbek [Bolashak Atyrau Limited]" w:date="2022-10-10T17:27:00Z">
                    <w:rPr/>
                  </w:rPrChange>
                </w:rPr>
                <w:delText xml:space="preserve">25 мм </w:delText>
              </w:r>
            </w:del>
          </w:p>
          <w:p w14:paraId="4BB644C0" w14:textId="0930A576" w:rsidR="00CD112F" w:rsidRPr="008E3902" w:rsidDel="006360D2" w:rsidRDefault="00CD112F" w:rsidP="004B1B11">
            <w:pPr>
              <w:pStyle w:val="CellBody"/>
              <w:spacing w:line="240" w:lineRule="atLeast"/>
              <w:rPr>
                <w:del w:id="2414" w:author="Tuleshov, Kurmanbek [Bolashak Atyrau Limited]" w:date="2022-10-11T00:17:00Z"/>
                <w:lang w:val="ru-RU"/>
                <w:rPrChange w:id="2415" w:author="Tuleshov, Kurmanbek [Bolashak Atyrau Limited]" w:date="2022-10-10T17:27:00Z">
                  <w:rPr>
                    <w:del w:id="2416" w:author="Tuleshov, Kurmanbek [Bolashak Atyrau Limited]" w:date="2022-10-11T00:17:00Z"/>
                  </w:rPr>
                </w:rPrChange>
              </w:rPr>
            </w:pPr>
            <w:del w:id="2417" w:author="Tuleshov, Kurmanbek [Bolashak Atyrau Limited]" w:date="2022-10-10T17:05:00Z">
              <w:r w:rsidRPr="008E3902" w:rsidDel="00954088">
                <w:rPr>
                  <w:lang w:val="ru-RU"/>
                  <w:rPrChange w:id="241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1" w14:textId="5A97CF37" w:rsidR="00CD112F" w:rsidRPr="008E3902" w:rsidDel="00954088" w:rsidRDefault="00CD112F" w:rsidP="004B1B11">
            <w:pPr>
              <w:pStyle w:val="CellBody"/>
              <w:spacing w:line="240" w:lineRule="atLeast"/>
              <w:rPr>
                <w:del w:id="2419" w:author="Tuleshov, Kurmanbek [Bolashak Atyrau Limited]" w:date="2022-10-10T17:05:00Z"/>
                <w:lang w:val="ru-RU"/>
                <w:rPrChange w:id="2420" w:author="Tuleshov, Kurmanbek [Bolashak Atyrau Limited]" w:date="2022-10-10T17:27:00Z">
                  <w:rPr>
                    <w:del w:id="2421" w:author="Tuleshov, Kurmanbek [Bolashak Atyrau Limited]" w:date="2022-10-10T17:05:00Z"/>
                  </w:rPr>
                </w:rPrChange>
              </w:rPr>
            </w:pPr>
            <w:del w:id="2422" w:author="Tuleshov, Kurmanbek [Bolashak Atyrau Limited]" w:date="2022-10-10T17:05:00Z">
              <w:r w:rsidRPr="008E3902" w:rsidDel="00954088">
                <w:rPr>
                  <w:lang w:val="ru-RU"/>
                  <w:rPrChange w:id="2423" w:author="Tuleshov, Kurmanbek [Bolashak Atyrau Limited]" w:date="2022-10-10T17:27:00Z">
                    <w:rPr/>
                  </w:rPrChange>
                </w:rPr>
                <w:delText xml:space="preserve">25 мм </w:delText>
              </w:r>
            </w:del>
          </w:p>
          <w:p w14:paraId="4BB644C2" w14:textId="2A4867A6" w:rsidR="00CD112F" w:rsidRPr="008E3902" w:rsidDel="006360D2" w:rsidRDefault="00CD112F" w:rsidP="004B1B11">
            <w:pPr>
              <w:pStyle w:val="CellBody"/>
              <w:spacing w:line="240" w:lineRule="atLeast"/>
              <w:rPr>
                <w:del w:id="2424" w:author="Tuleshov, Kurmanbek [Bolashak Atyrau Limited]" w:date="2022-10-11T00:17:00Z"/>
                <w:lang w:val="ru-RU"/>
                <w:rPrChange w:id="2425" w:author="Tuleshov, Kurmanbek [Bolashak Atyrau Limited]" w:date="2022-10-10T17:27:00Z">
                  <w:rPr>
                    <w:del w:id="2426" w:author="Tuleshov, Kurmanbek [Bolashak Atyrau Limited]" w:date="2022-10-11T00:17:00Z"/>
                  </w:rPr>
                </w:rPrChange>
              </w:rPr>
            </w:pPr>
            <w:del w:id="2427" w:author="Tuleshov, Kurmanbek [Bolashak Atyrau Limited]" w:date="2022-10-10T17:05:00Z">
              <w:r w:rsidRPr="008E3902" w:rsidDel="00954088">
                <w:rPr>
                  <w:lang w:val="ru-RU"/>
                  <w:rPrChange w:id="2428"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3" w14:textId="49290C3E" w:rsidR="00CD112F" w:rsidRPr="008E3902" w:rsidDel="00954088" w:rsidRDefault="00CD112F" w:rsidP="004B1B11">
            <w:pPr>
              <w:pStyle w:val="CellBody"/>
              <w:spacing w:line="240" w:lineRule="atLeast"/>
              <w:rPr>
                <w:del w:id="2429" w:author="Tuleshov, Kurmanbek [Bolashak Atyrau Limited]" w:date="2022-10-10T17:05:00Z"/>
                <w:lang w:val="ru-RU"/>
                <w:rPrChange w:id="2430" w:author="Tuleshov, Kurmanbek [Bolashak Atyrau Limited]" w:date="2022-10-10T17:27:00Z">
                  <w:rPr>
                    <w:del w:id="2431" w:author="Tuleshov, Kurmanbek [Bolashak Atyrau Limited]" w:date="2022-10-10T17:05:00Z"/>
                  </w:rPr>
                </w:rPrChange>
              </w:rPr>
            </w:pPr>
            <w:del w:id="2432" w:author="Tuleshov, Kurmanbek [Bolashak Atyrau Limited]" w:date="2022-10-10T17:05:00Z">
              <w:r w:rsidRPr="008E3902" w:rsidDel="00954088">
                <w:rPr>
                  <w:lang w:val="ru-RU"/>
                  <w:rPrChange w:id="2433" w:author="Tuleshov, Kurmanbek [Bolashak Atyrau Limited]" w:date="2022-10-10T17:27:00Z">
                    <w:rPr/>
                  </w:rPrChange>
                </w:rPr>
                <w:delText xml:space="preserve">25 мм </w:delText>
              </w:r>
            </w:del>
          </w:p>
          <w:p w14:paraId="4BB644C4" w14:textId="36BD2598" w:rsidR="00CD112F" w:rsidRPr="008E3902" w:rsidDel="006360D2" w:rsidRDefault="00CD112F" w:rsidP="004B1B11">
            <w:pPr>
              <w:pStyle w:val="CellBody"/>
              <w:spacing w:line="240" w:lineRule="atLeast"/>
              <w:rPr>
                <w:del w:id="2434" w:author="Tuleshov, Kurmanbek [Bolashak Atyrau Limited]" w:date="2022-10-11T00:17:00Z"/>
                <w:lang w:val="ru-RU"/>
                <w:rPrChange w:id="2435" w:author="Tuleshov, Kurmanbek [Bolashak Atyrau Limited]" w:date="2022-10-10T17:27:00Z">
                  <w:rPr>
                    <w:del w:id="2436" w:author="Tuleshov, Kurmanbek [Bolashak Atyrau Limited]" w:date="2022-10-11T00:17:00Z"/>
                  </w:rPr>
                </w:rPrChange>
              </w:rPr>
            </w:pPr>
            <w:del w:id="2437" w:author="Tuleshov, Kurmanbek [Bolashak Atyrau Limited]" w:date="2022-10-10T17:05:00Z">
              <w:r w:rsidRPr="008E3902" w:rsidDel="00954088">
                <w:rPr>
                  <w:lang w:val="ru-RU"/>
                  <w:rPrChange w:id="243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5" w14:textId="530CF5BC" w:rsidR="00CD112F" w:rsidRPr="008E3902" w:rsidDel="00954088" w:rsidRDefault="00CD112F" w:rsidP="004B1B11">
            <w:pPr>
              <w:pStyle w:val="CellBody"/>
              <w:spacing w:line="240" w:lineRule="atLeast"/>
              <w:rPr>
                <w:del w:id="2439" w:author="Tuleshov, Kurmanbek [Bolashak Atyrau Limited]" w:date="2022-10-10T17:05:00Z"/>
                <w:lang w:val="ru-RU"/>
                <w:rPrChange w:id="2440" w:author="Tuleshov, Kurmanbek [Bolashak Atyrau Limited]" w:date="2022-10-10T17:27:00Z">
                  <w:rPr>
                    <w:del w:id="2441" w:author="Tuleshov, Kurmanbek [Bolashak Atyrau Limited]" w:date="2022-10-10T17:05:00Z"/>
                  </w:rPr>
                </w:rPrChange>
              </w:rPr>
            </w:pPr>
            <w:del w:id="2442" w:author="Tuleshov, Kurmanbek [Bolashak Atyrau Limited]" w:date="2022-10-10T17:05:00Z">
              <w:r w:rsidRPr="008E3902" w:rsidDel="00954088">
                <w:rPr>
                  <w:lang w:val="ru-RU"/>
                  <w:rPrChange w:id="2443" w:author="Tuleshov, Kurmanbek [Bolashak Atyrau Limited]" w:date="2022-10-10T17:27:00Z">
                    <w:rPr/>
                  </w:rPrChange>
                </w:rPr>
                <w:delText xml:space="preserve">25 мм </w:delText>
              </w:r>
            </w:del>
          </w:p>
          <w:p w14:paraId="4BB644C6" w14:textId="11580D57" w:rsidR="00CD112F" w:rsidRPr="008E3902" w:rsidDel="006360D2" w:rsidRDefault="00CD112F" w:rsidP="004B1B11">
            <w:pPr>
              <w:pStyle w:val="CellBody"/>
              <w:spacing w:line="240" w:lineRule="atLeast"/>
              <w:rPr>
                <w:del w:id="2444" w:author="Tuleshov, Kurmanbek [Bolashak Atyrau Limited]" w:date="2022-10-11T00:17:00Z"/>
                <w:lang w:val="ru-RU"/>
                <w:rPrChange w:id="2445" w:author="Tuleshov, Kurmanbek [Bolashak Atyrau Limited]" w:date="2022-10-10T17:27:00Z">
                  <w:rPr>
                    <w:del w:id="2446" w:author="Tuleshov, Kurmanbek [Bolashak Atyrau Limited]" w:date="2022-10-11T00:17:00Z"/>
                  </w:rPr>
                </w:rPrChange>
              </w:rPr>
            </w:pPr>
            <w:del w:id="2447" w:author="Tuleshov, Kurmanbek [Bolashak Atyrau Limited]" w:date="2022-10-10T17:05:00Z">
              <w:r w:rsidRPr="008E3902" w:rsidDel="00954088">
                <w:rPr>
                  <w:lang w:val="ru-RU"/>
                  <w:rPrChange w:id="244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7" w14:textId="6EFF6EB8" w:rsidR="00CD112F" w:rsidRPr="008E3902" w:rsidDel="00954088" w:rsidRDefault="00CD112F" w:rsidP="004B1B11">
            <w:pPr>
              <w:pStyle w:val="CellBody"/>
              <w:spacing w:line="240" w:lineRule="atLeast"/>
              <w:rPr>
                <w:del w:id="2449" w:author="Tuleshov, Kurmanbek [Bolashak Atyrau Limited]" w:date="2022-10-10T17:05:00Z"/>
                <w:lang w:val="ru-RU"/>
                <w:rPrChange w:id="2450" w:author="Tuleshov, Kurmanbek [Bolashak Atyrau Limited]" w:date="2022-10-10T17:27:00Z">
                  <w:rPr>
                    <w:del w:id="2451" w:author="Tuleshov, Kurmanbek [Bolashak Atyrau Limited]" w:date="2022-10-10T17:05:00Z"/>
                  </w:rPr>
                </w:rPrChange>
              </w:rPr>
            </w:pPr>
            <w:del w:id="2452" w:author="Tuleshov, Kurmanbek [Bolashak Atyrau Limited]" w:date="2022-10-10T17:05:00Z">
              <w:r w:rsidRPr="008E3902" w:rsidDel="00954088">
                <w:rPr>
                  <w:lang w:val="ru-RU"/>
                  <w:rPrChange w:id="2453" w:author="Tuleshov, Kurmanbek [Bolashak Atyrau Limited]" w:date="2022-10-10T17:27:00Z">
                    <w:rPr/>
                  </w:rPrChange>
                </w:rPr>
                <w:delText xml:space="preserve">25 мм </w:delText>
              </w:r>
            </w:del>
          </w:p>
          <w:p w14:paraId="4BB644C8" w14:textId="7A048344" w:rsidR="00CD112F" w:rsidRPr="008E3902" w:rsidDel="006360D2" w:rsidRDefault="00CD112F" w:rsidP="004B1B11">
            <w:pPr>
              <w:pStyle w:val="CellBody"/>
              <w:spacing w:line="240" w:lineRule="atLeast"/>
              <w:rPr>
                <w:del w:id="2454" w:author="Tuleshov, Kurmanbek [Bolashak Atyrau Limited]" w:date="2022-10-11T00:17:00Z"/>
                <w:lang w:val="ru-RU"/>
                <w:rPrChange w:id="2455" w:author="Tuleshov, Kurmanbek [Bolashak Atyrau Limited]" w:date="2022-10-10T17:27:00Z">
                  <w:rPr>
                    <w:del w:id="2456" w:author="Tuleshov, Kurmanbek [Bolashak Atyrau Limited]" w:date="2022-10-11T00:17:00Z"/>
                  </w:rPr>
                </w:rPrChange>
              </w:rPr>
            </w:pPr>
            <w:del w:id="2457" w:author="Tuleshov, Kurmanbek [Bolashak Atyrau Limited]" w:date="2022-10-10T17:05:00Z">
              <w:r w:rsidRPr="008E3902" w:rsidDel="00954088">
                <w:rPr>
                  <w:lang w:val="ru-RU"/>
                  <w:rPrChange w:id="245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9" w14:textId="0265F600" w:rsidR="00CD112F" w:rsidRPr="008E3902" w:rsidDel="00954088" w:rsidRDefault="00CD112F" w:rsidP="004B1B11">
            <w:pPr>
              <w:pStyle w:val="CellBody"/>
              <w:spacing w:line="240" w:lineRule="atLeast"/>
              <w:rPr>
                <w:del w:id="2459" w:author="Tuleshov, Kurmanbek [Bolashak Atyrau Limited]" w:date="2022-10-10T17:05:00Z"/>
                <w:lang w:val="ru-RU"/>
                <w:rPrChange w:id="2460" w:author="Tuleshov, Kurmanbek [Bolashak Atyrau Limited]" w:date="2022-10-10T17:27:00Z">
                  <w:rPr>
                    <w:del w:id="2461" w:author="Tuleshov, Kurmanbek [Bolashak Atyrau Limited]" w:date="2022-10-10T17:05:00Z"/>
                  </w:rPr>
                </w:rPrChange>
              </w:rPr>
            </w:pPr>
            <w:del w:id="2462" w:author="Tuleshov, Kurmanbek [Bolashak Atyrau Limited]" w:date="2022-10-10T17:05:00Z">
              <w:r w:rsidRPr="008E3902" w:rsidDel="00954088">
                <w:rPr>
                  <w:lang w:val="ru-RU"/>
                  <w:rPrChange w:id="2463" w:author="Tuleshov, Kurmanbek [Bolashak Atyrau Limited]" w:date="2022-10-10T17:27:00Z">
                    <w:rPr/>
                  </w:rPrChange>
                </w:rPr>
                <w:delText>40 мм</w:delText>
              </w:r>
            </w:del>
          </w:p>
          <w:p w14:paraId="4BB644CA" w14:textId="1A2CBE8B" w:rsidR="00CD112F" w:rsidRPr="008E3902" w:rsidDel="006360D2" w:rsidRDefault="00CD112F" w:rsidP="004B1B11">
            <w:pPr>
              <w:pStyle w:val="CellBody"/>
              <w:spacing w:line="240" w:lineRule="atLeast"/>
              <w:rPr>
                <w:del w:id="2464" w:author="Tuleshov, Kurmanbek [Bolashak Atyrau Limited]" w:date="2022-10-11T00:17:00Z"/>
                <w:lang w:val="ru-RU"/>
                <w:rPrChange w:id="2465" w:author="Tuleshov, Kurmanbek [Bolashak Atyrau Limited]" w:date="2022-10-10T17:27:00Z">
                  <w:rPr>
                    <w:del w:id="2466" w:author="Tuleshov, Kurmanbek [Bolashak Atyrau Limited]" w:date="2022-10-11T00:17:00Z"/>
                  </w:rPr>
                </w:rPrChange>
              </w:rPr>
            </w:pPr>
            <w:del w:id="2467" w:author="Tuleshov, Kurmanbek [Bolashak Atyrau Limited]" w:date="2022-10-10T17:05:00Z">
              <w:r w:rsidRPr="008E3902" w:rsidDel="00954088">
                <w:rPr>
                  <w:lang w:val="ru-RU"/>
                  <w:rPrChange w:id="2468" w:author="Tuleshov, Kurmanbek [Bolashak Atyrau Limited]" w:date="2022-10-10T17:27:00Z">
                    <w:rPr/>
                  </w:rPrChange>
                </w:rPr>
                <w:delText>(1,5 дюйма)</w:delText>
              </w:r>
            </w:del>
          </w:p>
        </w:tc>
      </w:tr>
      <w:tr w:rsidR="00CD112F" w:rsidRPr="003052B9" w:rsidDel="006360D2" w14:paraId="4BB644D9" w14:textId="599F5F38" w:rsidTr="004B1B11">
        <w:trPr>
          <w:trHeight w:val="320"/>
          <w:del w:id="2469"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C" w14:textId="484FD570" w:rsidR="00CD112F" w:rsidRPr="008E3902" w:rsidDel="006360D2" w:rsidRDefault="00CD112F" w:rsidP="004B1B11">
            <w:pPr>
              <w:pStyle w:val="CellBody"/>
              <w:spacing w:line="240" w:lineRule="atLeast"/>
              <w:rPr>
                <w:del w:id="2470" w:author="Tuleshov, Kurmanbek [Bolashak Atyrau Limited]" w:date="2022-10-11T00:17:00Z"/>
                <w:lang w:val="ru-RU"/>
                <w:rPrChange w:id="2471" w:author="Tuleshov, Kurmanbek [Bolashak Atyrau Limited]" w:date="2022-10-10T17:27:00Z">
                  <w:rPr>
                    <w:del w:id="2472" w:author="Tuleshov, Kurmanbek [Bolashak Atyrau Limited]" w:date="2022-10-11T00:17:00Z"/>
                  </w:rPr>
                </w:rPrChange>
              </w:rPr>
            </w:pPr>
            <w:del w:id="2473" w:author="Tuleshov, Kurmanbek [Bolashak Atyrau Limited]" w:date="2022-10-10T17:05:00Z">
              <w:r w:rsidRPr="008E3902" w:rsidDel="00954088">
                <w:rPr>
                  <w:lang w:val="ru-RU"/>
                  <w:rPrChange w:id="2474" w:author="Tuleshov, Kurmanbek [Bolashak Atyrau Limited]" w:date="2022-10-10T17:27:00Z">
                    <w:rPr/>
                  </w:rPrChange>
                </w:rPr>
                <w:delText>1-1/2</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D" w14:textId="13E7CC40" w:rsidR="00CD112F" w:rsidRPr="008E3902" w:rsidDel="00954088" w:rsidRDefault="00CD112F" w:rsidP="004B1B11">
            <w:pPr>
              <w:pStyle w:val="CellBody"/>
              <w:spacing w:line="240" w:lineRule="atLeast"/>
              <w:rPr>
                <w:del w:id="2475" w:author="Tuleshov, Kurmanbek [Bolashak Atyrau Limited]" w:date="2022-10-10T17:05:00Z"/>
                <w:lang w:val="ru-RU"/>
                <w:rPrChange w:id="2476" w:author="Tuleshov, Kurmanbek [Bolashak Atyrau Limited]" w:date="2022-10-10T17:27:00Z">
                  <w:rPr>
                    <w:del w:id="2477" w:author="Tuleshov, Kurmanbek [Bolashak Atyrau Limited]" w:date="2022-10-10T17:05:00Z"/>
                  </w:rPr>
                </w:rPrChange>
              </w:rPr>
            </w:pPr>
            <w:del w:id="2478" w:author="Tuleshov, Kurmanbek [Bolashak Atyrau Limited]" w:date="2022-10-10T17:05:00Z">
              <w:r w:rsidRPr="008E3902" w:rsidDel="00954088">
                <w:rPr>
                  <w:lang w:val="ru-RU"/>
                  <w:rPrChange w:id="2479" w:author="Tuleshov, Kurmanbek [Bolashak Atyrau Limited]" w:date="2022-10-10T17:27:00Z">
                    <w:rPr/>
                  </w:rPrChange>
                </w:rPr>
                <w:delText xml:space="preserve">25 мм </w:delText>
              </w:r>
            </w:del>
          </w:p>
          <w:p w14:paraId="4BB644CE" w14:textId="39BC0D91" w:rsidR="00CD112F" w:rsidRPr="008E3902" w:rsidDel="006360D2" w:rsidRDefault="00CD112F" w:rsidP="004B1B11">
            <w:pPr>
              <w:pStyle w:val="CellBody"/>
              <w:spacing w:line="240" w:lineRule="atLeast"/>
              <w:rPr>
                <w:del w:id="2480" w:author="Tuleshov, Kurmanbek [Bolashak Atyrau Limited]" w:date="2022-10-11T00:17:00Z"/>
                <w:lang w:val="ru-RU"/>
                <w:rPrChange w:id="2481" w:author="Tuleshov, Kurmanbek [Bolashak Atyrau Limited]" w:date="2022-10-10T17:27:00Z">
                  <w:rPr>
                    <w:del w:id="2482" w:author="Tuleshov, Kurmanbek [Bolashak Atyrau Limited]" w:date="2022-10-11T00:17:00Z"/>
                  </w:rPr>
                </w:rPrChange>
              </w:rPr>
            </w:pPr>
            <w:del w:id="2483" w:author="Tuleshov, Kurmanbek [Bolashak Atyrau Limited]" w:date="2022-10-10T17:05:00Z">
              <w:r w:rsidRPr="008E3902" w:rsidDel="00954088">
                <w:rPr>
                  <w:lang w:val="ru-RU"/>
                  <w:rPrChange w:id="2484"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CF" w14:textId="25CAD47F" w:rsidR="00CD112F" w:rsidRPr="008E3902" w:rsidDel="00954088" w:rsidRDefault="00CD112F" w:rsidP="004B1B11">
            <w:pPr>
              <w:pStyle w:val="CellBody"/>
              <w:spacing w:line="240" w:lineRule="atLeast"/>
              <w:rPr>
                <w:del w:id="2485" w:author="Tuleshov, Kurmanbek [Bolashak Atyrau Limited]" w:date="2022-10-10T17:05:00Z"/>
                <w:lang w:val="ru-RU"/>
                <w:rPrChange w:id="2486" w:author="Tuleshov, Kurmanbek [Bolashak Atyrau Limited]" w:date="2022-10-10T17:27:00Z">
                  <w:rPr>
                    <w:del w:id="2487" w:author="Tuleshov, Kurmanbek [Bolashak Atyrau Limited]" w:date="2022-10-10T17:05:00Z"/>
                  </w:rPr>
                </w:rPrChange>
              </w:rPr>
            </w:pPr>
            <w:del w:id="2488" w:author="Tuleshov, Kurmanbek [Bolashak Atyrau Limited]" w:date="2022-10-10T17:05:00Z">
              <w:r w:rsidRPr="008E3902" w:rsidDel="00954088">
                <w:rPr>
                  <w:lang w:val="ru-RU"/>
                  <w:rPrChange w:id="2489" w:author="Tuleshov, Kurmanbek [Bolashak Atyrau Limited]" w:date="2022-10-10T17:27:00Z">
                    <w:rPr/>
                  </w:rPrChange>
                </w:rPr>
                <w:delText xml:space="preserve">25 мм </w:delText>
              </w:r>
            </w:del>
          </w:p>
          <w:p w14:paraId="4BB644D0" w14:textId="7E615262" w:rsidR="00CD112F" w:rsidRPr="008E3902" w:rsidDel="006360D2" w:rsidRDefault="00CD112F" w:rsidP="004B1B11">
            <w:pPr>
              <w:pStyle w:val="CellBody"/>
              <w:spacing w:line="240" w:lineRule="atLeast"/>
              <w:rPr>
                <w:del w:id="2490" w:author="Tuleshov, Kurmanbek [Bolashak Atyrau Limited]" w:date="2022-10-11T00:17:00Z"/>
                <w:lang w:val="ru-RU"/>
                <w:rPrChange w:id="2491" w:author="Tuleshov, Kurmanbek [Bolashak Atyrau Limited]" w:date="2022-10-10T17:27:00Z">
                  <w:rPr>
                    <w:del w:id="2492" w:author="Tuleshov, Kurmanbek [Bolashak Atyrau Limited]" w:date="2022-10-11T00:17:00Z"/>
                  </w:rPr>
                </w:rPrChange>
              </w:rPr>
            </w:pPr>
            <w:del w:id="2493" w:author="Tuleshov, Kurmanbek [Bolashak Atyrau Limited]" w:date="2022-10-10T17:05:00Z">
              <w:r w:rsidRPr="008E3902" w:rsidDel="00954088">
                <w:rPr>
                  <w:lang w:val="ru-RU"/>
                  <w:rPrChange w:id="2494"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1" w14:textId="4DCB49CE" w:rsidR="00CD112F" w:rsidRPr="008E3902" w:rsidDel="00954088" w:rsidRDefault="00CD112F" w:rsidP="004B1B11">
            <w:pPr>
              <w:pStyle w:val="CellBody"/>
              <w:spacing w:line="240" w:lineRule="atLeast"/>
              <w:rPr>
                <w:del w:id="2495" w:author="Tuleshov, Kurmanbek [Bolashak Atyrau Limited]" w:date="2022-10-10T17:05:00Z"/>
                <w:lang w:val="ru-RU"/>
                <w:rPrChange w:id="2496" w:author="Tuleshov, Kurmanbek [Bolashak Atyrau Limited]" w:date="2022-10-10T17:27:00Z">
                  <w:rPr>
                    <w:del w:id="2497" w:author="Tuleshov, Kurmanbek [Bolashak Atyrau Limited]" w:date="2022-10-10T17:05:00Z"/>
                  </w:rPr>
                </w:rPrChange>
              </w:rPr>
            </w:pPr>
            <w:del w:id="2498" w:author="Tuleshov, Kurmanbek [Bolashak Atyrau Limited]" w:date="2022-10-10T17:05:00Z">
              <w:r w:rsidRPr="008E3902" w:rsidDel="00954088">
                <w:rPr>
                  <w:lang w:val="ru-RU"/>
                  <w:rPrChange w:id="2499" w:author="Tuleshov, Kurmanbek [Bolashak Atyrau Limited]" w:date="2022-10-10T17:27:00Z">
                    <w:rPr/>
                  </w:rPrChange>
                </w:rPr>
                <w:delText xml:space="preserve">25 мм </w:delText>
              </w:r>
            </w:del>
          </w:p>
          <w:p w14:paraId="4BB644D2" w14:textId="76A26A37" w:rsidR="00CD112F" w:rsidRPr="008E3902" w:rsidDel="006360D2" w:rsidRDefault="00CD112F" w:rsidP="004B1B11">
            <w:pPr>
              <w:pStyle w:val="CellBody"/>
              <w:spacing w:line="240" w:lineRule="atLeast"/>
              <w:rPr>
                <w:del w:id="2500" w:author="Tuleshov, Kurmanbek [Bolashak Atyrau Limited]" w:date="2022-10-11T00:17:00Z"/>
                <w:lang w:val="ru-RU"/>
                <w:rPrChange w:id="2501" w:author="Tuleshov, Kurmanbek [Bolashak Atyrau Limited]" w:date="2022-10-10T17:27:00Z">
                  <w:rPr>
                    <w:del w:id="2502" w:author="Tuleshov, Kurmanbek [Bolashak Atyrau Limited]" w:date="2022-10-11T00:17:00Z"/>
                  </w:rPr>
                </w:rPrChange>
              </w:rPr>
            </w:pPr>
            <w:del w:id="2503" w:author="Tuleshov, Kurmanbek [Bolashak Atyrau Limited]" w:date="2022-10-10T17:05:00Z">
              <w:r w:rsidRPr="008E3902" w:rsidDel="00954088">
                <w:rPr>
                  <w:lang w:val="ru-RU"/>
                  <w:rPrChange w:id="2504"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3" w14:textId="7462B0DD" w:rsidR="00CD112F" w:rsidRPr="008E3902" w:rsidDel="00954088" w:rsidRDefault="00CD112F" w:rsidP="004B1B11">
            <w:pPr>
              <w:pStyle w:val="CellBody"/>
              <w:spacing w:line="240" w:lineRule="atLeast"/>
              <w:rPr>
                <w:del w:id="2505" w:author="Tuleshov, Kurmanbek [Bolashak Atyrau Limited]" w:date="2022-10-10T17:05:00Z"/>
                <w:lang w:val="ru-RU"/>
                <w:rPrChange w:id="2506" w:author="Tuleshov, Kurmanbek [Bolashak Atyrau Limited]" w:date="2022-10-10T17:27:00Z">
                  <w:rPr>
                    <w:del w:id="2507" w:author="Tuleshov, Kurmanbek [Bolashak Atyrau Limited]" w:date="2022-10-10T17:05:00Z"/>
                  </w:rPr>
                </w:rPrChange>
              </w:rPr>
            </w:pPr>
            <w:del w:id="2508" w:author="Tuleshov, Kurmanbek [Bolashak Atyrau Limited]" w:date="2022-10-10T17:05:00Z">
              <w:r w:rsidRPr="008E3902" w:rsidDel="00954088">
                <w:rPr>
                  <w:lang w:val="ru-RU"/>
                  <w:rPrChange w:id="2509" w:author="Tuleshov, Kurmanbek [Bolashak Atyrau Limited]" w:date="2022-10-10T17:27:00Z">
                    <w:rPr/>
                  </w:rPrChange>
                </w:rPr>
                <w:delText xml:space="preserve">25 мм </w:delText>
              </w:r>
            </w:del>
          </w:p>
          <w:p w14:paraId="4BB644D4" w14:textId="4FD1C07B" w:rsidR="00CD112F" w:rsidRPr="008E3902" w:rsidDel="006360D2" w:rsidRDefault="00CD112F" w:rsidP="004B1B11">
            <w:pPr>
              <w:pStyle w:val="CellBody"/>
              <w:spacing w:line="240" w:lineRule="atLeast"/>
              <w:rPr>
                <w:del w:id="2510" w:author="Tuleshov, Kurmanbek [Bolashak Atyrau Limited]" w:date="2022-10-11T00:17:00Z"/>
                <w:lang w:val="ru-RU"/>
                <w:rPrChange w:id="2511" w:author="Tuleshov, Kurmanbek [Bolashak Atyrau Limited]" w:date="2022-10-10T17:27:00Z">
                  <w:rPr>
                    <w:del w:id="2512" w:author="Tuleshov, Kurmanbek [Bolashak Atyrau Limited]" w:date="2022-10-11T00:17:00Z"/>
                  </w:rPr>
                </w:rPrChange>
              </w:rPr>
            </w:pPr>
            <w:del w:id="2513" w:author="Tuleshov, Kurmanbek [Bolashak Atyrau Limited]" w:date="2022-10-10T17:05:00Z">
              <w:r w:rsidRPr="008E3902" w:rsidDel="00954088">
                <w:rPr>
                  <w:lang w:val="ru-RU"/>
                  <w:rPrChange w:id="2514"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5" w14:textId="04E3B463" w:rsidR="00CD112F" w:rsidRPr="008E3902" w:rsidDel="00954088" w:rsidRDefault="00CD112F" w:rsidP="004B1B11">
            <w:pPr>
              <w:pStyle w:val="CellBody"/>
              <w:spacing w:line="240" w:lineRule="atLeast"/>
              <w:rPr>
                <w:del w:id="2515" w:author="Tuleshov, Kurmanbek [Bolashak Atyrau Limited]" w:date="2022-10-10T17:05:00Z"/>
                <w:lang w:val="ru-RU"/>
                <w:rPrChange w:id="2516" w:author="Tuleshov, Kurmanbek [Bolashak Atyrau Limited]" w:date="2022-10-10T17:27:00Z">
                  <w:rPr>
                    <w:del w:id="2517" w:author="Tuleshov, Kurmanbek [Bolashak Atyrau Limited]" w:date="2022-10-10T17:05:00Z"/>
                  </w:rPr>
                </w:rPrChange>
              </w:rPr>
            </w:pPr>
            <w:del w:id="2518" w:author="Tuleshov, Kurmanbek [Bolashak Atyrau Limited]" w:date="2022-10-10T17:05:00Z">
              <w:r w:rsidRPr="008E3902" w:rsidDel="00954088">
                <w:rPr>
                  <w:lang w:val="ru-RU"/>
                  <w:rPrChange w:id="2519" w:author="Tuleshov, Kurmanbek [Bolashak Atyrau Limited]" w:date="2022-10-10T17:27:00Z">
                    <w:rPr/>
                  </w:rPrChange>
                </w:rPr>
                <w:delText>40 мм</w:delText>
              </w:r>
            </w:del>
          </w:p>
          <w:p w14:paraId="4BB644D6" w14:textId="3CD21C4E" w:rsidR="00CD112F" w:rsidRPr="008E3902" w:rsidDel="006360D2" w:rsidRDefault="00CD112F" w:rsidP="004B1B11">
            <w:pPr>
              <w:pStyle w:val="CellBody"/>
              <w:spacing w:line="240" w:lineRule="atLeast"/>
              <w:rPr>
                <w:del w:id="2520" w:author="Tuleshov, Kurmanbek [Bolashak Atyrau Limited]" w:date="2022-10-11T00:17:00Z"/>
                <w:lang w:val="ru-RU"/>
                <w:rPrChange w:id="2521" w:author="Tuleshov, Kurmanbek [Bolashak Atyrau Limited]" w:date="2022-10-10T17:27:00Z">
                  <w:rPr>
                    <w:del w:id="2522" w:author="Tuleshov, Kurmanbek [Bolashak Atyrau Limited]" w:date="2022-10-11T00:17:00Z"/>
                  </w:rPr>
                </w:rPrChange>
              </w:rPr>
            </w:pPr>
            <w:del w:id="2523" w:author="Tuleshov, Kurmanbek [Bolashak Atyrau Limited]" w:date="2022-10-10T17:05:00Z">
              <w:r w:rsidRPr="008E3902" w:rsidDel="00954088">
                <w:rPr>
                  <w:lang w:val="ru-RU"/>
                  <w:rPrChange w:id="2524"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7" w14:textId="4D2E1844" w:rsidR="00CD112F" w:rsidRPr="008E3902" w:rsidDel="00954088" w:rsidRDefault="00CD112F" w:rsidP="004B1B11">
            <w:pPr>
              <w:pStyle w:val="CellBody"/>
              <w:spacing w:line="240" w:lineRule="atLeast"/>
              <w:rPr>
                <w:del w:id="2525" w:author="Tuleshov, Kurmanbek [Bolashak Atyrau Limited]" w:date="2022-10-10T17:05:00Z"/>
                <w:lang w:val="ru-RU"/>
                <w:rPrChange w:id="2526" w:author="Tuleshov, Kurmanbek [Bolashak Atyrau Limited]" w:date="2022-10-10T17:27:00Z">
                  <w:rPr>
                    <w:del w:id="2527" w:author="Tuleshov, Kurmanbek [Bolashak Atyrau Limited]" w:date="2022-10-10T17:05:00Z"/>
                  </w:rPr>
                </w:rPrChange>
              </w:rPr>
            </w:pPr>
            <w:del w:id="2528" w:author="Tuleshov, Kurmanbek [Bolashak Atyrau Limited]" w:date="2022-10-10T17:05:00Z">
              <w:r w:rsidRPr="008E3902" w:rsidDel="00954088">
                <w:rPr>
                  <w:lang w:val="ru-RU"/>
                  <w:rPrChange w:id="2529" w:author="Tuleshov, Kurmanbek [Bolashak Atyrau Limited]" w:date="2022-10-10T17:27:00Z">
                    <w:rPr/>
                  </w:rPrChange>
                </w:rPr>
                <w:delText>40 мм</w:delText>
              </w:r>
            </w:del>
          </w:p>
          <w:p w14:paraId="4BB644D8" w14:textId="6394AC35" w:rsidR="00CD112F" w:rsidRPr="008E3902" w:rsidDel="006360D2" w:rsidRDefault="00CD112F" w:rsidP="004B1B11">
            <w:pPr>
              <w:pStyle w:val="CellBody"/>
              <w:spacing w:line="240" w:lineRule="atLeast"/>
              <w:rPr>
                <w:del w:id="2530" w:author="Tuleshov, Kurmanbek [Bolashak Atyrau Limited]" w:date="2022-10-11T00:17:00Z"/>
                <w:lang w:val="ru-RU"/>
                <w:rPrChange w:id="2531" w:author="Tuleshov, Kurmanbek [Bolashak Atyrau Limited]" w:date="2022-10-10T17:27:00Z">
                  <w:rPr>
                    <w:del w:id="2532" w:author="Tuleshov, Kurmanbek [Bolashak Atyrau Limited]" w:date="2022-10-11T00:17:00Z"/>
                  </w:rPr>
                </w:rPrChange>
              </w:rPr>
            </w:pPr>
            <w:del w:id="2533" w:author="Tuleshov, Kurmanbek [Bolashak Atyrau Limited]" w:date="2022-10-10T17:05:00Z">
              <w:r w:rsidRPr="008E3902" w:rsidDel="00954088">
                <w:rPr>
                  <w:lang w:val="ru-RU"/>
                  <w:rPrChange w:id="2534" w:author="Tuleshov, Kurmanbek [Bolashak Atyrau Limited]" w:date="2022-10-10T17:27:00Z">
                    <w:rPr/>
                  </w:rPrChange>
                </w:rPr>
                <w:delText>(1,5 дюйма)</w:delText>
              </w:r>
            </w:del>
          </w:p>
        </w:tc>
      </w:tr>
      <w:tr w:rsidR="00CD112F" w:rsidRPr="003052B9" w:rsidDel="006360D2" w14:paraId="4BB644E7" w14:textId="67E7F3AB" w:rsidTr="004B1B11">
        <w:trPr>
          <w:trHeight w:val="320"/>
          <w:del w:id="2535"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A" w14:textId="5214CBBF" w:rsidR="00CD112F" w:rsidRPr="008E3902" w:rsidDel="006360D2" w:rsidRDefault="00CD112F" w:rsidP="004B1B11">
            <w:pPr>
              <w:pStyle w:val="CellBody"/>
              <w:spacing w:line="240" w:lineRule="atLeast"/>
              <w:rPr>
                <w:del w:id="2536" w:author="Tuleshov, Kurmanbek [Bolashak Atyrau Limited]" w:date="2022-10-11T00:17:00Z"/>
                <w:lang w:val="ru-RU"/>
                <w:rPrChange w:id="2537" w:author="Tuleshov, Kurmanbek [Bolashak Atyrau Limited]" w:date="2022-10-10T17:27:00Z">
                  <w:rPr>
                    <w:del w:id="2538" w:author="Tuleshov, Kurmanbek [Bolashak Atyrau Limited]" w:date="2022-10-11T00:17:00Z"/>
                  </w:rPr>
                </w:rPrChange>
              </w:rPr>
            </w:pPr>
            <w:del w:id="2539" w:author="Tuleshov, Kurmanbek [Bolashak Atyrau Limited]" w:date="2022-10-10T17:05:00Z">
              <w:r w:rsidRPr="008E3902" w:rsidDel="00954088">
                <w:rPr>
                  <w:lang w:val="ru-RU"/>
                  <w:rPrChange w:id="2540" w:author="Tuleshov, Kurmanbek [Bolashak Atyrau Limited]" w:date="2022-10-10T17:27:00Z">
                    <w:rPr/>
                  </w:rPrChange>
                </w:rPr>
                <w:delText>2</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B" w14:textId="571A9968" w:rsidR="00CD112F" w:rsidRPr="008E3902" w:rsidDel="00954088" w:rsidRDefault="00CD112F" w:rsidP="004B1B11">
            <w:pPr>
              <w:pStyle w:val="CellBody"/>
              <w:spacing w:line="240" w:lineRule="atLeast"/>
              <w:rPr>
                <w:del w:id="2541" w:author="Tuleshov, Kurmanbek [Bolashak Atyrau Limited]" w:date="2022-10-10T17:05:00Z"/>
                <w:lang w:val="ru-RU"/>
                <w:rPrChange w:id="2542" w:author="Tuleshov, Kurmanbek [Bolashak Atyrau Limited]" w:date="2022-10-10T17:27:00Z">
                  <w:rPr>
                    <w:del w:id="2543" w:author="Tuleshov, Kurmanbek [Bolashak Atyrau Limited]" w:date="2022-10-10T17:05:00Z"/>
                  </w:rPr>
                </w:rPrChange>
              </w:rPr>
            </w:pPr>
            <w:del w:id="2544" w:author="Tuleshov, Kurmanbek [Bolashak Atyrau Limited]" w:date="2022-10-10T17:05:00Z">
              <w:r w:rsidRPr="008E3902" w:rsidDel="00954088">
                <w:rPr>
                  <w:lang w:val="ru-RU"/>
                  <w:rPrChange w:id="2545" w:author="Tuleshov, Kurmanbek [Bolashak Atyrau Limited]" w:date="2022-10-10T17:27:00Z">
                    <w:rPr/>
                  </w:rPrChange>
                </w:rPr>
                <w:delText xml:space="preserve">25 мм </w:delText>
              </w:r>
            </w:del>
          </w:p>
          <w:p w14:paraId="4BB644DC" w14:textId="02D94784" w:rsidR="00CD112F" w:rsidRPr="008E3902" w:rsidDel="006360D2" w:rsidRDefault="00CD112F" w:rsidP="004B1B11">
            <w:pPr>
              <w:pStyle w:val="CellBody"/>
              <w:spacing w:line="240" w:lineRule="atLeast"/>
              <w:rPr>
                <w:del w:id="2546" w:author="Tuleshov, Kurmanbek [Bolashak Atyrau Limited]" w:date="2022-10-11T00:17:00Z"/>
                <w:lang w:val="ru-RU"/>
                <w:rPrChange w:id="2547" w:author="Tuleshov, Kurmanbek [Bolashak Atyrau Limited]" w:date="2022-10-10T17:27:00Z">
                  <w:rPr>
                    <w:del w:id="2548" w:author="Tuleshov, Kurmanbek [Bolashak Atyrau Limited]" w:date="2022-10-11T00:17:00Z"/>
                  </w:rPr>
                </w:rPrChange>
              </w:rPr>
            </w:pPr>
            <w:del w:id="2549" w:author="Tuleshov, Kurmanbek [Bolashak Atyrau Limited]" w:date="2022-10-10T17:05:00Z">
              <w:r w:rsidRPr="008E3902" w:rsidDel="00954088">
                <w:rPr>
                  <w:lang w:val="ru-RU"/>
                  <w:rPrChange w:id="2550"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D" w14:textId="73C93D9B" w:rsidR="00CD112F" w:rsidRPr="008E3902" w:rsidDel="00954088" w:rsidRDefault="00CD112F" w:rsidP="004B1B11">
            <w:pPr>
              <w:pStyle w:val="CellBody"/>
              <w:spacing w:line="240" w:lineRule="atLeast"/>
              <w:rPr>
                <w:del w:id="2551" w:author="Tuleshov, Kurmanbek [Bolashak Atyrau Limited]" w:date="2022-10-10T17:05:00Z"/>
                <w:lang w:val="ru-RU"/>
                <w:rPrChange w:id="2552" w:author="Tuleshov, Kurmanbek [Bolashak Atyrau Limited]" w:date="2022-10-10T17:27:00Z">
                  <w:rPr>
                    <w:del w:id="2553" w:author="Tuleshov, Kurmanbek [Bolashak Atyrau Limited]" w:date="2022-10-10T17:05:00Z"/>
                  </w:rPr>
                </w:rPrChange>
              </w:rPr>
            </w:pPr>
            <w:del w:id="2554" w:author="Tuleshov, Kurmanbek [Bolashak Atyrau Limited]" w:date="2022-10-10T17:05:00Z">
              <w:r w:rsidRPr="008E3902" w:rsidDel="00954088">
                <w:rPr>
                  <w:lang w:val="ru-RU"/>
                  <w:rPrChange w:id="2555" w:author="Tuleshov, Kurmanbek [Bolashak Atyrau Limited]" w:date="2022-10-10T17:27:00Z">
                    <w:rPr/>
                  </w:rPrChange>
                </w:rPr>
                <w:delText xml:space="preserve">25 мм </w:delText>
              </w:r>
            </w:del>
          </w:p>
          <w:p w14:paraId="4BB644DE" w14:textId="6499405C" w:rsidR="00CD112F" w:rsidRPr="008E3902" w:rsidDel="006360D2" w:rsidRDefault="00CD112F" w:rsidP="004B1B11">
            <w:pPr>
              <w:pStyle w:val="CellBody"/>
              <w:spacing w:line="240" w:lineRule="atLeast"/>
              <w:rPr>
                <w:del w:id="2556" w:author="Tuleshov, Kurmanbek [Bolashak Atyrau Limited]" w:date="2022-10-11T00:17:00Z"/>
                <w:lang w:val="ru-RU"/>
                <w:rPrChange w:id="2557" w:author="Tuleshov, Kurmanbek [Bolashak Atyrau Limited]" w:date="2022-10-10T17:27:00Z">
                  <w:rPr>
                    <w:del w:id="2558" w:author="Tuleshov, Kurmanbek [Bolashak Atyrau Limited]" w:date="2022-10-11T00:17:00Z"/>
                  </w:rPr>
                </w:rPrChange>
              </w:rPr>
            </w:pPr>
            <w:del w:id="2559" w:author="Tuleshov, Kurmanbek [Bolashak Atyrau Limited]" w:date="2022-10-10T17:05:00Z">
              <w:r w:rsidRPr="008E3902" w:rsidDel="00954088">
                <w:rPr>
                  <w:lang w:val="ru-RU"/>
                  <w:rPrChange w:id="2560"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DF" w14:textId="7A3346B6" w:rsidR="00CD112F" w:rsidRPr="008E3902" w:rsidDel="00954088" w:rsidRDefault="00CD112F" w:rsidP="004B1B11">
            <w:pPr>
              <w:pStyle w:val="CellBody"/>
              <w:spacing w:line="240" w:lineRule="atLeast"/>
              <w:rPr>
                <w:del w:id="2561" w:author="Tuleshov, Kurmanbek [Bolashak Atyrau Limited]" w:date="2022-10-10T17:05:00Z"/>
                <w:lang w:val="ru-RU"/>
                <w:rPrChange w:id="2562" w:author="Tuleshov, Kurmanbek [Bolashak Atyrau Limited]" w:date="2022-10-10T17:27:00Z">
                  <w:rPr>
                    <w:del w:id="2563" w:author="Tuleshov, Kurmanbek [Bolashak Atyrau Limited]" w:date="2022-10-10T17:05:00Z"/>
                  </w:rPr>
                </w:rPrChange>
              </w:rPr>
            </w:pPr>
            <w:del w:id="2564" w:author="Tuleshov, Kurmanbek [Bolashak Atyrau Limited]" w:date="2022-10-10T17:05:00Z">
              <w:r w:rsidRPr="008E3902" w:rsidDel="00954088">
                <w:rPr>
                  <w:lang w:val="ru-RU"/>
                  <w:rPrChange w:id="2565" w:author="Tuleshov, Kurmanbek [Bolashak Atyrau Limited]" w:date="2022-10-10T17:27:00Z">
                    <w:rPr/>
                  </w:rPrChange>
                </w:rPr>
                <w:delText xml:space="preserve">25 мм </w:delText>
              </w:r>
            </w:del>
          </w:p>
          <w:p w14:paraId="4BB644E0" w14:textId="6646E61C" w:rsidR="00CD112F" w:rsidRPr="008E3902" w:rsidDel="006360D2" w:rsidRDefault="00CD112F" w:rsidP="004B1B11">
            <w:pPr>
              <w:pStyle w:val="CellBody"/>
              <w:spacing w:line="240" w:lineRule="atLeast"/>
              <w:rPr>
                <w:del w:id="2566" w:author="Tuleshov, Kurmanbek [Bolashak Atyrau Limited]" w:date="2022-10-11T00:17:00Z"/>
                <w:lang w:val="ru-RU"/>
                <w:rPrChange w:id="2567" w:author="Tuleshov, Kurmanbek [Bolashak Atyrau Limited]" w:date="2022-10-10T17:27:00Z">
                  <w:rPr>
                    <w:del w:id="2568" w:author="Tuleshov, Kurmanbek [Bolashak Atyrau Limited]" w:date="2022-10-11T00:17:00Z"/>
                  </w:rPr>
                </w:rPrChange>
              </w:rPr>
            </w:pPr>
            <w:del w:id="2569" w:author="Tuleshov, Kurmanbek [Bolashak Atyrau Limited]" w:date="2022-10-10T17:05:00Z">
              <w:r w:rsidRPr="008E3902" w:rsidDel="00954088">
                <w:rPr>
                  <w:lang w:val="ru-RU"/>
                  <w:rPrChange w:id="2570"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1" w14:textId="41A520FA" w:rsidR="00CD112F" w:rsidRPr="008E3902" w:rsidDel="00954088" w:rsidRDefault="00CD112F" w:rsidP="004B1B11">
            <w:pPr>
              <w:pStyle w:val="CellBody"/>
              <w:spacing w:line="240" w:lineRule="atLeast"/>
              <w:rPr>
                <w:del w:id="2571" w:author="Tuleshov, Kurmanbek [Bolashak Atyrau Limited]" w:date="2022-10-10T17:05:00Z"/>
                <w:lang w:val="ru-RU"/>
                <w:rPrChange w:id="2572" w:author="Tuleshov, Kurmanbek [Bolashak Atyrau Limited]" w:date="2022-10-10T17:27:00Z">
                  <w:rPr>
                    <w:del w:id="2573" w:author="Tuleshov, Kurmanbek [Bolashak Atyrau Limited]" w:date="2022-10-10T17:05:00Z"/>
                  </w:rPr>
                </w:rPrChange>
              </w:rPr>
            </w:pPr>
            <w:del w:id="2574" w:author="Tuleshov, Kurmanbek [Bolashak Atyrau Limited]" w:date="2022-10-10T17:05:00Z">
              <w:r w:rsidRPr="008E3902" w:rsidDel="00954088">
                <w:rPr>
                  <w:lang w:val="ru-RU"/>
                  <w:rPrChange w:id="2575" w:author="Tuleshov, Kurmanbek [Bolashak Atyrau Limited]" w:date="2022-10-10T17:27:00Z">
                    <w:rPr/>
                  </w:rPrChange>
                </w:rPr>
                <w:delText>40 мм</w:delText>
              </w:r>
            </w:del>
          </w:p>
          <w:p w14:paraId="4BB644E2" w14:textId="48F6A51A" w:rsidR="00CD112F" w:rsidRPr="008E3902" w:rsidDel="006360D2" w:rsidRDefault="00CD112F" w:rsidP="004B1B11">
            <w:pPr>
              <w:pStyle w:val="CellBody"/>
              <w:spacing w:line="240" w:lineRule="atLeast"/>
              <w:rPr>
                <w:del w:id="2576" w:author="Tuleshov, Kurmanbek [Bolashak Atyrau Limited]" w:date="2022-10-11T00:17:00Z"/>
                <w:lang w:val="ru-RU"/>
                <w:rPrChange w:id="2577" w:author="Tuleshov, Kurmanbek [Bolashak Atyrau Limited]" w:date="2022-10-10T17:27:00Z">
                  <w:rPr>
                    <w:del w:id="2578" w:author="Tuleshov, Kurmanbek [Bolashak Atyrau Limited]" w:date="2022-10-11T00:17:00Z"/>
                  </w:rPr>
                </w:rPrChange>
              </w:rPr>
            </w:pPr>
            <w:del w:id="2579" w:author="Tuleshov, Kurmanbek [Bolashak Atyrau Limited]" w:date="2022-10-10T17:05:00Z">
              <w:r w:rsidRPr="008E3902" w:rsidDel="00954088">
                <w:rPr>
                  <w:lang w:val="ru-RU"/>
                  <w:rPrChange w:id="2580"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3" w14:textId="1704125F" w:rsidR="00CD112F" w:rsidRPr="008E3902" w:rsidDel="00954088" w:rsidRDefault="00CD112F" w:rsidP="004B1B11">
            <w:pPr>
              <w:pStyle w:val="CellBody"/>
              <w:spacing w:line="240" w:lineRule="atLeast"/>
              <w:rPr>
                <w:del w:id="2581" w:author="Tuleshov, Kurmanbek [Bolashak Atyrau Limited]" w:date="2022-10-10T17:05:00Z"/>
                <w:lang w:val="ru-RU"/>
                <w:rPrChange w:id="2582" w:author="Tuleshov, Kurmanbek [Bolashak Atyrau Limited]" w:date="2022-10-10T17:27:00Z">
                  <w:rPr>
                    <w:del w:id="2583" w:author="Tuleshov, Kurmanbek [Bolashak Atyrau Limited]" w:date="2022-10-10T17:05:00Z"/>
                  </w:rPr>
                </w:rPrChange>
              </w:rPr>
            </w:pPr>
            <w:del w:id="2584" w:author="Tuleshov, Kurmanbek [Bolashak Atyrau Limited]" w:date="2022-10-10T17:05:00Z">
              <w:r w:rsidRPr="008E3902" w:rsidDel="00954088">
                <w:rPr>
                  <w:lang w:val="ru-RU"/>
                  <w:rPrChange w:id="2585" w:author="Tuleshov, Kurmanbek [Bolashak Atyrau Limited]" w:date="2022-10-10T17:27:00Z">
                    <w:rPr/>
                  </w:rPrChange>
                </w:rPr>
                <w:delText>40 мм</w:delText>
              </w:r>
            </w:del>
          </w:p>
          <w:p w14:paraId="4BB644E4" w14:textId="3928A39F" w:rsidR="00CD112F" w:rsidRPr="008E3902" w:rsidDel="006360D2" w:rsidRDefault="00CD112F" w:rsidP="004B1B11">
            <w:pPr>
              <w:pStyle w:val="CellBody"/>
              <w:spacing w:line="240" w:lineRule="atLeast"/>
              <w:rPr>
                <w:del w:id="2586" w:author="Tuleshov, Kurmanbek [Bolashak Atyrau Limited]" w:date="2022-10-11T00:17:00Z"/>
                <w:lang w:val="ru-RU"/>
                <w:rPrChange w:id="2587" w:author="Tuleshov, Kurmanbek [Bolashak Atyrau Limited]" w:date="2022-10-10T17:27:00Z">
                  <w:rPr>
                    <w:del w:id="2588" w:author="Tuleshov, Kurmanbek [Bolashak Atyrau Limited]" w:date="2022-10-11T00:17:00Z"/>
                  </w:rPr>
                </w:rPrChange>
              </w:rPr>
            </w:pPr>
            <w:del w:id="2589" w:author="Tuleshov, Kurmanbek [Bolashak Atyrau Limited]" w:date="2022-10-10T17:05:00Z">
              <w:r w:rsidRPr="008E3902" w:rsidDel="00954088">
                <w:rPr>
                  <w:lang w:val="ru-RU"/>
                  <w:rPrChange w:id="2590"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5" w14:textId="47D346D6" w:rsidR="00CD112F" w:rsidRPr="008E3902" w:rsidDel="00954088" w:rsidRDefault="00CD112F" w:rsidP="004B1B11">
            <w:pPr>
              <w:pStyle w:val="CellBody"/>
              <w:spacing w:line="240" w:lineRule="atLeast"/>
              <w:rPr>
                <w:del w:id="2591" w:author="Tuleshov, Kurmanbek [Bolashak Atyrau Limited]" w:date="2022-10-10T17:05:00Z"/>
                <w:lang w:val="ru-RU"/>
                <w:rPrChange w:id="2592" w:author="Tuleshov, Kurmanbek [Bolashak Atyrau Limited]" w:date="2022-10-10T17:27:00Z">
                  <w:rPr>
                    <w:del w:id="2593" w:author="Tuleshov, Kurmanbek [Bolashak Atyrau Limited]" w:date="2022-10-10T17:05:00Z"/>
                  </w:rPr>
                </w:rPrChange>
              </w:rPr>
            </w:pPr>
            <w:del w:id="2594" w:author="Tuleshov, Kurmanbek [Bolashak Atyrau Limited]" w:date="2022-10-10T17:05:00Z">
              <w:r w:rsidRPr="008E3902" w:rsidDel="00954088">
                <w:rPr>
                  <w:lang w:val="ru-RU"/>
                  <w:rPrChange w:id="2595" w:author="Tuleshov, Kurmanbek [Bolashak Atyrau Limited]" w:date="2022-10-10T17:27:00Z">
                    <w:rPr/>
                  </w:rPrChange>
                </w:rPr>
                <w:delText>40 мм</w:delText>
              </w:r>
            </w:del>
          </w:p>
          <w:p w14:paraId="4BB644E6" w14:textId="6719E80C" w:rsidR="00CD112F" w:rsidRPr="008E3902" w:rsidDel="006360D2" w:rsidRDefault="00CD112F" w:rsidP="004B1B11">
            <w:pPr>
              <w:pStyle w:val="CellBody"/>
              <w:spacing w:line="240" w:lineRule="atLeast"/>
              <w:rPr>
                <w:del w:id="2596" w:author="Tuleshov, Kurmanbek [Bolashak Atyrau Limited]" w:date="2022-10-11T00:17:00Z"/>
                <w:lang w:val="ru-RU"/>
                <w:rPrChange w:id="2597" w:author="Tuleshov, Kurmanbek [Bolashak Atyrau Limited]" w:date="2022-10-10T17:27:00Z">
                  <w:rPr>
                    <w:del w:id="2598" w:author="Tuleshov, Kurmanbek [Bolashak Atyrau Limited]" w:date="2022-10-11T00:17:00Z"/>
                  </w:rPr>
                </w:rPrChange>
              </w:rPr>
            </w:pPr>
            <w:del w:id="2599" w:author="Tuleshov, Kurmanbek [Bolashak Atyrau Limited]" w:date="2022-10-10T17:05:00Z">
              <w:r w:rsidRPr="008E3902" w:rsidDel="00954088">
                <w:rPr>
                  <w:lang w:val="ru-RU"/>
                  <w:rPrChange w:id="2600" w:author="Tuleshov, Kurmanbek [Bolashak Atyrau Limited]" w:date="2022-10-10T17:27:00Z">
                    <w:rPr/>
                  </w:rPrChange>
                </w:rPr>
                <w:delText>(1,5 дюйма)</w:delText>
              </w:r>
            </w:del>
          </w:p>
        </w:tc>
      </w:tr>
      <w:tr w:rsidR="00CD112F" w:rsidRPr="003052B9" w:rsidDel="006360D2" w14:paraId="4BB644F5" w14:textId="671B21BD" w:rsidTr="004B1B11">
        <w:trPr>
          <w:trHeight w:val="320"/>
          <w:del w:id="2601"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8" w14:textId="487BC2C2" w:rsidR="00CD112F" w:rsidRPr="008E3902" w:rsidDel="006360D2" w:rsidRDefault="00CD112F" w:rsidP="004B1B11">
            <w:pPr>
              <w:pStyle w:val="CellBody"/>
              <w:spacing w:line="240" w:lineRule="atLeast"/>
              <w:rPr>
                <w:del w:id="2602" w:author="Tuleshov, Kurmanbek [Bolashak Atyrau Limited]" w:date="2022-10-11T00:17:00Z"/>
                <w:lang w:val="ru-RU"/>
                <w:rPrChange w:id="2603" w:author="Tuleshov, Kurmanbek [Bolashak Atyrau Limited]" w:date="2022-10-10T17:27:00Z">
                  <w:rPr>
                    <w:del w:id="2604" w:author="Tuleshov, Kurmanbek [Bolashak Atyrau Limited]" w:date="2022-10-11T00:17:00Z"/>
                  </w:rPr>
                </w:rPrChange>
              </w:rPr>
            </w:pPr>
            <w:del w:id="2605" w:author="Tuleshov, Kurmanbek [Bolashak Atyrau Limited]" w:date="2022-10-10T17:05:00Z">
              <w:r w:rsidRPr="008E3902" w:rsidDel="00954088">
                <w:rPr>
                  <w:lang w:val="ru-RU"/>
                  <w:rPrChange w:id="2606" w:author="Tuleshov, Kurmanbek [Bolashak Atyrau Limited]" w:date="2022-10-10T17:27:00Z">
                    <w:rPr/>
                  </w:rPrChange>
                </w:rPr>
                <w:delText>3</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9" w14:textId="378BE5E8" w:rsidR="00CD112F" w:rsidRPr="008E3902" w:rsidDel="00954088" w:rsidRDefault="00CD112F" w:rsidP="004B1B11">
            <w:pPr>
              <w:pStyle w:val="CellBody"/>
              <w:spacing w:line="240" w:lineRule="atLeast"/>
              <w:rPr>
                <w:del w:id="2607" w:author="Tuleshov, Kurmanbek [Bolashak Atyrau Limited]" w:date="2022-10-10T17:05:00Z"/>
                <w:lang w:val="ru-RU"/>
                <w:rPrChange w:id="2608" w:author="Tuleshov, Kurmanbek [Bolashak Atyrau Limited]" w:date="2022-10-10T17:27:00Z">
                  <w:rPr>
                    <w:del w:id="2609" w:author="Tuleshov, Kurmanbek [Bolashak Atyrau Limited]" w:date="2022-10-10T17:05:00Z"/>
                  </w:rPr>
                </w:rPrChange>
              </w:rPr>
            </w:pPr>
            <w:del w:id="2610" w:author="Tuleshov, Kurmanbek [Bolashak Atyrau Limited]" w:date="2022-10-10T17:05:00Z">
              <w:r w:rsidRPr="008E3902" w:rsidDel="00954088">
                <w:rPr>
                  <w:lang w:val="ru-RU"/>
                  <w:rPrChange w:id="2611" w:author="Tuleshov, Kurmanbek [Bolashak Atyrau Limited]" w:date="2022-10-10T17:27:00Z">
                    <w:rPr/>
                  </w:rPrChange>
                </w:rPr>
                <w:delText xml:space="preserve">25 мм </w:delText>
              </w:r>
            </w:del>
          </w:p>
          <w:p w14:paraId="4BB644EA" w14:textId="4EEB6BEF" w:rsidR="00CD112F" w:rsidRPr="008E3902" w:rsidDel="006360D2" w:rsidRDefault="00CD112F" w:rsidP="004B1B11">
            <w:pPr>
              <w:pStyle w:val="CellBody"/>
              <w:spacing w:line="240" w:lineRule="atLeast"/>
              <w:rPr>
                <w:del w:id="2612" w:author="Tuleshov, Kurmanbek [Bolashak Atyrau Limited]" w:date="2022-10-11T00:17:00Z"/>
                <w:lang w:val="ru-RU"/>
                <w:rPrChange w:id="2613" w:author="Tuleshov, Kurmanbek [Bolashak Atyrau Limited]" w:date="2022-10-10T17:27:00Z">
                  <w:rPr>
                    <w:del w:id="2614" w:author="Tuleshov, Kurmanbek [Bolashak Atyrau Limited]" w:date="2022-10-11T00:17:00Z"/>
                  </w:rPr>
                </w:rPrChange>
              </w:rPr>
            </w:pPr>
            <w:del w:id="2615" w:author="Tuleshov, Kurmanbek [Bolashak Atyrau Limited]" w:date="2022-10-10T17:05:00Z">
              <w:r w:rsidRPr="008E3902" w:rsidDel="00954088">
                <w:rPr>
                  <w:lang w:val="ru-RU"/>
                  <w:rPrChange w:id="261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B" w14:textId="40D9E3A7" w:rsidR="00CD112F" w:rsidRPr="008E3902" w:rsidDel="00954088" w:rsidRDefault="00CD112F" w:rsidP="004B1B11">
            <w:pPr>
              <w:pStyle w:val="CellBody"/>
              <w:spacing w:line="240" w:lineRule="atLeast"/>
              <w:rPr>
                <w:del w:id="2617" w:author="Tuleshov, Kurmanbek [Bolashak Atyrau Limited]" w:date="2022-10-10T17:05:00Z"/>
                <w:lang w:val="ru-RU"/>
                <w:rPrChange w:id="2618" w:author="Tuleshov, Kurmanbek [Bolashak Atyrau Limited]" w:date="2022-10-10T17:27:00Z">
                  <w:rPr>
                    <w:del w:id="2619" w:author="Tuleshov, Kurmanbek [Bolashak Atyrau Limited]" w:date="2022-10-10T17:05:00Z"/>
                  </w:rPr>
                </w:rPrChange>
              </w:rPr>
            </w:pPr>
            <w:del w:id="2620" w:author="Tuleshov, Kurmanbek [Bolashak Atyrau Limited]" w:date="2022-10-10T17:05:00Z">
              <w:r w:rsidRPr="008E3902" w:rsidDel="00954088">
                <w:rPr>
                  <w:lang w:val="ru-RU"/>
                  <w:rPrChange w:id="2621" w:author="Tuleshov, Kurmanbek [Bolashak Atyrau Limited]" w:date="2022-10-10T17:27:00Z">
                    <w:rPr/>
                  </w:rPrChange>
                </w:rPr>
                <w:delText xml:space="preserve">25 мм </w:delText>
              </w:r>
            </w:del>
          </w:p>
          <w:p w14:paraId="4BB644EC" w14:textId="38989966" w:rsidR="00CD112F" w:rsidRPr="008E3902" w:rsidDel="006360D2" w:rsidRDefault="00CD112F" w:rsidP="004B1B11">
            <w:pPr>
              <w:pStyle w:val="CellBody"/>
              <w:spacing w:line="240" w:lineRule="atLeast"/>
              <w:rPr>
                <w:del w:id="2622" w:author="Tuleshov, Kurmanbek [Bolashak Atyrau Limited]" w:date="2022-10-11T00:17:00Z"/>
                <w:lang w:val="ru-RU"/>
                <w:rPrChange w:id="2623" w:author="Tuleshov, Kurmanbek [Bolashak Atyrau Limited]" w:date="2022-10-10T17:27:00Z">
                  <w:rPr>
                    <w:del w:id="2624" w:author="Tuleshov, Kurmanbek [Bolashak Atyrau Limited]" w:date="2022-10-11T00:17:00Z"/>
                  </w:rPr>
                </w:rPrChange>
              </w:rPr>
            </w:pPr>
            <w:del w:id="2625" w:author="Tuleshov, Kurmanbek [Bolashak Atyrau Limited]" w:date="2022-10-10T17:05:00Z">
              <w:r w:rsidRPr="008E3902" w:rsidDel="00954088">
                <w:rPr>
                  <w:lang w:val="ru-RU"/>
                  <w:rPrChange w:id="2626"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D" w14:textId="284C5978" w:rsidR="00CD112F" w:rsidRPr="008E3902" w:rsidDel="00954088" w:rsidRDefault="00CD112F" w:rsidP="004B1B11">
            <w:pPr>
              <w:pStyle w:val="CellBody"/>
              <w:spacing w:line="240" w:lineRule="atLeast"/>
              <w:rPr>
                <w:del w:id="2627" w:author="Tuleshov, Kurmanbek [Bolashak Atyrau Limited]" w:date="2022-10-10T17:05:00Z"/>
                <w:lang w:val="ru-RU"/>
                <w:rPrChange w:id="2628" w:author="Tuleshov, Kurmanbek [Bolashak Atyrau Limited]" w:date="2022-10-10T17:27:00Z">
                  <w:rPr>
                    <w:del w:id="2629" w:author="Tuleshov, Kurmanbek [Bolashak Atyrau Limited]" w:date="2022-10-10T17:05:00Z"/>
                  </w:rPr>
                </w:rPrChange>
              </w:rPr>
            </w:pPr>
            <w:del w:id="2630" w:author="Tuleshov, Kurmanbek [Bolashak Atyrau Limited]" w:date="2022-10-10T17:05:00Z">
              <w:r w:rsidRPr="008E3902" w:rsidDel="00954088">
                <w:rPr>
                  <w:lang w:val="ru-RU"/>
                  <w:rPrChange w:id="2631" w:author="Tuleshov, Kurmanbek [Bolashak Atyrau Limited]" w:date="2022-10-10T17:27:00Z">
                    <w:rPr/>
                  </w:rPrChange>
                </w:rPr>
                <w:delText xml:space="preserve">25 мм </w:delText>
              </w:r>
            </w:del>
          </w:p>
          <w:p w14:paraId="4BB644EE" w14:textId="5141B545" w:rsidR="00CD112F" w:rsidRPr="008E3902" w:rsidDel="006360D2" w:rsidRDefault="00CD112F" w:rsidP="004B1B11">
            <w:pPr>
              <w:pStyle w:val="CellBody"/>
              <w:spacing w:line="240" w:lineRule="atLeast"/>
              <w:rPr>
                <w:del w:id="2632" w:author="Tuleshov, Kurmanbek [Bolashak Atyrau Limited]" w:date="2022-10-11T00:17:00Z"/>
                <w:lang w:val="ru-RU"/>
                <w:rPrChange w:id="2633" w:author="Tuleshov, Kurmanbek [Bolashak Atyrau Limited]" w:date="2022-10-10T17:27:00Z">
                  <w:rPr>
                    <w:del w:id="2634" w:author="Tuleshov, Kurmanbek [Bolashak Atyrau Limited]" w:date="2022-10-11T00:17:00Z"/>
                  </w:rPr>
                </w:rPrChange>
              </w:rPr>
            </w:pPr>
            <w:del w:id="2635" w:author="Tuleshov, Kurmanbek [Bolashak Atyrau Limited]" w:date="2022-10-10T17:05:00Z">
              <w:r w:rsidRPr="008E3902" w:rsidDel="00954088">
                <w:rPr>
                  <w:lang w:val="ru-RU"/>
                  <w:rPrChange w:id="263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EF" w14:textId="1FB3F3D0" w:rsidR="00CD112F" w:rsidRPr="008E3902" w:rsidDel="00954088" w:rsidRDefault="00CD112F" w:rsidP="004B1B11">
            <w:pPr>
              <w:pStyle w:val="CellBody"/>
              <w:spacing w:line="240" w:lineRule="atLeast"/>
              <w:rPr>
                <w:del w:id="2637" w:author="Tuleshov, Kurmanbek [Bolashak Atyrau Limited]" w:date="2022-10-10T17:05:00Z"/>
                <w:lang w:val="ru-RU"/>
                <w:rPrChange w:id="2638" w:author="Tuleshov, Kurmanbek [Bolashak Atyrau Limited]" w:date="2022-10-10T17:27:00Z">
                  <w:rPr>
                    <w:del w:id="2639" w:author="Tuleshov, Kurmanbek [Bolashak Atyrau Limited]" w:date="2022-10-10T17:05:00Z"/>
                  </w:rPr>
                </w:rPrChange>
              </w:rPr>
            </w:pPr>
            <w:del w:id="2640" w:author="Tuleshov, Kurmanbek [Bolashak Atyrau Limited]" w:date="2022-10-10T17:05:00Z">
              <w:r w:rsidRPr="008E3902" w:rsidDel="00954088">
                <w:rPr>
                  <w:lang w:val="ru-RU"/>
                  <w:rPrChange w:id="2641" w:author="Tuleshov, Kurmanbek [Bolashak Atyrau Limited]" w:date="2022-10-10T17:27:00Z">
                    <w:rPr/>
                  </w:rPrChange>
                </w:rPr>
                <w:delText>40 мм</w:delText>
              </w:r>
            </w:del>
          </w:p>
          <w:p w14:paraId="4BB644F0" w14:textId="60D40263" w:rsidR="00CD112F" w:rsidRPr="008E3902" w:rsidDel="006360D2" w:rsidRDefault="00CD112F" w:rsidP="004B1B11">
            <w:pPr>
              <w:pStyle w:val="CellBody"/>
              <w:spacing w:line="240" w:lineRule="atLeast"/>
              <w:rPr>
                <w:del w:id="2642" w:author="Tuleshov, Kurmanbek [Bolashak Atyrau Limited]" w:date="2022-10-11T00:17:00Z"/>
                <w:lang w:val="ru-RU"/>
                <w:rPrChange w:id="2643" w:author="Tuleshov, Kurmanbek [Bolashak Atyrau Limited]" w:date="2022-10-10T17:27:00Z">
                  <w:rPr>
                    <w:del w:id="2644" w:author="Tuleshov, Kurmanbek [Bolashak Atyrau Limited]" w:date="2022-10-11T00:17:00Z"/>
                  </w:rPr>
                </w:rPrChange>
              </w:rPr>
            </w:pPr>
            <w:del w:id="2645" w:author="Tuleshov, Kurmanbek [Bolashak Atyrau Limited]" w:date="2022-10-10T17:05:00Z">
              <w:r w:rsidRPr="008E3902" w:rsidDel="00954088">
                <w:rPr>
                  <w:lang w:val="ru-RU"/>
                  <w:rPrChange w:id="2646"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1" w14:textId="34816199" w:rsidR="00CD112F" w:rsidRPr="008E3902" w:rsidDel="00954088" w:rsidRDefault="00CD112F" w:rsidP="004B1B11">
            <w:pPr>
              <w:pStyle w:val="CellBody"/>
              <w:spacing w:line="240" w:lineRule="atLeast"/>
              <w:rPr>
                <w:del w:id="2647" w:author="Tuleshov, Kurmanbek [Bolashak Atyrau Limited]" w:date="2022-10-10T17:05:00Z"/>
                <w:lang w:val="ru-RU"/>
                <w:rPrChange w:id="2648" w:author="Tuleshov, Kurmanbek [Bolashak Atyrau Limited]" w:date="2022-10-10T17:27:00Z">
                  <w:rPr>
                    <w:del w:id="2649" w:author="Tuleshov, Kurmanbek [Bolashak Atyrau Limited]" w:date="2022-10-10T17:05:00Z"/>
                  </w:rPr>
                </w:rPrChange>
              </w:rPr>
            </w:pPr>
            <w:del w:id="2650" w:author="Tuleshov, Kurmanbek [Bolashak Atyrau Limited]" w:date="2022-10-10T17:05:00Z">
              <w:r w:rsidRPr="008E3902" w:rsidDel="00954088">
                <w:rPr>
                  <w:lang w:val="ru-RU"/>
                  <w:rPrChange w:id="2651" w:author="Tuleshov, Kurmanbek [Bolashak Atyrau Limited]" w:date="2022-10-10T17:27:00Z">
                    <w:rPr/>
                  </w:rPrChange>
                </w:rPr>
                <w:delText>40 мм</w:delText>
              </w:r>
            </w:del>
          </w:p>
          <w:p w14:paraId="4BB644F2" w14:textId="406C8680" w:rsidR="00CD112F" w:rsidRPr="008E3902" w:rsidDel="006360D2" w:rsidRDefault="00CD112F" w:rsidP="004B1B11">
            <w:pPr>
              <w:pStyle w:val="CellBody"/>
              <w:spacing w:line="240" w:lineRule="atLeast"/>
              <w:rPr>
                <w:del w:id="2652" w:author="Tuleshov, Kurmanbek [Bolashak Atyrau Limited]" w:date="2022-10-11T00:17:00Z"/>
                <w:lang w:val="ru-RU"/>
                <w:rPrChange w:id="2653" w:author="Tuleshov, Kurmanbek [Bolashak Atyrau Limited]" w:date="2022-10-10T17:27:00Z">
                  <w:rPr>
                    <w:del w:id="2654" w:author="Tuleshov, Kurmanbek [Bolashak Atyrau Limited]" w:date="2022-10-11T00:17:00Z"/>
                  </w:rPr>
                </w:rPrChange>
              </w:rPr>
            </w:pPr>
            <w:del w:id="2655" w:author="Tuleshov, Kurmanbek [Bolashak Atyrau Limited]" w:date="2022-10-10T17:05:00Z">
              <w:r w:rsidRPr="008E3902" w:rsidDel="00954088">
                <w:rPr>
                  <w:lang w:val="ru-RU"/>
                  <w:rPrChange w:id="2656"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3" w14:textId="00F06245" w:rsidR="00CD112F" w:rsidRPr="008E3902" w:rsidDel="00954088" w:rsidRDefault="00CD112F" w:rsidP="004B1B11">
            <w:pPr>
              <w:pStyle w:val="CellBody"/>
              <w:spacing w:line="240" w:lineRule="atLeast"/>
              <w:rPr>
                <w:del w:id="2657" w:author="Tuleshov, Kurmanbek [Bolashak Atyrau Limited]" w:date="2022-10-10T17:05:00Z"/>
                <w:lang w:val="ru-RU"/>
                <w:rPrChange w:id="2658" w:author="Tuleshov, Kurmanbek [Bolashak Atyrau Limited]" w:date="2022-10-10T17:27:00Z">
                  <w:rPr>
                    <w:del w:id="2659" w:author="Tuleshov, Kurmanbek [Bolashak Atyrau Limited]" w:date="2022-10-10T17:05:00Z"/>
                  </w:rPr>
                </w:rPrChange>
              </w:rPr>
            </w:pPr>
            <w:del w:id="2660" w:author="Tuleshov, Kurmanbek [Bolashak Atyrau Limited]" w:date="2022-10-10T17:05:00Z">
              <w:r w:rsidRPr="008E3902" w:rsidDel="00954088">
                <w:rPr>
                  <w:lang w:val="ru-RU"/>
                  <w:rPrChange w:id="2661" w:author="Tuleshov, Kurmanbek [Bolashak Atyrau Limited]" w:date="2022-10-10T17:27:00Z">
                    <w:rPr/>
                  </w:rPrChange>
                </w:rPr>
                <w:delText>40 мм</w:delText>
              </w:r>
            </w:del>
          </w:p>
          <w:p w14:paraId="4BB644F4" w14:textId="1E70C3FA" w:rsidR="00CD112F" w:rsidRPr="008E3902" w:rsidDel="006360D2" w:rsidRDefault="00CD112F" w:rsidP="004B1B11">
            <w:pPr>
              <w:pStyle w:val="CellBody"/>
              <w:spacing w:line="240" w:lineRule="atLeast"/>
              <w:rPr>
                <w:del w:id="2662" w:author="Tuleshov, Kurmanbek [Bolashak Atyrau Limited]" w:date="2022-10-11T00:17:00Z"/>
                <w:lang w:val="ru-RU"/>
                <w:rPrChange w:id="2663" w:author="Tuleshov, Kurmanbek [Bolashak Atyrau Limited]" w:date="2022-10-10T17:27:00Z">
                  <w:rPr>
                    <w:del w:id="2664" w:author="Tuleshov, Kurmanbek [Bolashak Atyrau Limited]" w:date="2022-10-11T00:17:00Z"/>
                  </w:rPr>
                </w:rPrChange>
              </w:rPr>
            </w:pPr>
            <w:del w:id="2665" w:author="Tuleshov, Kurmanbek [Bolashak Atyrau Limited]" w:date="2022-10-10T17:05:00Z">
              <w:r w:rsidRPr="008E3902" w:rsidDel="00954088">
                <w:rPr>
                  <w:lang w:val="ru-RU"/>
                  <w:rPrChange w:id="2666" w:author="Tuleshov, Kurmanbek [Bolashak Atyrau Limited]" w:date="2022-10-10T17:27:00Z">
                    <w:rPr/>
                  </w:rPrChange>
                </w:rPr>
                <w:delText>(1,5 дюйма)</w:delText>
              </w:r>
            </w:del>
          </w:p>
        </w:tc>
      </w:tr>
      <w:tr w:rsidR="00CD112F" w:rsidRPr="003052B9" w:rsidDel="006360D2" w14:paraId="4BB64503" w14:textId="6BAB63AE" w:rsidTr="004B1B11">
        <w:trPr>
          <w:trHeight w:val="320"/>
          <w:del w:id="2667"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6" w14:textId="16EA3A49" w:rsidR="00CD112F" w:rsidRPr="008E3902" w:rsidDel="006360D2" w:rsidRDefault="00CD112F" w:rsidP="004B1B11">
            <w:pPr>
              <w:pStyle w:val="CellBody"/>
              <w:spacing w:line="240" w:lineRule="atLeast"/>
              <w:rPr>
                <w:del w:id="2668" w:author="Tuleshov, Kurmanbek [Bolashak Atyrau Limited]" w:date="2022-10-11T00:17:00Z"/>
                <w:lang w:val="ru-RU"/>
                <w:rPrChange w:id="2669" w:author="Tuleshov, Kurmanbek [Bolashak Atyrau Limited]" w:date="2022-10-10T17:27:00Z">
                  <w:rPr>
                    <w:del w:id="2670" w:author="Tuleshov, Kurmanbek [Bolashak Atyrau Limited]" w:date="2022-10-11T00:17:00Z"/>
                  </w:rPr>
                </w:rPrChange>
              </w:rPr>
            </w:pPr>
            <w:del w:id="2671" w:author="Tuleshov, Kurmanbek [Bolashak Atyrau Limited]" w:date="2022-10-10T17:05:00Z">
              <w:r w:rsidRPr="008E3902" w:rsidDel="00954088">
                <w:rPr>
                  <w:lang w:val="ru-RU"/>
                  <w:rPrChange w:id="2672" w:author="Tuleshov, Kurmanbek [Bolashak Atyrau Limited]" w:date="2022-10-10T17:27:00Z">
                    <w:rPr/>
                  </w:rPrChange>
                </w:rPr>
                <w:delText>4</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7" w14:textId="06D09012" w:rsidR="00CD112F" w:rsidRPr="008E3902" w:rsidDel="00954088" w:rsidRDefault="00CD112F" w:rsidP="004B1B11">
            <w:pPr>
              <w:pStyle w:val="CellBody"/>
              <w:spacing w:line="240" w:lineRule="atLeast"/>
              <w:rPr>
                <w:del w:id="2673" w:author="Tuleshov, Kurmanbek [Bolashak Atyrau Limited]" w:date="2022-10-10T17:05:00Z"/>
                <w:lang w:val="ru-RU"/>
                <w:rPrChange w:id="2674" w:author="Tuleshov, Kurmanbek [Bolashak Atyrau Limited]" w:date="2022-10-10T17:27:00Z">
                  <w:rPr>
                    <w:del w:id="2675" w:author="Tuleshov, Kurmanbek [Bolashak Atyrau Limited]" w:date="2022-10-10T17:05:00Z"/>
                  </w:rPr>
                </w:rPrChange>
              </w:rPr>
            </w:pPr>
            <w:del w:id="2676" w:author="Tuleshov, Kurmanbek [Bolashak Atyrau Limited]" w:date="2022-10-10T17:05:00Z">
              <w:r w:rsidRPr="008E3902" w:rsidDel="00954088">
                <w:rPr>
                  <w:lang w:val="ru-RU"/>
                  <w:rPrChange w:id="2677" w:author="Tuleshov, Kurmanbek [Bolashak Atyrau Limited]" w:date="2022-10-10T17:27:00Z">
                    <w:rPr/>
                  </w:rPrChange>
                </w:rPr>
                <w:delText xml:space="preserve">25 мм </w:delText>
              </w:r>
            </w:del>
          </w:p>
          <w:p w14:paraId="4BB644F8" w14:textId="32CAC834" w:rsidR="00CD112F" w:rsidRPr="008E3902" w:rsidDel="006360D2" w:rsidRDefault="00CD112F" w:rsidP="004B1B11">
            <w:pPr>
              <w:pStyle w:val="CellBody"/>
              <w:spacing w:line="240" w:lineRule="atLeast"/>
              <w:rPr>
                <w:del w:id="2678" w:author="Tuleshov, Kurmanbek [Bolashak Atyrau Limited]" w:date="2022-10-11T00:17:00Z"/>
                <w:lang w:val="ru-RU"/>
                <w:rPrChange w:id="2679" w:author="Tuleshov, Kurmanbek [Bolashak Atyrau Limited]" w:date="2022-10-10T17:27:00Z">
                  <w:rPr>
                    <w:del w:id="2680" w:author="Tuleshov, Kurmanbek [Bolashak Atyrau Limited]" w:date="2022-10-11T00:17:00Z"/>
                  </w:rPr>
                </w:rPrChange>
              </w:rPr>
            </w:pPr>
            <w:del w:id="2681" w:author="Tuleshov, Kurmanbek [Bolashak Atyrau Limited]" w:date="2022-10-10T17:05:00Z">
              <w:r w:rsidRPr="008E3902" w:rsidDel="00954088">
                <w:rPr>
                  <w:lang w:val="ru-RU"/>
                  <w:rPrChange w:id="268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9" w14:textId="63F7A646" w:rsidR="00CD112F" w:rsidRPr="008E3902" w:rsidDel="00954088" w:rsidRDefault="00CD112F" w:rsidP="004B1B11">
            <w:pPr>
              <w:pStyle w:val="CellBody"/>
              <w:spacing w:line="240" w:lineRule="atLeast"/>
              <w:rPr>
                <w:del w:id="2683" w:author="Tuleshov, Kurmanbek [Bolashak Atyrau Limited]" w:date="2022-10-10T17:05:00Z"/>
                <w:lang w:val="ru-RU"/>
                <w:rPrChange w:id="2684" w:author="Tuleshov, Kurmanbek [Bolashak Atyrau Limited]" w:date="2022-10-10T17:27:00Z">
                  <w:rPr>
                    <w:del w:id="2685" w:author="Tuleshov, Kurmanbek [Bolashak Atyrau Limited]" w:date="2022-10-10T17:05:00Z"/>
                  </w:rPr>
                </w:rPrChange>
              </w:rPr>
            </w:pPr>
            <w:del w:id="2686" w:author="Tuleshov, Kurmanbek [Bolashak Atyrau Limited]" w:date="2022-10-10T17:05:00Z">
              <w:r w:rsidRPr="008E3902" w:rsidDel="00954088">
                <w:rPr>
                  <w:lang w:val="ru-RU"/>
                  <w:rPrChange w:id="2687" w:author="Tuleshov, Kurmanbek [Bolashak Atyrau Limited]" w:date="2022-10-10T17:27:00Z">
                    <w:rPr/>
                  </w:rPrChange>
                </w:rPr>
                <w:delText xml:space="preserve">25 мм </w:delText>
              </w:r>
            </w:del>
          </w:p>
          <w:p w14:paraId="4BB644FA" w14:textId="286F49E2" w:rsidR="00CD112F" w:rsidRPr="008E3902" w:rsidDel="006360D2" w:rsidRDefault="00CD112F" w:rsidP="004B1B11">
            <w:pPr>
              <w:pStyle w:val="CellBody"/>
              <w:spacing w:line="240" w:lineRule="atLeast"/>
              <w:rPr>
                <w:del w:id="2688" w:author="Tuleshov, Kurmanbek [Bolashak Atyrau Limited]" w:date="2022-10-11T00:17:00Z"/>
                <w:lang w:val="ru-RU"/>
                <w:rPrChange w:id="2689" w:author="Tuleshov, Kurmanbek [Bolashak Atyrau Limited]" w:date="2022-10-10T17:27:00Z">
                  <w:rPr>
                    <w:del w:id="2690" w:author="Tuleshov, Kurmanbek [Bolashak Atyrau Limited]" w:date="2022-10-11T00:17:00Z"/>
                  </w:rPr>
                </w:rPrChange>
              </w:rPr>
            </w:pPr>
            <w:del w:id="2691" w:author="Tuleshov, Kurmanbek [Bolashak Atyrau Limited]" w:date="2022-10-10T17:05:00Z">
              <w:r w:rsidRPr="008E3902" w:rsidDel="00954088">
                <w:rPr>
                  <w:lang w:val="ru-RU"/>
                  <w:rPrChange w:id="2692"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B" w14:textId="4608CE32" w:rsidR="00CD112F" w:rsidRPr="008E3902" w:rsidDel="00954088" w:rsidRDefault="00CD112F" w:rsidP="004B1B11">
            <w:pPr>
              <w:pStyle w:val="CellBody"/>
              <w:spacing w:line="240" w:lineRule="atLeast"/>
              <w:rPr>
                <w:del w:id="2693" w:author="Tuleshov, Kurmanbek [Bolashak Atyrau Limited]" w:date="2022-10-10T17:05:00Z"/>
                <w:lang w:val="ru-RU"/>
                <w:rPrChange w:id="2694" w:author="Tuleshov, Kurmanbek [Bolashak Atyrau Limited]" w:date="2022-10-10T17:27:00Z">
                  <w:rPr>
                    <w:del w:id="2695" w:author="Tuleshov, Kurmanbek [Bolashak Atyrau Limited]" w:date="2022-10-10T17:05:00Z"/>
                  </w:rPr>
                </w:rPrChange>
              </w:rPr>
            </w:pPr>
            <w:del w:id="2696" w:author="Tuleshov, Kurmanbek [Bolashak Atyrau Limited]" w:date="2022-10-10T17:05:00Z">
              <w:r w:rsidRPr="008E3902" w:rsidDel="00954088">
                <w:rPr>
                  <w:lang w:val="ru-RU"/>
                  <w:rPrChange w:id="2697" w:author="Tuleshov, Kurmanbek [Bolashak Atyrau Limited]" w:date="2022-10-10T17:27:00Z">
                    <w:rPr/>
                  </w:rPrChange>
                </w:rPr>
                <w:delText xml:space="preserve">25 мм </w:delText>
              </w:r>
            </w:del>
          </w:p>
          <w:p w14:paraId="4BB644FC" w14:textId="50723885" w:rsidR="00CD112F" w:rsidRPr="008E3902" w:rsidDel="006360D2" w:rsidRDefault="00CD112F" w:rsidP="004B1B11">
            <w:pPr>
              <w:pStyle w:val="CellBody"/>
              <w:spacing w:line="240" w:lineRule="atLeast"/>
              <w:rPr>
                <w:del w:id="2698" w:author="Tuleshov, Kurmanbek [Bolashak Atyrau Limited]" w:date="2022-10-11T00:17:00Z"/>
                <w:lang w:val="ru-RU"/>
                <w:rPrChange w:id="2699" w:author="Tuleshov, Kurmanbek [Bolashak Atyrau Limited]" w:date="2022-10-10T17:27:00Z">
                  <w:rPr>
                    <w:del w:id="2700" w:author="Tuleshov, Kurmanbek [Bolashak Atyrau Limited]" w:date="2022-10-11T00:17:00Z"/>
                  </w:rPr>
                </w:rPrChange>
              </w:rPr>
            </w:pPr>
            <w:del w:id="2701" w:author="Tuleshov, Kurmanbek [Bolashak Atyrau Limited]" w:date="2022-10-10T17:05:00Z">
              <w:r w:rsidRPr="008E3902" w:rsidDel="00954088">
                <w:rPr>
                  <w:lang w:val="ru-RU"/>
                  <w:rPrChange w:id="270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D" w14:textId="796A10CC" w:rsidR="00CD112F" w:rsidRPr="008E3902" w:rsidDel="00954088" w:rsidRDefault="00CD112F" w:rsidP="004B1B11">
            <w:pPr>
              <w:pStyle w:val="CellBody"/>
              <w:spacing w:line="240" w:lineRule="atLeast"/>
              <w:rPr>
                <w:del w:id="2703" w:author="Tuleshov, Kurmanbek [Bolashak Atyrau Limited]" w:date="2022-10-10T17:05:00Z"/>
                <w:lang w:val="ru-RU"/>
                <w:rPrChange w:id="2704" w:author="Tuleshov, Kurmanbek [Bolashak Atyrau Limited]" w:date="2022-10-10T17:27:00Z">
                  <w:rPr>
                    <w:del w:id="2705" w:author="Tuleshov, Kurmanbek [Bolashak Atyrau Limited]" w:date="2022-10-10T17:05:00Z"/>
                  </w:rPr>
                </w:rPrChange>
              </w:rPr>
            </w:pPr>
            <w:del w:id="2706" w:author="Tuleshov, Kurmanbek [Bolashak Atyrau Limited]" w:date="2022-10-10T17:05:00Z">
              <w:r w:rsidRPr="008E3902" w:rsidDel="00954088">
                <w:rPr>
                  <w:lang w:val="ru-RU"/>
                  <w:rPrChange w:id="2707" w:author="Tuleshov, Kurmanbek [Bolashak Atyrau Limited]" w:date="2022-10-10T17:27:00Z">
                    <w:rPr/>
                  </w:rPrChange>
                </w:rPr>
                <w:delText>40 мм</w:delText>
              </w:r>
            </w:del>
          </w:p>
          <w:p w14:paraId="4BB644FE" w14:textId="48EF22DA" w:rsidR="00CD112F" w:rsidRPr="008E3902" w:rsidDel="006360D2" w:rsidRDefault="00CD112F" w:rsidP="004B1B11">
            <w:pPr>
              <w:pStyle w:val="CellBody"/>
              <w:spacing w:line="240" w:lineRule="atLeast"/>
              <w:rPr>
                <w:del w:id="2708" w:author="Tuleshov, Kurmanbek [Bolashak Atyrau Limited]" w:date="2022-10-11T00:17:00Z"/>
                <w:lang w:val="ru-RU"/>
                <w:rPrChange w:id="2709" w:author="Tuleshov, Kurmanbek [Bolashak Atyrau Limited]" w:date="2022-10-10T17:27:00Z">
                  <w:rPr>
                    <w:del w:id="2710" w:author="Tuleshov, Kurmanbek [Bolashak Atyrau Limited]" w:date="2022-10-11T00:17:00Z"/>
                  </w:rPr>
                </w:rPrChange>
              </w:rPr>
            </w:pPr>
            <w:del w:id="2711" w:author="Tuleshov, Kurmanbek [Bolashak Atyrau Limited]" w:date="2022-10-10T17:05:00Z">
              <w:r w:rsidRPr="008E3902" w:rsidDel="00954088">
                <w:rPr>
                  <w:lang w:val="ru-RU"/>
                  <w:rPrChange w:id="2712"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4FF" w14:textId="2F05A83E" w:rsidR="00CD112F" w:rsidRPr="008E3902" w:rsidDel="00954088" w:rsidRDefault="00CD112F" w:rsidP="004B1B11">
            <w:pPr>
              <w:pStyle w:val="CellBody"/>
              <w:spacing w:line="240" w:lineRule="atLeast"/>
              <w:rPr>
                <w:del w:id="2713" w:author="Tuleshov, Kurmanbek [Bolashak Atyrau Limited]" w:date="2022-10-10T17:05:00Z"/>
                <w:lang w:val="ru-RU"/>
                <w:rPrChange w:id="2714" w:author="Tuleshov, Kurmanbek [Bolashak Atyrau Limited]" w:date="2022-10-10T17:27:00Z">
                  <w:rPr>
                    <w:del w:id="2715" w:author="Tuleshov, Kurmanbek [Bolashak Atyrau Limited]" w:date="2022-10-10T17:05:00Z"/>
                  </w:rPr>
                </w:rPrChange>
              </w:rPr>
            </w:pPr>
            <w:del w:id="2716" w:author="Tuleshov, Kurmanbek [Bolashak Atyrau Limited]" w:date="2022-10-10T17:05:00Z">
              <w:r w:rsidRPr="008E3902" w:rsidDel="00954088">
                <w:rPr>
                  <w:lang w:val="ru-RU"/>
                  <w:rPrChange w:id="2717" w:author="Tuleshov, Kurmanbek [Bolashak Atyrau Limited]" w:date="2022-10-10T17:27:00Z">
                    <w:rPr/>
                  </w:rPrChange>
                </w:rPr>
                <w:delText>40 мм</w:delText>
              </w:r>
            </w:del>
          </w:p>
          <w:p w14:paraId="4BB64500" w14:textId="1918EB8D" w:rsidR="00CD112F" w:rsidRPr="008E3902" w:rsidDel="006360D2" w:rsidRDefault="00CD112F" w:rsidP="004B1B11">
            <w:pPr>
              <w:pStyle w:val="CellBody"/>
              <w:spacing w:line="240" w:lineRule="atLeast"/>
              <w:rPr>
                <w:del w:id="2718" w:author="Tuleshov, Kurmanbek [Bolashak Atyrau Limited]" w:date="2022-10-11T00:17:00Z"/>
                <w:lang w:val="ru-RU"/>
                <w:rPrChange w:id="2719" w:author="Tuleshov, Kurmanbek [Bolashak Atyrau Limited]" w:date="2022-10-10T17:27:00Z">
                  <w:rPr>
                    <w:del w:id="2720" w:author="Tuleshov, Kurmanbek [Bolashak Atyrau Limited]" w:date="2022-10-11T00:17:00Z"/>
                  </w:rPr>
                </w:rPrChange>
              </w:rPr>
            </w:pPr>
            <w:del w:id="2721" w:author="Tuleshov, Kurmanbek [Bolashak Atyrau Limited]" w:date="2022-10-10T17:05:00Z">
              <w:r w:rsidRPr="008E3902" w:rsidDel="00954088">
                <w:rPr>
                  <w:lang w:val="ru-RU"/>
                  <w:rPrChange w:id="2722"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1" w14:textId="1BB4B7DF" w:rsidR="00CD112F" w:rsidRPr="008E3902" w:rsidDel="00954088" w:rsidRDefault="00CD112F" w:rsidP="004B1B11">
            <w:pPr>
              <w:pStyle w:val="CellBody"/>
              <w:spacing w:line="240" w:lineRule="atLeast"/>
              <w:rPr>
                <w:del w:id="2723" w:author="Tuleshov, Kurmanbek [Bolashak Atyrau Limited]" w:date="2022-10-10T17:05:00Z"/>
                <w:lang w:val="ru-RU"/>
                <w:rPrChange w:id="2724" w:author="Tuleshov, Kurmanbek [Bolashak Atyrau Limited]" w:date="2022-10-10T17:27:00Z">
                  <w:rPr>
                    <w:del w:id="2725" w:author="Tuleshov, Kurmanbek [Bolashak Atyrau Limited]" w:date="2022-10-10T17:05:00Z"/>
                  </w:rPr>
                </w:rPrChange>
              </w:rPr>
            </w:pPr>
            <w:del w:id="2726" w:author="Tuleshov, Kurmanbek [Bolashak Atyrau Limited]" w:date="2022-10-10T17:05:00Z">
              <w:r w:rsidRPr="008E3902" w:rsidDel="00954088">
                <w:rPr>
                  <w:lang w:val="ru-RU"/>
                  <w:rPrChange w:id="2727" w:author="Tuleshov, Kurmanbek [Bolashak Atyrau Limited]" w:date="2022-10-10T17:27:00Z">
                    <w:rPr/>
                  </w:rPrChange>
                </w:rPr>
                <w:delText>50 мм</w:delText>
              </w:r>
            </w:del>
          </w:p>
          <w:p w14:paraId="4BB64502" w14:textId="6C113857" w:rsidR="00CD112F" w:rsidRPr="008E3902" w:rsidDel="006360D2" w:rsidRDefault="00CD112F" w:rsidP="004B1B11">
            <w:pPr>
              <w:pStyle w:val="CellBody"/>
              <w:spacing w:line="240" w:lineRule="atLeast"/>
              <w:rPr>
                <w:del w:id="2728" w:author="Tuleshov, Kurmanbek [Bolashak Atyrau Limited]" w:date="2022-10-11T00:17:00Z"/>
                <w:lang w:val="ru-RU"/>
                <w:rPrChange w:id="2729" w:author="Tuleshov, Kurmanbek [Bolashak Atyrau Limited]" w:date="2022-10-10T17:27:00Z">
                  <w:rPr>
                    <w:del w:id="2730" w:author="Tuleshov, Kurmanbek [Bolashak Atyrau Limited]" w:date="2022-10-11T00:17:00Z"/>
                  </w:rPr>
                </w:rPrChange>
              </w:rPr>
            </w:pPr>
            <w:del w:id="2731" w:author="Tuleshov, Kurmanbek [Bolashak Atyrau Limited]" w:date="2022-10-10T17:05:00Z">
              <w:r w:rsidRPr="008E3902" w:rsidDel="00954088">
                <w:rPr>
                  <w:lang w:val="ru-RU"/>
                  <w:rPrChange w:id="2732" w:author="Tuleshov, Kurmanbek [Bolashak Atyrau Limited]" w:date="2022-10-10T17:27:00Z">
                    <w:rPr/>
                  </w:rPrChange>
                </w:rPr>
                <w:delText>(2,0 дюйма)</w:delText>
              </w:r>
            </w:del>
          </w:p>
        </w:tc>
      </w:tr>
      <w:tr w:rsidR="00CD112F" w:rsidRPr="003052B9" w:rsidDel="006360D2" w14:paraId="4BB64511" w14:textId="30C470E9" w:rsidTr="004B1B11">
        <w:trPr>
          <w:trHeight w:val="320"/>
          <w:del w:id="2733"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4" w14:textId="291BF0A4" w:rsidR="00CD112F" w:rsidRPr="008E3902" w:rsidDel="006360D2" w:rsidRDefault="00CD112F" w:rsidP="004B1B11">
            <w:pPr>
              <w:pStyle w:val="CellBody"/>
              <w:spacing w:line="240" w:lineRule="atLeast"/>
              <w:rPr>
                <w:del w:id="2734" w:author="Tuleshov, Kurmanbek [Bolashak Atyrau Limited]" w:date="2022-10-11T00:17:00Z"/>
                <w:lang w:val="ru-RU"/>
                <w:rPrChange w:id="2735" w:author="Tuleshov, Kurmanbek [Bolashak Atyrau Limited]" w:date="2022-10-10T17:27:00Z">
                  <w:rPr>
                    <w:del w:id="2736" w:author="Tuleshov, Kurmanbek [Bolashak Atyrau Limited]" w:date="2022-10-11T00:17:00Z"/>
                  </w:rPr>
                </w:rPrChange>
              </w:rPr>
            </w:pPr>
            <w:del w:id="2737" w:author="Tuleshov, Kurmanbek [Bolashak Atyrau Limited]" w:date="2022-10-10T17:05:00Z">
              <w:r w:rsidRPr="008E3902" w:rsidDel="00954088">
                <w:rPr>
                  <w:lang w:val="ru-RU"/>
                  <w:rPrChange w:id="2738" w:author="Tuleshov, Kurmanbek [Bolashak Atyrau Limited]" w:date="2022-10-10T17:27:00Z">
                    <w:rPr/>
                  </w:rPrChange>
                </w:rPr>
                <w:delText>6</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5" w14:textId="1DEE3F57" w:rsidR="00CD112F" w:rsidRPr="008E3902" w:rsidDel="00954088" w:rsidRDefault="00CD112F" w:rsidP="004B1B11">
            <w:pPr>
              <w:pStyle w:val="CellBody"/>
              <w:spacing w:line="240" w:lineRule="atLeast"/>
              <w:rPr>
                <w:del w:id="2739" w:author="Tuleshov, Kurmanbek [Bolashak Atyrau Limited]" w:date="2022-10-10T17:05:00Z"/>
                <w:lang w:val="ru-RU"/>
                <w:rPrChange w:id="2740" w:author="Tuleshov, Kurmanbek [Bolashak Atyrau Limited]" w:date="2022-10-10T17:27:00Z">
                  <w:rPr>
                    <w:del w:id="2741" w:author="Tuleshov, Kurmanbek [Bolashak Atyrau Limited]" w:date="2022-10-10T17:05:00Z"/>
                  </w:rPr>
                </w:rPrChange>
              </w:rPr>
            </w:pPr>
            <w:del w:id="2742" w:author="Tuleshov, Kurmanbek [Bolashak Atyrau Limited]" w:date="2022-10-10T17:05:00Z">
              <w:r w:rsidRPr="008E3902" w:rsidDel="00954088">
                <w:rPr>
                  <w:lang w:val="ru-RU"/>
                  <w:rPrChange w:id="2743" w:author="Tuleshov, Kurmanbek [Bolashak Atyrau Limited]" w:date="2022-10-10T17:27:00Z">
                    <w:rPr/>
                  </w:rPrChange>
                </w:rPr>
                <w:delText xml:space="preserve">25 мм </w:delText>
              </w:r>
            </w:del>
          </w:p>
          <w:p w14:paraId="4BB64506" w14:textId="2FEB82BE" w:rsidR="00CD112F" w:rsidRPr="008E3902" w:rsidDel="006360D2" w:rsidRDefault="00CD112F" w:rsidP="004B1B11">
            <w:pPr>
              <w:pStyle w:val="CellBody"/>
              <w:spacing w:line="240" w:lineRule="atLeast"/>
              <w:rPr>
                <w:del w:id="2744" w:author="Tuleshov, Kurmanbek [Bolashak Atyrau Limited]" w:date="2022-10-11T00:17:00Z"/>
                <w:lang w:val="ru-RU"/>
                <w:rPrChange w:id="2745" w:author="Tuleshov, Kurmanbek [Bolashak Atyrau Limited]" w:date="2022-10-10T17:27:00Z">
                  <w:rPr>
                    <w:del w:id="2746" w:author="Tuleshov, Kurmanbek [Bolashak Atyrau Limited]" w:date="2022-10-11T00:17:00Z"/>
                  </w:rPr>
                </w:rPrChange>
              </w:rPr>
            </w:pPr>
            <w:del w:id="2747" w:author="Tuleshov, Kurmanbek [Bolashak Atyrau Limited]" w:date="2022-10-10T17:05:00Z">
              <w:r w:rsidRPr="008E3902" w:rsidDel="00954088">
                <w:rPr>
                  <w:lang w:val="ru-RU"/>
                  <w:rPrChange w:id="274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7" w14:textId="1903CA11" w:rsidR="00CD112F" w:rsidRPr="008E3902" w:rsidDel="00954088" w:rsidRDefault="00CD112F" w:rsidP="004B1B11">
            <w:pPr>
              <w:pStyle w:val="CellBody"/>
              <w:spacing w:line="240" w:lineRule="atLeast"/>
              <w:rPr>
                <w:del w:id="2749" w:author="Tuleshov, Kurmanbek [Bolashak Atyrau Limited]" w:date="2022-10-10T17:05:00Z"/>
                <w:lang w:val="ru-RU"/>
                <w:rPrChange w:id="2750" w:author="Tuleshov, Kurmanbek [Bolashak Atyrau Limited]" w:date="2022-10-10T17:27:00Z">
                  <w:rPr>
                    <w:del w:id="2751" w:author="Tuleshov, Kurmanbek [Bolashak Atyrau Limited]" w:date="2022-10-10T17:05:00Z"/>
                  </w:rPr>
                </w:rPrChange>
              </w:rPr>
            </w:pPr>
            <w:del w:id="2752" w:author="Tuleshov, Kurmanbek [Bolashak Atyrau Limited]" w:date="2022-10-10T17:05:00Z">
              <w:r w:rsidRPr="008E3902" w:rsidDel="00954088">
                <w:rPr>
                  <w:lang w:val="ru-RU"/>
                  <w:rPrChange w:id="2753" w:author="Tuleshov, Kurmanbek [Bolashak Atyrau Limited]" w:date="2022-10-10T17:27:00Z">
                    <w:rPr/>
                  </w:rPrChange>
                </w:rPr>
                <w:delText xml:space="preserve">25 мм </w:delText>
              </w:r>
            </w:del>
          </w:p>
          <w:p w14:paraId="4BB64508" w14:textId="79039194" w:rsidR="00CD112F" w:rsidRPr="008E3902" w:rsidDel="006360D2" w:rsidRDefault="00CD112F" w:rsidP="004B1B11">
            <w:pPr>
              <w:pStyle w:val="CellBody"/>
              <w:spacing w:line="240" w:lineRule="atLeast"/>
              <w:rPr>
                <w:del w:id="2754" w:author="Tuleshov, Kurmanbek [Bolashak Atyrau Limited]" w:date="2022-10-11T00:17:00Z"/>
                <w:lang w:val="ru-RU"/>
                <w:rPrChange w:id="2755" w:author="Tuleshov, Kurmanbek [Bolashak Atyrau Limited]" w:date="2022-10-10T17:27:00Z">
                  <w:rPr>
                    <w:del w:id="2756" w:author="Tuleshov, Kurmanbek [Bolashak Atyrau Limited]" w:date="2022-10-11T00:17:00Z"/>
                  </w:rPr>
                </w:rPrChange>
              </w:rPr>
            </w:pPr>
            <w:del w:id="2757" w:author="Tuleshov, Kurmanbek [Bolashak Atyrau Limited]" w:date="2022-10-10T17:05:00Z">
              <w:r w:rsidRPr="008E3902" w:rsidDel="00954088">
                <w:rPr>
                  <w:lang w:val="ru-RU"/>
                  <w:rPrChange w:id="2758"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9" w14:textId="4D4D580F" w:rsidR="00CD112F" w:rsidRPr="008E3902" w:rsidDel="00954088" w:rsidRDefault="00CD112F" w:rsidP="004B1B11">
            <w:pPr>
              <w:pStyle w:val="CellBody"/>
              <w:spacing w:line="240" w:lineRule="atLeast"/>
              <w:rPr>
                <w:del w:id="2759" w:author="Tuleshov, Kurmanbek [Bolashak Atyrau Limited]" w:date="2022-10-10T17:05:00Z"/>
                <w:lang w:val="ru-RU"/>
                <w:rPrChange w:id="2760" w:author="Tuleshov, Kurmanbek [Bolashak Atyrau Limited]" w:date="2022-10-10T17:27:00Z">
                  <w:rPr>
                    <w:del w:id="2761" w:author="Tuleshov, Kurmanbek [Bolashak Atyrau Limited]" w:date="2022-10-10T17:05:00Z"/>
                  </w:rPr>
                </w:rPrChange>
              </w:rPr>
            </w:pPr>
            <w:del w:id="2762" w:author="Tuleshov, Kurmanbek [Bolashak Atyrau Limited]" w:date="2022-10-10T17:05:00Z">
              <w:r w:rsidRPr="008E3902" w:rsidDel="00954088">
                <w:rPr>
                  <w:lang w:val="ru-RU"/>
                  <w:rPrChange w:id="2763" w:author="Tuleshov, Kurmanbek [Bolashak Atyrau Limited]" w:date="2022-10-10T17:27:00Z">
                    <w:rPr/>
                  </w:rPrChange>
                </w:rPr>
                <w:delText>40 мм</w:delText>
              </w:r>
            </w:del>
          </w:p>
          <w:p w14:paraId="4BB6450A" w14:textId="18F4E3D0" w:rsidR="00CD112F" w:rsidRPr="008E3902" w:rsidDel="006360D2" w:rsidRDefault="00CD112F" w:rsidP="004B1B11">
            <w:pPr>
              <w:pStyle w:val="CellBody"/>
              <w:spacing w:line="240" w:lineRule="atLeast"/>
              <w:rPr>
                <w:del w:id="2764" w:author="Tuleshov, Kurmanbek [Bolashak Atyrau Limited]" w:date="2022-10-11T00:17:00Z"/>
                <w:lang w:val="ru-RU"/>
                <w:rPrChange w:id="2765" w:author="Tuleshov, Kurmanbek [Bolashak Atyrau Limited]" w:date="2022-10-10T17:27:00Z">
                  <w:rPr>
                    <w:del w:id="2766" w:author="Tuleshov, Kurmanbek [Bolashak Atyrau Limited]" w:date="2022-10-11T00:17:00Z"/>
                  </w:rPr>
                </w:rPrChange>
              </w:rPr>
            </w:pPr>
            <w:del w:id="2767" w:author="Tuleshov, Kurmanbek [Bolashak Atyrau Limited]" w:date="2022-10-10T17:05:00Z">
              <w:r w:rsidRPr="008E3902" w:rsidDel="00954088">
                <w:rPr>
                  <w:lang w:val="ru-RU"/>
                  <w:rPrChange w:id="2768"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B" w14:textId="5089F58D" w:rsidR="00CD112F" w:rsidRPr="008E3902" w:rsidDel="00954088" w:rsidRDefault="00CD112F" w:rsidP="004B1B11">
            <w:pPr>
              <w:pStyle w:val="CellBody"/>
              <w:spacing w:line="240" w:lineRule="atLeast"/>
              <w:rPr>
                <w:del w:id="2769" w:author="Tuleshov, Kurmanbek [Bolashak Atyrau Limited]" w:date="2022-10-10T17:05:00Z"/>
                <w:lang w:val="ru-RU"/>
                <w:rPrChange w:id="2770" w:author="Tuleshov, Kurmanbek [Bolashak Atyrau Limited]" w:date="2022-10-10T17:27:00Z">
                  <w:rPr>
                    <w:del w:id="2771" w:author="Tuleshov, Kurmanbek [Bolashak Atyrau Limited]" w:date="2022-10-10T17:05:00Z"/>
                  </w:rPr>
                </w:rPrChange>
              </w:rPr>
            </w:pPr>
            <w:del w:id="2772" w:author="Tuleshov, Kurmanbek [Bolashak Atyrau Limited]" w:date="2022-10-10T17:05:00Z">
              <w:r w:rsidRPr="008E3902" w:rsidDel="00954088">
                <w:rPr>
                  <w:lang w:val="ru-RU"/>
                  <w:rPrChange w:id="2773" w:author="Tuleshov, Kurmanbek [Bolashak Atyrau Limited]" w:date="2022-10-10T17:27:00Z">
                    <w:rPr/>
                  </w:rPrChange>
                </w:rPr>
                <w:delText>40 мм</w:delText>
              </w:r>
            </w:del>
          </w:p>
          <w:p w14:paraId="4BB6450C" w14:textId="05D45E95" w:rsidR="00CD112F" w:rsidRPr="008E3902" w:rsidDel="006360D2" w:rsidRDefault="00CD112F" w:rsidP="004B1B11">
            <w:pPr>
              <w:pStyle w:val="CellBody"/>
              <w:spacing w:line="240" w:lineRule="atLeast"/>
              <w:rPr>
                <w:del w:id="2774" w:author="Tuleshov, Kurmanbek [Bolashak Atyrau Limited]" w:date="2022-10-11T00:17:00Z"/>
                <w:lang w:val="ru-RU"/>
                <w:rPrChange w:id="2775" w:author="Tuleshov, Kurmanbek [Bolashak Atyrau Limited]" w:date="2022-10-10T17:27:00Z">
                  <w:rPr>
                    <w:del w:id="2776" w:author="Tuleshov, Kurmanbek [Bolashak Atyrau Limited]" w:date="2022-10-11T00:17:00Z"/>
                  </w:rPr>
                </w:rPrChange>
              </w:rPr>
            </w:pPr>
            <w:del w:id="2777" w:author="Tuleshov, Kurmanbek [Bolashak Atyrau Limited]" w:date="2022-10-10T17:05:00Z">
              <w:r w:rsidRPr="008E3902" w:rsidDel="00954088">
                <w:rPr>
                  <w:lang w:val="ru-RU"/>
                  <w:rPrChange w:id="2778"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D" w14:textId="31DF04A1" w:rsidR="00CD112F" w:rsidRPr="008E3902" w:rsidDel="00954088" w:rsidRDefault="00CD112F" w:rsidP="004B1B11">
            <w:pPr>
              <w:pStyle w:val="CellBody"/>
              <w:spacing w:line="240" w:lineRule="atLeast"/>
              <w:rPr>
                <w:del w:id="2779" w:author="Tuleshov, Kurmanbek [Bolashak Atyrau Limited]" w:date="2022-10-10T17:05:00Z"/>
                <w:lang w:val="ru-RU"/>
                <w:rPrChange w:id="2780" w:author="Tuleshov, Kurmanbek [Bolashak Atyrau Limited]" w:date="2022-10-10T17:27:00Z">
                  <w:rPr>
                    <w:del w:id="2781" w:author="Tuleshov, Kurmanbek [Bolashak Atyrau Limited]" w:date="2022-10-10T17:05:00Z"/>
                  </w:rPr>
                </w:rPrChange>
              </w:rPr>
            </w:pPr>
            <w:del w:id="2782" w:author="Tuleshov, Kurmanbek [Bolashak Atyrau Limited]" w:date="2022-10-10T17:05:00Z">
              <w:r w:rsidRPr="008E3902" w:rsidDel="00954088">
                <w:rPr>
                  <w:lang w:val="ru-RU"/>
                  <w:rPrChange w:id="2783" w:author="Tuleshov, Kurmanbek [Bolashak Atyrau Limited]" w:date="2022-10-10T17:27:00Z">
                    <w:rPr/>
                  </w:rPrChange>
                </w:rPr>
                <w:delText>50 мм</w:delText>
              </w:r>
            </w:del>
          </w:p>
          <w:p w14:paraId="4BB6450E" w14:textId="3F3D4090" w:rsidR="00CD112F" w:rsidRPr="008E3902" w:rsidDel="006360D2" w:rsidRDefault="00CD112F" w:rsidP="004B1B11">
            <w:pPr>
              <w:pStyle w:val="CellBody"/>
              <w:spacing w:line="240" w:lineRule="atLeast"/>
              <w:rPr>
                <w:del w:id="2784" w:author="Tuleshov, Kurmanbek [Bolashak Atyrau Limited]" w:date="2022-10-11T00:17:00Z"/>
                <w:lang w:val="ru-RU"/>
                <w:rPrChange w:id="2785" w:author="Tuleshov, Kurmanbek [Bolashak Atyrau Limited]" w:date="2022-10-10T17:27:00Z">
                  <w:rPr>
                    <w:del w:id="2786" w:author="Tuleshov, Kurmanbek [Bolashak Atyrau Limited]" w:date="2022-10-11T00:17:00Z"/>
                  </w:rPr>
                </w:rPrChange>
              </w:rPr>
            </w:pPr>
            <w:del w:id="2787" w:author="Tuleshov, Kurmanbek [Bolashak Atyrau Limited]" w:date="2022-10-10T17:05:00Z">
              <w:r w:rsidRPr="008E3902" w:rsidDel="00954088">
                <w:rPr>
                  <w:lang w:val="ru-RU"/>
                  <w:rPrChange w:id="2788"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0F" w14:textId="1EB68155" w:rsidR="00CD112F" w:rsidRPr="008E3902" w:rsidDel="00954088" w:rsidRDefault="00CD112F" w:rsidP="004B1B11">
            <w:pPr>
              <w:pStyle w:val="CellBody"/>
              <w:spacing w:line="240" w:lineRule="atLeast"/>
              <w:rPr>
                <w:del w:id="2789" w:author="Tuleshov, Kurmanbek [Bolashak Atyrau Limited]" w:date="2022-10-10T17:05:00Z"/>
                <w:lang w:val="ru-RU"/>
                <w:rPrChange w:id="2790" w:author="Tuleshov, Kurmanbek [Bolashak Atyrau Limited]" w:date="2022-10-10T17:27:00Z">
                  <w:rPr>
                    <w:del w:id="2791" w:author="Tuleshov, Kurmanbek [Bolashak Atyrau Limited]" w:date="2022-10-10T17:05:00Z"/>
                  </w:rPr>
                </w:rPrChange>
              </w:rPr>
            </w:pPr>
            <w:del w:id="2792" w:author="Tuleshov, Kurmanbek [Bolashak Atyrau Limited]" w:date="2022-10-10T17:05:00Z">
              <w:r w:rsidRPr="008E3902" w:rsidDel="00954088">
                <w:rPr>
                  <w:lang w:val="ru-RU"/>
                  <w:rPrChange w:id="2793" w:author="Tuleshov, Kurmanbek [Bolashak Atyrau Limited]" w:date="2022-10-10T17:27:00Z">
                    <w:rPr/>
                  </w:rPrChange>
                </w:rPr>
                <w:delText>50 мм</w:delText>
              </w:r>
            </w:del>
          </w:p>
          <w:p w14:paraId="4BB64510" w14:textId="2BE2A443" w:rsidR="00CD112F" w:rsidRPr="008E3902" w:rsidDel="006360D2" w:rsidRDefault="00CD112F" w:rsidP="004B1B11">
            <w:pPr>
              <w:pStyle w:val="CellBody"/>
              <w:spacing w:line="240" w:lineRule="atLeast"/>
              <w:rPr>
                <w:del w:id="2794" w:author="Tuleshov, Kurmanbek [Bolashak Atyrau Limited]" w:date="2022-10-11T00:17:00Z"/>
                <w:lang w:val="ru-RU"/>
                <w:rPrChange w:id="2795" w:author="Tuleshov, Kurmanbek [Bolashak Atyrau Limited]" w:date="2022-10-10T17:27:00Z">
                  <w:rPr>
                    <w:del w:id="2796" w:author="Tuleshov, Kurmanbek [Bolashak Atyrau Limited]" w:date="2022-10-11T00:17:00Z"/>
                  </w:rPr>
                </w:rPrChange>
              </w:rPr>
            </w:pPr>
            <w:del w:id="2797" w:author="Tuleshov, Kurmanbek [Bolashak Atyrau Limited]" w:date="2022-10-10T17:05:00Z">
              <w:r w:rsidRPr="008E3902" w:rsidDel="00954088">
                <w:rPr>
                  <w:lang w:val="ru-RU"/>
                  <w:rPrChange w:id="2798" w:author="Tuleshov, Kurmanbek [Bolashak Atyrau Limited]" w:date="2022-10-10T17:27:00Z">
                    <w:rPr/>
                  </w:rPrChange>
                </w:rPr>
                <w:delText>(2,0 дюйма)</w:delText>
              </w:r>
            </w:del>
          </w:p>
        </w:tc>
      </w:tr>
      <w:tr w:rsidR="00CD112F" w:rsidRPr="003052B9" w:rsidDel="006360D2" w14:paraId="4BB6451F" w14:textId="046CEE56" w:rsidTr="004B1B11">
        <w:trPr>
          <w:trHeight w:val="320"/>
          <w:del w:id="2799"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2" w14:textId="7B2C7AED" w:rsidR="00CD112F" w:rsidRPr="008E3902" w:rsidDel="006360D2" w:rsidRDefault="00CD112F" w:rsidP="004B1B11">
            <w:pPr>
              <w:pStyle w:val="CellBody"/>
              <w:spacing w:line="240" w:lineRule="atLeast"/>
              <w:rPr>
                <w:del w:id="2800" w:author="Tuleshov, Kurmanbek [Bolashak Atyrau Limited]" w:date="2022-10-11T00:17:00Z"/>
                <w:lang w:val="ru-RU"/>
                <w:rPrChange w:id="2801" w:author="Tuleshov, Kurmanbek [Bolashak Atyrau Limited]" w:date="2022-10-10T17:27:00Z">
                  <w:rPr>
                    <w:del w:id="2802" w:author="Tuleshov, Kurmanbek [Bolashak Atyrau Limited]" w:date="2022-10-11T00:17:00Z"/>
                  </w:rPr>
                </w:rPrChange>
              </w:rPr>
            </w:pPr>
            <w:del w:id="2803" w:author="Tuleshov, Kurmanbek [Bolashak Atyrau Limited]" w:date="2022-10-10T17:05:00Z">
              <w:r w:rsidRPr="008E3902" w:rsidDel="00954088">
                <w:rPr>
                  <w:lang w:val="ru-RU"/>
                  <w:rPrChange w:id="2804" w:author="Tuleshov, Kurmanbek [Bolashak Atyrau Limited]" w:date="2022-10-10T17:27:00Z">
                    <w:rPr/>
                  </w:rPrChange>
                </w:rPr>
                <w:delText>8</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3" w14:textId="34A2C7A7" w:rsidR="00CD112F" w:rsidRPr="008E3902" w:rsidDel="00954088" w:rsidRDefault="00CD112F" w:rsidP="004B1B11">
            <w:pPr>
              <w:pStyle w:val="CellBody"/>
              <w:spacing w:line="240" w:lineRule="atLeast"/>
              <w:rPr>
                <w:del w:id="2805" w:author="Tuleshov, Kurmanbek [Bolashak Atyrau Limited]" w:date="2022-10-10T17:05:00Z"/>
                <w:lang w:val="ru-RU"/>
                <w:rPrChange w:id="2806" w:author="Tuleshov, Kurmanbek [Bolashak Atyrau Limited]" w:date="2022-10-10T17:27:00Z">
                  <w:rPr>
                    <w:del w:id="2807" w:author="Tuleshov, Kurmanbek [Bolashak Atyrau Limited]" w:date="2022-10-10T17:05:00Z"/>
                  </w:rPr>
                </w:rPrChange>
              </w:rPr>
            </w:pPr>
            <w:del w:id="2808" w:author="Tuleshov, Kurmanbek [Bolashak Atyrau Limited]" w:date="2022-10-10T17:05:00Z">
              <w:r w:rsidRPr="008E3902" w:rsidDel="00954088">
                <w:rPr>
                  <w:lang w:val="ru-RU"/>
                  <w:rPrChange w:id="2809" w:author="Tuleshov, Kurmanbek [Bolashak Atyrau Limited]" w:date="2022-10-10T17:27:00Z">
                    <w:rPr/>
                  </w:rPrChange>
                </w:rPr>
                <w:delText xml:space="preserve">25 мм </w:delText>
              </w:r>
            </w:del>
          </w:p>
          <w:p w14:paraId="4BB64514" w14:textId="7474BF98" w:rsidR="00CD112F" w:rsidRPr="008E3902" w:rsidDel="006360D2" w:rsidRDefault="00CD112F" w:rsidP="004B1B11">
            <w:pPr>
              <w:pStyle w:val="CellBody"/>
              <w:spacing w:line="240" w:lineRule="atLeast"/>
              <w:rPr>
                <w:del w:id="2810" w:author="Tuleshov, Kurmanbek [Bolashak Atyrau Limited]" w:date="2022-10-11T00:17:00Z"/>
                <w:lang w:val="ru-RU"/>
                <w:rPrChange w:id="2811" w:author="Tuleshov, Kurmanbek [Bolashak Atyrau Limited]" w:date="2022-10-10T17:27:00Z">
                  <w:rPr>
                    <w:del w:id="2812" w:author="Tuleshov, Kurmanbek [Bolashak Atyrau Limited]" w:date="2022-10-11T00:17:00Z"/>
                  </w:rPr>
                </w:rPrChange>
              </w:rPr>
            </w:pPr>
            <w:del w:id="2813" w:author="Tuleshov, Kurmanbek [Bolashak Atyrau Limited]" w:date="2022-10-10T17:05:00Z">
              <w:r w:rsidRPr="008E3902" w:rsidDel="00954088">
                <w:rPr>
                  <w:lang w:val="ru-RU"/>
                  <w:rPrChange w:id="2814"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5" w14:textId="6D92E57D" w:rsidR="00CD112F" w:rsidRPr="008E3902" w:rsidDel="00954088" w:rsidRDefault="00CD112F" w:rsidP="004B1B11">
            <w:pPr>
              <w:pStyle w:val="CellBody"/>
              <w:spacing w:line="240" w:lineRule="atLeast"/>
              <w:rPr>
                <w:del w:id="2815" w:author="Tuleshov, Kurmanbek [Bolashak Atyrau Limited]" w:date="2022-10-10T17:05:00Z"/>
                <w:lang w:val="ru-RU"/>
                <w:rPrChange w:id="2816" w:author="Tuleshov, Kurmanbek [Bolashak Atyrau Limited]" w:date="2022-10-10T17:27:00Z">
                  <w:rPr>
                    <w:del w:id="2817" w:author="Tuleshov, Kurmanbek [Bolashak Atyrau Limited]" w:date="2022-10-10T17:05:00Z"/>
                  </w:rPr>
                </w:rPrChange>
              </w:rPr>
            </w:pPr>
            <w:del w:id="2818" w:author="Tuleshov, Kurmanbek [Bolashak Atyrau Limited]" w:date="2022-10-10T17:05:00Z">
              <w:r w:rsidRPr="008E3902" w:rsidDel="00954088">
                <w:rPr>
                  <w:lang w:val="ru-RU"/>
                  <w:rPrChange w:id="2819" w:author="Tuleshov, Kurmanbek [Bolashak Atyrau Limited]" w:date="2022-10-10T17:27:00Z">
                    <w:rPr/>
                  </w:rPrChange>
                </w:rPr>
                <w:delText xml:space="preserve">25 мм </w:delText>
              </w:r>
            </w:del>
          </w:p>
          <w:p w14:paraId="4BB64516" w14:textId="3DE720D5" w:rsidR="00CD112F" w:rsidRPr="008E3902" w:rsidDel="006360D2" w:rsidRDefault="00CD112F" w:rsidP="004B1B11">
            <w:pPr>
              <w:pStyle w:val="CellBody"/>
              <w:spacing w:line="240" w:lineRule="atLeast"/>
              <w:rPr>
                <w:del w:id="2820" w:author="Tuleshov, Kurmanbek [Bolashak Atyrau Limited]" w:date="2022-10-11T00:17:00Z"/>
                <w:lang w:val="ru-RU"/>
                <w:rPrChange w:id="2821" w:author="Tuleshov, Kurmanbek [Bolashak Atyrau Limited]" w:date="2022-10-10T17:27:00Z">
                  <w:rPr>
                    <w:del w:id="2822" w:author="Tuleshov, Kurmanbek [Bolashak Atyrau Limited]" w:date="2022-10-11T00:17:00Z"/>
                  </w:rPr>
                </w:rPrChange>
              </w:rPr>
            </w:pPr>
            <w:del w:id="2823" w:author="Tuleshov, Kurmanbek [Bolashak Atyrau Limited]" w:date="2022-10-10T17:05:00Z">
              <w:r w:rsidRPr="008E3902" w:rsidDel="00954088">
                <w:rPr>
                  <w:lang w:val="ru-RU"/>
                  <w:rPrChange w:id="2824" w:author="Tuleshov, Kurmanbek [Bolashak Atyrau Limited]" w:date="2022-10-10T17:27:00Z">
                    <w:rPr/>
                  </w:rPrChange>
                </w:rPr>
                <w:delText>(1,0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7" w14:textId="58CA5C4C" w:rsidR="00CD112F" w:rsidRPr="008E3902" w:rsidDel="00954088" w:rsidRDefault="00CD112F" w:rsidP="004B1B11">
            <w:pPr>
              <w:pStyle w:val="CellBody"/>
              <w:spacing w:line="240" w:lineRule="atLeast"/>
              <w:rPr>
                <w:del w:id="2825" w:author="Tuleshov, Kurmanbek [Bolashak Atyrau Limited]" w:date="2022-10-10T17:05:00Z"/>
                <w:lang w:val="ru-RU"/>
                <w:rPrChange w:id="2826" w:author="Tuleshov, Kurmanbek [Bolashak Atyrau Limited]" w:date="2022-10-10T17:27:00Z">
                  <w:rPr>
                    <w:del w:id="2827" w:author="Tuleshov, Kurmanbek [Bolashak Atyrau Limited]" w:date="2022-10-10T17:05:00Z"/>
                  </w:rPr>
                </w:rPrChange>
              </w:rPr>
            </w:pPr>
            <w:del w:id="2828" w:author="Tuleshov, Kurmanbek [Bolashak Atyrau Limited]" w:date="2022-10-10T17:05:00Z">
              <w:r w:rsidRPr="008E3902" w:rsidDel="00954088">
                <w:rPr>
                  <w:lang w:val="ru-RU"/>
                  <w:rPrChange w:id="2829" w:author="Tuleshov, Kurmanbek [Bolashak Atyrau Limited]" w:date="2022-10-10T17:27:00Z">
                    <w:rPr/>
                  </w:rPrChange>
                </w:rPr>
                <w:delText>40 мм</w:delText>
              </w:r>
            </w:del>
          </w:p>
          <w:p w14:paraId="4BB64518" w14:textId="66E35388" w:rsidR="00CD112F" w:rsidRPr="008E3902" w:rsidDel="006360D2" w:rsidRDefault="00CD112F" w:rsidP="004B1B11">
            <w:pPr>
              <w:pStyle w:val="CellBody"/>
              <w:spacing w:line="240" w:lineRule="atLeast"/>
              <w:rPr>
                <w:del w:id="2830" w:author="Tuleshov, Kurmanbek [Bolashak Atyrau Limited]" w:date="2022-10-11T00:17:00Z"/>
                <w:lang w:val="ru-RU"/>
                <w:rPrChange w:id="2831" w:author="Tuleshov, Kurmanbek [Bolashak Atyrau Limited]" w:date="2022-10-10T17:27:00Z">
                  <w:rPr>
                    <w:del w:id="2832" w:author="Tuleshov, Kurmanbek [Bolashak Atyrau Limited]" w:date="2022-10-11T00:17:00Z"/>
                  </w:rPr>
                </w:rPrChange>
              </w:rPr>
            </w:pPr>
            <w:del w:id="2833" w:author="Tuleshov, Kurmanbek [Bolashak Atyrau Limited]" w:date="2022-10-10T17:05:00Z">
              <w:r w:rsidRPr="008E3902" w:rsidDel="00954088">
                <w:rPr>
                  <w:lang w:val="ru-RU"/>
                  <w:rPrChange w:id="2834"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9" w14:textId="276D2D31" w:rsidR="00CD112F" w:rsidRPr="008E3902" w:rsidDel="00954088" w:rsidRDefault="00CD112F" w:rsidP="004B1B11">
            <w:pPr>
              <w:pStyle w:val="CellBody"/>
              <w:spacing w:line="240" w:lineRule="atLeast"/>
              <w:rPr>
                <w:del w:id="2835" w:author="Tuleshov, Kurmanbek [Bolashak Atyrau Limited]" w:date="2022-10-10T17:05:00Z"/>
                <w:lang w:val="ru-RU"/>
                <w:rPrChange w:id="2836" w:author="Tuleshov, Kurmanbek [Bolashak Atyrau Limited]" w:date="2022-10-10T17:27:00Z">
                  <w:rPr>
                    <w:del w:id="2837" w:author="Tuleshov, Kurmanbek [Bolashak Atyrau Limited]" w:date="2022-10-10T17:05:00Z"/>
                  </w:rPr>
                </w:rPrChange>
              </w:rPr>
            </w:pPr>
            <w:del w:id="2838" w:author="Tuleshov, Kurmanbek [Bolashak Atyrau Limited]" w:date="2022-10-10T17:05:00Z">
              <w:r w:rsidRPr="008E3902" w:rsidDel="00954088">
                <w:rPr>
                  <w:lang w:val="ru-RU"/>
                  <w:rPrChange w:id="2839" w:author="Tuleshov, Kurmanbek [Bolashak Atyrau Limited]" w:date="2022-10-10T17:27:00Z">
                    <w:rPr/>
                  </w:rPrChange>
                </w:rPr>
                <w:delText>40 мм</w:delText>
              </w:r>
            </w:del>
          </w:p>
          <w:p w14:paraId="4BB6451A" w14:textId="3A08858A" w:rsidR="00CD112F" w:rsidRPr="008E3902" w:rsidDel="006360D2" w:rsidRDefault="00CD112F" w:rsidP="004B1B11">
            <w:pPr>
              <w:pStyle w:val="CellBody"/>
              <w:spacing w:line="240" w:lineRule="atLeast"/>
              <w:rPr>
                <w:del w:id="2840" w:author="Tuleshov, Kurmanbek [Bolashak Atyrau Limited]" w:date="2022-10-11T00:17:00Z"/>
                <w:lang w:val="ru-RU"/>
                <w:rPrChange w:id="2841" w:author="Tuleshov, Kurmanbek [Bolashak Atyrau Limited]" w:date="2022-10-10T17:27:00Z">
                  <w:rPr>
                    <w:del w:id="2842" w:author="Tuleshov, Kurmanbek [Bolashak Atyrau Limited]" w:date="2022-10-11T00:17:00Z"/>
                  </w:rPr>
                </w:rPrChange>
              </w:rPr>
            </w:pPr>
            <w:del w:id="2843" w:author="Tuleshov, Kurmanbek [Bolashak Atyrau Limited]" w:date="2022-10-10T17:05:00Z">
              <w:r w:rsidRPr="008E3902" w:rsidDel="00954088">
                <w:rPr>
                  <w:lang w:val="ru-RU"/>
                  <w:rPrChange w:id="2844"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B" w14:textId="2B847FD6" w:rsidR="00CD112F" w:rsidRPr="008E3902" w:rsidDel="00954088" w:rsidRDefault="00CD112F" w:rsidP="004B1B11">
            <w:pPr>
              <w:pStyle w:val="CellBody"/>
              <w:spacing w:line="240" w:lineRule="atLeast"/>
              <w:rPr>
                <w:del w:id="2845" w:author="Tuleshov, Kurmanbek [Bolashak Atyrau Limited]" w:date="2022-10-10T17:05:00Z"/>
                <w:lang w:val="ru-RU"/>
                <w:rPrChange w:id="2846" w:author="Tuleshov, Kurmanbek [Bolashak Atyrau Limited]" w:date="2022-10-10T17:27:00Z">
                  <w:rPr>
                    <w:del w:id="2847" w:author="Tuleshov, Kurmanbek [Bolashak Atyrau Limited]" w:date="2022-10-10T17:05:00Z"/>
                  </w:rPr>
                </w:rPrChange>
              </w:rPr>
            </w:pPr>
            <w:del w:id="2848" w:author="Tuleshov, Kurmanbek [Bolashak Atyrau Limited]" w:date="2022-10-10T17:05:00Z">
              <w:r w:rsidRPr="008E3902" w:rsidDel="00954088">
                <w:rPr>
                  <w:lang w:val="ru-RU"/>
                  <w:rPrChange w:id="2849" w:author="Tuleshov, Kurmanbek [Bolashak Atyrau Limited]" w:date="2022-10-10T17:27:00Z">
                    <w:rPr/>
                  </w:rPrChange>
                </w:rPr>
                <w:delText>50 мм</w:delText>
              </w:r>
            </w:del>
          </w:p>
          <w:p w14:paraId="4BB6451C" w14:textId="73F7BFA5" w:rsidR="00CD112F" w:rsidRPr="008E3902" w:rsidDel="006360D2" w:rsidRDefault="00CD112F" w:rsidP="004B1B11">
            <w:pPr>
              <w:pStyle w:val="CellBody"/>
              <w:spacing w:line="240" w:lineRule="atLeast"/>
              <w:rPr>
                <w:del w:id="2850" w:author="Tuleshov, Kurmanbek [Bolashak Atyrau Limited]" w:date="2022-10-11T00:17:00Z"/>
                <w:lang w:val="ru-RU"/>
                <w:rPrChange w:id="2851" w:author="Tuleshov, Kurmanbek [Bolashak Atyrau Limited]" w:date="2022-10-10T17:27:00Z">
                  <w:rPr>
                    <w:del w:id="2852" w:author="Tuleshov, Kurmanbek [Bolashak Atyrau Limited]" w:date="2022-10-11T00:17:00Z"/>
                  </w:rPr>
                </w:rPrChange>
              </w:rPr>
            </w:pPr>
            <w:del w:id="2853" w:author="Tuleshov, Kurmanbek [Bolashak Atyrau Limited]" w:date="2022-10-10T17:05:00Z">
              <w:r w:rsidRPr="008E3902" w:rsidDel="00954088">
                <w:rPr>
                  <w:lang w:val="ru-RU"/>
                  <w:rPrChange w:id="2854"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1D" w14:textId="74ED027A" w:rsidR="00CD112F" w:rsidRPr="008E3902" w:rsidDel="00954088" w:rsidRDefault="00CD112F" w:rsidP="004B1B11">
            <w:pPr>
              <w:pStyle w:val="CellBody"/>
              <w:spacing w:line="240" w:lineRule="atLeast"/>
              <w:rPr>
                <w:del w:id="2855" w:author="Tuleshov, Kurmanbek [Bolashak Atyrau Limited]" w:date="2022-10-10T17:05:00Z"/>
                <w:lang w:val="ru-RU"/>
                <w:rPrChange w:id="2856" w:author="Tuleshov, Kurmanbek [Bolashak Atyrau Limited]" w:date="2022-10-10T17:27:00Z">
                  <w:rPr>
                    <w:del w:id="2857" w:author="Tuleshov, Kurmanbek [Bolashak Atyrau Limited]" w:date="2022-10-10T17:05:00Z"/>
                  </w:rPr>
                </w:rPrChange>
              </w:rPr>
            </w:pPr>
            <w:del w:id="2858" w:author="Tuleshov, Kurmanbek [Bolashak Atyrau Limited]" w:date="2022-10-10T17:05:00Z">
              <w:r w:rsidRPr="008E3902" w:rsidDel="00954088">
                <w:rPr>
                  <w:lang w:val="ru-RU"/>
                  <w:rPrChange w:id="2859" w:author="Tuleshov, Kurmanbek [Bolashak Atyrau Limited]" w:date="2022-10-10T17:27:00Z">
                    <w:rPr/>
                  </w:rPrChange>
                </w:rPr>
                <w:delText>50 мм</w:delText>
              </w:r>
            </w:del>
          </w:p>
          <w:p w14:paraId="4BB6451E" w14:textId="028005D8" w:rsidR="00CD112F" w:rsidRPr="008E3902" w:rsidDel="006360D2" w:rsidRDefault="00CD112F" w:rsidP="004B1B11">
            <w:pPr>
              <w:pStyle w:val="CellBody"/>
              <w:spacing w:line="240" w:lineRule="atLeast"/>
              <w:rPr>
                <w:del w:id="2860" w:author="Tuleshov, Kurmanbek [Bolashak Atyrau Limited]" w:date="2022-10-11T00:17:00Z"/>
                <w:lang w:val="ru-RU"/>
                <w:rPrChange w:id="2861" w:author="Tuleshov, Kurmanbek [Bolashak Atyrau Limited]" w:date="2022-10-10T17:27:00Z">
                  <w:rPr>
                    <w:del w:id="2862" w:author="Tuleshov, Kurmanbek [Bolashak Atyrau Limited]" w:date="2022-10-11T00:17:00Z"/>
                  </w:rPr>
                </w:rPrChange>
              </w:rPr>
            </w:pPr>
            <w:del w:id="2863" w:author="Tuleshov, Kurmanbek [Bolashak Atyrau Limited]" w:date="2022-10-10T17:05:00Z">
              <w:r w:rsidRPr="008E3902" w:rsidDel="00954088">
                <w:rPr>
                  <w:lang w:val="ru-RU"/>
                  <w:rPrChange w:id="2864" w:author="Tuleshov, Kurmanbek [Bolashak Atyrau Limited]" w:date="2022-10-10T17:27:00Z">
                    <w:rPr/>
                  </w:rPrChange>
                </w:rPr>
                <w:delText>(2,0 дюйма)</w:delText>
              </w:r>
            </w:del>
          </w:p>
        </w:tc>
      </w:tr>
      <w:tr w:rsidR="00CD112F" w:rsidRPr="003052B9" w:rsidDel="006360D2" w14:paraId="4BB6452D" w14:textId="10A59E34" w:rsidTr="004B1B11">
        <w:trPr>
          <w:trHeight w:val="320"/>
          <w:del w:id="2865"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0" w14:textId="62001BEE" w:rsidR="00CD112F" w:rsidRPr="008E3902" w:rsidDel="006360D2" w:rsidRDefault="00CD112F" w:rsidP="004B1B11">
            <w:pPr>
              <w:pStyle w:val="CellBody"/>
              <w:spacing w:line="240" w:lineRule="atLeast"/>
              <w:rPr>
                <w:del w:id="2866" w:author="Tuleshov, Kurmanbek [Bolashak Atyrau Limited]" w:date="2022-10-11T00:17:00Z"/>
                <w:lang w:val="ru-RU"/>
                <w:rPrChange w:id="2867" w:author="Tuleshov, Kurmanbek [Bolashak Atyrau Limited]" w:date="2022-10-10T17:27:00Z">
                  <w:rPr>
                    <w:del w:id="2868" w:author="Tuleshov, Kurmanbek [Bolashak Atyrau Limited]" w:date="2022-10-11T00:17:00Z"/>
                  </w:rPr>
                </w:rPrChange>
              </w:rPr>
            </w:pPr>
            <w:del w:id="2869" w:author="Tuleshov, Kurmanbek [Bolashak Atyrau Limited]" w:date="2022-10-10T17:05:00Z">
              <w:r w:rsidRPr="008E3902" w:rsidDel="00954088">
                <w:rPr>
                  <w:lang w:val="ru-RU"/>
                  <w:rPrChange w:id="2870" w:author="Tuleshov, Kurmanbek [Bolashak Atyrau Limited]" w:date="2022-10-10T17:27:00Z">
                    <w:rPr/>
                  </w:rPrChange>
                </w:rPr>
                <w:delText>10</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21" w14:textId="0BC805AE" w:rsidR="00CD112F" w:rsidRPr="008E3902" w:rsidDel="00954088" w:rsidRDefault="00CD112F" w:rsidP="004B1B11">
            <w:pPr>
              <w:pStyle w:val="CellBody"/>
              <w:spacing w:line="240" w:lineRule="atLeast"/>
              <w:rPr>
                <w:del w:id="2871" w:author="Tuleshov, Kurmanbek [Bolashak Atyrau Limited]" w:date="2022-10-10T17:05:00Z"/>
                <w:lang w:val="ru-RU"/>
                <w:rPrChange w:id="2872" w:author="Tuleshov, Kurmanbek [Bolashak Atyrau Limited]" w:date="2022-10-10T17:27:00Z">
                  <w:rPr>
                    <w:del w:id="2873" w:author="Tuleshov, Kurmanbek [Bolashak Atyrau Limited]" w:date="2022-10-10T17:05:00Z"/>
                  </w:rPr>
                </w:rPrChange>
              </w:rPr>
            </w:pPr>
            <w:del w:id="2874" w:author="Tuleshov, Kurmanbek [Bolashak Atyrau Limited]" w:date="2022-10-10T17:05:00Z">
              <w:r w:rsidRPr="008E3902" w:rsidDel="00954088">
                <w:rPr>
                  <w:lang w:val="ru-RU"/>
                  <w:rPrChange w:id="2875" w:author="Tuleshov, Kurmanbek [Bolashak Atyrau Limited]" w:date="2022-10-10T17:27:00Z">
                    <w:rPr/>
                  </w:rPrChange>
                </w:rPr>
                <w:delText xml:space="preserve">25 мм </w:delText>
              </w:r>
            </w:del>
          </w:p>
          <w:p w14:paraId="4BB64522" w14:textId="393C5D42" w:rsidR="00CD112F" w:rsidRPr="008E3902" w:rsidDel="006360D2" w:rsidRDefault="00CD112F" w:rsidP="004B1B11">
            <w:pPr>
              <w:pStyle w:val="CellBody"/>
              <w:spacing w:line="240" w:lineRule="atLeast"/>
              <w:rPr>
                <w:del w:id="2876" w:author="Tuleshov, Kurmanbek [Bolashak Atyrau Limited]" w:date="2022-10-11T00:17:00Z"/>
                <w:lang w:val="ru-RU"/>
                <w:rPrChange w:id="2877" w:author="Tuleshov, Kurmanbek [Bolashak Atyrau Limited]" w:date="2022-10-10T17:27:00Z">
                  <w:rPr>
                    <w:del w:id="2878" w:author="Tuleshov, Kurmanbek [Bolashak Atyrau Limited]" w:date="2022-10-11T00:17:00Z"/>
                  </w:rPr>
                </w:rPrChange>
              </w:rPr>
            </w:pPr>
            <w:del w:id="2879" w:author="Tuleshov, Kurmanbek [Bolashak Atyrau Limited]" w:date="2022-10-10T17:05:00Z">
              <w:r w:rsidRPr="008E3902" w:rsidDel="00954088">
                <w:rPr>
                  <w:lang w:val="ru-RU"/>
                  <w:rPrChange w:id="2880"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3" w14:textId="3CF88F23" w:rsidR="00CD112F" w:rsidRPr="008E3902" w:rsidDel="00954088" w:rsidRDefault="00CD112F" w:rsidP="004B1B11">
            <w:pPr>
              <w:pStyle w:val="CellBody"/>
              <w:spacing w:line="240" w:lineRule="atLeast"/>
              <w:rPr>
                <w:del w:id="2881" w:author="Tuleshov, Kurmanbek [Bolashak Atyrau Limited]" w:date="2022-10-10T17:05:00Z"/>
                <w:lang w:val="ru-RU"/>
                <w:rPrChange w:id="2882" w:author="Tuleshov, Kurmanbek [Bolashak Atyrau Limited]" w:date="2022-10-10T17:27:00Z">
                  <w:rPr>
                    <w:del w:id="2883" w:author="Tuleshov, Kurmanbek [Bolashak Atyrau Limited]" w:date="2022-10-10T17:05:00Z"/>
                  </w:rPr>
                </w:rPrChange>
              </w:rPr>
            </w:pPr>
            <w:del w:id="2884" w:author="Tuleshov, Kurmanbek [Bolashak Atyrau Limited]" w:date="2022-10-10T17:05:00Z">
              <w:r w:rsidRPr="008E3902" w:rsidDel="00954088">
                <w:rPr>
                  <w:lang w:val="ru-RU"/>
                  <w:rPrChange w:id="2885" w:author="Tuleshov, Kurmanbek [Bolashak Atyrau Limited]" w:date="2022-10-10T17:27:00Z">
                    <w:rPr/>
                  </w:rPrChange>
                </w:rPr>
                <w:delText>40 мм</w:delText>
              </w:r>
            </w:del>
          </w:p>
          <w:p w14:paraId="4BB64524" w14:textId="5BD2756E" w:rsidR="00CD112F" w:rsidRPr="008E3902" w:rsidDel="006360D2" w:rsidRDefault="00CD112F" w:rsidP="004B1B11">
            <w:pPr>
              <w:pStyle w:val="CellBody"/>
              <w:spacing w:line="240" w:lineRule="atLeast"/>
              <w:rPr>
                <w:del w:id="2886" w:author="Tuleshov, Kurmanbek [Bolashak Atyrau Limited]" w:date="2022-10-11T00:17:00Z"/>
                <w:lang w:val="ru-RU"/>
                <w:rPrChange w:id="2887" w:author="Tuleshov, Kurmanbek [Bolashak Atyrau Limited]" w:date="2022-10-10T17:27:00Z">
                  <w:rPr>
                    <w:del w:id="2888" w:author="Tuleshov, Kurmanbek [Bolashak Atyrau Limited]" w:date="2022-10-11T00:17:00Z"/>
                  </w:rPr>
                </w:rPrChange>
              </w:rPr>
            </w:pPr>
            <w:del w:id="2889" w:author="Tuleshov, Kurmanbek [Bolashak Atyrau Limited]" w:date="2022-10-10T17:05:00Z">
              <w:r w:rsidRPr="008E3902" w:rsidDel="00954088">
                <w:rPr>
                  <w:lang w:val="ru-RU"/>
                  <w:rPrChange w:id="2890"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5" w14:textId="06BE2BC3" w:rsidR="00CD112F" w:rsidRPr="008E3902" w:rsidDel="00954088" w:rsidRDefault="00CD112F" w:rsidP="004B1B11">
            <w:pPr>
              <w:pStyle w:val="CellBody"/>
              <w:spacing w:line="240" w:lineRule="atLeast"/>
              <w:rPr>
                <w:del w:id="2891" w:author="Tuleshov, Kurmanbek [Bolashak Atyrau Limited]" w:date="2022-10-10T17:05:00Z"/>
                <w:lang w:val="ru-RU"/>
                <w:rPrChange w:id="2892" w:author="Tuleshov, Kurmanbek [Bolashak Atyrau Limited]" w:date="2022-10-10T17:27:00Z">
                  <w:rPr>
                    <w:del w:id="2893" w:author="Tuleshov, Kurmanbek [Bolashak Atyrau Limited]" w:date="2022-10-10T17:05:00Z"/>
                  </w:rPr>
                </w:rPrChange>
              </w:rPr>
            </w:pPr>
            <w:del w:id="2894" w:author="Tuleshov, Kurmanbek [Bolashak Atyrau Limited]" w:date="2022-10-10T17:05:00Z">
              <w:r w:rsidRPr="008E3902" w:rsidDel="00954088">
                <w:rPr>
                  <w:lang w:val="ru-RU"/>
                  <w:rPrChange w:id="2895" w:author="Tuleshov, Kurmanbek [Bolashak Atyrau Limited]" w:date="2022-10-10T17:27:00Z">
                    <w:rPr/>
                  </w:rPrChange>
                </w:rPr>
                <w:delText>40 мм</w:delText>
              </w:r>
            </w:del>
          </w:p>
          <w:p w14:paraId="4BB64526" w14:textId="33EFEF9A" w:rsidR="00CD112F" w:rsidRPr="008E3902" w:rsidDel="006360D2" w:rsidRDefault="00CD112F" w:rsidP="004B1B11">
            <w:pPr>
              <w:pStyle w:val="CellBody"/>
              <w:spacing w:line="240" w:lineRule="atLeast"/>
              <w:rPr>
                <w:del w:id="2896" w:author="Tuleshov, Kurmanbek [Bolashak Atyrau Limited]" w:date="2022-10-11T00:17:00Z"/>
                <w:lang w:val="ru-RU"/>
                <w:rPrChange w:id="2897" w:author="Tuleshov, Kurmanbek [Bolashak Atyrau Limited]" w:date="2022-10-10T17:27:00Z">
                  <w:rPr>
                    <w:del w:id="2898" w:author="Tuleshov, Kurmanbek [Bolashak Atyrau Limited]" w:date="2022-10-11T00:17:00Z"/>
                  </w:rPr>
                </w:rPrChange>
              </w:rPr>
            </w:pPr>
            <w:del w:id="2899" w:author="Tuleshov, Kurmanbek [Bolashak Atyrau Limited]" w:date="2022-10-10T17:05:00Z">
              <w:r w:rsidRPr="008E3902" w:rsidDel="00954088">
                <w:rPr>
                  <w:lang w:val="ru-RU"/>
                  <w:rPrChange w:id="2900"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7" w14:textId="7C9B50BF" w:rsidR="00CD112F" w:rsidRPr="008E3902" w:rsidDel="00954088" w:rsidRDefault="00CD112F" w:rsidP="004B1B11">
            <w:pPr>
              <w:pStyle w:val="CellBody"/>
              <w:spacing w:line="240" w:lineRule="atLeast"/>
              <w:rPr>
                <w:del w:id="2901" w:author="Tuleshov, Kurmanbek [Bolashak Atyrau Limited]" w:date="2022-10-10T17:05:00Z"/>
                <w:lang w:val="ru-RU"/>
                <w:rPrChange w:id="2902" w:author="Tuleshov, Kurmanbek [Bolashak Atyrau Limited]" w:date="2022-10-10T17:27:00Z">
                  <w:rPr>
                    <w:del w:id="2903" w:author="Tuleshov, Kurmanbek [Bolashak Atyrau Limited]" w:date="2022-10-10T17:05:00Z"/>
                  </w:rPr>
                </w:rPrChange>
              </w:rPr>
            </w:pPr>
            <w:del w:id="2904" w:author="Tuleshov, Kurmanbek [Bolashak Atyrau Limited]" w:date="2022-10-10T17:05:00Z">
              <w:r w:rsidRPr="008E3902" w:rsidDel="00954088">
                <w:rPr>
                  <w:lang w:val="ru-RU"/>
                  <w:rPrChange w:id="2905" w:author="Tuleshov, Kurmanbek [Bolashak Atyrau Limited]" w:date="2022-10-10T17:27:00Z">
                    <w:rPr/>
                  </w:rPrChange>
                </w:rPr>
                <w:delText>40 мм</w:delText>
              </w:r>
            </w:del>
          </w:p>
          <w:p w14:paraId="4BB64528" w14:textId="16C7BD57" w:rsidR="00CD112F" w:rsidRPr="008E3902" w:rsidDel="006360D2" w:rsidRDefault="00CD112F" w:rsidP="004B1B11">
            <w:pPr>
              <w:pStyle w:val="CellBody"/>
              <w:spacing w:line="240" w:lineRule="atLeast"/>
              <w:rPr>
                <w:del w:id="2906" w:author="Tuleshov, Kurmanbek [Bolashak Atyrau Limited]" w:date="2022-10-11T00:17:00Z"/>
                <w:lang w:val="ru-RU"/>
                <w:rPrChange w:id="2907" w:author="Tuleshov, Kurmanbek [Bolashak Atyrau Limited]" w:date="2022-10-10T17:27:00Z">
                  <w:rPr>
                    <w:del w:id="2908" w:author="Tuleshov, Kurmanbek [Bolashak Atyrau Limited]" w:date="2022-10-11T00:17:00Z"/>
                  </w:rPr>
                </w:rPrChange>
              </w:rPr>
            </w:pPr>
            <w:del w:id="2909" w:author="Tuleshov, Kurmanbek [Bolashak Atyrau Limited]" w:date="2022-10-10T17:05:00Z">
              <w:r w:rsidRPr="008E3902" w:rsidDel="00954088">
                <w:rPr>
                  <w:lang w:val="ru-RU"/>
                  <w:rPrChange w:id="2910"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9" w14:textId="59B97B84" w:rsidR="00CD112F" w:rsidRPr="008E3902" w:rsidDel="00954088" w:rsidRDefault="00CD112F" w:rsidP="004B1B11">
            <w:pPr>
              <w:pStyle w:val="CellBody"/>
              <w:spacing w:line="240" w:lineRule="atLeast"/>
              <w:rPr>
                <w:del w:id="2911" w:author="Tuleshov, Kurmanbek [Bolashak Atyrau Limited]" w:date="2022-10-10T17:05:00Z"/>
                <w:lang w:val="ru-RU"/>
                <w:rPrChange w:id="2912" w:author="Tuleshov, Kurmanbek [Bolashak Atyrau Limited]" w:date="2022-10-10T17:27:00Z">
                  <w:rPr>
                    <w:del w:id="2913" w:author="Tuleshov, Kurmanbek [Bolashak Atyrau Limited]" w:date="2022-10-10T17:05:00Z"/>
                  </w:rPr>
                </w:rPrChange>
              </w:rPr>
            </w:pPr>
            <w:del w:id="2914" w:author="Tuleshov, Kurmanbek [Bolashak Atyrau Limited]" w:date="2022-10-10T17:05:00Z">
              <w:r w:rsidRPr="008E3902" w:rsidDel="00954088">
                <w:rPr>
                  <w:lang w:val="ru-RU"/>
                  <w:rPrChange w:id="2915" w:author="Tuleshov, Kurmanbek [Bolashak Atyrau Limited]" w:date="2022-10-10T17:27:00Z">
                    <w:rPr/>
                  </w:rPrChange>
                </w:rPr>
                <w:delText>50 мм</w:delText>
              </w:r>
            </w:del>
          </w:p>
          <w:p w14:paraId="4BB6452A" w14:textId="07B776A5" w:rsidR="00CD112F" w:rsidRPr="008E3902" w:rsidDel="006360D2" w:rsidRDefault="00CD112F" w:rsidP="004B1B11">
            <w:pPr>
              <w:pStyle w:val="CellBody"/>
              <w:spacing w:line="240" w:lineRule="atLeast"/>
              <w:rPr>
                <w:del w:id="2916" w:author="Tuleshov, Kurmanbek [Bolashak Atyrau Limited]" w:date="2022-10-11T00:17:00Z"/>
                <w:lang w:val="ru-RU"/>
                <w:rPrChange w:id="2917" w:author="Tuleshov, Kurmanbek [Bolashak Atyrau Limited]" w:date="2022-10-10T17:27:00Z">
                  <w:rPr>
                    <w:del w:id="2918" w:author="Tuleshov, Kurmanbek [Bolashak Atyrau Limited]" w:date="2022-10-11T00:17:00Z"/>
                  </w:rPr>
                </w:rPrChange>
              </w:rPr>
            </w:pPr>
            <w:del w:id="2919" w:author="Tuleshov, Kurmanbek [Bolashak Atyrau Limited]" w:date="2022-10-10T17:05:00Z">
              <w:r w:rsidRPr="008E3902" w:rsidDel="00954088">
                <w:rPr>
                  <w:lang w:val="ru-RU"/>
                  <w:rPrChange w:id="2920"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B" w14:textId="1C36C744" w:rsidR="00CD112F" w:rsidRPr="008E3902" w:rsidDel="00954088" w:rsidRDefault="00CD112F" w:rsidP="004B1B11">
            <w:pPr>
              <w:pStyle w:val="CellBody"/>
              <w:spacing w:line="240" w:lineRule="atLeast"/>
              <w:rPr>
                <w:del w:id="2921" w:author="Tuleshov, Kurmanbek [Bolashak Atyrau Limited]" w:date="2022-10-10T17:05:00Z"/>
                <w:lang w:val="ru-RU"/>
                <w:rPrChange w:id="2922" w:author="Tuleshov, Kurmanbek [Bolashak Atyrau Limited]" w:date="2022-10-10T17:27:00Z">
                  <w:rPr>
                    <w:del w:id="2923" w:author="Tuleshov, Kurmanbek [Bolashak Atyrau Limited]" w:date="2022-10-10T17:05:00Z"/>
                  </w:rPr>
                </w:rPrChange>
              </w:rPr>
            </w:pPr>
            <w:del w:id="2924" w:author="Tuleshov, Kurmanbek [Bolashak Atyrau Limited]" w:date="2022-10-10T17:05:00Z">
              <w:r w:rsidRPr="008E3902" w:rsidDel="00954088">
                <w:rPr>
                  <w:lang w:val="ru-RU"/>
                  <w:rPrChange w:id="2925" w:author="Tuleshov, Kurmanbek [Bolashak Atyrau Limited]" w:date="2022-10-10T17:27:00Z">
                    <w:rPr/>
                  </w:rPrChange>
                </w:rPr>
                <w:delText>50 мм</w:delText>
              </w:r>
            </w:del>
          </w:p>
          <w:p w14:paraId="4BB6452C" w14:textId="244F48B9" w:rsidR="00CD112F" w:rsidRPr="008E3902" w:rsidDel="006360D2" w:rsidRDefault="00CD112F" w:rsidP="004B1B11">
            <w:pPr>
              <w:pStyle w:val="CellBody"/>
              <w:spacing w:line="240" w:lineRule="atLeast"/>
              <w:rPr>
                <w:del w:id="2926" w:author="Tuleshov, Kurmanbek [Bolashak Atyrau Limited]" w:date="2022-10-11T00:17:00Z"/>
                <w:lang w:val="ru-RU"/>
                <w:rPrChange w:id="2927" w:author="Tuleshov, Kurmanbek [Bolashak Atyrau Limited]" w:date="2022-10-10T17:27:00Z">
                  <w:rPr>
                    <w:del w:id="2928" w:author="Tuleshov, Kurmanbek [Bolashak Atyrau Limited]" w:date="2022-10-11T00:17:00Z"/>
                  </w:rPr>
                </w:rPrChange>
              </w:rPr>
            </w:pPr>
            <w:del w:id="2929" w:author="Tuleshov, Kurmanbek [Bolashak Atyrau Limited]" w:date="2022-10-10T17:05:00Z">
              <w:r w:rsidRPr="008E3902" w:rsidDel="00954088">
                <w:rPr>
                  <w:lang w:val="ru-RU"/>
                  <w:rPrChange w:id="2930" w:author="Tuleshov, Kurmanbek [Bolashak Atyrau Limited]" w:date="2022-10-10T17:27:00Z">
                    <w:rPr/>
                  </w:rPrChange>
                </w:rPr>
                <w:delText>(2,0 дюйма)</w:delText>
              </w:r>
            </w:del>
          </w:p>
        </w:tc>
      </w:tr>
      <w:tr w:rsidR="00CD112F" w:rsidRPr="003052B9" w:rsidDel="006360D2" w14:paraId="4BB6453B" w14:textId="01D458B4" w:rsidTr="004B1B11">
        <w:trPr>
          <w:trHeight w:val="320"/>
          <w:del w:id="2931"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E" w14:textId="3CB2DED2" w:rsidR="00CD112F" w:rsidRPr="008E3902" w:rsidDel="006360D2" w:rsidRDefault="00CD112F" w:rsidP="004B1B11">
            <w:pPr>
              <w:pStyle w:val="CellBody"/>
              <w:spacing w:line="240" w:lineRule="atLeast"/>
              <w:rPr>
                <w:del w:id="2932" w:author="Tuleshov, Kurmanbek [Bolashak Atyrau Limited]" w:date="2022-10-11T00:17:00Z"/>
                <w:lang w:val="ru-RU"/>
                <w:rPrChange w:id="2933" w:author="Tuleshov, Kurmanbek [Bolashak Atyrau Limited]" w:date="2022-10-10T17:27:00Z">
                  <w:rPr>
                    <w:del w:id="2934" w:author="Tuleshov, Kurmanbek [Bolashak Atyrau Limited]" w:date="2022-10-11T00:17:00Z"/>
                  </w:rPr>
                </w:rPrChange>
              </w:rPr>
            </w:pPr>
            <w:del w:id="2935" w:author="Tuleshov, Kurmanbek [Bolashak Atyrau Limited]" w:date="2022-10-10T17:05:00Z">
              <w:r w:rsidRPr="008E3902" w:rsidDel="00954088">
                <w:rPr>
                  <w:lang w:val="ru-RU"/>
                  <w:rPrChange w:id="2936" w:author="Tuleshov, Kurmanbek [Bolashak Atyrau Limited]" w:date="2022-10-10T17:27:00Z">
                    <w:rPr/>
                  </w:rPrChange>
                </w:rPr>
                <w:delText>12</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2F" w14:textId="34953B62" w:rsidR="00CD112F" w:rsidRPr="008E3902" w:rsidDel="00954088" w:rsidRDefault="00CD112F" w:rsidP="004B1B11">
            <w:pPr>
              <w:pStyle w:val="CellBody"/>
              <w:spacing w:line="240" w:lineRule="atLeast"/>
              <w:rPr>
                <w:del w:id="2937" w:author="Tuleshov, Kurmanbek [Bolashak Atyrau Limited]" w:date="2022-10-10T17:05:00Z"/>
                <w:lang w:val="ru-RU"/>
                <w:rPrChange w:id="2938" w:author="Tuleshov, Kurmanbek [Bolashak Atyrau Limited]" w:date="2022-10-10T17:27:00Z">
                  <w:rPr>
                    <w:del w:id="2939" w:author="Tuleshov, Kurmanbek [Bolashak Atyrau Limited]" w:date="2022-10-10T17:05:00Z"/>
                  </w:rPr>
                </w:rPrChange>
              </w:rPr>
            </w:pPr>
            <w:del w:id="2940" w:author="Tuleshov, Kurmanbek [Bolashak Atyrau Limited]" w:date="2022-10-10T17:05:00Z">
              <w:r w:rsidRPr="008E3902" w:rsidDel="00954088">
                <w:rPr>
                  <w:lang w:val="ru-RU"/>
                  <w:rPrChange w:id="2941" w:author="Tuleshov, Kurmanbek [Bolashak Atyrau Limited]" w:date="2022-10-10T17:27:00Z">
                    <w:rPr/>
                  </w:rPrChange>
                </w:rPr>
                <w:delText xml:space="preserve">25 мм </w:delText>
              </w:r>
            </w:del>
          </w:p>
          <w:p w14:paraId="4BB64530" w14:textId="351B0564" w:rsidR="00CD112F" w:rsidRPr="008E3902" w:rsidDel="006360D2" w:rsidRDefault="00CD112F" w:rsidP="004B1B11">
            <w:pPr>
              <w:pStyle w:val="CellBody"/>
              <w:spacing w:line="240" w:lineRule="atLeast"/>
              <w:rPr>
                <w:del w:id="2942" w:author="Tuleshov, Kurmanbek [Bolashak Atyrau Limited]" w:date="2022-10-11T00:17:00Z"/>
                <w:lang w:val="ru-RU"/>
                <w:rPrChange w:id="2943" w:author="Tuleshov, Kurmanbek [Bolashak Atyrau Limited]" w:date="2022-10-10T17:27:00Z">
                  <w:rPr>
                    <w:del w:id="2944" w:author="Tuleshov, Kurmanbek [Bolashak Atyrau Limited]" w:date="2022-10-11T00:17:00Z"/>
                  </w:rPr>
                </w:rPrChange>
              </w:rPr>
            </w:pPr>
            <w:del w:id="2945" w:author="Tuleshov, Kurmanbek [Bolashak Atyrau Limited]" w:date="2022-10-10T17:05:00Z">
              <w:r w:rsidRPr="008E3902" w:rsidDel="00954088">
                <w:rPr>
                  <w:lang w:val="ru-RU"/>
                  <w:rPrChange w:id="294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1" w14:textId="6A6F13A4" w:rsidR="00CD112F" w:rsidRPr="008E3902" w:rsidDel="00954088" w:rsidRDefault="00CD112F" w:rsidP="004B1B11">
            <w:pPr>
              <w:pStyle w:val="CellBody"/>
              <w:spacing w:line="240" w:lineRule="atLeast"/>
              <w:rPr>
                <w:del w:id="2947" w:author="Tuleshov, Kurmanbek [Bolashak Atyrau Limited]" w:date="2022-10-10T17:05:00Z"/>
                <w:lang w:val="ru-RU"/>
                <w:rPrChange w:id="2948" w:author="Tuleshov, Kurmanbek [Bolashak Atyrau Limited]" w:date="2022-10-10T17:27:00Z">
                  <w:rPr>
                    <w:del w:id="2949" w:author="Tuleshov, Kurmanbek [Bolashak Atyrau Limited]" w:date="2022-10-10T17:05:00Z"/>
                  </w:rPr>
                </w:rPrChange>
              </w:rPr>
            </w:pPr>
            <w:del w:id="2950" w:author="Tuleshov, Kurmanbek [Bolashak Atyrau Limited]" w:date="2022-10-10T17:05:00Z">
              <w:r w:rsidRPr="008E3902" w:rsidDel="00954088">
                <w:rPr>
                  <w:lang w:val="ru-RU"/>
                  <w:rPrChange w:id="2951" w:author="Tuleshov, Kurmanbek [Bolashak Atyrau Limited]" w:date="2022-10-10T17:27:00Z">
                    <w:rPr/>
                  </w:rPrChange>
                </w:rPr>
                <w:delText>40 мм</w:delText>
              </w:r>
            </w:del>
          </w:p>
          <w:p w14:paraId="4BB64532" w14:textId="68AAA4C4" w:rsidR="00CD112F" w:rsidRPr="008E3902" w:rsidDel="006360D2" w:rsidRDefault="00CD112F" w:rsidP="004B1B11">
            <w:pPr>
              <w:pStyle w:val="CellBody"/>
              <w:spacing w:line="240" w:lineRule="atLeast"/>
              <w:rPr>
                <w:del w:id="2952" w:author="Tuleshov, Kurmanbek [Bolashak Atyrau Limited]" w:date="2022-10-11T00:17:00Z"/>
                <w:lang w:val="ru-RU"/>
                <w:rPrChange w:id="2953" w:author="Tuleshov, Kurmanbek [Bolashak Atyrau Limited]" w:date="2022-10-10T17:27:00Z">
                  <w:rPr>
                    <w:del w:id="2954" w:author="Tuleshov, Kurmanbek [Bolashak Atyrau Limited]" w:date="2022-10-11T00:17:00Z"/>
                  </w:rPr>
                </w:rPrChange>
              </w:rPr>
            </w:pPr>
            <w:del w:id="2955" w:author="Tuleshov, Kurmanbek [Bolashak Atyrau Limited]" w:date="2022-10-10T17:05:00Z">
              <w:r w:rsidRPr="008E3902" w:rsidDel="00954088">
                <w:rPr>
                  <w:lang w:val="ru-RU"/>
                  <w:rPrChange w:id="2956"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3" w14:textId="6F5A35AE" w:rsidR="00CD112F" w:rsidRPr="008E3902" w:rsidDel="00954088" w:rsidRDefault="00CD112F" w:rsidP="004B1B11">
            <w:pPr>
              <w:pStyle w:val="CellBody"/>
              <w:spacing w:line="240" w:lineRule="atLeast"/>
              <w:rPr>
                <w:del w:id="2957" w:author="Tuleshov, Kurmanbek [Bolashak Atyrau Limited]" w:date="2022-10-10T17:05:00Z"/>
                <w:lang w:val="ru-RU"/>
                <w:rPrChange w:id="2958" w:author="Tuleshov, Kurmanbek [Bolashak Atyrau Limited]" w:date="2022-10-10T17:27:00Z">
                  <w:rPr>
                    <w:del w:id="2959" w:author="Tuleshov, Kurmanbek [Bolashak Atyrau Limited]" w:date="2022-10-10T17:05:00Z"/>
                  </w:rPr>
                </w:rPrChange>
              </w:rPr>
            </w:pPr>
            <w:del w:id="2960" w:author="Tuleshov, Kurmanbek [Bolashak Atyrau Limited]" w:date="2022-10-10T17:05:00Z">
              <w:r w:rsidRPr="008E3902" w:rsidDel="00954088">
                <w:rPr>
                  <w:lang w:val="ru-RU"/>
                  <w:rPrChange w:id="2961" w:author="Tuleshov, Kurmanbek [Bolashak Atyrau Limited]" w:date="2022-10-10T17:27:00Z">
                    <w:rPr/>
                  </w:rPrChange>
                </w:rPr>
                <w:delText>40 мм</w:delText>
              </w:r>
            </w:del>
          </w:p>
          <w:p w14:paraId="4BB64534" w14:textId="757FF26E" w:rsidR="00CD112F" w:rsidRPr="008E3902" w:rsidDel="006360D2" w:rsidRDefault="00CD112F" w:rsidP="004B1B11">
            <w:pPr>
              <w:pStyle w:val="CellBody"/>
              <w:spacing w:line="240" w:lineRule="atLeast"/>
              <w:rPr>
                <w:del w:id="2962" w:author="Tuleshov, Kurmanbek [Bolashak Atyrau Limited]" w:date="2022-10-11T00:17:00Z"/>
                <w:lang w:val="ru-RU"/>
                <w:rPrChange w:id="2963" w:author="Tuleshov, Kurmanbek [Bolashak Atyrau Limited]" w:date="2022-10-10T17:27:00Z">
                  <w:rPr>
                    <w:del w:id="2964" w:author="Tuleshov, Kurmanbek [Bolashak Atyrau Limited]" w:date="2022-10-11T00:17:00Z"/>
                  </w:rPr>
                </w:rPrChange>
              </w:rPr>
            </w:pPr>
            <w:del w:id="2965" w:author="Tuleshov, Kurmanbek [Bolashak Atyrau Limited]" w:date="2022-10-10T17:05:00Z">
              <w:r w:rsidRPr="008E3902" w:rsidDel="00954088">
                <w:rPr>
                  <w:lang w:val="ru-RU"/>
                  <w:rPrChange w:id="2966"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5" w14:textId="012F3A56" w:rsidR="00CD112F" w:rsidRPr="008E3902" w:rsidDel="00954088" w:rsidRDefault="00CD112F" w:rsidP="004B1B11">
            <w:pPr>
              <w:pStyle w:val="CellBody"/>
              <w:spacing w:line="240" w:lineRule="atLeast"/>
              <w:rPr>
                <w:del w:id="2967" w:author="Tuleshov, Kurmanbek [Bolashak Atyrau Limited]" w:date="2022-10-10T17:05:00Z"/>
                <w:lang w:val="ru-RU"/>
                <w:rPrChange w:id="2968" w:author="Tuleshov, Kurmanbek [Bolashak Atyrau Limited]" w:date="2022-10-10T17:27:00Z">
                  <w:rPr>
                    <w:del w:id="2969" w:author="Tuleshov, Kurmanbek [Bolashak Atyrau Limited]" w:date="2022-10-10T17:05:00Z"/>
                  </w:rPr>
                </w:rPrChange>
              </w:rPr>
            </w:pPr>
            <w:del w:id="2970" w:author="Tuleshov, Kurmanbek [Bolashak Atyrau Limited]" w:date="2022-10-10T17:05:00Z">
              <w:r w:rsidRPr="008E3902" w:rsidDel="00954088">
                <w:rPr>
                  <w:lang w:val="ru-RU"/>
                  <w:rPrChange w:id="2971" w:author="Tuleshov, Kurmanbek [Bolashak Atyrau Limited]" w:date="2022-10-10T17:27:00Z">
                    <w:rPr/>
                  </w:rPrChange>
                </w:rPr>
                <w:delText>40 мм</w:delText>
              </w:r>
            </w:del>
          </w:p>
          <w:p w14:paraId="4BB64536" w14:textId="48845022" w:rsidR="00CD112F" w:rsidRPr="008E3902" w:rsidDel="006360D2" w:rsidRDefault="00CD112F" w:rsidP="004B1B11">
            <w:pPr>
              <w:pStyle w:val="CellBody"/>
              <w:spacing w:line="240" w:lineRule="atLeast"/>
              <w:rPr>
                <w:del w:id="2972" w:author="Tuleshov, Kurmanbek [Bolashak Atyrau Limited]" w:date="2022-10-11T00:17:00Z"/>
                <w:lang w:val="ru-RU"/>
                <w:rPrChange w:id="2973" w:author="Tuleshov, Kurmanbek [Bolashak Atyrau Limited]" w:date="2022-10-10T17:27:00Z">
                  <w:rPr>
                    <w:del w:id="2974" w:author="Tuleshov, Kurmanbek [Bolashak Atyrau Limited]" w:date="2022-10-11T00:17:00Z"/>
                  </w:rPr>
                </w:rPrChange>
              </w:rPr>
            </w:pPr>
            <w:del w:id="2975" w:author="Tuleshov, Kurmanbek [Bolashak Atyrau Limited]" w:date="2022-10-10T17:05:00Z">
              <w:r w:rsidRPr="008E3902" w:rsidDel="00954088">
                <w:rPr>
                  <w:lang w:val="ru-RU"/>
                  <w:rPrChange w:id="2976"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7" w14:textId="6F9194E1" w:rsidR="00CD112F" w:rsidRPr="008E3902" w:rsidDel="00954088" w:rsidRDefault="00CD112F" w:rsidP="004B1B11">
            <w:pPr>
              <w:pStyle w:val="CellBody"/>
              <w:spacing w:line="240" w:lineRule="atLeast"/>
              <w:rPr>
                <w:del w:id="2977" w:author="Tuleshov, Kurmanbek [Bolashak Atyrau Limited]" w:date="2022-10-10T17:05:00Z"/>
                <w:lang w:val="ru-RU"/>
                <w:rPrChange w:id="2978" w:author="Tuleshov, Kurmanbek [Bolashak Atyrau Limited]" w:date="2022-10-10T17:27:00Z">
                  <w:rPr>
                    <w:del w:id="2979" w:author="Tuleshov, Kurmanbek [Bolashak Atyrau Limited]" w:date="2022-10-10T17:05:00Z"/>
                  </w:rPr>
                </w:rPrChange>
              </w:rPr>
            </w:pPr>
            <w:del w:id="2980" w:author="Tuleshov, Kurmanbek [Bolashak Atyrau Limited]" w:date="2022-10-10T17:05:00Z">
              <w:r w:rsidRPr="008E3902" w:rsidDel="00954088">
                <w:rPr>
                  <w:lang w:val="ru-RU"/>
                  <w:rPrChange w:id="2981" w:author="Tuleshov, Kurmanbek [Bolashak Atyrau Limited]" w:date="2022-10-10T17:27:00Z">
                    <w:rPr/>
                  </w:rPrChange>
                </w:rPr>
                <w:delText>50 мм</w:delText>
              </w:r>
            </w:del>
          </w:p>
          <w:p w14:paraId="4BB64538" w14:textId="17031107" w:rsidR="00CD112F" w:rsidRPr="008E3902" w:rsidDel="006360D2" w:rsidRDefault="00CD112F" w:rsidP="004B1B11">
            <w:pPr>
              <w:pStyle w:val="CellBody"/>
              <w:spacing w:line="240" w:lineRule="atLeast"/>
              <w:rPr>
                <w:del w:id="2982" w:author="Tuleshov, Kurmanbek [Bolashak Atyrau Limited]" w:date="2022-10-11T00:17:00Z"/>
                <w:lang w:val="ru-RU"/>
                <w:rPrChange w:id="2983" w:author="Tuleshov, Kurmanbek [Bolashak Atyrau Limited]" w:date="2022-10-10T17:27:00Z">
                  <w:rPr>
                    <w:del w:id="2984" w:author="Tuleshov, Kurmanbek [Bolashak Atyrau Limited]" w:date="2022-10-11T00:17:00Z"/>
                  </w:rPr>
                </w:rPrChange>
              </w:rPr>
            </w:pPr>
            <w:del w:id="2985" w:author="Tuleshov, Kurmanbek [Bolashak Atyrau Limited]" w:date="2022-10-10T17:05:00Z">
              <w:r w:rsidRPr="008E3902" w:rsidDel="00954088">
                <w:rPr>
                  <w:lang w:val="ru-RU"/>
                  <w:rPrChange w:id="2986"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9" w14:textId="18AC7D60" w:rsidR="00CD112F" w:rsidRPr="008E3902" w:rsidDel="00954088" w:rsidRDefault="00CD112F" w:rsidP="004B1B11">
            <w:pPr>
              <w:pStyle w:val="CellBody"/>
              <w:spacing w:line="240" w:lineRule="atLeast"/>
              <w:rPr>
                <w:del w:id="2987" w:author="Tuleshov, Kurmanbek [Bolashak Atyrau Limited]" w:date="2022-10-10T17:05:00Z"/>
                <w:lang w:val="ru-RU"/>
                <w:rPrChange w:id="2988" w:author="Tuleshov, Kurmanbek [Bolashak Atyrau Limited]" w:date="2022-10-10T17:27:00Z">
                  <w:rPr>
                    <w:del w:id="2989" w:author="Tuleshov, Kurmanbek [Bolashak Atyrau Limited]" w:date="2022-10-10T17:05:00Z"/>
                  </w:rPr>
                </w:rPrChange>
              </w:rPr>
            </w:pPr>
            <w:del w:id="2990" w:author="Tuleshov, Kurmanbek [Bolashak Atyrau Limited]" w:date="2022-10-10T17:05:00Z">
              <w:r w:rsidRPr="008E3902" w:rsidDel="00954088">
                <w:rPr>
                  <w:lang w:val="ru-RU"/>
                  <w:rPrChange w:id="2991" w:author="Tuleshov, Kurmanbek [Bolashak Atyrau Limited]" w:date="2022-10-10T17:27:00Z">
                    <w:rPr/>
                  </w:rPrChange>
                </w:rPr>
                <w:delText>50 мм</w:delText>
              </w:r>
            </w:del>
          </w:p>
          <w:p w14:paraId="4BB6453A" w14:textId="6BB109DD" w:rsidR="00CD112F" w:rsidRPr="008E3902" w:rsidDel="006360D2" w:rsidRDefault="00CD112F" w:rsidP="004B1B11">
            <w:pPr>
              <w:pStyle w:val="CellBody"/>
              <w:spacing w:line="240" w:lineRule="atLeast"/>
              <w:rPr>
                <w:del w:id="2992" w:author="Tuleshov, Kurmanbek [Bolashak Atyrau Limited]" w:date="2022-10-11T00:17:00Z"/>
                <w:lang w:val="ru-RU"/>
                <w:rPrChange w:id="2993" w:author="Tuleshov, Kurmanbek [Bolashak Atyrau Limited]" w:date="2022-10-10T17:27:00Z">
                  <w:rPr>
                    <w:del w:id="2994" w:author="Tuleshov, Kurmanbek [Bolashak Atyrau Limited]" w:date="2022-10-11T00:17:00Z"/>
                  </w:rPr>
                </w:rPrChange>
              </w:rPr>
            </w:pPr>
            <w:del w:id="2995" w:author="Tuleshov, Kurmanbek [Bolashak Atyrau Limited]" w:date="2022-10-10T17:05:00Z">
              <w:r w:rsidRPr="008E3902" w:rsidDel="00954088">
                <w:rPr>
                  <w:lang w:val="ru-RU"/>
                  <w:rPrChange w:id="2996" w:author="Tuleshov, Kurmanbek [Bolashak Atyrau Limited]" w:date="2022-10-10T17:27:00Z">
                    <w:rPr/>
                  </w:rPrChange>
                </w:rPr>
                <w:delText>(2,0 дюйма)</w:delText>
              </w:r>
            </w:del>
          </w:p>
        </w:tc>
      </w:tr>
      <w:tr w:rsidR="00CD112F" w:rsidRPr="003052B9" w:rsidDel="006360D2" w14:paraId="4BB64549" w14:textId="6B775438" w:rsidTr="004B1B11">
        <w:trPr>
          <w:trHeight w:val="320"/>
          <w:del w:id="2997"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C" w14:textId="4A5B96C8" w:rsidR="00CD112F" w:rsidRPr="008E3902" w:rsidDel="006360D2" w:rsidRDefault="00CD112F" w:rsidP="004B1B11">
            <w:pPr>
              <w:pStyle w:val="CellBody"/>
              <w:spacing w:line="240" w:lineRule="atLeast"/>
              <w:rPr>
                <w:del w:id="2998" w:author="Tuleshov, Kurmanbek [Bolashak Atyrau Limited]" w:date="2022-10-11T00:17:00Z"/>
                <w:lang w:val="ru-RU"/>
                <w:rPrChange w:id="2999" w:author="Tuleshov, Kurmanbek [Bolashak Atyrau Limited]" w:date="2022-10-10T17:27:00Z">
                  <w:rPr>
                    <w:del w:id="3000" w:author="Tuleshov, Kurmanbek [Bolashak Atyrau Limited]" w:date="2022-10-11T00:17:00Z"/>
                  </w:rPr>
                </w:rPrChange>
              </w:rPr>
            </w:pPr>
            <w:del w:id="3001" w:author="Tuleshov, Kurmanbek [Bolashak Atyrau Limited]" w:date="2022-10-10T17:05:00Z">
              <w:r w:rsidRPr="008E3902" w:rsidDel="00954088">
                <w:rPr>
                  <w:lang w:val="ru-RU"/>
                  <w:rPrChange w:id="3002" w:author="Tuleshov, Kurmanbek [Bolashak Atyrau Limited]" w:date="2022-10-10T17:27:00Z">
                    <w:rPr/>
                  </w:rPrChange>
                </w:rPr>
                <w:delText>14</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D" w14:textId="553F5BDC" w:rsidR="00CD112F" w:rsidRPr="008E3902" w:rsidDel="00954088" w:rsidRDefault="00CD112F" w:rsidP="004B1B11">
            <w:pPr>
              <w:pStyle w:val="CellBody"/>
              <w:spacing w:line="240" w:lineRule="atLeast"/>
              <w:rPr>
                <w:del w:id="3003" w:author="Tuleshov, Kurmanbek [Bolashak Atyrau Limited]" w:date="2022-10-10T17:05:00Z"/>
                <w:lang w:val="ru-RU"/>
                <w:rPrChange w:id="3004" w:author="Tuleshov, Kurmanbek [Bolashak Atyrau Limited]" w:date="2022-10-10T17:27:00Z">
                  <w:rPr>
                    <w:del w:id="3005" w:author="Tuleshov, Kurmanbek [Bolashak Atyrau Limited]" w:date="2022-10-10T17:05:00Z"/>
                  </w:rPr>
                </w:rPrChange>
              </w:rPr>
            </w:pPr>
            <w:del w:id="3006" w:author="Tuleshov, Kurmanbek [Bolashak Atyrau Limited]" w:date="2022-10-10T17:05:00Z">
              <w:r w:rsidRPr="008E3902" w:rsidDel="00954088">
                <w:rPr>
                  <w:lang w:val="ru-RU"/>
                  <w:rPrChange w:id="3007" w:author="Tuleshov, Kurmanbek [Bolashak Atyrau Limited]" w:date="2022-10-10T17:27:00Z">
                    <w:rPr/>
                  </w:rPrChange>
                </w:rPr>
                <w:delText xml:space="preserve">25 мм </w:delText>
              </w:r>
            </w:del>
          </w:p>
          <w:p w14:paraId="4BB6453E" w14:textId="36B442A3" w:rsidR="00CD112F" w:rsidRPr="008E3902" w:rsidDel="006360D2" w:rsidRDefault="00CD112F" w:rsidP="004B1B11">
            <w:pPr>
              <w:pStyle w:val="CellBody"/>
              <w:spacing w:line="240" w:lineRule="atLeast"/>
              <w:rPr>
                <w:del w:id="3008" w:author="Tuleshov, Kurmanbek [Bolashak Atyrau Limited]" w:date="2022-10-11T00:17:00Z"/>
                <w:lang w:val="ru-RU"/>
                <w:rPrChange w:id="3009" w:author="Tuleshov, Kurmanbek [Bolashak Atyrau Limited]" w:date="2022-10-10T17:27:00Z">
                  <w:rPr>
                    <w:del w:id="3010" w:author="Tuleshov, Kurmanbek [Bolashak Atyrau Limited]" w:date="2022-10-11T00:17:00Z"/>
                  </w:rPr>
                </w:rPrChange>
              </w:rPr>
            </w:pPr>
            <w:del w:id="3011" w:author="Tuleshov, Kurmanbek [Bolashak Atyrau Limited]" w:date="2022-10-10T17:05:00Z">
              <w:r w:rsidRPr="008E3902" w:rsidDel="00954088">
                <w:rPr>
                  <w:lang w:val="ru-RU"/>
                  <w:rPrChange w:id="301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3F" w14:textId="18930343" w:rsidR="00CD112F" w:rsidRPr="008E3902" w:rsidDel="00954088" w:rsidRDefault="00CD112F" w:rsidP="004B1B11">
            <w:pPr>
              <w:pStyle w:val="CellBody"/>
              <w:spacing w:line="240" w:lineRule="atLeast"/>
              <w:rPr>
                <w:del w:id="3013" w:author="Tuleshov, Kurmanbek [Bolashak Atyrau Limited]" w:date="2022-10-10T17:05:00Z"/>
                <w:lang w:val="ru-RU"/>
                <w:rPrChange w:id="3014" w:author="Tuleshov, Kurmanbek [Bolashak Atyrau Limited]" w:date="2022-10-10T17:27:00Z">
                  <w:rPr>
                    <w:del w:id="3015" w:author="Tuleshov, Kurmanbek [Bolashak Atyrau Limited]" w:date="2022-10-10T17:05:00Z"/>
                  </w:rPr>
                </w:rPrChange>
              </w:rPr>
            </w:pPr>
            <w:del w:id="3016" w:author="Tuleshov, Kurmanbek [Bolashak Atyrau Limited]" w:date="2022-10-10T17:05:00Z">
              <w:r w:rsidRPr="008E3902" w:rsidDel="00954088">
                <w:rPr>
                  <w:lang w:val="ru-RU"/>
                  <w:rPrChange w:id="3017" w:author="Tuleshov, Kurmanbek [Bolashak Atyrau Limited]" w:date="2022-10-10T17:27:00Z">
                    <w:rPr/>
                  </w:rPrChange>
                </w:rPr>
                <w:delText>40 мм</w:delText>
              </w:r>
            </w:del>
          </w:p>
          <w:p w14:paraId="4BB64540" w14:textId="3C6D38BD" w:rsidR="00CD112F" w:rsidRPr="008E3902" w:rsidDel="006360D2" w:rsidRDefault="00CD112F" w:rsidP="004B1B11">
            <w:pPr>
              <w:pStyle w:val="CellBody"/>
              <w:spacing w:line="240" w:lineRule="atLeast"/>
              <w:rPr>
                <w:del w:id="3018" w:author="Tuleshov, Kurmanbek [Bolashak Atyrau Limited]" w:date="2022-10-11T00:17:00Z"/>
                <w:lang w:val="ru-RU"/>
                <w:rPrChange w:id="3019" w:author="Tuleshov, Kurmanbek [Bolashak Atyrau Limited]" w:date="2022-10-10T17:27:00Z">
                  <w:rPr>
                    <w:del w:id="3020" w:author="Tuleshov, Kurmanbek [Bolashak Atyrau Limited]" w:date="2022-10-11T00:17:00Z"/>
                  </w:rPr>
                </w:rPrChange>
              </w:rPr>
            </w:pPr>
            <w:del w:id="3021" w:author="Tuleshov, Kurmanbek [Bolashak Atyrau Limited]" w:date="2022-10-10T17:05:00Z">
              <w:r w:rsidRPr="008E3902" w:rsidDel="00954088">
                <w:rPr>
                  <w:lang w:val="ru-RU"/>
                  <w:rPrChange w:id="3022"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1" w14:textId="28987D31" w:rsidR="00CD112F" w:rsidRPr="008E3902" w:rsidDel="00954088" w:rsidRDefault="00CD112F" w:rsidP="004B1B11">
            <w:pPr>
              <w:pStyle w:val="CellBody"/>
              <w:spacing w:line="240" w:lineRule="atLeast"/>
              <w:rPr>
                <w:del w:id="3023" w:author="Tuleshov, Kurmanbek [Bolashak Atyrau Limited]" w:date="2022-10-10T17:05:00Z"/>
                <w:lang w:val="ru-RU"/>
                <w:rPrChange w:id="3024" w:author="Tuleshov, Kurmanbek [Bolashak Atyrau Limited]" w:date="2022-10-10T17:27:00Z">
                  <w:rPr>
                    <w:del w:id="3025" w:author="Tuleshov, Kurmanbek [Bolashak Atyrau Limited]" w:date="2022-10-10T17:05:00Z"/>
                  </w:rPr>
                </w:rPrChange>
              </w:rPr>
            </w:pPr>
            <w:del w:id="3026" w:author="Tuleshov, Kurmanbek [Bolashak Atyrau Limited]" w:date="2022-10-10T17:05:00Z">
              <w:r w:rsidRPr="008E3902" w:rsidDel="00954088">
                <w:rPr>
                  <w:lang w:val="ru-RU"/>
                  <w:rPrChange w:id="3027" w:author="Tuleshov, Kurmanbek [Bolashak Atyrau Limited]" w:date="2022-10-10T17:27:00Z">
                    <w:rPr/>
                  </w:rPrChange>
                </w:rPr>
                <w:delText>40 мм</w:delText>
              </w:r>
            </w:del>
          </w:p>
          <w:p w14:paraId="4BB64542" w14:textId="4526761D" w:rsidR="00CD112F" w:rsidRPr="008E3902" w:rsidDel="006360D2" w:rsidRDefault="00CD112F" w:rsidP="004B1B11">
            <w:pPr>
              <w:pStyle w:val="CellBody"/>
              <w:spacing w:line="240" w:lineRule="atLeast"/>
              <w:rPr>
                <w:del w:id="3028" w:author="Tuleshov, Kurmanbek [Bolashak Atyrau Limited]" w:date="2022-10-11T00:17:00Z"/>
                <w:lang w:val="ru-RU"/>
                <w:rPrChange w:id="3029" w:author="Tuleshov, Kurmanbek [Bolashak Atyrau Limited]" w:date="2022-10-10T17:27:00Z">
                  <w:rPr>
                    <w:del w:id="3030" w:author="Tuleshov, Kurmanbek [Bolashak Atyrau Limited]" w:date="2022-10-11T00:17:00Z"/>
                  </w:rPr>
                </w:rPrChange>
              </w:rPr>
            </w:pPr>
            <w:del w:id="3031" w:author="Tuleshov, Kurmanbek [Bolashak Atyrau Limited]" w:date="2022-10-10T17:05:00Z">
              <w:r w:rsidRPr="008E3902" w:rsidDel="00954088">
                <w:rPr>
                  <w:lang w:val="ru-RU"/>
                  <w:rPrChange w:id="3032"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3" w14:textId="69BDFCD8" w:rsidR="00CD112F" w:rsidRPr="008E3902" w:rsidDel="00954088" w:rsidRDefault="00CD112F" w:rsidP="004B1B11">
            <w:pPr>
              <w:pStyle w:val="CellBody"/>
              <w:spacing w:line="240" w:lineRule="atLeast"/>
              <w:rPr>
                <w:del w:id="3033" w:author="Tuleshov, Kurmanbek [Bolashak Atyrau Limited]" w:date="2022-10-10T17:05:00Z"/>
                <w:lang w:val="ru-RU"/>
                <w:rPrChange w:id="3034" w:author="Tuleshov, Kurmanbek [Bolashak Atyrau Limited]" w:date="2022-10-10T17:27:00Z">
                  <w:rPr>
                    <w:del w:id="3035" w:author="Tuleshov, Kurmanbek [Bolashak Atyrau Limited]" w:date="2022-10-10T17:05:00Z"/>
                  </w:rPr>
                </w:rPrChange>
              </w:rPr>
            </w:pPr>
            <w:del w:id="3036" w:author="Tuleshov, Kurmanbek [Bolashak Atyrau Limited]" w:date="2022-10-10T17:05:00Z">
              <w:r w:rsidRPr="008E3902" w:rsidDel="00954088">
                <w:rPr>
                  <w:lang w:val="ru-RU"/>
                  <w:rPrChange w:id="3037" w:author="Tuleshov, Kurmanbek [Bolashak Atyrau Limited]" w:date="2022-10-10T17:27:00Z">
                    <w:rPr/>
                  </w:rPrChange>
                </w:rPr>
                <w:delText>50 мм</w:delText>
              </w:r>
            </w:del>
          </w:p>
          <w:p w14:paraId="4BB64544" w14:textId="6F8E0D00" w:rsidR="00CD112F" w:rsidRPr="008E3902" w:rsidDel="006360D2" w:rsidRDefault="00CD112F" w:rsidP="004B1B11">
            <w:pPr>
              <w:pStyle w:val="CellBody"/>
              <w:spacing w:line="240" w:lineRule="atLeast"/>
              <w:rPr>
                <w:del w:id="3038" w:author="Tuleshov, Kurmanbek [Bolashak Atyrau Limited]" w:date="2022-10-11T00:17:00Z"/>
                <w:lang w:val="ru-RU"/>
                <w:rPrChange w:id="3039" w:author="Tuleshov, Kurmanbek [Bolashak Atyrau Limited]" w:date="2022-10-10T17:27:00Z">
                  <w:rPr>
                    <w:del w:id="3040" w:author="Tuleshov, Kurmanbek [Bolashak Atyrau Limited]" w:date="2022-10-11T00:17:00Z"/>
                  </w:rPr>
                </w:rPrChange>
              </w:rPr>
            </w:pPr>
            <w:del w:id="3041" w:author="Tuleshov, Kurmanbek [Bolashak Atyrau Limited]" w:date="2022-10-10T17:05:00Z">
              <w:r w:rsidRPr="008E3902" w:rsidDel="00954088">
                <w:rPr>
                  <w:lang w:val="ru-RU"/>
                  <w:rPrChange w:id="3042"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5" w14:textId="7EB564C7" w:rsidR="00CD112F" w:rsidRPr="008E3902" w:rsidDel="00954088" w:rsidRDefault="00CD112F" w:rsidP="004B1B11">
            <w:pPr>
              <w:pStyle w:val="CellBody"/>
              <w:spacing w:line="240" w:lineRule="atLeast"/>
              <w:rPr>
                <w:del w:id="3043" w:author="Tuleshov, Kurmanbek [Bolashak Atyrau Limited]" w:date="2022-10-10T17:05:00Z"/>
                <w:lang w:val="ru-RU"/>
                <w:rPrChange w:id="3044" w:author="Tuleshov, Kurmanbek [Bolashak Atyrau Limited]" w:date="2022-10-10T17:27:00Z">
                  <w:rPr>
                    <w:del w:id="3045" w:author="Tuleshov, Kurmanbek [Bolashak Atyrau Limited]" w:date="2022-10-10T17:05:00Z"/>
                  </w:rPr>
                </w:rPrChange>
              </w:rPr>
            </w:pPr>
            <w:del w:id="3046" w:author="Tuleshov, Kurmanbek [Bolashak Atyrau Limited]" w:date="2022-10-10T17:05:00Z">
              <w:r w:rsidRPr="008E3902" w:rsidDel="00954088">
                <w:rPr>
                  <w:lang w:val="ru-RU"/>
                  <w:rPrChange w:id="3047" w:author="Tuleshov, Kurmanbek [Bolashak Atyrau Limited]" w:date="2022-10-10T17:27:00Z">
                    <w:rPr/>
                  </w:rPrChange>
                </w:rPr>
                <w:delText>50 мм</w:delText>
              </w:r>
            </w:del>
          </w:p>
          <w:p w14:paraId="4BB64546" w14:textId="3795AA5E" w:rsidR="00CD112F" w:rsidRPr="008E3902" w:rsidDel="006360D2" w:rsidRDefault="00CD112F" w:rsidP="004B1B11">
            <w:pPr>
              <w:pStyle w:val="CellBody"/>
              <w:spacing w:line="240" w:lineRule="atLeast"/>
              <w:rPr>
                <w:del w:id="3048" w:author="Tuleshov, Kurmanbek [Bolashak Atyrau Limited]" w:date="2022-10-11T00:17:00Z"/>
                <w:lang w:val="ru-RU"/>
                <w:rPrChange w:id="3049" w:author="Tuleshov, Kurmanbek [Bolashak Atyrau Limited]" w:date="2022-10-10T17:27:00Z">
                  <w:rPr>
                    <w:del w:id="3050" w:author="Tuleshov, Kurmanbek [Bolashak Atyrau Limited]" w:date="2022-10-11T00:17:00Z"/>
                  </w:rPr>
                </w:rPrChange>
              </w:rPr>
            </w:pPr>
            <w:del w:id="3051" w:author="Tuleshov, Kurmanbek [Bolashak Atyrau Limited]" w:date="2022-10-10T17:05:00Z">
              <w:r w:rsidRPr="008E3902" w:rsidDel="00954088">
                <w:rPr>
                  <w:lang w:val="ru-RU"/>
                  <w:rPrChange w:id="3052"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7" w14:textId="0A3EABCF" w:rsidR="00CD112F" w:rsidRPr="008E3902" w:rsidDel="00954088" w:rsidRDefault="00CD112F" w:rsidP="004B1B11">
            <w:pPr>
              <w:pStyle w:val="CellBody"/>
              <w:spacing w:line="240" w:lineRule="atLeast"/>
              <w:rPr>
                <w:del w:id="3053" w:author="Tuleshov, Kurmanbek [Bolashak Atyrau Limited]" w:date="2022-10-10T17:05:00Z"/>
                <w:lang w:val="ru-RU"/>
                <w:rPrChange w:id="3054" w:author="Tuleshov, Kurmanbek [Bolashak Atyrau Limited]" w:date="2022-10-10T17:27:00Z">
                  <w:rPr>
                    <w:del w:id="3055" w:author="Tuleshov, Kurmanbek [Bolashak Atyrau Limited]" w:date="2022-10-10T17:05:00Z"/>
                  </w:rPr>
                </w:rPrChange>
              </w:rPr>
            </w:pPr>
            <w:del w:id="3056" w:author="Tuleshov, Kurmanbek [Bolashak Atyrau Limited]" w:date="2022-10-10T17:05:00Z">
              <w:r w:rsidRPr="008E3902" w:rsidDel="00954088">
                <w:rPr>
                  <w:lang w:val="ru-RU"/>
                  <w:rPrChange w:id="3057" w:author="Tuleshov, Kurmanbek [Bolashak Atyrau Limited]" w:date="2022-10-10T17:27:00Z">
                    <w:rPr/>
                  </w:rPrChange>
                </w:rPr>
                <w:delText>50 мм</w:delText>
              </w:r>
            </w:del>
          </w:p>
          <w:p w14:paraId="4BB64548" w14:textId="03B5AB3F" w:rsidR="00CD112F" w:rsidRPr="008E3902" w:rsidDel="006360D2" w:rsidRDefault="00CD112F" w:rsidP="004B1B11">
            <w:pPr>
              <w:pStyle w:val="CellBody"/>
              <w:spacing w:line="240" w:lineRule="atLeast"/>
              <w:rPr>
                <w:del w:id="3058" w:author="Tuleshov, Kurmanbek [Bolashak Atyrau Limited]" w:date="2022-10-11T00:17:00Z"/>
                <w:lang w:val="ru-RU"/>
                <w:rPrChange w:id="3059" w:author="Tuleshov, Kurmanbek [Bolashak Atyrau Limited]" w:date="2022-10-10T17:27:00Z">
                  <w:rPr>
                    <w:del w:id="3060" w:author="Tuleshov, Kurmanbek [Bolashak Atyrau Limited]" w:date="2022-10-11T00:17:00Z"/>
                  </w:rPr>
                </w:rPrChange>
              </w:rPr>
            </w:pPr>
            <w:del w:id="3061" w:author="Tuleshov, Kurmanbek [Bolashak Atyrau Limited]" w:date="2022-10-10T17:05:00Z">
              <w:r w:rsidRPr="008E3902" w:rsidDel="00954088">
                <w:rPr>
                  <w:lang w:val="ru-RU"/>
                  <w:rPrChange w:id="3062" w:author="Tuleshov, Kurmanbek [Bolashak Atyrau Limited]" w:date="2022-10-10T17:27:00Z">
                    <w:rPr/>
                  </w:rPrChange>
                </w:rPr>
                <w:delText>(2,0 дюйма)</w:delText>
              </w:r>
            </w:del>
          </w:p>
        </w:tc>
      </w:tr>
      <w:tr w:rsidR="00CD112F" w:rsidRPr="003052B9" w:rsidDel="006360D2" w14:paraId="4BB64557" w14:textId="37F53273" w:rsidTr="004B1B11">
        <w:trPr>
          <w:trHeight w:val="320"/>
          <w:del w:id="3063"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A" w14:textId="5BE6DB5B" w:rsidR="00CD112F" w:rsidRPr="008E3902" w:rsidDel="006360D2" w:rsidRDefault="00CD112F" w:rsidP="004B1B11">
            <w:pPr>
              <w:pStyle w:val="CellBody"/>
              <w:spacing w:line="240" w:lineRule="atLeast"/>
              <w:rPr>
                <w:del w:id="3064" w:author="Tuleshov, Kurmanbek [Bolashak Atyrau Limited]" w:date="2022-10-11T00:17:00Z"/>
                <w:lang w:val="ru-RU"/>
                <w:rPrChange w:id="3065" w:author="Tuleshov, Kurmanbek [Bolashak Atyrau Limited]" w:date="2022-10-10T17:27:00Z">
                  <w:rPr>
                    <w:del w:id="3066" w:author="Tuleshov, Kurmanbek [Bolashak Atyrau Limited]" w:date="2022-10-11T00:17:00Z"/>
                  </w:rPr>
                </w:rPrChange>
              </w:rPr>
            </w:pPr>
            <w:del w:id="3067" w:author="Tuleshov, Kurmanbek [Bolashak Atyrau Limited]" w:date="2022-10-10T17:05:00Z">
              <w:r w:rsidRPr="008E3902" w:rsidDel="00954088">
                <w:rPr>
                  <w:lang w:val="ru-RU"/>
                  <w:rPrChange w:id="3068" w:author="Tuleshov, Kurmanbek [Bolashak Atyrau Limited]" w:date="2022-10-10T17:27:00Z">
                    <w:rPr/>
                  </w:rPrChange>
                </w:rPr>
                <w:delText>16</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B" w14:textId="22F49878" w:rsidR="00CD112F" w:rsidRPr="008E3902" w:rsidDel="00954088" w:rsidRDefault="00CD112F" w:rsidP="004B1B11">
            <w:pPr>
              <w:pStyle w:val="CellBody"/>
              <w:spacing w:line="240" w:lineRule="atLeast"/>
              <w:rPr>
                <w:del w:id="3069" w:author="Tuleshov, Kurmanbek [Bolashak Atyrau Limited]" w:date="2022-10-10T17:05:00Z"/>
                <w:lang w:val="ru-RU"/>
                <w:rPrChange w:id="3070" w:author="Tuleshov, Kurmanbek [Bolashak Atyrau Limited]" w:date="2022-10-10T17:27:00Z">
                  <w:rPr>
                    <w:del w:id="3071" w:author="Tuleshov, Kurmanbek [Bolashak Atyrau Limited]" w:date="2022-10-10T17:05:00Z"/>
                  </w:rPr>
                </w:rPrChange>
              </w:rPr>
            </w:pPr>
            <w:del w:id="3072" w:author="Tuleshov, Kurmanbek [Bolashak Atyrau Limited]" w:date="2022-10-10T17:05:00Z">
              <w:r w:rsidRPr="008E3902" w:rsidDel="00954088">
                <w:rPr>
                  <w:lang w:val="ru-RU"/>
                  <w:rPrChange w:id="3073" w:author="Tuleshov, Kurmanbek [Bolashak Atyrau Limited]" w:date="2022-10-10T17:27:00Z">
                    <w:rPr/>
                  </w:rPrChange>
                </w:rPr>
                <w:delText xml:space="preserve">25 мм </w:delText>
              </w:r>
            </w:del>
          </w:p>
          <w:p w14:paraId="4BB6454C" w14:textId="427A2B5E" w:rsidR="00CD112F" w:rsidRPr="008E3902" w:rsidDel="006360D2" w:rsidRDefault="00CD112F" w:rsidP="004B1B11">
            <w:pPr>
              <w:pStyle w:val="CellBody"/>
              <w:spacing w:line="240" w:lineRule="atLeast"/>
              <w:rPr>
                <w:del w:id="3074" w:author="Tuleshov, Kurmanbek [Bolashak Atyrau Limited]" w:date="2022-10-11T00:17:00Z"/>
                <w:lang w:val="ru-RU"/>
                <w:rPrChange w:id="3075" w:author="Tuleshov, Kurmanbek [Bolashak Atyrau Limited]" w:date="2022-10-10T17:27:00Z">
                  <w:rPr>
                    <w:del w:id="3076" w:author="Tuleshov, Kurmanbek [Bolashak Atyrau Limited]" w:date="2022-10-11T00:17:00Z"/>
                  </w:rPr>
                </w:rPrChange>
              </w:rPr>
            </w:pPr>
            <w:del w:id="3077" w:author="Tuleshov, Kurmanbek [Bolashak Atyrau Limited]" w:date="2022-10-10T17:05:00Z">
              <w:r w:rsidRPr="008E3902" w:rsidDel="00954088">
                <w:rPr>
                  <w:lang w:val="ru-RU"/>
                  <w:rPrChange w:id="3078"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D" w14:textId="7CC1839D" w:rsidR="00CD112F" w:rsidRPr="008E3902" w:rsidDel="00954088" w:rsidRDefault="00CD112F" w:rsidP="004B1B11">
            <w:pPr>
              <w:pStyle w:val="CellBody"/>
              <w:spacing w:line="240" w:lineRule="atLeast"/>
              <w:rPr>
                <w:del w:id="3079" w:author="Tuleshov, Kurmanbek [Bolashak Atyrau Limited]" w:date="2022-10-10T17:05:00Z"/>
                <w:lang w:val="ru-RU"/>
                <w:rPrChange w:id="3080" w:author="Tuleshov, Kurmanbek [Bolashak Atyrau Limited]" w:date="2022-10-10T17:27:00Z">
                  <w:rPr>
                    <w:del w:id="3081" w:author="Tuleshov, Kurmanbek [Bolashak Atyrau Limited]" w:date="2022-10-10T17:05:00Z"/>
                  </w:rPr>
                </w:rPrChange>
              </w:rPr>
            </w:pPr>
            <w:del w:id="3082" w:author="Tuleshov, Kurmanbek [Bolashak Atyrau Limited]" w:date="2022-10-10T17:05:00Z">
              <w:r w:rsidRPr="008E3902" w:rsidDel="00954088">
                <w:rPr>
                  <w:lang w:val="ru-RU"/>
                  <w:rPrChange w:id="3083" w:author="Tuleshov, Kurmanbek [Bolashak Atyrau Limited]" w:date="2022-10-10T17:27:00Z">
                    <w:rPr/>
                  </w:rPrChange>
                </w:rPr>
                <w:delText>40 мм</w:delText>
              </w:r>
            </w:del>
          </w:p>
          <w:p w14:paraId="4BB6454E" w14:textId="63DE91E8" w:rsidR="00CD112F" w:rsidRPr="008E3902" w:rsidDel="006360D2" w:rsidRDefault="00CD112F" w:rsidP="004B1B11">
            <w:pPr>
              <w:pStyle w:val="CellBody"/>
              <w:spacing w:line="240" w:lineRule="atLeast"/>
              <w:rPr>
                <w:del w:id="3084" w:author="Tuleshov, Kurmanbek [Bolashak Atyrau Limited]" w:date="2022-10-11T00:17:00Z"/>
                <w:lang w:val="ru-RU"/>
                <w:rPrChange w:id="3085" w:author="Tuleshov, Kurmanbek [Bolashak Atyrau Limited]" w:date="2022-10-10T17:27:00Z">
                  <w:rPr>
                    <w:del w:id="3086" w:author="Tuleshov, Kurmanbek [Bolashak Atyrau Limited]" w:date="2022-10-11T00:17:00Z"/>
                  </w:rPr>
                </w:rPrChange>
              </w:rPr>
            </w:pPr>
            <w:del w:id="3087" w:author="Tuleshov, Kurmanbek [Bolashak Atyrau Limited]" w:date="2022-10-10T17:05:00Z">
              <w:r w:rsidRPr="008E3902" w:rsidDel="00954088">
                <w:rPr>
                  <w:lang w:val="ru-RU"/>
                  <w:rPrChange w:id="3088"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4F" w14:textId="69515CC6" w:rsidR="00CD112F" w:rsidRPr="008E3902" w:rsidDel="00954088" w:rsidRDefault="00CD112F" w:rsidP="004B1B11">
            <w:pPr>
              <w:pStyle w:val="CellBody"/>
              <w:spacing w:line="240" w:lineRule="atLeast"/>
              <w:rPr>
                <w:del w:id="3089" w:author="Tuleshov, Kurmanbek [Bolashak Atyrau Limited]" w:date="2022-10-10T17:05:00Z"/>
                <w:lang w:val="ru-RU"/>
                <w:rPrChange w:id="3090" w:author="Tuleshov, Kurmanbek [Bolashak Atyrau Limited]" w:date="2022-10-10T17:27:00Z">
                  <w:rPr>
                    <w:del w:id="3091" w:author="Tuleshov, Kurmanbek [Bolashak Atyrau Limited]" w:date="2022-10-10T17:05:00Z"/>
                  </w:rPr>
                </w:rPrChange>
              </w:rPr>
            </w:pPr>
            <w:del w:id="3092" w:author="Tuleshov, Kurmanbek [Bolashak Atyrau Limited]" w:date="2022-10-10T17:05:00Z">
              <w:r w:rsidRPr="008E3902" w:rsidDel="00954088">
                <w:rPr>
                  <w:lang w:val="ru-RU"/>
                  <w:rPrChange w:id="3093" w:author="Tuleshov, Kurmanbek [Bolashak Atyrau Limited]" w:date="2022-10-10T17:27:00Z">
                    <w:rPr/>
                  </w:rPrChange>
                </w:rPr>
                <w:delText>40 мм</w:delText>
              </w:r>
            </w:del>
          </w:p>
          <w:p w14:paraId="4BB64550" w14:textId="6C906C89" w:rsidR="00CD112F" w:rsidRPr="008E3902" w:rsidDel="006360D2" w:rsidRDefault="00CD112F" w:rsidP="004B1B11">
            <w:pPr>
              <w:pStyle w:val="CellBody"/>
              <w:spacing w:line="240" w:lineRule="atLeast"/>
              <w:rPr>
                <w:del w:id="3094" w:author="Tuleshov, Kurmanbek [Bolashak Atyrau Limited]" w:date="2022-10-11T00:17:00Z"/>
                <w:lang w:val="ru-RU"/>
                <w:rPrChange w:id="3095" w:author="Tuleshov, Kurmanbek [Bolashak Atyrau Limited]" w:date="2022-10-10T17:27:00Z">
                  <w:rPr>
                    <w:del w:id="3096" w:author="Tuleshov, Kurmanbek [Bolashak Atyrau Limited]" w:date="2022-10-11T00:17:00Z"/>
                  </w:rPr>
                </w:rPrChange>
              </w:rPr>
            </w:pPr>
            <w:del w:id="3097" w:author="Tuleshov, Kurmanbek [Bolashak Atyrau Limited]" w:date="2022-10-10T17:05:00Z">
              <w:r w:rsidRPr="008E3902" w:rsidDel="00954088">
                <w:rPr>
                  <w:lang w:val="ru-RU"/>
                  <w:rPrChange w:id="3098"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1" w14:textId="3FD716FE" w:rsidR="00CD112F" w:rsidRPr="008E3902" w:rsidDel="00954088" w:rsidRDefault="00CD112F" w:rsidP="004B1B11">
            <w:pPr>
              <w:pStyle w:val="CellBody"/>
              <w:spacing w:line="240" w:lineRule="atLeast"/>
              <w:rPr>
                <w:del w:id="3099" w:author="Tuleshov, Kurmanbek [Bolashak Atyrau Limited]" w:date="2022-10-10T17:05:00Z"/>
                <w:lang w:val="ru-RU"/>
                <w:rPrChange w:id="3100" w:author="Tuleshov, Kurmanbek [Bolashak Atyrau Limited]" w:date="2022-10-10T17:27:00Z">
                  <w:rPr>
                    <w:del w:id="3101" w:author="Tuleshov, Kurmanbek [Bolashak Atyrau Limited]" w:date="2022-10-10T17:05:00Z"/>
                  </w:rPr>
                </w:rPrChange>
              </w:rPr>
            </w:pPr>
            <w:del w:id="3102" w:author="Tuleshov, Kurmanbek [Bolashak Atyrau Limited]" w:date="2022-10-10T17:05:00Z">
              <w:r w:rsidRPr="008E3902" w:rsidDel="00954088">
                <w:rPr>
                  <w:lang w:val="ru-RU"/>
                  <w:rPrChange w:id="3103" w:author="Tuleshov, Kurmanbek [Bolashak Atyrau Limited]" w:date="2022-10-10T17:27:00Z">
                    <w:rPr/>
                  </w:rPrChange>
                </w:rPr>
                <w:delText>50 мм</w:delText>
              </w:r>
            </w:del>
          </w:p>
          <w:p w14:paraId="4BB64552" w14:textId="7BA0BC40" w:rsidR="00CD112F" w:rsidRPr="008E3902" w:rsidDel="006360D2" w:rsidRDefault="00CD112F" w:rsidP="004B1B11">
            <w:pPr>
              <w:pStyle w:val="CellBody"/>
              <w:spacing w:line="240" w:lineRule="atLeast"/>
              <w:rPr>
                <w:del w:id="3104" w:author="Tuleshov, Kurmanbek [Bolashak Atyrau Limited]" w:date="2022-10-11T00:17:00Z"/>
                <w:lang w:val="ru-RU"/>
                <w:rPrChange w:id="3105" w:author="Tuleshov, Kurmanbek [Bolashak Atyrau Limited]" w:date="2022-10-10T17:27:00Z">
                  <w:rPr>
                    <w:del w:id="3106" w:author="Tuleshov, Kurmanbek [Bolashak Atyrau Limited]" w:date="2022-10-11T00:17:00Z"/>
                  </w:rPr>
                </w:rPrChange>
              </w:rPr>
            </w:pPr>
            <w:del w:id="3107" w:author="Tuleshov, Kurmanbek [Bolashak Atyrau Limited]" w:date="2022-10-10T17:05:00Z">
              <w:r w:rsidRPr="008E3902" w:rsidDel="00954088">
                <w:rPr>
                  <w:lang w:val="ru-RU"/>
                  <w:rPrChange w:id="3108"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3" w14:textId="02A92335" w:rsidR="00CD112F" w:rsidRPr="008E3902" w:rsidDel="00954088" w:rsidRDefault="00CD112F" w:rsidP="004B1B11">
            <w:pPr>
              <w:pStyle w:val="CellBody"/>
              <w:spacing w:line="240" w:lineRule="atLeast"/>
              <w:rPr>
                <w:del w:id="3109" w:author="Tuleshov, Kurmanbek [Bolashak Atyrau Limited]" w:date="2022-10-10T17:05:00Z"/>
                <w:lang w:val="ru-RU"/>
                <w:rPrChange w:id="3110" w:author="Tuleshov, Kurmanbek [Bolashak Atyrau Limited]" w:date="2022-10-10T17:27:00Z">
                  <w:rPr>
                    <w:del w:id="3111" w:author="Tuleshov, Kurmanbek [Bolashak Atyrau Limited]" w:date="2022-10-10T17:05:00Z"/>
                  </w:rPr>
                </w:rPrChange>
              </w:rPr>
            </w:pPr>
            <w:del w:id="3112" w:author="Tuleshov, Kurmanbek [Bolashak Atyrau Limited]" w:date="2022-10-10T17:05:00Z">
              <w:r w:rsidRPr="008E3902" w:rsidDel="00954088">
                <w:rPr>
                  <w:lang w:val="ru-RU"/>
                  <w:rPrChange w:id="3113" w:author="Tuleshov, Kurmanbek [Bolashak Atyrau Limited]" w:date="2022-10-10T17:27:00Z">
                    <w:rPr/>
                  </w:rPrChange>
                </w:rPr>
                <w:delText>50 мм</w:delText>
              </w:r>
            </w:del>
          </w:p>
          <w:p w14:paraId="4BB64554" w14:textId="6062E673" w:rsidR="00CD112F" w:rsidRPr="008E3902" w:rsidDel="006360D2" w:rsidRDefault="00CD112F" w:rsidP="004B1B11">
            <w:pPr>
              <w:pStyle w:val="CellBody"/>
              <w:spacing w:line="240" w:lineRule="atLeast"/>
              <w:rPr>
                <w:del w:id="3114" w:author="Tuleshov, Kurmanbek [Bolashak Atyrau Limited]" w:date="2022-10-11T00:17:00Z"/>
                <w:lang w:val="ru-RU"/>
                <w:rPrChange w:id="3115" w:author="Tuleshov, Kurmanbek [Bolashak Atyrau Limited]" w:date="2022-10-10T17:27:00Z">
                  <w:rPr>
                    <w:del w:id="3116" w:author="Tuleshov, Kurmanbek [Bolashak Atyrau Limited]" w:date="2022-10-11T00:17:00Z"/>
                  </w:rPr>
                </w:rPrChange>
              </w:rPr>
            </w:pPr>
            <w:del w:id="3117" w:author="Tuleshov, Kurmanbek [Bolashak Atyrau Limited]" w:date="2022-10-10T17:05:00Z">
              <w:r w:rsidRPr="008E3902" w:rsidDel="00954088">
                <w:rPr>
                  <w:lang w:val="ru-RU"/>
                  <w:rPrChange w:id="3118"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5" w14:textId="51EB60CF" w:rsidR="00CD112F" w:rsidRPr="008E3902" w:rsidDel="00954088" w:rsidRDefault="00CD112F" w:rsidP="004B1B11">
            <w:pPr>
              <w:pStyle w:val="CellBody"/>
              <w:spacing w:line="240" w:lineRule="atLeast"/>
              <w:rPr>
                <w:del w:id="3119" w:author="Tuleshov, Kurmanbek [Bolashak Atyrau Limited]" w:date="2022-10-10T17:05:00Z"/>
                <w:lang w:val="ru-RU"/>
                <w:rPrChange w:id="3120" w:author="Tuleshov, Kurmanbek [Bolashak Atyrau Limited]" w:date="2022-10-10T17:27:00Z">
                  <w:rPr>
                    <w:del w:id="3121" w:author="Tuleshov, Kurmanbek [Bolashak Atyrau Limited]" w:date="2022-10-10T17:05:00Z"/>
                  </w:rPr>
                </w:rPrChange>
              </w:rPr>
            </w:pPr>
            <w:del w:id="3122" w:author="Tuleshov, Kurmanbek [Bolashak Atyrau Limited]" w:date="2022-10-10T17:05:00Z">
              <w:r w:rsidRPr="008E3902" w:rsidDel="00954088">
                <w:rPr>
                  <w:lang w:val="ru-RU"/>
                  <w:rPrChange w:id="3123" w:author="Tuleshov, Kurmanbek [Bolashak Atyrau Limited]" w:date="2022-10-10T17:27:00Z">
                    <w:rPr/>
                  </w:rPrChange>
                </w:rPr>
                <w:delText>50 мм</w:delText>
              </w:r>
            </w:del>
          </w:p>
          <w:p w14:paraId="4BB64556" w14:textId="4D2FA5B7" w:rsidR="00CD112F" w:rsidRPr="008E3902" w:rsidDel="006360D2" w:rsidRDefault="00CD112F" w:rsidP="004B1B11">
            <w:pPr>
              <w:pStyle w:val="CellBody"/>
              <w:spacing w:line="240" w:lineRule="atLeast"/>
              <w:rPr>
                <w:del w:id="3124" w:author="Tuleshov, Kurmanbek [Bolashak Atyrau Limited]" w:date="2022-10-11T00:17:00Z"/>
                <w:lang w:val="ru-RU"/>
                <w:rPrChange w:id="3125" w:author="Tuleshov, Kurmanbek [Bolashak Atyrau Limited]" w:date="2022-10-10T17:27:00Z">
                  <w:rPr>
                    <w:del w:id="3126" w:author="Tuleshov, Kurmanbek [Bolashak Atyrau Limited]" w:date="2022-10-11T00:17:00Z"/>
                  </w:rPr>
                </w:rPrChange>
              </w:rPr>
            </w:pPr>
            <w:del w:id="3127" w:author="Tuleshov, Kurmanbek [Bolashak Atyrau Limited]" w:date="2022-10-10T17:05:00Z">
              <w:r w:rsidRPr="008E3902" w:rsidDel="00954088">
                <w:rPr>
                  <w:lang w:val="ru-RU"/>
                  <w:rPrChange w:id="3128" w:author="Tuleshov, Kurmanbek [Bolashak Atyrau Limited]" w:date="2022-10-10T17:27:00Z">
                    <w:rPr/>
                  </w:rPrChange>
                </w:rPr>
                <w:delText>(2,0 дюйма)</w:delText>
              </w:r>
            </w:del>
          </w:p>
        </w:tc>
      </w:tr>
      <w:tr w:rsidR="00CD112F" w:rsidRPr="003052B9" w:rsidDel="006360D2" w14:paraId="4BB64565" w14:textId="7FDB6622" w:rsidTr="004B1B11">
        <w:trPr>
          <w:trHeight w:val="320"/>
          <w:del w:id="3129"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8" w14:textId="549D3EDE" w:rsidR="00CD112F" w:rsidRPr="008E3902" w:rsidDel="006360D2" w:rsidRDefault="00CD112F" w:rsidP="004B1B11">
            <w:pPr>
              <w:pStyle w:val="CellBody"/>
              <w:spacing w:line="240" w:lineRule="atLeast"/>
              <w:rPr>
                <w:del w:id="3130" w:author="Tuleshov, Kurmanbek [Bolashak Atyrau Limited]" w:date="2022-10-11T00:17:00Z"/>
                <w:lang w:val="ru-RU"/>
                <w:rPrChange w:id="3131" w:author="Tuleshov, Kurmanbek [Bolashak Atyrau Limited]" w:date="2022-10-10T17:27:00Z">
                  <w:rPr>
                    <w:del w:id="3132" w:author="Tuleshov, Kurmanbek [Bolashak Atyrau Limited]" w:date="2022-10-11T00:17:00Z"/>
                  </w:rPr>
                </w:rPrChange>
              </w:rPr>
            </w:pPr>
            <w:del w:id="3133" w:author="Tuleshov, Kurmanbek [Bolashak Atyrau Limited]" w:date="2022-10-10T17:05:00Z">
              <w:r w:rsidRPr="008E3902" w:rsidDel="00954088">
                <w:rPr>
                  <w:lang w:val="ru-RU"/>
                  <w:rPrChange w:id="3134" w:author="Tuleshov, Kurmanbek [Bolashak Atyrau Limited]" w:date="2022-10-10T17:27:00Z">
                    <w:rPr/>
                  </w:rPrChange>
                </w:rPr>
                <w:delText>18</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9" w14:textId="4CA88A6F" w:rsidR="00CD112F" w:rsidRPr="008E3902" w:rsidDel="00954088" w:rsidRDefault="00CD112F" w:rsidP="004B1B11">
            <w:pPr>
              <w:pStyle w:val="CellBody"/>
              <w:spacing w:line="240" w:lineRule="atLeast"/>
              <w:rPr>
                <w:del w:id="3135" w:author="Tuleshov, Kurmanbek [Bolashak Atyrau Limited]" w:date="2022-10-10T17:05:00Z"/>
                <w:lang w:val="ru-RU"/>
                <w:rPrChange w:id="3136" w:author="Tuleshov, Kurmanbek [Bolashak Atyrau Limited]" w:date="2022-10-10T17:27:00Z">
                  <w:rPr>
                    <w:del w:id="3137" w:author="Tuleshov, Kurmanbek [Bolashak Atyrau Limited]" w:date="2022-10-10T17:05:00Z"/>
                  </w:rPr>
                </w:rPrChange>
              </w:rPr>
            </w:pPr>
            <w:del w:id="3138" w:author="Tuleshov, Kurmanbek [Bolashak Atyrau Limited]" w:date="2022-10-10T17:05:00Z">
              <w:r w:rsidRPr="008E3902" w:rsidDel="00954088">
                <w:rPr>
                  <w:lang w:val="ru-RU"/>
                  <w:rPrChange w:id="3139" w:author="Tuleshov, Kurmanbek [Bolashak Atyrau Limited]" w:date="2022-10-10T17:27:00Z">
                    <w:rPr/>
                  </w:rPrChange>
                </w:rPr>
                <w:delText xml:space="preserve">25 мм </w:delText>
              </w:r>
            </w:del>
          </w:p>
          <w:p w14:paraId="4BB6455A" w14:textId="2F81A35D" w:rsidR="00CD112F" w:rsidRPr="008E3902" w:rsidDel="006360D2" w:rsidRDefault="00CD112F" w:rsidP="004B1B11">
            <w:pPr>
              <w:pStyle w:val="CellBody"/>
              <w:spacing w:line="240" w:lineRule="atLeast"/>
              <w:rPr>
                <w:del w:id="3140" w:author="Tuleshov, Kurmanbek [Bolashak Atyrau Limited]" w:date="2022-10-11T00:17:00Z"/>
                <w:lang w:val="ru-RU"/>
                <w:rPrChange w:id="3141" w:author="Tuleshov, Kurmanbek [Bolashak Atyrau Limited]" w:date="2022-10-10T17:27:00Z">
                  <w:rPr>
                    <w:del w:id="3142" w:author="Tuleshov, Kurmanbek [Bolashak Atyrau Limited]" w:date="2022-10-11T00:17:00Z"/>
                  </w:rPr>
                </w:rPrChange>
              </w:rPr>
            </w:pPr>
            <w:del w:id="3143" w:author="Tuleshov, Kurmanbek [Bolashak Atyrau Limited]" w:date="2022-10-10T17:05:00Z">
              <w:r w:rsidRPr="008E3902" w:rsidDel="00954088">
                <w:rPr>
                  <w:lang w:val="ru-RU"/>
                  <w:rPrChange w:id="3144"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B" w14:textId="49384BC1" w:rsidR="00CD112F" w:rsidRPr="008E3902" w:rsidDel="00954088" w:rsidRDefault="00CD112F" w:rsidP="004B1B11">
            <w:pPr>
              <w:pStyle w:val="CellBody"/>
              <w:spacing w:line="240" w:lineRule="atLeast"/>
              <w:rPr>
                <w:del w:id="3145" w:author="Tuleshov, Kurmanbek [Bolashak Atyrau Limited]" w:date="2022-10-10T17:05:00Z"/>
                <w:lang w:val="ru-RU"/>
                <w:rPrChange w:id="3146" w:author="Tuleshov, Kurmanbek [Bolashak Atyrau Limited]" w:date="2022-10-10T17:27:00Z">
                  <w:rPr>
                    <w:del w:id="3147" w:author="Tuleshov, Kurmanbek [Bolashak Atyrau Limited]" w:date="2022-10-10T17:05:00Z"/>
                  </w:rPr>
                </w:rPrChange>
              </w:rPr>
            </w:pPr>
            <w:del w:id="3148" w:author="Tuleshov, Kurmanbek [Bolashak Atyrau Limited]" w:date="2022-10-10T17:05:00Z">
              <w:r w:rsidRPr="008E3902" w:rsidDel="00954088">
                <w:rPr>
                  <w:lang w:val="ru-RU"/>
                  <w:rPrChange w:id="3149" w:author="Tuleshov, Kurmanbek [Bolashak Atyrau Limited]" w:date="2022-10-10T17:27:00Z">
                    <w:rPr/>
                  </w:rPrChange>
                </w:rPr>
                <w:delText>40 мм</w:delText>
              </w:r>
            </w:del>
          </w:p>
          <w:p w14:paraId="4BB6455C" w14:textId="1B650306" w:rsidR="00CD112F" w:rsidRPr="008E3902" w:rsidDel="006360D2" w:rsidRDefault="00CD112F" w:rsidP="004B1B11">
            <w:pPr>
              <w:pStyle w:val="CellBody"/>
              <w:spacing w:line="240" w:lineRule="atLeast"/>
              <w:rPr>
                <w:del w:id="3150" w:author="Tuleshov, Kurmanbek [Bolashak Atyrau Limited]" w:date="2022-10-11T00:17:00Z"/>
                <w:lang w:val="ru-RU"/>
                <w:rPrChange w:id="3151" w:author="Tuleshov, Kurmanbek [Bolashak Atyrau Limited]" w:date="2022-10-10T17:27:00Z">
                  <w:rPr>
                    <w:del w:id="3152" w:author="Tuleshov, Kurmanbek [Bolashak Atyrau Limited]" w:date="2022-10-11T00:17:00Z"/>
                  </w:rPr>
                </w:rPrChange>
              </w:rPr>
            </w:pPr>
            <w:del w:id="3153" w:author="Tuleshov, Kurmanbek [Bolashak Atyrau Limited]" w:date="2022-10-10T17:05:00Z">
              <w:r w:rsidRPr="008E3902" w:rsidDel="00954088">
                <w:rPr>
                  <w:lang w:val="ru-RU"/>
                  <w:rPrChange w:id="3154"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D" w14:textId="79785291" w:rsidR="00CD112F" w:rsidRPr="008E3902" w:rsidDel="00954088" w:rsidRDefault="00CD112F" w:rsidP="004B1B11">
            <w:pPr>
              <w:pStyle w:val="CellBody"/>
              <w:spacing w:line="240" w:lineRule="atLeast"/>
              <w:rPr>
                <w:del w:id="3155" w:author="Tuleshov, Kurmanbek [Bolashak Atyrau Limited]" w:date="2022-10-10T17:05:00Z"/>
                <w:lang w:val="ru-RU"/>
                <w:rPrChange w:id="3156" w:author="Tuleshov, Kurmanbek [Bolashak Atyrau Limited]" w:date="2022-10-10T17:27:00Z">
                  <w:rPr>
                    <w:del w:id="3157" w:author="Tuleshov, Kurmanbek [Bolashak Atyrau Limited]" w:date="2022-10-10T17:05:00Z"/>
                  </w:rPr>
                </w:rPrChange>
              </w:rPr>
            </w:pPr>
            <w:del w:id="3158" w:author="Tuleshov, Kurmanbek [Bolashak Atyrau Limited]" w:date="2022-10-10T17:05:00Z">
              <w:r w:rsidRPr="008E3902" w:rsidDel="00954088">
                <w:rPr>
                  <w:lang w:val="ru-RU"/>
                  <w:rPrChange w:id="3159" w:author="Tuleshov, Kurmanbek [Bolashak Atyrau Limited]" w:date="2022-10-10T17:27:00Z">
                    <w:rPr/>
                  </w:rPrChange>
                </w:rPr>
                <w:delText>40 мм</w:delText>
              </w:r>
            </w:del>
          </w:p>
          <w:p w14:paraId="4BB6455E" w14:textId="0D31C7A9" w:rsidR="00CD112F" w:rsidRPr="008E3902" w:rsidDel="006360D2" w:rsidRDefault="00CD112F" w:rsidP="004B1B11">
            <w:pPr>
              <w:pStyle w:val="CellBody"/>
              <w:spacing w:line="240" w:lineRule="atLeast"/>
              <w:rPr>
                <w:del w:id="3160" w:author="Tuleshov, Kurmanbek [Bolashak Atyrau Limited]" w:date="2022-10-11T00:17:00Z"/>
                <w:lang w:val="ru-RU"/>
                <w:rPrChange w:id="3161" w:author="Tuleshov, Kurmanbek [Bolashak Atyrau Limited]" w:date="2022-10-10T17:27:00Z">
                  <w:rPr>
                    <w:del w:id="3162" w:author="Tuleshov, Kurmanbek [Bolashak Atyrau Limited]" w:date="2022-10-11T00:17:00Z"/>
                  </w:rPr>
                </w:rPrChange>
              </w:rPr>
            </w:pPr>
            <w:del w:id="3163" w:author="Tuleshov, Kurmanbek [Bolashak Atyrau Limited]" w:date="2022-10-10T17:05:00Z">
              <w:r w:rsidRPr="008E3902" w:rsidDel="00954088">
                <w:rPr>
                  <w:lang w:val="ru-RU"/>
                  <w:rPrChange w:id="3164"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5F" w14:textId="780AB06D" w:rsidR="00CD112F" w:rsidRPr="008E3902" w:rsidDel="00954088" w:rsidRDefault="00CD112F" w:rsidP="004B1B11">
            <w:pPr>
              <w:pStyle w:val="CellBody"/>
              <w:spacing w:line="240" w:lineRule="atLeast"/>
              <w:rPr>
                <w:del w:id="3165" w:author="Tuleshov, Kurmanbek [Bolashak Atyrau Limited]" w:date="2022-10-10T17:05:00Z"/>
                <w:lang w:val="ru-RU"/>
                <w:rPrChange w:id="3166" w:author="Tuleshov, Kurmanbek [Bolashak Atyrau Limited]" w:date="2022-10-10T17:27:00Z">
                  <w:rPr>
                    <w:del w:id="3167" w:author="Tuleshov, Kurmanbek [Bolashak Atyrau Limited]" w:date="2022-10-10T17:05:00Z"/>
                  </w:rPr>
                </w:rPrChange>
              </w:rPr>
            </w:pPr>
            <w:del w:id="3168" w:author="Tuleshov, Kurmanbek [Bolashak Atyrau Limited]" w:date="2022-10-10T17:05:00Z">
              <w:r w:rsidRPr="008E3902" w:rsidDel="00954088">
                <w:rPr>
                  <w:lang w:val="ru-RU"/>
                  <w:rPrChange w:id="3169" w:author="Tuleshov, Kurmanbek [Bolashak Atyrau Limited]" w:date="2022-10-10T17:27:00Z">
                    <w:rPr/>
                  </w:rPrChange>
                </w:rPr>
                <w:delText>50 мм</w:delText>
              </w:r>
            </w:del>
          </w:p>
          <w:p w14:paraId="4BB64560" w14:textId="49C56700" w:rsidR="00CD112F" w:rsidRPr="008E3902" w:rsidDel="006360D2" w:rsidRDefault="00CD112F" w:rsidP="004B1B11">
            <w:pPr>
              <w:pStyle w:val="CellBody"/>
              <w:spacing w:line="240" w:lineRule="atLeast"/>
              <w:rPr>
                <w:del w:id="3170" w:author="Tuleshov, Kurmanbek [Bolashak Atyrau Limited]" w:date="2022-10-11T00:17:00Z"/>
                <w:lang w:val="ru-RU"/>
                <w:rPrChange w:id="3171" w:author="Tuleshov, Kurmanbek [Bolashak Atyrau Limited]" w:date="2022-10-10T17:27:00Z">
                  <w:rPr>
                    <w:del w:id="3172" w:author="Tuleshov, Kurmanbek [Bolashak Atyrau Limited]" w:date="2022-10-11T00:17:00Z"/>
                  </w:rPr>
                </w:rPrChange>
              </w:rPr>
            </w:pPr>
            <w:del w:id="3173" w:author="Tuleshov, Kurmanbek [Bolashak Atyrau Limited]" w:date="2022-10-10T17:05:00Z">
              <w:r w:rsidRPr="008E3902" w:rsidDel="00954088">
                <w:rPr>
                  <w:lang w:val="ru-RU"/>
                  <w:rPrChange w:id="3174"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1" w14:textId="19FB8BC1" w:rsidR="00CD112F" w:rsidRPr="008E3902" w:rsidDel="00954088" w:rsidRDefault="00CD112F" w:rsidP="004B1B11">
            <w:pPr>
              <w:pStyle w:val="CellBody"/>
              <w:spacing w:line="240" w:lineRule="atLeast"/>
              <w:rPr>
                <w:del w:id="3175" w:author="Tuleshov, Kurmanbek [Bolashak Atyrau Limited]" w:date="2022-10-10T17:05:00Z"/>
                <w:lang w:val="ru-RU"/>
                <w:rPrChange w:id="3176" w:author="Tuleshov, Kurmanbek [Bolashak Atyrau Limited]" w:date="2022-10-10T17:27:00Z">
                  <w:rPr>
                    <w:del w:id="3177" w:author="Tuleshov, Kurmanbek [Bolashak Atyrau Limited]" w:date="2022-10-10T17:05:00Z"/>
                  </w:rPr>
                </w:rPrChange>
              </w:rPr>
            </w:pPr>
            <w:del w:id="3178" w:author="Tuleshov, Kurmanbek [Bolashak Atyrau Limited]" w:date="2022-10-10T17:05:00Z">
              <w:r w:rsidRPr="008E3902" w:rsidDel="00954088">
                <w:rPr>
                  <w:lang w:val="ru-RU"/>
                  <w:rPrChange w:id="3179" w:author="Tuleshov, Kurmanbek [Bolashak Atyrau Limited]" w:date="2022-10-10T17:27:00Z">
                    <w:rPr/>
                  </w:rPrChange>
                </w:rPr>
                <w:delText>50 мм</w:delText>
              </w:r>
            </w:del>
          </w:p>
          <w:p w14:paraId="4BB64562" w14:textId="350D4537" w:rsidR="00CD112F" w:rsidRPr="008E3902" w:rsidDel="006360D2" w:rsidRDefault="00CD112F" w:rsidP="004B1B11">
            <w:pPr>
              <w:pStyle w:val="CellBody"/>
              <w:spacing w:line="240" w:lineRule="atLeast"/>
              <w:rPr>
                <w:del w:id="3180" w:author="Tuleshov, Kurmanbek [Bolashak Atyrau Limited]" w:date="2022-10-11T00:17:00Z"/>
                <w:lang w:val="ru-RU"/>
                <w:rPrChange w:id="3181" w:author="Tuleshov, Kurmanbek [Bolashak Atyrau Limited]" w:date="2022-10-10T17:27:00Z">
                  <w:rPr>
                    <w:del w:id="3182" w:author="Tuleshov, Kurmanbek [Bolashak Atyrau Limited]" w:date="2022-10-11T00:17:00Z"/>
                  </w:rPr>
                </w:rPrChange>
              </w:rPr>
            </w:pPr>
            <w:del w:id="3183" w:author="Tuleshov, Kurmanbek [Bolashak Atyrau Limited]" w:date="2022-10-10T17:05:00Z">
              <w:r w:rsidRPr="008E3902" w:rsidDel="00954088">
                <w:rPr>
                  <w:lang w:val="ru-RU"/>
                  <w:rPrChange w:id="3184"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3" w14:textId="21FFD246" w:rsidR="00CD112F" w:rsidRPr="008E3902" w:rsidDel="00954088" w:rsidRDefault="00CD112F" w:rsidP="004B1B11">
            <w:pPr>
              <w:pStyle w:val="CellBody"/>
              <w:spacing w:line="240" w:lineRule="atLeast"/>
              <w:rPr>
                <w:del w:id="3185" w:author="Tuleshov, Kurmanbek [Bolashak Atyrau Limited]" w:date="2022-10-10T17:05:00Z"/>
                <w:lang w:val="ru-RU"/>
                <w:rPrChange w:id="3186" w:author="Tuleshov, Kurmanbek [Bolashak Atyrau Limited]" w:date="2022-10-10T17:27:00Z">
                  <w:rPr>
                    <w:del w:id="3187" w:author="Tuleshov, Kurmanbek [Bolashak Atyrau Limited]" w:date="2022-10-10T17:05:00Z"/>
                  </w:rPr>
                </w:rPrChange>
              </w:rPr>
            </w:pPr>
            <w:del w:id="3188" w:author="Tuleshov, Kurmanbek [Bolashak Atyrau Limited]" w:date="2022-10-10T17:05:00Z">
              <w:r w:rsidRPr="008E3902" w:rsidDel="00954088">
                <w:rPr>
                  <w:lang w:val="ru-RU"/>
                  <w:rPrChange w:id="3189" w:author="Tuleshov, Kurmanbek [Bolashak Atyrau Limited]" w:date="2022-10-10T17:27:00Z">
                    <w:rPr/>
                  </w:rPrChange>
                </w:rPr>
                <w:delText>50 мм</w:delText>
              </w:r>
            </w:del>
          </w:p>
          <w:p w14:paraId="4BB64564" w14:textId="59251D21" w:rsidR="00CD112F" w:rsidRPr="008E3902" w:rsidDel="006360D2" w:rsidRDefault="00CD112F" w:rsidP="004B1B11">
            <w:pPr>
              <w:pStyle w:val="CellBody"/>
              <w:spacing w:line="240" w:lineRule="atLeast"/>
              <w:rPr>
                <w:del w:id="3190" w:author="Tuleshov, Kurmanbek [Bolashak Atyrau Limited]" w:date="2022-10-11T00:17:00Z"/>
                <w:lang w:val="ru-RU"/>
                <w:rPrChange w:id="3191" w:author="Tuleshov, Kurmanbek [Bolashak Atyrau Limited]" w:date="2022-10-10T17:27:00Z">
                  <w:rPr>
                    <w:del w:id="3192" w:author="Tuleshov, Kurmanbek [Bolashak Atyrau Limited]" w:date="2022-10-11T00:17:00Z"/>
                  </w:rPr>
                </w:rPrChange>
              </w:rPr>
            </w:pPr>
            <w:del w:id="3193" w:author="Tuleshov, Kurmanbek [Bolashak Atyrau Limited]" w:date="2022-10-10T17:05:00Z">
              <w:r w:rsidRPr="008E3902" w:rsidDel="00954088">
                <w:rPr>
                  <w:lang w:val="ru-RU"/>
                  <w:rPrChange w:id="3194" w:author="Tuleshov, Kurmanbek [Bolashak Atyrau Limited]" w:date="2022-10-10T17:27:00Z">
                    <w:rPr/>
                  </w:rPrChange>
                </w:rPr>
                <w:delText>(2,0 дюйма)</w:delText>
              </w:r>
            </w:del>
          </w:p>
        </w:tc>
      </w:tr>
      <w:tr w:rsidR="00CD112F" w:rsidRPr="003052B9" w:rsidDel="006360D2" w14:paraId="4BB64573" w14:textId="072A1936" w:rsidTr="004B1B11">
        <w:trPr>
          <w:trHeight w:val="320"/>
          <w:del w:id="3195"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6" w14:textId="1EEA1CD1" w:rsidR="00CD112F" w:rsidRPr="008E3902" w:rsidDel="006360D2" w:rsidRDefault="00CD112F" w:rsidP="004B1B11">
            <w:pPr>
              <w:pStyle w:val="CellBody"/>
              <w:spacing w:line="240" w:lineRule="atLeast"/>
              <w:rPr>
                <w:del w:id="3196" w:author="Tuleshov, Kurmanbek [Bolashak Atyrau Limited]" w:date="2022-10-11T00:17:00Z"/>
                <w:lang w:val="ru-RU"/>
                <w:rPrChange w:id="3197" w:author="Tuleshov, Kurmanbek [Bolashak Atyrau Limited]" w:date="2022-10-10T17:27:00Z">
                  <w:rPr>
                    <w:del w:id="3198" w:author="Tuleshov, Kurmanbek [Bolashak Atyrau Limited]" w:date="2022-10-11T00:17:00Z"/>
                  </w:rPr>
                </w:rPrChange>
              </w:rPr>
            </w:pPr>
            <w:del w:id="3199" w:author="Tuleshov, Kurmanbek [Bolashak Atyrau Limited]" w:date="2022-10-10T17:05:00Z">
              <w:r w:rsidRPr="008E3902" w:rsidDel="00954088">
                <w:rPr>
                  <w:lang w:val="ru-RU"/>
                  <w:rPrChange w:id="3200" w:author="Tuleshov, Kurmanbek [Bolashak Atyrau Limited]" w:date="2022-10-10T17:27:00Z">
                    <w:rPr/>
                  </w:rPrChange>
                </w:rPr>
                <w:delText>20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7" w14:textId="1785E581" w:rsidR="00CD112F" w:rsidRPr="008E3902" w:rsidDel="00954088" w:rsidRDefault="00CD112F" w:rsidP="004B1B11">
            <w:pPr>
              <w:pStyle w:val="CellBody"/>
              <w:spacing w:line="240" w:lineRule="atLeast"/>
              <w:rPr>
                <w:del w:id="3201" w:author="Tuleshov, Kurmanbek [Bolashak Atyrau Limited]" w:date="2022-10-10T17:05:00Z"/>
                <w:lang w:val="ru-RU"/>
                <w:rPrChange w:id="3202" w:author="Tuleshov, Kurmanbek [Bolashak Atyrau Limited]" w:date="2022-10-10T17:27:00Z">
                  <w:rPr>
                    <w:del w:id="3203" w:author="Tuleshov, Kurmanbek [Bolashak Atyrau Limited]" w:date="2022-10-10T17:05:00Z"/>
                  </w:rPr>
                </w:rPrChange>
              </w:rPr>
            </w:pPr>
            <w:del w:id="3204" w:author="Tuleshov, Kurmanbek [Bolashak Atyrau Limited]" w:date="2022-10-10T17:05:00Z">
              <w:r w:rsidRPr="008E3902" w:rsidDel="00954088">
                <w:rPr>
                  <w:lang w:val="ru-RU"/>
                  <w:rPrChange w:id="3205" w:author="Tuleshov, Kurmanbek [Bolashak Atyrau Limited]" w:date="2022-10-10T17:27:00Z">
                    <w:rPr/>
                  </w:rPrChange>
                </w:rPr>
                <w:delText xml:space="preserve">25 мм </w:delText>
              </w:r>
            </w:del>
          </w:p>
          <w:p w14:paraId="4BB64568" w14:textId="16603826" w:rsidR="00CD112F" w:rsidRPr="008E3902" w:rsidDel="006360D2" w:rsidRDefault="00CD112F" w:rsidP="004B1B11">
            <w:pPr>
              <w:pStyle w:val="CellBody"/>
              <w:spacing w:line="240" w:lineRule="atLeast"/>
              <w:rPr>
                <w:del w:id="3206" w:author="Tuleshov, Kurmanbek [Bolashak Atyrau Limited]" w:date="2022-10-11T00:17:00Z"/>
                <w:lang w:val="ru-RU"/>
                <w:rPrChange w:id="3207" w:author="Tuleshov, Kurmanbek [Bolashak Atyrau Limited]" w:date="2022-10-10T17:27:00Z">
                  <w:rPr>
                    <w:del w:id="3208" w:author="Tuleshov, Kurmanbek [Bolashak Atyrau Limited]" w:date="2022-10-11T00:17:00Z"/>
                  </w:rPr>
                </w:rPrChange>
              </w:rPr>
            </w:pPr>
            <w:del w:id="3209" w:author="Tuleshov, Kurmanbek [Bolashak Atyrau Limited]" w:date="2022-10-10T17:05:00Z">
              <w:r w:rsidRPr="008E3902" w:rsidDel="00954088">
                <w:rPr>
                  <w:lang w:val="ru-RU"/>
                  <w:rPrChange w:id="3210"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9" w14:textId="01796F6E" w:rsidR="00CD112F" w:rsidRPr="008E3902" w:rsidDel="00954088" w:rsidRDefault="00CD112F" w:rsidP="004B1B11">
            <w:pPr>
              <w:pStyle w:val="CellBody"/>
              <w:spacing w:line="240" w:lineRule="atLeast"/>
              <w:rPr>
                <w:del w:id="3211" w:author="Tuleshov, Kurmanbek [Bolashak Atyrau Limited]" w:date="2022-10-10T17:05:00Z"/>
                <w:lang w:val="ru-RU"/>
                <w:rPrChange w:id="3212" w:author="Tuleshov, Kurmanbek [Bolashak Atyrau Limited]" w:date="2022-10-10T17:27:00Z">
                  <w:rPr>
                    <w:del w:id="3213" w:author="Tuleshov, Kurmanbek [Bolashak Atyrau Limited]" w:date="2022-10-10T17:05:00Z"/>
                  </w:rPr>
                </w:rPrChange>
              </w:rPr>
            </w:pPr>
            <w:del w:id="3214" w:author="Tuleshov, Kurmanbek [Bolashak Atyrau Limited]" w:date="2022-10-10T17:05:00Z">
              <w:r w:rsidRPr="008E3902" w:rsidDel="00954088">
                <w:rPr>
                  <w:lang w:val="ru-RU"/>
                  <w:rPrChange w:id="3215" w:author="Tuleshov, Kurmanbek [Bolashak Atyrau Limited]" w:date="2022-10-10T17:27:00Z">
                    <w:rPr/>
                  </w:rPrChange>
                </w:rPr>
                <w:delText>40 мм</w:delText>
              </w:r>
            </w:del>
          </w:p>
          <w:p w14:paraId="4BB6456A" w14:textId="0456C274" w:rsidR="00CD112F" w:rsidRPr="008E3902" w:rsidDel="006360D2" w:rsidRDefault="00CD112F" w:rsidP="004B1B11">
            <w:pPr>
              <w:pStyle w:val="CellBody"/>
              <w:spacing w:line="240" w:lineRule="atLeast"/>
              <w:rPr>
                <w:del w:id="3216" w:author="Tuleshov, Kurmanbek [Bolashak Atyrau Limited]" w:date="2022-10-11T00:17:00Z"/>
                <w:lang w:val="ru-RU"/>
                <w:rPrChange w:id="3217" w:author="Tuleshov, Kurmanbek [Bolashak Atyrau Limited]" w:date="2022-10-10T17:27:00Z">
                  <w:rPr>
                    <w:del w:id="3218" w:author="Tuleshov, Kurmanbek [Bolashak Atyrau Limited]" w:date="2022-10-11T00:17:00Z"/>
                  </w:rPr>
                </w:rPrChange>
              </w:rPr>
            </w:pPr>
            <w:del w:id="3219" w:author="Tuleshov, Kurmanbek [Bolashak Atyrau Limited]" w:date="2022-10-10T17:05:00Z">
              <w:r w:rsidRPr="008E3902" w:rsidDel="00954088">
                <w:rPr>
                  <w:lang w:val="ru-RU"/>
                  <w:rPrChange w:id="3220"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B" w14:textId="7CE9E834" w:rsidR="00CD112F" w:rsidRPr="008E3902" w:rsidDel="00954088" w:rsidRDefault="00CD112F" w:rsidP="004B1B11">
            <w:pPr>
              <w:pStyle w:val="CellBody"/>
              <w:spacing w:line="240" w:lineRule="atLeast"/>
              <w:rPr>
                <w:del w:id="3221" w:author="Tuleshov, Kurmanbek [Bolashak Atyrau Limited]" w:date="2022-10-10T17:05:00Z"/>
                <w:lang w:val="ru-RU"/>
                <w:rPrChange w:id="3222" w:author="Tuleshov, Kurmanbek [Bolashak Atyrau Limited]" w:date="2022-10-10T17:27:00Z">
                  <w:rPr>
                    <w:del w:id="3223" w:author="Tuleshov, Kurmanbek [Bolashak Atyrau Limited]" w:date="2022-10-10T17:05:00Z"/>
                  </w:rPr>
                </w:rPrChange>
              </w:rPr>
            </w:pPr>
            <w:del w:id="3224" w:author="Tuleshov, Kurmanbek [Bolashak Atyrau Limited]" w:date="2022-10-10T17:05:00Z">
              <w:r w:rsidRPr="008E3902" w:rsidDel="00954088">
                <w:rPr>
                  <w:lang w:val="ru-RU"/>
                  <w:rPrChange w:id="3225" w:author="Tuleshov, Kurmanbek [Bolashak Atyrau Limited]" w:date="2022-10-10T17:27:00Z">
                    <w:rPr/>
                  </w:rPrChange>
                </w:rPr>
                <w:delText>40 мм</w:delText>
              </w:r>
            </w:del>
          </w:p>
          <w:p w14:paraId="4BB6456C" w14:textId="0F6E9BE8" w:rsidR="00CD112F" w:rsidRPr="008E3902" w:rsidDel="006360D2" w:rsidRDefault="00CD112F" w:rsidP="004B1B11">
            <w:pPr>
              <w:pStyle w:val="CellBody"/>
              <w:spacing w:line="240" w:lineRule="atLeast"/>
              <w:rPr>
                <w:del w:id="3226" w:author="Tuleshov, Kurmanbek [Bolashak Atyrau Limited]" w:date="2022-10-11T00:17:00Z"/>
                <w:lang w:val="ru-RU"/>
                <w:rPrChange w:id="3227" w:author="Tuleshov, Kurmanbek [Bolashak Atyrau Limited]" w:date="2022-10-10T17:27:00Z">
                  <w:rPr>
                    <w:del w:id="3228" w:author="Tuleshov, Kurmanbek [Bolashak Atyrau Limited]" w:date="2022-10-11T00:17:00Z"/>
                  </w:rPr>
                </w:rPrChange>
              </w:rPr>
            </w:pPr>
            <w:del w:id="3229" w:author="Tuleshov, Kurmanbek [Bolashak Atyrau Limited]" w:date="2022-10-10T17:05:00Z">
              <w:r w:rsidRPr="008E3902" w:rsidDel="00954088">
                <w:rPr>
                  <w:lang w:val="ru-RU"/>
                  <w:rPrChange w:id="3230"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D" w14:textId="4F831C60" w:rsidR="00CD112F" w:rsidRPr="008E3902" w:rsidDel="00954088" w:rsidRDefault="00CD112F" w:rsidP="004B1B11">
            <w:pPr>
              <w:pStyle w:val="CellBody"/>
              <w:spacing w:line="240" w:lineRule="atLeast"/>
              <w:rPr>
                <w:del w:id="3231" w:author="Tuleshov, Kurmanbek [Bolashak Atyrau Limited]" w:date="2022-10-10T17:05:00Z"/>
                <w:lang w:val="ru-RU"/>
                <w:rPrChange w:id="3232" w:author="Tuleshov, Kurmanbek [Bolashak Atyrau Limited]" w:date="2022-10-10T17:27:00Z">
                  <w:rPr>
                    <w:del w:id="3233" w:author="Tuleshov, Kurmanbek [Bolashak Atyrau Limited]" w:date="2022-10-10T17:05:00Z"/>
                  </w:rPr>
                </w:rPrChange>
              </w:rPr>
            </w:pPr>
            <w:del w:id="3234" w:author="Tuleshov, Kurmanbek [Bolashak Atyrau Limited]" w:date="2022-10-10T17:05:00Z">
              <w:r w:rsidRPr="008E3902" w:rsidDel="00954088">
                <w:rPr>
                  <w:lang w:val="ru-RU"/>
                  <w:rPrChange w:id="3235" w:author="Tuleshov, Kurmanbek [Bolashak Atyrau Limited]" w:date="2022-10-10T17:27:00Z">
                    <w:rPr/>
                  </w:rPrChange>
                </w:rPr>
                <w:delText>50 мм</w:delText>
              </w:r>
            </w:del>
          </w:p>
          <w:p w14:paraId="4BB6456E" w14:textId="215FDCDD" w:rsidR="00CD112F" w:rsidRPr="008E3902" w:rsidDel="006360D2" w:rsidRDefault="00CD112F" w:rsidP="004B1B11">
            <w:pPr>
              <w:pStyle w:val="CellBody"/>
              <w:spacing w:line="240" w:lineRule="atLeast"/>
              <w:rPr>
                <w:del w:id="3236" w:author="Tuleshov, Kurmanbek [Bolashak Atyrau Limited]" w:date="2022-10-11T00:17:00Z"/>
                <w:lang w:val="ru-RU"/>
                <w:rPrChange w:id="3237" w:author="Tuleshov, Kurmanbek [Bolashak Atyrau Limited]" w:date="2022-10-10T17:27:00Z">
                  <w:rPr>
                    <w:del w:id="3238" w:author="Tuleshov, Kurmanbek [Bolashak Atyrau Limited]" w:date="2022-10-11T00:17:00Z"/>
                  </w:rPr>
                </w:rPrChange>
              </w:rPr>
            </w:pPr>
            <w:del w:id="3239" w:author="Tuleshov, Kurmanbek [Bolashak Atyrau Limited]" w:date="2022-10-10T17:05:00Z">
              <w:r w:rsidRPr="008E3902" w:rsidDel="00954088">
                <w:rPr>
                  <w:lang w:val="ru-RU"/>
                  <w:rPrChange w:id="3240"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6F" w14:textId="06D459C5" w:rsidR="00CD112F" w:rsidRPr="008E3902" w:rsidDel="00954088" w:rsidRDefault="00CD112F" w:rsidP="004B1B11">
            <w:pPr>
              <w:pStyle w:val="CellBody"/>
              <w:spacing w:line="240" w:lineRule="atLeast"/>
              <w:rPr>
                <w:del w:id="3241" w:author="Tuleshov, Kurmanbek [Bolashak Atyrau Limited]" w:date="2022-10-10T17:05:00Z"/>
                <w:lang w:val="ru-RU"/>
                <w:rPrChange w:id="3242" w:author="Tuleshov, Kurmanbek [Bolashak Atyrau Limited]" w:date="2022-10-10T17:27:00Z">
                  <w:rPr>
                    <w:del w:id="3243" w:author="Tuleshov, Kurmanbek [Bolashak Atyrau Limited]" w:date="2022-10-10T17:05:00Z"/>
                  </w:rPr>
                </w:rPrChange>
              </w:rPr>
            </w:pPr>
            <w:del w:id="3244" w:author="Tuleshov, Kurmanbek [Bolashak Atyrau Limited]" w:date="2022-10-10T17:05:00Z">
              <w:r w:rsidRPr="008E3902" w:rsidDel="00954088">
                <w:rPr>
                  <w:lang w:val="ru-RU"/>
                  <w:rPrChange w:id="3245" w:author="Tuleshov, Kurmanbek [Bolashak Atyrau Limited]" w:date="2022-10-10T17:27:00Z">
                    <w:rPr/>
                  </w:rPrChange>
                </w:rPr>
                <w:delText>50 мм</w:delText>
              </w:r>
            </w:del>
          </w:p>
          <w:p w14:paraId="4BB64570" w14:textId="75A8CBFF" w:rsidR="00CD112F" w:rsidRPr="008E3902" w:rsidDel="006360D2" w:rsidRDefault="00CD112F" w:rsidP="004B1B11">
            <w:pPr>
              <w:pStyle w:val="CellBody"/>
              <w:spacing w:line="240" w:lineRule="atLeast"/>
              <w:rPr>
                <w:del w:id="3246" w:author="Tuleshov, Kurmanbek [Bolashak Atyrau Limited]" w:date="2022-10-11T00:17:00Z"/>
                <w:lang w:val="ru-RU"/>
                <w:rPrChange w:id="3247" w:author="Tuleshov, Kurmanbek [Bolashak Atyrau Limited]" w:date="2022-10-10T17:27:00Z">
                  <w:rPr>
                    <w:del w:id="3248" w:author="Tuleshov, Kurmanbek [Bolashak Atyrau Limited]" w:date="2022-10-11T00:17:00Z"/>
                  </w:rPr>
                </w:rPrChange>
              </w:rPr>
            </w:pPr>
            <w:del w:id="3249" w:author="Tuleshov, Kurmanbek [Bolashak Atyrau Limited]" w:date="2022-10-10T17:05:00Z">
              <w:r w:rsidRPr="008E3902" w:rsidDel="00954088">
                <w:rPr>
                  <w:lang w:val="ru-RU"/>
                  <w:rPrChange w:id="3250"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1" w14:textId="3EB5B810" w:rsidR="00CD112F" w:rsidRPr="008E3902" w:rsidDel="00954088" w:rsidRDefault="00CD112F" w:rsidP="004B1B11">
            <w:pPr>
              <w:pStyle w:val="CellBody"/>
              <w:spacing w:line="240" w:lineRule="atLeast"/>
              <w:rPr>
                <w:del w:id="3251" w:author="Tuleshov, Kurmanbek [Bolashak Atyrau Limited]" w:date="2022-10-10T17:05:00Z"/>
                <w:lang w:val="ru-RU"/>
                <w:rPrChange w:id="3252" w:author="Tuleshov, Kurmanbek [Bolashak Atyrau Limited]" w:date="2022-10-10T17:27:00Z">
                  <w:rPr>
                    <w:del w:id="3253" w:author="Tuleshov, Kurmanbek [Bolashak Atyrau Limited]" w:date="2022-10-10T17:05:00Z"/>
                  </w:rPr>
                </w:rPrChange>
              </w:rPr>
            </w:pPr>
            <w:del w:id="3254" w:author="Tuleshov, Kurmanbek [Bolashak Atyrau Limited]" w:date="2022-10-10T17:05:00Z">
              <w:r w:rsidRPr="008E3902" w:rsidDel="00954088">
                <w:rPr>
                  <w:lang w:val="ru-RU"/>
                  <w:rPrChange w:id="3255" w:author="Tuleshov, Kurmanbek [Bolashak Atyrau Limited]" w:date="2022-10-10T17:27:00Z">
                    <w:rPr/>
                  </w:rPrChange>
                </w:rPr>
                <w:delText>50 мм</w:delText>
              </w:r>
            </w:del>
          </w:p>
          <w:p w14:paraId="4BB64572" w14:textId="67A6DAF0" w:rsidR="00CD112F" w:rsidRPr="008E3902" w:rsidDel="006360D2" w:rsidRDefault="00CD112F" w:rsidP="004B1B11">
            <w:pPr>
              <w:pStyle w:val="CellBody"/>
              <w:spacing w:line="240" w:lineRule="atLeast"/>
              <w:rPr>
                <w:del w:id="3256" w:author="Tuleshov, Kurmanbek [Bolashak Atyrau Limited]" w:date="2022-10-11T00:17:00Z"/>
                <w:lang w:val="ru-RU"/>
                <w:rPrChange w:id="3257" w:author="Tuleshov, Kurmanbek [Bolashak Atyrau Limited]" w:date="2022-10-10T17:27:00Z">
                  <w:rPr>
                    <w:del w:id="3258" w:author="Tuleshov, Kurmanbek [Bolashak Atyrau Limited]" w:date="2022-10-11T00:17:00Z"/>
                  </w:rPr>
                </w:rPrChange>
              </w:rPr>
            </w:pPr>
            <w:del w:id="3259" w:author="Tuleshov, Kurmanbek [Bolashak Atyrau Limited]" w:date="2022-10-10T17:05:00Z">
              <w:r w:rsidRPr="008E3902" w:rsidDel="00954088">
                <w:rPr>
                  <w:lang w:val="ru-RU"/>
                  <w:rPrChange w:id="3260" w:author="Tuleshov, Kurmanbek [Bolashak Atyrau Limited]" w:date="2022-10-10T17:27:00Z">
                    <w:rPr/>
                  </w:rPrChange>
                </w:rPr>
                <w:delText>(2,0 дюйма)</w:delText>
              </w:r>
            </w:del>
          </w:p>
        </w:tc>
      </w:tr>
      <w:tr w:rsidR="00CD112F" w:rsidRPr="003052B9" w:rsidDel="006360D2" w14:paraId="4BB64581" w14:textId="3C438AF7" w:rsidTr="004B1B11">
        <w:trPr>
          <w:trHeight w:val="320"/>
          <w:del w:id="3261"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4" w14:textId="7515CEEE" w:rsidR="00CD112F" w:rsidRPr="008E3902" w:rsidDel="006360D2" w:rsidRDefault="00CD112F" w:rsidP="004B1B11">
            <w:pPr>
              <w:pStyle w:val="CellBody"/>
              <w:spacing w:line="240" w:lineRule="atLeast"/>
              <w:rPr>
                <w:del w:id="3262" w:author="Tuleshov, Kurmanbek [Bolashak Atyrau Limited]" w:date="2022-10-11T00:17:00Z"/>
                <w:lang w:val="ru-RU"/>
                <w:rPrChange w:id="3263" w:author="Tuleshov, Kurmanbek [Bolashak Atyrau Limited]" w:date="2022-10-10T17:27:00Z">
                  <w:rPr>
                    <w:del w:id="3264" w:author="Tuleshov, Kurmanbek [Bolashak Atyrau Limited]" w:date="2022-10-11T00:17:00Z"/>
                  </w:rPr>
                </w:rPrChange>
              </w:rPr>
            </w:pPr>
            <w:del w:id="3265" w:author="Tuleshov, Kurmanbek [Bolashak Atyrau Limited]" w:date="2022-10-10T17:05:00Z">
              <w:r w:rsidRPr="008E3902" w:rsidDel="00954088">
                <w:rPr>
                  <w:lang w:val="ru-RU"/>
                  <w:rPrChange w:id="3266" w:author="Tuleshov, Kurmanbek [Bolashak Atyrau Limited]" w:date="2022-10-10T17:27:00Z">
                    <w:rPr/>
                  </w:rPrChange>
                </w:rPr>
                <w:delText>24</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5" w14:textId="1071922B" w:rsidR="00CD112F" w:rsidRPr="008E3902" w:rsidDel="00954088" w:rsidRDefault="00CD112F" w:rsidP="004B1B11">
            <w:pPr>
              <w:pStyle w:val="CellBody"/>
              <w:spacing w:line="240" w:lineRule="atLeast"/>
              <w:rPr>
                <w:del w:id="3267" w:author="Tuleshov, Kurmanbek [Bolashak Atyrau Limited]" w:date="2022-10-10T17:05:00Z"/>
                <w:lang w:val="ru-RU"/>
                <w:rPrChange w:id="3268" w:author="Tuleshov, Kurmanbek [Bolashak Atyrau Limited]" w:date="2022-10-10T17:27:00Z">
                  <w:rPr>
                    <w:del w:id="3269" w:author="Tuleshov, Kurmanbek [Bolashak Atyrau Limited]" w:date="2022-10-10T17:05:00Z"/>
                  </w:rPr>
                </w:rPrChange>
              </w:rPr>
            </w:pPr>
            <w:del w:id="3270" w:author="Tuleshov, Kurmanbek [Bolashak Atyrau Limited]" w:date="2022-10-10T17:05:00Z">
              <w:r w:rsidRPr="008E3902" w:rsidDel="00954088">
                <w:rPr>
                  <w:lang w:val="ru-RU"/>
                  <w:rPrChange w:id="3271" w:author="Tuleshov, Kurmanbek [Bolashak Atyrau Limited]" w:date="2022-10-10T17:27:00Z">
                    <w:rPr/>
                  </w:rPrChange>
                </w:rPr>
                <w:delText xml:space="preserve">25 мм </w:delText>
              </w:r>
            </w:del>
          </w:p>
          <w:p w14:paraId="4BB64576" w14:textId="60B08801" w:rsidR="00CD112F" w:rsidRPr="008E3902" w:rsidDel="006360D2" w:rsidRDefault="00CD112F" w:rsidP="004B1B11">
            <w:pPr>
              <w:pStyle w:val="CellBody"/>
              <w:spacing w:line="240" w:lineRule="atLeast"/>
              <w:rPr>
                <w:del w:id="3272" w:author="Tuleshov, Kurmanbek [Bolashak Atyrau Limited]" w:date="2022-10-11T00:17:00Z"/>
                <w:lang w:val="ru-RU"/>
                <w:rPrChange w:id="3273" w:author="Tuleshov, Kurmanbek [Bolashak Atyrau Limited]" w:date="2022-10-10T17:27:00Z">
                  <w:rPr>
                    <w:del w:id="3274" w:author="Tuleshov, Kurmanbek [Bolashak Atyrau Limited]" w:date="2022-10-11T00:17:00Z"/>
                  </w:rPr>
                </w:rPrChange>
              </w:rPr>
            </w:pPr>
            <w:del w:id="3275" w:author="Tuleshov, Kurmanbek [Bolashak Atyrau Limited]" w:date="2022-10-10T17:05:00Z">
              <w:r w:rsidRPr="008E3902" w:rsidDel="00954088">
                <w:rPr>
                  <w:lang w:val="ru-RU"/>
                  <w:rPrChange w:id="3276"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7" w14:textId="306FB793" w:rsidR="00CD112F" w:rsidRPr="008E3902" w:rsidDel="00954088" w:rsidRDefault="00CD112F" w:rsidP="004B1B11">
            <w:pPr>
              <w:pStyle w:val="CellBody"/>
              <w:spacing w:line="240" w:lineRule="atLeast"/>
              <w:rPr>
                <w:del w:id="3277" w:author="Tuleshov, Kurmanbek [Bolashak Atyrau Limited]" w:date="2022-10-10T17:05:00Z"/>
                <w:lang w:val="ru-RU"/>
                <w:rPrChange w:id="3278" w:author="Tuleshov, Kurmanbek [Bolashak Atyrau Limited]" w:date="2022-10-10T17:27:00Z">
                  <w:rPr>
                    <w:del w:id="3279" w:author="Tuleshov, Kurmanbek [Bolashak Atyrau Limited]" w:date="2022-10-10T17:05:00Z"/>
                  </w:rPr>
                </w:rPrChange>
              </w:rPr>
            </w:pPr>
            <w:del w:id="3280" w:author="Tuleshov, Kurmanbek [Bolashak Atyrau Limited]" w:date="2022-10-10T17:05:00Z">
              <w:r w:rsidRPr="008E3902" w:rsidDel="00954088">
                <w:rPr>
                  <w:lang w:val="ru-RU"/>
                  <w:rPrChange w:id="3281" w:author="Tuleshov, Kurmanbek [Bolashak Atyrau Limited]" w:date="2022-10-10T17:27:00Z">
                    <w:rPr/>
                  </w:rPrChange>
                </w:rPr>
                <w:delText>40 мм</w:delText>
              </w:r>
            </w:del>
          </w:p>
          <w:p w14:paraId="4BB64578" w14:textId="6F5E7ED4" w:rsidR="00CD112F" w:rsidRPr="008E3902" w:rsidDel="006360D2" w:rsidRDefault="00CD112F" w:rsidP="004B1B11">
            <w:pPr>
              <w:pStyle w:val="CellBody"/>
              <w:spacing w:line="240" w:lineRule="atLeast"/>
              <w:rPr>
                <w:del w:id="3282" w:author="Tuleshov, Kurmanbek [Bolashak Atyrau Limited]" w:date="2022-10-11T00:17:00Z"/>
                <w:lang w:val="ru-RU"/>
                <w:rPrChange w:id="3283" w:author="Tuleshov, Kurmanbek [Bolashak Atyrau Limited]" w:date="2022-10-10T17:27:00Z">
                  <w:rPr>
                    <w:del w:id="3284" w:author="Tuleshov, Kurmanbek [Bolashak Atyrau Limited]" w:date="2022-10-11T00:17:00Z"/>
                  </w:rPr>
                </w:rPrChange>
              </w:rPr>
            </w:pPr>
            <w:del w:id="3285" w:author="Tuleshov, Kurmanbek [Bolashak Atyrau Limited]" w:date="2022-10-10T17:05:00Z">
              <w:r w:rsidRPr="008E3902" w:rsidDel="00954088">
                <w:rPr>
                  <w:lang w:val="ru-RU"/>
                  <w:rPrChange w:id="3286"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9" w14:textId="006EA93D" w:rsidR="00CD112F" w:rsidRPr="008E3902" w:rsidDel="00954088" w:rsidRDefault="00CD112F" w:rsidP="004B1B11">
            <w:pPr>
              <w:pStyle w:val="CellBody"/>
              <w:spacing w:line="240" w:lineRule="atLeast"/>
              <w:rPr>
                <w:del w:id="3287" w:author="Tuleshov, Kurmanbek [Bolashak Atyrau Limited]" w:date="2022-10-10T17:05:00Z"/>
                <w:lang w:val="ru-RU"/>
                <w:rPrChange w:id="3288" w:author="Tuleshov, Kurmanbek [Bolashak Atyrau Limited]" w:date="2022-10-10T17:27:00Z">
                  <w:rPr>
                    <w:del w:id="3289" w:author="Tuleshov, Kurmanbek [Bolashak Atyrau Limited]" w:date="2022-10-10T17:05:00Z"/>
                  </w:rPr>
                </w:rPrChange>
              </w:rPr>
            </w:pPr>
            <w:del w:id="3290" w:author="Tuleshov, Kurmanbek [Bolashak Atyrau Limited]" w:date="2022-10-10T17:05:00Z">
              <w:r w:rsidRPr="008E3902" w:rsidDel="00954088">
                <w:rPr>
                  <w:lang w:val="ru-RU"/>
                  <w:rPrChange w:id="3291" w:author="Tuleshov, Kurmanbek [Bolashak Atyrau Limited]" w:date="2022-10-10T17:27:00Z">
                    <w:rPr/>
                  </w:rPrChange>
                </w:rPr>
                <w:delText>40 мм</w:delText>
              </w:r>
            </w:del>
          </w:p>
          <w:p w14:paraId="4BB6457A" w14:textId="17347D82" w:rsidR="00CD112F" w:rsidRPr="008E3902" w:rsidDel="006360D2" w:rsidRDefault="00CD112F" w:rsidP="004B1B11">
            <w:pPr>
              <w:pStyle w:val="CellBody"/>
              <w:spacing w:line="240" w:lineRule="atLeast"/>
              <w:rPr>
                <w:del w:id="3292" w:author="Tuleshov, Kurmanbek [Bolashak Atyrau Limited]" w:date="2022-10-11T00:17:00Z"/>
                <w:lang w:val="ru-RU"/>
                <w:rPrChange w:id="3293" w:author="Tuleshov, Kurmanbek [Bolashak Atyrau Limited]" w:date="2022-10-10T17:27:00Z">
                  <w:rPr>
                    <w:del w:id="3294" w:author="Tuleshov, Kurmanbek [Bolashak Atyrau Limited]" w:date="2022-10-11T00:17:00Z"/>
                  </w:rPr>
                </w:rPrChange>
              </w:rPr>
            </w:pPr>
            <w:del w:id="3295" w:author="Tuleshov, Kurmanbek [Bolashak Atyrau Limited]" w:date="2022-10-10T17:05:00Z">
              <w:r w:rsidRPr="008E3902" w:rsidDel="00954088">
                <w:rPr>
                  <w:lang w:val="ru-RU"/>
                  <w:rPrChange w:id="3296"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B" w14:textId="7B7AB737" w:rsidR="00CD112F" w:rsidRPr="008E3902" w:rsidDel="00954088" w:rsidRDefault="00CD112F" w:rsidP="004B1B11">
            <w:pPr>
              <w:pStyle w:val="CellBody"/>
              <w:spacing w:line="240" w:lineRule="atLeast"/>
              <w:rPr>
                <w:del w:id="3297" w:author="Tuleshov, Kurmanbek [Bolashak Atyrau Limited]" w:date="2022-10-10T17:05:00Z"/>
                <w:lang w:val="ru-RU"/>
                <w:rPrChange w:id="3298" w:author="Tuleshov, Kurmanbek [Bolashak Atyrau Limited]" w:date="2022-10-10T17:27:00Z">
                  <w:rPr>
                    <w:del w:id="3299" w:author="Tuleshov, Kurmanbek [Bolashak Atyrau Limited]" w:date="2022-10-10T17:05:00Z"/>
                  </w:rPr>
                </w:rPrChange>
              </w:rPr>
            </w:pPr>
            <w:del w:id="3300" w:author="Tuleshov, Kurmanbek [Bolashak Atyrau Limited]" w:date="2022-10-10T17:05:00Z">
              <w:r w:rsidRPr="008E3902" w:rsidDel="00954088">
                <w:rPr>
                  <w:lang w:val="ru-RU"/>
                  <w:rPrChange w:id="3301" w:author="Tuleshov, Kurmanbek [Bolashak Atyrau Limited]" w:date="2022-10-10T17:27:00Z">
                    <w:rPr/>
                  </w:rPrChange>
                </w:rPr>
                <w:delText>50 мм</w:delText>
              </w:r>
            </w:del>
          </w:p>
          <w:p w14:paraId="4BB6457C" w14:textId="53BFACAE" w:rsidR="00CD112F" w:rsidRPr="008E3902" w:rsidDel="006360D2" w:rsidRDefault="00CD112F" w:rsidP="004B1B11">
            <w:pPr>
              <w:pStyle w:val="CellBody"/>
              <w:spacing w:line="240" w:lineRule="atLeast"/>
              <w:rPr>
                <w:del w:id="3302" w:author="Tuleshov, Kurmanbek [Bolashak Atyrau Limited]" w:date="2022-10-11T00:17:00Z"/>
                <w:lang w:val="ru-RU"/>
                <w:rPrChange w:id="3303" w:author="Tuleshov, Kurmanbek [Bolashak Atyrau Limited]" w:date="2022-10-10T17:27:00Z">
                  <w:rPr>
                    <w:del w:id="3304" w:author="Tuleshov, Kurmanbek [Bolashak Atyrau Limited]" w:date="2022-10-11T00:17:00Z"/>
                  </w:rPr>
                </w:rPrChange>
              </w:rPr>
            </w:pPr>
            <w:del w:id="3305" w:author="Tuleshov, Kurmanbek [Bolashak Atyrau Limited]" w:date="2022-10-10T17:05:00Z">
              <w:r w:rsidRPr="008E3902" w:rsidDel="00954088">
                <w:rPr>
                  <w:lang w:val="ru-RU"/>
                  <w:rPrChange w:id="3306"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D" w14:textId="2C02A3F2" w:rsidR="00CD112F" w:rsidRPr="008E3902" w:rsidDel="00954088" w:rsidRDefault="00CD112F" w:rsidP="004B1B11">
            <w:pPr>
              <w:pStyle w:val="CellBody"/>
              <w:spacing w:line="240" w:lineRule="atLeast"/>
              <w:rPr>
                <w:del w:id="3307" w:author="Tuleshov, Kurmanbek [Bolashak Atyrau Limited]" w:date="2022-10-10T17:05:00Z"/>
                <w:lang w:val="ru-RU"/>
                <w:rPrChange w:id="3308" w:author="Tuleshov, Kurmanbek [Bolashak Atyrau Limited]" w:date="2022-10-10T17:27:00Z">
                  <w:rPr>
                    <w:del w:id="3309" w:author="Tuleshov, Kurmanbek [Bolashak Atyrau Limited]" w:date="2022-10-10T17:05:00Z"/>
                  </w:rPr>
                </w:rPrChange>
              </w:rPr>
            </w:pPr>
            <w:del w:id="3310" w:author="Tuleshov, Kurmanbek [Bolashak Atyrau Limited]" w:date="2022-10-10T17:05:00Z">
              <w:r w:rsidRPr="008E3902" w:rsidDel="00954088">
                <w:rPr>
                  <w:lang w:val="ru-RU"/>
                  <w:rPrChange w:id="3311" w:author="Tuleshov, Kurmanbek [Bolashak Atyrau Limited]" w:date="2022-10-10T17:27:00Z">
                    <w:rPr/>
                  </w:rPrChange>
                </w:rPr>
                <w:delText>50 мм</w:delText>
              </w:r>
            </w:del>
          </w:p>
          <w:p w14:paraId="4BB6457E" w14:textId="7B5081D9" w:rsidR="00CD112F" w:rsidRPr="008E3902" w:rsidDel="006360D2" w:rsidRDefault="00CD112F" w:rsidP="004B1B11">
            <w:pPr>
              <w:pStyle w:val="CellBody"/>
              <w:spacing w:line="240" w:lineRule="atLeast"/>
              <w:rPr>
                <w:del w:id="3312" w:author="Tuleshov, Kurmanbek [Bolashak Atyrau Limited]" w:date="2022-10-11T00:17:00Z"/>
                <w:lang w:val="ru-RU"/>
                <w:rPrChange w:id="3313" w:author="Tuleshov, Kurmanbek [Bolashak Atyrau Limited]" w:date="2022-10-10T17:27:00Z">
                  <w:rPr>
                    <w:del w:id="3314" w:author="Tuleshov, Kurmanbek [Bolashak Atyrau Limited]" w:date="2022-10-11T00:17:00Z"/>
                  </w:rPr>
                </w:rPrChange>
              </w:rPr>
            </w:pPr>
            <w:del w:id="3315" w:author="Tuleshov, Kurmanbek [Bolashak Atyrau Limited]" w:date="2022-10-10T17:05:00Z">
              <w:r w:rsidRPr="008E3902" w:rsidDel="00954088">
                <w:rPr>
                  <w:lang w:val="ru-RU"/>
                  <w:rPrChange w:id="3316"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7F" w14:textId="68471738" w:rsidR="00CD112F" w:rsidRPr="008E3902" w:rsidDel="00954088" w:rsidRDefault="00CD112F" w:rsidP="004B1B11">
            <w:pPr>
              <w:pStyle w:val="CellBody"/>
              <w:spacing w:line="240" w:lineRule="atLeast"/>
              <w:rPr>
                <w:del w:id="3317" w:author="Tuleshov, Kurmanbek [Bolashak Atyrau Limited]" w:date="2022-10-10T17:05:00Z"/>
                <w:lang w:val="ru-RU"/>
                <w:rPrChange w:id="3318" w:author="Tuleshov, Kurmanbek [Bolashak Atyrau Limited]" w:date="2022-10-10T17:27:00Z">
                  <w:rPr>
                    <w:del w:id="3319" w:author="Tuleshov, Kurmanbek [Bolashak Atyrau Limited]" w:date="2022-10-10T17:05:00Z"/>
                  </w:rPr>
                </w:rPrChange>
              </w:rPr>
            </w:pPr>
            <w:del w:id="3320" w:author="Tuleshov, Kurmanbek [Bolashak Atyrau Limited]" w:date="2022-10-10T17:05:00Z">
              <w:r w:rsidRPr="008E3902" w:rsidDel="00954088">
                <w:rPr>
                  <w:lang w:val="ru-RU"/>
                  <w:rPrChange w:id="3321" w:author="Tuleshov, Kurmanbek [Bolashak Atyrau Limited]" w:date="2022-10-10T17:27:00Z">
                    <w:rPr/>
                  </w:rPrChange>
                </w:rPr>
                <w:delText>50 мм</w:delText>
              </w:r>
            </w:del>
          </w:p>
          <w:p w14:paraId="4BB64580" w14:textId="5A925E96" w:rsidR="00CD112F" w:rsidRPr="008E3902" w:rsidDel="006360D2" w:rsidRDefault="00CD112F" w:rsidP="004B1B11">
            <w:pPr>
              <w:pStyle w:val="CellBody"/>
              <w:spacing w:line="240" w:lineRule="atLeast"/>
              <w:rPr>
                <w:del w:id="3322" w:author="Tuleshov, Kurmanbek [Bolashak Atyrau Limited]" w:date="2022-10-11T00:17:00Z"/>
                <w:lang w:val="ru-RU"/>
                <w:rPrChange w:id="3323" w:author="Tuleshov, Kurmanbek [Bolashak Atyrau Limited]" w:date="2022-10-10T17:27:00Z">
                  <w:rPr>
                    <w:del w:id="3324" w:author="Tuleshov, Kurmanbek [Bolashak Atyrau Limited]" w:date="2022-10-11T00:17:00Z"/>
                  </w:rPr>
                </w:rPrChange>
              </w:rPr>
            </w:pPr>
            <w:del w:id="3325" w:author="Tuleshov, Kurmanbek [Bolashak Atyrau Limited]" w:date="2022-10-10T17:05:00Z">
              <w:r w:rsidRPr="008E3902" w:rsidDel="00954088">
                <w:rPr>
                  <w:lang w:val="ru-RU"/>
                  <w:rPrChange w:id="3326" w:author="Tuleshov, Kurmanbek [Bolashak Atyrau Limited]" w:date="2022-10-10T17:27:00Z">
                    <w:rPr/>
                  </w:rPrChange>
                </w:rPr>
                <w:delText>(2,0 дюйма)</w:delText>
              </w:r>
            </w:del>
          </w:p>
        </w:tc>
      </w:tr>
      <w:tr w:rsidR="00CD112F" w:rsidRPr="003052B9" w:rsidDel="006360D2" w14:paraId="4BB6458F" w14:textId="36CEB300" w:rsidTr="004B1B11">
        <w:trPr>
          <w:trHeight w:val="320"/>
          <w:del w:id="3327" w:author="Tuleshov, Kurmanbek [Bolashak Atyrau Limited]" w:date="2022-10-11T00:17:00Z"/>
        </w:trPr>
        <w:tc>
          <w:tcPr>
            <w:tcW w:w="104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2" w14:textId="063703D8" w:rsidR="00CD112F" w:rsidRPr="008E3902" w:rsidDel="006360D2" w:rsidRDefault="00CD112F" w:rsidP="004B1B11">
            <w:pPr>
              <w:pStyle w:val="CellBody"/>
              <w:spacing w:line="240" w:lineRule="atLeast"/>
              <w:rPr>
                <w:del w:id="3328" w:author="Tuleshov, Kurmanbek [Bolashak Atyrau Limited]" w:date="2022-10-11T00:17:00Z"/>
                <w:lang w:val="ru-RU"/>
                <w:rPrChange w:id="3329" w:author="Tuleshov, Kurmanbek [Bolashak Atyrau Limited]" w:date="2022-10-10T17:27:00Z">
                  <w:rPr>
                    <w:del w:id="3330" w:author="Tuleshov, Kurmanbek [Bolashak Atyrau Limited]" w:date="2022-10-11T00:17:00Z"/>
                  </w:rPr>
                </w:rPrChange>
              </w:rPr>
            </w:pPr>
            <w:del w:id="3331" w:author="Tuleshov, Kurmanbek [Bolashak Atyrau Limited]" w:date="2022-10-10T17:05:00Z">
              <w:r w:rsidRPr="008E3902" w:rsidDel="00954088">
                <w:rPr>
                  <w:lang w:val="ru-RU"/>
                  <w:rPrChange w:id="3332" w:author="Tuleshov, Kurmanbek [Bolashak Atyrau Limited]" w:date="2022-10-10T17:27:00Z">
                    <w:rPr/>
                  </w:rPrChange>
                </w:rPr>
                <w:delText>30</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3" w14:textId="65DE38FC" w:rsidR="00CD112F" w:rsidRPr="008E3902" w:rsidDel="00954088" w:rsidRDefault="00CD112F" w:rsidP="004B1B11">
            <w:pPr>
              <w:pStyle w:val="CellBody"/>
              <w:spacing w:line="240" w:lineRule="atLeast"/>
              <w:rPr>
                <w:del w:id="3333" w:author="Tuleshov, Kurmanbek [Bolashak Atyrau Limited]" w:date="2022-10-10T17:05:00Z"/>
                <w:lang w:val="ru-RU"/>
                <w:rPrChange w:id="3334" w:author="Tuleshov, Kurmanbek [Bolashak Atyrau Limited]" w:date="2022-10-10T17:27:00Z">
                  <w:rPr>
                    <w:del w:id="3335" w:author="Tuleshov, Kurmanbek [Bolashak Atyrau Limited]" w:date="2022-10-10T17:05:00Z"/>
                  </w:rPr>
                </w:rPrChange>
              </w:rPr>
            </w:pPr>
            <w:del w:id="3336" w:author="Tuleshov, Kurmanbek [Bolashak Atyrau Limited]" w:date="2022-10-10T17:05:00Z">
              <w:r w:rsidRPr="008E3902" w:rsidDel="00954088">
                <w:rPr>
                  <w:lang w:val="ru-RU"/>
                  <w:rPrChange w:id="3337" w:author="Tuleshov, Kurmanbek [Bolashak Atyrau Limited]" w:date="2022-10-10T17:27:00Z">
                    <w:rPr/>
                  </w:rPrChange>
                </w:rPr>
                <w:delText xml:space="preserve">25 мм </w:delText>
              </w:r>
            </w:del>
          </w:p>
          <w:p w14:paraId="4BB64584" w14:textId="079B2E58" w:rsidR="00CD112F" w:rsidRPr="008E3902" w:rsidDel="006360D2" w:rsidRDefault="00CD112F" w:rsidP="004B1B11">
            <w:pPr>
              <w:pStyle w:val="CellBody"/>
              <w:spacing w:line="240" w:lineRule="atLeast"/>
              <w:rPr>
                <w:del w:id="3338" w:author="Tuleshov, Kurmanbek [Bolashak Atyrau Limited]" w:date="2022-10-11T00:17:00Z"/>
                <w:lang w:val="ru-RU"/>
                <w:rPrChange w:id="3339" w:author="Tuleshov, Kurmanbek [Bolashak Atyrau Limited]" w:date="2022-10-10T17:27:00Z">
                  <w:rPr>
                    <w:del w:id="3340" w:author="Tuleshov, Kurmanbek [Bolashak Atyrau Limited]" w:date="2022-10-11T00:17:00Z"/>
                  </w:rPr>
                </w:rPrChange>
              </w:rPr>
            </w:pPr>
            <w:del w:id="3341" w:author="Tuleshov, Kurmanbek [Bolashak Atyrau Limited]" w:date="2022-10-10T17:05:00Z">
              <w:r w:rsidRPr="008E3902" w:rsidDel="00954088">
                <w:rPr>
                  <w:lang w:val="ru-RU"/>
                  <w:rPrChange w:id="3342" w:author="Tuleshov, Kurmanbek [Bolashak Atyrau Limited]" w:date="2022-10-10T17:27:00Z">
                    <w:rPr/>
                  </w:rPrChange>
                </w:rPr>
                <w:delText>(1,0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5" w14:textId="6DBE6829" w:rsidR="00CD112F" w:rsidRPr="008E3902" w:rsidDel="00954088" w:rsidRDefault="00CD112F" w:rsidP="004B1B11">
            <w:pPr>
              <w:pStyle w:val="CellBody"/>
              <w:spacing w:line="240" w:lineRule="atLeast"/>
              <w:rPr>
                <w:del w:id="3343" w:author="Tuleshov, Kurmanbek [Bolashak Atyrau Limited]" w:date="2022-10-10T17:05:00Z"/>
                <w:lang w:val="ru-RU"/>
                <w:rPrChange w:id="3344" w:author="Tuleshov, Kurmanbek [Bolashak Atyrau Limited]" w:date="2022-10-10T17:27:00Z">
                  <w:rPr>
                    <w:del w:id="3345" w:author="Tuleshov, Kurmanbek [Bolashak Atyrau Limited]" w:date="2022-10-10T17:05:00Z"/>
                  </w:rPr>
                </w:rPrChange>
              </w:rPr>
            </w:pPr>
            <w:del w:id="3346" w:author="Tuleshov, Kurmanbek [Bolashak Atyrau Limited]" w:date="2022-10-10T17:05:00Z">
              <w:r w:rsidRPr="008E3902" w:rsidDel="00954088">
                <w:rPr>
                  <w:lang w:val="ru-RU"/>
                  <w:rPrChange w:id="3347" w:author="Tuleshov, Kurmanbek [Bolashak Atyrau Limited]" w:date="2022-10-10T17:27:00Z">
                    <w:rPr/>
                  </w:rPrChange>
                </w:rPr>
                <w:delText>40 мм</w:delText>
              </w:r>
            </w:del>
          </w:p>
          <w:p w14:paraId="4BB64586" w14:textId="674D9446" w:rsidR="00CD112F" w:rsidRPr="008E3902" w:rsidDel="006360D2" w:rsidRDefault="00CD112F" w:rsidP="004B1B11">
            <w:pPr>
              <w:pStyle w:val="CellBody"/>
              <w:spacing w:line="240" w:lineRule="atLeast"/>
              <w:rPr>
                <w:del w:id="3348" w:author="Tuleshov, Kurmanbek [Bolashak Atyrau Limited]" w:date="2022-10-11T00:17:00Z"/>
                <w:lang w:val="ru-RU"/>
                <w:rPrChange w:id="3349" w:author="Tuleshov, Kurmanbek [Bolashak Atyrau Limited]" w:date="2022-10-10T17:27:00Z">
                  <w:rPr>
                    <w:del w:id="3350" w:author="Tuleshov, Kurmanbek [Bolashak Atyrau Limited]" w:date="2022-10-11T00:17:00Z"/>
                  </w:rPr>
                </w:rPrChange>
              </w:rPr>
            </w:pPr>
            <w:del w:id="3351" w:author="Tuleshov, Kurmanbek [Bolashak Atyrau Limited]" w:date="2022-10-10T17:05:00Z">
              <w:r w:rsidRPr="008E3902" w:rsidDel="00954088">
                <w:rPr>
                  <w:lang w:val="ru-RU"/>
                  <w:rPrChange w:id="3352" w:author="Tuleshov, Kurmanbek [Bolashak Atyrau Limited]" w:date="2022-10-10T17:27:00Z">
                    <w:rPr/>
                  </w:rPrChange>
                </w:rPr>
                <w:delText>(1,5 дюйма)</w:delText>
              </w:r>
            </w:del>
          </w:p>
        </w:tc>
        <w:tc>
          <w:tcPr>
            <w:tcW w:w="1315"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7" w14:textId="545B1DF3" w:rsidR="00CD112F" w:rsidRPr="008E3902" w:rsidDel="00954088" w:rsidRDefault="00CD112F" w:rsidP="004B1B11">
            <w:pPr>
              <w:pStyle w:val="CellBody"/>
              <w:spacing w:line="240" w:lineRule="atLeast"/>
              <w:rPr>
                <w:del w:id="3353" w:author="Tuleshov, Kurmanbek [Bolashak Atyrau Limited]" w:date="2022-10-10T17:05:00Z"/>
                <w:lang w:val="ru-RU"/>
                <w:rPrChange w:id="3354" w:author="Tuleshov, Kurmanbek [Bolashak Atyrau Limited]" w:date="2022-10-10T17:27:00Z">
                  <w:rPr>
                    <w:del w:id="3355" w:author="Tuleshov, Kurmanbek [Bolashak Atyrau Limited]" w:date="2022-10-10T17:05:00Z"/>
                  </w:rPr>
                </w:rPrChange>
              </w:rPr>
            </w:pPr>
            <w:del w:id="3356" w:author="Tuleshov, Kurmanbek [Bolashak Atyrau Limited]" w:date="2022-10-10T17:05:00Z">
              <w:r w:rsidRPr="008E3902" w:rsidDel="00954088">
                <w:rPr>
                  <w:lang w:val="ru-RU"/>
                  <w:rPrChange w:id="3357" w:author="Tuleshov, Kurmanbek [Bolashak Atyrau Limited]" w:date="2022-10-10T17:27:00Z">
                    <w:rPr/>
                  </w:rPrChange>
                </w:rPr>
                <w:delText>40 мм</w:delText>
              </w:r>
            </w:del>
          </w:p>
          <w:p w14:paraId="4BB64588" w14:textId="263E2503" w:rsidR="00CD112F" w:rsidRPr="008E3902" w:rsidDel="006360D2" w:rsidRDefault="00CD112F" w:rsidP="004B1B11">
            <w:pPr>
              <w:pStyle w:val="CellBody"/>
              <w:spacing w:line="240" w:lineRule="atLeast"/>
              <w:rPr>
                <w:del w:id="3358" w:author="Tuleshov, Kurmanbek [Bolashak Atyrau Limited]" w:date="2022-10-11T00:17:00Z"/>
                <w:lang w:val="ru-RU"/>
                <w:rPrChange w:id="3359" w:author="Tuleshov, Kurmanbek [Bolashak Atyrau Limited]" w:date="2022-10-10T17:27:00Z">
                  <w:rPr>
                    <w:del w:id="3360" w:author="Tuleshov, Kurmanbek [Bolashak Atyrau Limited]" w:date="2022-10-11T00:17:00Z"/>
                  </w:rPr>
                </w:rPrChange>
              </w:rPr>
            </w:pPr>
            <w:del w:id="3361" w:author="Tuleshov, Kurmanbek [Bolashak Atyrau Limited]" w:date="2022-10-10T17:05:00Z">
              <w:r w:rsidRPr="008E3902" w:rsidDel="00954088">
                <w:rPr>
                  <w:lang w:val="ru-RU"/>
                  <w:rPrChange w:id="3362" w:author="Tuleshov, Kurmanbek [Bolashak Atyrau Limited]" w:date="2022-10-10T17:27:00Z">
                    <w:rPr/>
                  </w:rPrChange>
                </w:rPr>
                <w:delText>(1,5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9" w14:textId="4F42556C" w:rsidR="00CD112F" w:rsidRPr="008E3902" w:rsidDel="00954088" w:rsidRDefault="00CD112F" w:rsidP="004B1B11">
            <w:pPr>
              <w:pStyle w:val="CellBody"/>
              <w:spacing w:line="240" w:lineRule="atLeast"/>
              <w:rPr>
                <w:del w:id="3363" w:author="Tuleshov, Kurmanbek [Bolashak Atyrau Limited]" w:date="2022-10-10T17:05:00Z"/>
                <w:lang w:val="ru-RU"/>
                <w:rPrChange w:id="3364" w:author="Tuleshov, Kurmanbek [Bolashak Atyrau Limited]" w:date="2022-10-10T17:27:00Z">
                  <w:rPr>
                    <w:del w:id="3365" w:author="Tuleshov, Kurmanbek [Bolashak Atyrau Limited]" w:date="2022-10-10T17:05:00Z"/>
                  </w:rPr>
                </w:rPrChange>
              </w:rPr>
            </w:pPr>
            <w:del w:id="3366" w:author="Tuleshov, Kurmanbek [Bolashak Atyrau Limited]" w:date="2022-10-10T17:05:00Z">
              <w:r w:rsidRPr="008E3902" w:rsidDel="00954088">
                <w:rPr>
                  <w:lang w:val="ru-RU"/>
                  <w:rPrChange w:id="3367" w:author="Tuleshov, Kurmanbek [Bolashak Atyrau Limited]" w:date="2022-10-10T17:27:00Z">
                    <w:rPr/>
                  </w:rPrChange>
                </w:rPr>
                <w:delText>50 мм</w:delText>
              </w:r>
            </w:del>
          </w:p>
          <w:p w14:paraId="4BB6458A" w14:textId="391EA6ED" w:rsidR="00CD112F" w:rsidRPr="008E3902" w:rsidDel="006360D2" w:rsidRDefault="00CD112F" w:rsidP="004B1B11">
            <w:pPr>
              <w:pStyle w:val="CellBody"/>
              <w:spacing w:line="240" w:lineRule="atLeast"/>
              <w:rPr>
                <w:del w:id="3368" w:author="Tuleshov, Kurmanbek [Bolashak Atyrau Limited]" w:date="2022-10-11T00:17:00Z"/>
                <w:lang w:val="ru-RU"/>
                <w:rPrChange w:id="3369" w:author="Tuleshov, Kurmanbek [Bolashak Atyrau Limited]" w:date="2022-10-10T17:27:00Z">
                  <w:rPr>
                    <w:del w:id="3370" w:author="Tuleshov, Kurmanbek [Bolashak Atyrau Limited]" w:date="2022-10-11T00:17:00Z"/>
                  </w:rPr>
                </w:rPrChange>
              </w:rPr>
            </w:pPr>
            <w:del w:id="3371" w:author="Tuleshov, Kurmanbek [Bolashak Atyrau Limited]" w:date="2022-10-10T17:05:00Z">
              <w:r w:rsidRPr="008E3902" w:rsidDel="00954088">
                <w:rPr>
                  <w:lang w:val="ru-RU"/>
                  <w:rPrChange w:id="3372"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B" w14:textId="690BF26B" w:rsidR="00CD112F" w:rsidRPr="008E3902" w:rsidDel="00954088" w:rsidRDefault="00CD112F" w:rsidP="004B1B11">
            <w:pPr>
              <w:pStyle w:val="CellBody"/>
              <w:spacing w:line="240" w:lineRule="atLeast"/>
              <w:rPr>
                <w:del w:id="3373" w:author="Tuleshov, Kurmanbek [Bolashak Atyrau Limited]" w:date="2022-10-10T17:05:00Z"/>
                <w:lang w:val="ru-RU"/>
                <w:rPrChange w:id="3374" w:author="Tuleshov, Kurmanbek [Bolashak Atyrau Limited]" w:date="2022-10-10T17:27:00Z">
                  <w:rPr>
                    <w:del w:id="3375" w:author="Tuleshov, Kurmanbek [Bolashak Atyrau Limited]" w:date="2022-10-10T17:05:00Z"/>
                  </w:rPr>
                </w:rPrChange>
              </w:rPr>
            </w:pPr>
            <w:del w:id="3376" w:author="Tuleshov, Kurmanbek [Bolashak Atyrau Limited]" w:date="2022-10-10T17:05:00Z">
              <w:r w:rsidRPr="008E3902" w:rsidDel="00954088">
                <w:rPr>
                  <w:lang w:val="ru-RU"/>
                  <w:rPrChange w:id="3377" w:author="Tuleshov, Kurmanbek [Bolashak Atyrau Limited]" w:date="2022-10-10T17:27:00Z">
                    <w:rPr/>
                  </w:rPrChange>
                </w:rPr>
                <w:delText>50 мм</w:delText>
              </w:r>
            </w:del>
          </w:p>
          <w:p w14:paraId="4BB6458C" w14:textId="67F6ACD5" w:rsidR="00CD112F" w:rsidRPr="008E3902" w:rsidDel="006360D2" w:rsidRDefault="00CD112F" w:rsidP="004B1B11">
            <w:pPr>
              <w:pStyle w:val="CellBody"/>
              <w:spacing w:line="240" w:lineRule="atLeast"/>
              <w:rPr>
                <w:del w:id="3378" w:author="Tuleshov, Kurmanbek [Bolashak Atyrau Limited]" w:date="2022-10-11T00:17:00Z"/>
                <w:lang w:val="ru-RU"/>
                <w:rPrChange w:id="3379" w:author="Tuleshov, Kurmanbek [Bolashak Atyrau Limited]" w:date="2022-10-10T17:27:00Z">
                  <w:rPr>
                    <w:del w:id="3380" w:author="Tuleshov, Kurmanbek [Bolashak Atyrau Limited]" w:date="2022-10-11T00:17:00Z"/>
                  </w:rPr>
                </w:rPrChange>
              </w:rPr>
            </w:pPr>
            <w:del w:id="3381" w:author="Tuleshov, Kurmanbek [Bolashak Atyrau Limited]" w:date="2022-10-10T17:05:00Z">
              <w:r w:rsidRPr="008E3902" w:rsidDel="00954088">
                <w:rPr>
                  <w:lang w:val="ru-RU"/>
                  <w:rPrChange w:id="3382" w:author="Tuleshov, Kurmanbek [Bolashak Atyrau Limited]" w:date="2022-10-10T17:27:00Z">
                    <w:rPr/>
                  </w:rPrChange>
                </w:rPr>
                <w:delText>(2,0 дюйма)</w:delText>
              </w:r>
            </w:del>
          </w:p>
        </w:tc>
        <w:tc>
          <w:tcPr>
            <w:tcW w:w="1316" w:type="dxa"/>
            <w:tcBorders>
              <w:top w:val="nil"/>
              <w:left w:val="single" w:sz="4" w:space="0" w:color="000000"/>
              <w:bottom w:val="single" w:sz="4" w:space="0" w:color="000000"/>
              <w:right w:val="single" w:sz="4" w:space="0" w:color="000000"/>
            </w:tcBorders>
            <w:tcMar>
              <w:top w:w="80" w:type="dxa"/>
              <w:left w:w="120" w:type="dxa"/>
              <w:bottom w:w="40" w:type="dxa"/>
              <w:right w:w="120" w:type="dxa"/>
            </w:tcMar>
          </w:tcPr>
          <w:p w14:paraId="4BB6458D" w14:textId="2F6E84C3" w:rsidR="00CD112F" w:rsidRPr="008E3902" w:rsidDel="00954088" w:rsidRDefault="00CD112F" w:rsidP="004B1B11">
            <w:pPr>
              <w:pStyle w:val="CellBody"/>
              <w:spacing w:line="240" w:lineRule="atLeast"/>
              <w:rPr>
                <w:del w:id="3383" w:author="Tuleshov, Kurmanbek [Bolashak Atyrau Limited]" w:date="2022-10-10T17:05:00Z"/>
                <w:lang w:val="ru-RU"/>
                <w:rPrChange w:id="3384" w:author="Tuleshov, Kurmanbek [Bolashak Atyrau Limited]" w:date="2022-10-10T17:27:00Z">
                  <w:rPr>
                    <w:del w:id="3385" w:author="Tuleshov, Kurmanbek [Bolashak Atyrau Limited]" w:date="2022-10-10T17:05:00Z"/>
                  </w:rPr>
                </w:rPrChange>
              </w:rPr>
            </w:pPr>
            <w:del w:id="3386" w:author="Tuleshov, Kurmanbek [Bolashak Atyrau Limited]" w:date="2022-10-10T17:05:00Z">
              <w:r w:rsidRPr="008E3902" w:rsidDel="00954088">
                <w:rPr>
                  <w:lang w:val="ru-RU"/>
                  <w:rPrChange w:id="3387" w:author="Tuleshov, Kurmanbek [Bolashak Atyrau Limited]" w:date="2022-10-10T17:27:00Z">
                    <w:rPr/>
                  </w:rPrChange>
                </w:rPr>
                <w:delText>50 мм</w:delText>
              </w:r>
            </w:del>
          </w:p>
          <w:p w14:paraId="4BB6458E" w14:textId="7D51664E" w:rsidR="00CD112F" w:rsidRPr="008E3902" w:rsidDel="006360D2" w:rsidRDefault="00CD112F" w:rsidP="004B1B11">
            <w:pPr>
              <w:pStyle w:val="CellBody"/>
              <w:spacing w:line="240" w:lineRule="atLeast"/>
              <w:rPr>
                <w:del w:id="3388" w:author="Tuleshov, Kurmanbek [Bolashak Atyrau Limited]" w:date="2022-10-11T00:17:00Z"/>
                <w:lang w:val="ru-RU"/>
                <w:rPrChange w:id="3389" w:author="Tuleshov, Kurmanbek [Bolashak Atyrau Limited]" w:date="2022-10-10T17:27:00Z">
                  <w:rPr>
                    <w:del w:id="3390" w:author="Tuleshov, Kurmanbek [Bolashak Atyrau Limited]" w:date="2022-10-11T00:17:00Z"/>
                  </w:rPr>
                </w:rPrChange>
              </w:rPr>
            </w:pPr>
            <w:del w:id="3391" w:author="Tuleshov, Kurmanbek [Bolashak Atyrau Limited]" w:date="2022-10-10T17:05:00Z">
              <w:r w:rsidRPr="008E3902" w:rsidDel="00954088">
                <w:rPr>
                  <w:lang w:val="ru-RU"/>
                  <w:rPrChange w:id="3392" w:author="Tuleshov, Kurmanbek [Bolashak Atyrau Limited]" w:date="2022-10-10T17:27:00Z">
                    <w:rPr/>
                  </w:rPrChange>
                </w:rPr>
                <w:delText>(2,0 дюйма)</w:delText>
              </w:r>
            </w:del>
          </w:p>
        </w:tc>
      </w:tr>
      <w:tr w:rsidR="00CD112F" w:rsidRPr="003052B9" w:rsidDel="006360D2" w14:paraId="4BB6459D" w14:textId="6DFC7945" w:rsidTr="004B1B11">
        <w:trPr>
          <w:trHeight w:val="320"/>
          <w:del w:id="3393" w:author="Tuleshov, Kurmanbek [Bolashak Atyrau Limited]" w:date="2022-10-11T00:17:00Z"/>
        </w:trPr>
        <w:tc>
          <w:tcPr>
            <w:tcW w:w="1045"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0" w14:textId="32B5D9CC" w:rsidR="00CD112F" w:rsidRPr="008E3902" w:rsidDel="006360D2" w:rsidRDefault="00CD112F" w:rsidP="004B1B11">
            <w:pPr>
              <w:pStyle w:val="CellBody"/>
              <w:spacing w:line="240" w:lineRule="atLeast"/>
              <w:rPr>
                <w:del w:id="3394" w:author="Tuleshov, Kurmanbek [Bolashak Atyrau Limited]" w:date="2022-10-11T00:17:00Z"/>
                <w:lang w:val="ru-RU"/>
                <w:rPrChange w:id="3395" w:author="Tuleshov, Kurmanbek [Bolashak Atyrau Limited]" w:date="2022-10-10T17:27:00Z">
                  <w:rPr>
                    <w:del w:id="3396" w:author="Tuleshov, Kurmanbek [Bolashak Atyrau Limited]" w:date="2022-10-11T00:17:00Z"/>
                  </w:rPr>
                </w:rPrChange>
              </w:rPr>
            </w:pPr>
            <w:del w:id="3397" w:author="Tuleshov, Kurmanbek [Bolashak Atyrau Limited]" w:date="2022-10-10T17:05:00Z">
              <w:r w:rsidRPr="008E3902" w:rsidDel="00954088">
                <w:rPr>
                  <w:lang w:val="ru-RU"/>
                  <w:rPrChange w:id="3398" w:author="Tuleshov, Kurmanbek [Bolashak Atyrau Limited]" w:date="2022-10-10T17:27:00Z">
                    <w:rPr/>
                  </w:rPrChange>
                </w:rPr>
                <w:delText>36</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1" w14:textId="686DF18B" w:rsidR="00CD112F" w:rsidRPr="008E3902" w:rsidDel="00954088" w:rsidRDefault="00CD112F" w:rsidP="004B1B11">
            <w:pPr>
              <w:pStyle w:val="CellBody"/>
              <w:spacing w:line="240" w:lineRule="atLeast"/>
              <w:rPr>
                <w:del w:id="3399" w:author="Tuleshov, Kurmanbek [Bolashak Atyrau Limited]" w:date="2022-10-10T17:05:00Z"/>
                <w:lang w:val="ru-RU"/>
                <w:rPrChange w:id="3400" w:author="Tuleshov, Kurmanbek [Bolashak Atyrau Limited]" w:date="2022-10-10T17:27:00Z">
                  <w:rPr>
                    <w:del w:id="3401" w:author="Tuleshov, Kurmanbek [Bolashak Atyrau Limited]" w:date="2022-10-10T17:05:00Z"/>
                  </w:rPr>
                </w:rPrChange>
              </w:rPr>
            </w:pPr>
            <w:del w:id="3402" w:author="Tuleshov, Kurmanbek [Bolashak Atyrau Limited]" w:date="2022-10-10T17:05:00Z">
              <w:r w:rsidRPr="008E3902" w:rsidDel="00954088">
                <w:rPr>
                  <w:lang w:val="ru-RU"/>
                  <w:rPrChange w:id="3403" w:author="Tuleshov, Kurmanbek [Bolashak Atyrau Limited]" w:date="2022-10-10T17:27:00Z">
                    <w:rPr/>
                  </w:rPrChange>
                </w:rPr>
                <w:delText xml:space="preserve">25 мм </w:delText>
              </w:r>
            </w:del>
          </w:p>
          <w:p w14:paraId="4BB64592" w14:textId="057135F0" w:rsidR="00CD112F" w:rsidRPr="008E3902" w:rsidDel="006360D2" w:rsidRDefault="00CD112F" w:rsidP="004B1B11">
            <w:pPr>
              <w:pStyle w:val="CellBody"/>
              <w:spacing w:line="240" w:lineRule="atLeast"/>
              <w:rPr>
                <w:del w:id="3404" w:author="Tuleshov, Kurmanbek [Bolashak Atyrau Limited]" w:date="2022-10-11T00:17:00Z"/>
                <w:lang w:val="ru-RU"/>
                <w:rPrChange w:id="3405" w:author="Tuleshov, Kurmanbek [Bolashak Atyrau Limited]" w:date="2022-10-10T17:27:00Z">
                  <w:rPr>
                    <w:del w:id="3406" w:author="Tuleshov, Kurmanbek [Bolashak Atyrau Limited]" w:date="2022-10-11T00:17:00Z"/>
                  </w:rPr>
                </w:rPrChange>
              </w:rPr>
            </w:pPr>
            <w:del w:id="3407" w:author="Tuleshov, Kurmanbek [Bolashak Atyrau Limited]" w:date="2022-10-10T17:05:00Z">
              <w:r w:rsidRPr="008E3902" w:rsidDel="00954088">
                <w:rPr>
                  <w:lang w:val="ru-RU"/>
                  <w:rPrChange w:id="3408" w:author="Tuleshov, Kurmanbek [Bolashak Atyrau Limited]" w:date="2022-10-10T17:27:00Z">
                    <w:rPr/>
                  </w:rPrChange>
                </w:rPr>
                <w:delText>(1,0 дюйма)</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3" w14:textId="0FEB4A50" w:rsidR="00CD112F" w:rsidRPr="008E3902" w:rsidDel="00954088" w:rsidRDefault="00CD112F" w:rsidP="004B1B11">
            <w:pPr>
              <w:pStyle w:val="CellBody"/>
              <w:spacing w:line="240" w:lineRule="atLeast"/>
              <w:rPr>
                <w:del w:id="3409" w:author="Tuleshov, Kurmanbek [Bolashak Atyrau Limited]" w:date="2022-10-10T17:05:00Z"/>
                <w:lang w:val="ru-RU"/>
                <w:rPrChange w:id="3410" w:author="Tuleshov, Kurmanbek [Bolashak Atyrau Limited]" w:date="2022-10-10T17:27:00Z">
                  <w:rPr>
                    <w:del w:id="3411" w:author="Tuleshov, Kurmanbek [Bolashak Atyrau Limited]" w:date="2022-10-10T17:05:00Z"/>
                  </w:rPr>
                </w:rPrChange>
              </w:rPr>
            </w:pPr>
            <w:del w:id="3412" w:author="Tuleshov, Kurmanbek [Bolashak Atyrau Limited]" w:date="2022-10-10T17:05:00Z">
              <w:r w:rsidRPr="008E3902" w:rsidDel="00954088">
                <w:rPr>
                  <w:lang w:val="ru-RU"/>
                  <w:rPrChange w:id="3413" w:author="Tuleshov, Kurmanbek [Bolashak Atyrau Limited]" w:date="2022-10-10T17:27:00Z">
                    <w:rPr/>
                  </w:rPrChange>
                </w:rPr>
                <w:delText>40 мм</w:delText>
              </w:r>
            </w:del>
          </w:p>
          <w:p w14:paraId="4BB64594" w14:textId="632EEEF5" w:rsidR="00CD112F" w:rsidRPr="008E3902" w:rsidDel="006360D2" w:rsidRDefault="00CD112F" w:rsidP="004B1B11">
            <w:pPr>
              <w:pStyle w:val="CellBody"/>
              <w:spacing w:line="240" w:lineRule="atLeast"/>
              <w:rPr>
                <w:del w:id="3414" w:author="Tuleshov, Kurmanbek [Bolashak Atyrau Limited]" w:date="2022-10-11T00:17:00Z"/>
                <w:lang w:val="ru-RU"/>
                <w:rPrChange w:id="3415" w:author="Tuleshov, Kurmanbek [Bolashak Atyrau Limited]" w:date="2022-10-10T17:27:00Z">
                  <w:rPr>
                    <w:del w:id="3416" w:author="Tuleshov, Kurmanbek [Bolashak Atyrau Limited]" w:date="2022-10-11T00:17:00Z"/>
                  </w:rPr>
                </w:rPrChange>
              </w:rPr>
            </w:pPr>
            <w:del w:id="3417" w:author="Tuleshov, Kurmanbek [Bolashak Atyrau Limited]" w:date="2022-10-10T17:05:00Z">
              <w:r w:rsidRPr="008E3902" w:rsidDel="00954088">
                <w:rPr>
                  <w:lang w:val="ru-RU"/>
                  <w:rPrChange w:id="3418" w:author="Tuleshov, Kurmanbek [Bolashak Atyrau Limited]" w:date="2022-10-10T17:27:00Z">
                    <w:rPr/>
                  </w:rPrChange>
                </w:rPr>
                <w:delText>(1,5 дюйма)</w:delText>
              </w:r>
            </w:del>
          </w:p>
        </w:tc>
        <w:tc>
          <w:tcPr>
            <w:tcW w:w="1315"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5" w14:textId="6B8EAF75" w:rsidR="00CD112F" w:rsidRPr="008E3902" w:rsidDel="00954088" w:rsidRDefault="00CD112F" w:rsidP="004B1B11">
            <w:pPr>
              <w:pStyle w:val="CellBody"/>
              <w:spacing w:line="240" w:lineRule="atLeast"/>
              <w:rPr>
                <w:del w:id="3419" w:author="Tuleshov, Kurmanbek [Bolashak Atyrau Limited]" w:date="2022-10-10T17:05:00Z"/>
                <w:lang w:val="ru-RU"/>
                <w:rPrChange w:id="3420" w:author="Tuleshov, Kurmanbek [Bolashak Atyrau Limited]" w:date="2022-10-10T17:27:00Z">
                  <w:rPr>
                    <w:del w:id="3421" w:author="Tuleshov, Kurmanbek [Bolashak Atyrau Limited]" w:date="2022-10-10T17:05:00Z"/>
                  </w:rPr>
                </w:rPrChange>
              </w:rPr>
            </w:pPr>
            <w:del w:id="3422" w:author="Tuleshov, Kurmanbek [Bolashak Atyrau Limited]" w:date="2022-10-10T17:05:00Z">
              <w:r w:rsidRPr="008E3902" w:rsidDel="00954088">
                <w:rPr>
                  <w:lang w:val="ru-RU"/>
                  <w:rPrChange w:id="3423" w:author="Tuleshov, Kurmanbek [Bolashak Atyrau Limited]" w:date="2022-10-10T17:27:00Z">
                    <w:rPr/>
                  </w:rPrChange>
                </w:rPr>
                <w:delText>40 мм</w:delText>
              </w:r>
            </w:del>
          </w:p>
          <w:p w14:paraId="4BB64596" w14:textId="1A9224BE" w:rsidR="00CD112F" w:rsidRPr="008E3902" w:rsidDel="006360D2" w:rsidRDefault="00CD112F" w:rsidP="004B1B11">
            <w:pPr>
              <w:pStyle w:val="CellBody"/>
              <w:spacing w:line="240" w:lineRule="atLeast"/>
              <w:rPr>
                <w:del w:id="3424" w:author="Tuleshov, Kurmanbek [Bolashak Atyrau Limited]" w:date="2022-10-11T00:17:00Z"/>
                <w:lang w:val="ru-RU"/>
                <w:rPrChange w:id="3425" w:author="Tuleshov, Kurmanbek [Bolashak Atyrau Limited]" w:date="2022-10-10T17:27:00Z">
                  <w:rPr>
                    <w:del w:id="3426" w:author="Tuleshov, Kurmanbek [Bolashak Atyrau Limited]" w:date="2022-10-11T00:17:00Z"/>
                  </w:rPr>
                </w:rPrChange>
              </w:rPr>
            </w:pPr>
            <w:del w:id="3427" w:author="Tuleshov, Kurmanbek [Bolashak Atyrau Limited]" w:date="2022-10-10T17:05:00Z">
              <w:r w:rsidRPr="008E3902" w:rsidDel="00954088">
                <w:rPr>
                  <w:lang w:val="ru-RU"/>
                  <w:rPrChange w:id="3428" w:author="Tuleshov, Kurmanbek [Bolashak Atyrau Limited]" w:date="2022-10-10T17:27:00Z">
                    <w:rPr/>
                  </w:rPrChange>
                </w:rPr>
                <w:delText>(1,5 дюйма)</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7" w14:textId="33C69D9E" w:rsidR="00CD112F" w:rsidRPr="008E3902" w:rsidDel="00954088" w:rsidRDefault="00CD112F" w:rsidP="004B1B11">
            <w:pPr>
              <w:pStyle w:val="CellBody"/>
              <w:spacing w:line="240" w:lineRule="atLeast"/>
              <w:rPr>
                <w:del w:id="3429" w:author="Tuleshov, Kurmanbek [Bolashak Atyrau Limited]" w:date="2022-10-10T17:05:00Z"/>
                <w:lang w:val="ru-RU"/>
                <w:rPrChange w:id="3430" w:author="Tuleshov, Kurmanbek [Bolashak Atyrau Limited]" w:date="2022-10-10T17:27:00Z">
                  <w:rPr>
                    <w:del w:id="3431" w:author="Tuleshov, Kurmanbek [Bolashak Atyrau Limited]" w:date="2022-10-10T17:05:00Z"/>
                  </w:rPr>
                </w:rPrChange>
              </w:rPr>
            </w:pPr>
            <w:del w:id="3432" w:author="Tuleshov, Kurmanbek [Bolashak Atyrau Limited]" w:date="2022-10-10T17:05:00Z">
              <w:r w:rsidRPr="008E3902" w:rsidDel="00954088">
                <w:rPr>
                  <w:lang w:val="ru-RU"/>
                  <w:rPrChange w:id="3433" w:author="Tuleshov, Kurmanbek [Bolashak Atyrau Limited]" w:date="2022-10-10T17:27:00Z">
                    <w:rPr/>
                  </w:rPrChange>
                </w:rPr>
                <w:delText>50 мм</w:delText>
              </w:r>
            </w:del>
          </w:p>
          <w:p w14:paraId="4BB64598" w14:textId="73984A89" w:rsidR="00CD112F" w:rsidRPr="008E3902" w:rsidDel="006360D2" w:rsidRDefault="00CD112F" w:rsidP="004B1B11">
            <w:pPr>
              <w:pStyle w:val="CellBody"/>
              <w:spacing w:line="240" w:lineRule="atLeast"/>
              <w:rPr>
                <w:del w:id="3434" w:author="Tuleshov, Kurmanbek [Bolashak Atyrau Limited]" w:date="2022-10-11T00:17:00Z"/>
                <w:lang w:val="ru-RU"/>
                <w:rPrChange w:id="3435" w:author="Tuleshov, Kurmanbek [Bolashak Atyrau Limited]" w:date="2022-10-10T17:27:00Z">
                  <w:rPr>
                    <w:del w:id="3436" w:author="Tuleshov, Kurmanbek [Bolashak Atyrau Limited]" w:date="2022-10-11T00:17:00Z"/>
                  </w:rPr>
                </w:rPrChange>
              </w:rPr>
            </w:pPr>
            <w:del w:id="3437" w:author="Tuleshov, Kurmanbek [Bolashak Atyrau Limited]" w:date="2022-10-10T17:05:00Z">
              <w:r w:rsidRPr="008E3902" w:rsidDel="00954088">
                <w:rPr>
                  <w:lang w:val="ru-RU"/>
                  <w:rPrChange w:id="3438" w:author="Tuleshov, Kurmanbek [Bolashak Atyrau Limited]" w:date="2022-10-10T17:27:00Z">
                    <w:rPr/>
                  </w:rPrChange>
                </w:rPr>
                <w:delText>(2,0 дюйма)</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9" w14:textId="201A1270" w:rsidR="00CD112F" w:rsidRPr="008E3902" w:rsidDel="00954088" w:rsidRDefault="00CD112F" w:rsidP="004B1B11">
            <w:pPr>
              <w:pStyle w:val="CellBody"/>
              <w:spacing w:line="240" w:lineRule="atLeast"/>
              <w:rPr>
                <w:del w:id="3439" w:author="Tuleshov, Kurmanbek [Bolashak Atyrau Limited]" w:date="2022-10-10T17:05:00Z"/>
                <w:lang w:val="ru-RU"/>
                <w:rPrChange w:id="3440" w:author="Tuleshov, Kurmanbek [Bolashak Atyrau Limited]" w:date="2022-10-10T17:27:00Z">
                  <w:rPr>
                    <w:del w:id="3441" w:author="Tuleshov, Kurmanbek [Bolashak Atyrau Limited]" w:date="2022-10-10T17:05:00Z"/>
                  </w:rPr>
                </w:rPrChange>
              </w:rPr>
            </w:pPr>
            <w:del w:id="3442" w:author="Tuleshov, Kurmanbek [Bolashak Atyrau Limited]" w:date="2022-10-10T17:05:00Z">
              <w:r w:rsidRPr="008E3902" w:rsidDel="00954088">
                <w:rPr>
                  <w:lang w:val="ru-RU"/>
                  <w:rPrChange w:id="3443" w:author="Tuleshov, Kurmanbek [Bolashak Atyrau Limited]" w:date="2022-10-10T17:27:00Z">
                    <w:rPr/>
                  </w:rPrChange>
                </w:rPr>
                <w:delText>50 мм</w:delText>
              </w:r>
            </w:del>
          </w:p>
          <w:p w14:paraId="4BB6459A" w14:textId="34706ED8" w:rsidR="00CD112F" w:rsidRPr="008E3902" w:rsidDel="006360D2" w:rsidRDefault="00CD112F" w:rsidP="004B1B11">
            <w:pPr>
              <w:pStyle w:val="CellBody"/>
              <w:spacing w:line="240" w:lineRule="atLeast"/>
              <w:rPr>
                <w:del w:id="3444" w:author="Tuleshov, Kurmanbek [Bolashak Atyrau Limited]" w:date="2022-10-11T00:17:00Z"/>
                <w:lang w:val="ru-RU"/>
                <w:rPrChange w:id="3445" w:author="Tuleshov, Kurmanbek [Bolashak Atyrau Limited]" w:date="2022-10-10T17:27:00Z">
                  <w:rPr>
                    <w:del w:id="3446" w:author="Tuleshov, Kurmanbek [Bolashak Atyrau Limited]" w:date="2022-10-11T00:17:00Z"/>
                  </w:rPr>
                </w:rPrChange>
              </w:rPr>
            </w:pPr>
            <w:del w:id="3447" w:author="Tuleshov, Kurmanbek [Bolashak Atyrau Limited]" w:date="2022-10-10T17:05:00Z">
              <w:r w:rsidRPr="008E3902" w:rsidDel="00954088">
                <w:rPr>
                  <w:lang w:val="ru-RU"/>
                  <w:rPrChange w:id="3448" w:author="Tuleshov, Kurmanbek [Bolashak Atyrau Limited]" w:date="2022-10-10T17:27:00Z">
                    <w:rPr/>
                  </w:rPrChange>
                </w:rPr>
                <w:delText>(2,0 дюйма)</w:delText>
              </w:r>
            </w:del>
          </w:p>
        </w:tc>
        <w:tc>
          <w:tcPr>
            <w:tcW w:w="1316"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59B" w14:textId="7D3D9758" w:rsidR="00CD112F" w:rsidRPr="008E3902" w:rsidDel="00954088" w:rsidRDefault="00CD112F" w:rsidP="004B1B11">
            <w:pPr>
              <w:pStyle w:val="CellBody"/>
              <w:spacing w:line="240" w:lineRule="atLeast"/>
              <w:rPr>
                <w:del w:id="3449" w:author="Tuleshov, Kurmanbek [Bolashak Atyrau Limited]" w:date="2022-10-10T17:05:00Z"/>
                <w:lang w:val="ru-RU"/>
                <w:rPrChange w:id="3450" w:author="Tuleshov, Kurmanbek [Bolashak Atyrau Limited]" w:date="2022-10-10T17:27:00Z">
                  <w:rPr>
                    <w:del w:id="3451" w:author="Tuleshov, Kurmanbek [Bolashak Atyrau Limited]" w:date="2022-10-10T17:05:00Z"/>
                  </w:rPr>
                </w:rPrChange>
              </w:rPr>
            </w:pPr>
            <w:del w:id="3452" w:author="Tuleshov, Kurmanbek [Bolashak Atyrau Limited]" w:date="2022-10-10T17:05:00Z">
              <w:r w:rsidRPr="008E3902" w:rsidDel="00954088">
                <w:rPr>
                  <w:lang w:val="ru-RU"/>
                  <w:rPrChange w:id="3453" w:author="Tuleshov, Kurmanbek [Bolashak Atyrau Limited]" w:date="2022-10-10T17:27:00Z">
                    <w:rPr/>
                  </w:rPrChange>
                </w:rPr>
                <w:delText>50 мм</w:delText>
              </w:r>
            </w:del>
          </w:p>
          <w:p w14:paraId="4BB6459C" w14:textId="58591EB9" w:rsidR="00CD112F" w:rsidRPr="008E3902" w:rsidDel="006360D2" w:rsidRDefault="00CD112F" w:rsidP="004B1B11">
            <w:pPr>
              <w:pStyle w:val="CellBody"/>
              <w:spacing w:line="240" w:lineRule="atLeast"/>
              <w:rPr>
                <w:del w:id="3454" w:author="Tuleshov, Kurmanbek [Bolashak Atyrau Limited]" w:date="2022-10-11T00:17:00Z"/>
                <w:lang w:val="ru-RU"/>
                <w:rPrChange w:id="3455" w:author="Tuleshov, Kurmanbek [Bolashak Atyrau Limited]" w:date="2022-10-10T17:27:00Z">
                  <w:rPr>
                    <w:del w:id="3456" w:author="Tuleshov, Kurmanbek [Bolashak Atyrau Limited]" w:date="2022-10-11T00:17:00Z"/>
                  </w:rPr>
                </w:rPrChange>
              </w:rPr>
            </w:pPr>
            <w:del w:id="3457" w:author="Tuleshov, Kurmanbek [Bolashak Atyrau Limited]" w:date="2022-10-10T17:05:00Z">
              <w:r w:rsidRPr="008E3902" w:rsidDel="00954088">
                <w:rPr>
                  <w:lang w:val="ru-RU"/>
                  <w:rPrChange w:id="3458" w:author="Tuleshov, Kurmanbek [Bolashak Atyrau Limited]" w:date="2022-10-10T17:27:00Z">
                    <w:rPr/>
                  </w:rPrChange>
                </w:rPr>
                <w:delText>(2,0 дюйма)</w:delText>
              </w:r>
            </w:del>
          </w:p>
        </w:tc>
      </w:tr>
    </w:tbl>
    <w:p w14:paraId="4BB6459E" w14:textId="5FB8C1FD" w:rsidR="00D66A4C" w:rsidRPr="008E3902" w:rsidDel="0098579D" w:rsidRDefault="00D66A4C" w:rsidP="00C14B28">
      <w:pPr>
        <w:pStyle w:val="Text1Bold"/>
        <w:rPr>
          <w:del w:id="3459" w:author="Tuleshov, Kurmanbek [Bolashak Atyrau Limited]" w:date="2022-10-11T00:31:00Z"/>
          <w:lang w:val="ru-RU"/>
        </w:rPr>
      </w:pPr>
    </w:p>
    <w:p w14:paraId="4BB6459F" w14:textId="3C404760" w:rsidR="00CD112F" w:rsidRPr="008E3902" w:rsidDel="00954088" w:rsidRDefault="00CD112F" w:rsidP="00C14B28">
      <w:pPr>
        <w:pStyle w:val="Text1Bold"/>
        <w:rPr>
          <w:del w:id="3460" w:author="Tuleshov, Kurmanbek [Bolashak Atyrau Limited]" w:date="2022-10-10T17:05:00Z"/>
          <w:lang w:val="ru-RU"/>
        </w:rPr>
      </w:pPr>
      <w:del w:id="3461" w:author="Tuleshov, Kurmanbek [Bolashak Atyrau Limited]" w:date="2022-10-10T17:05:00Z">
        <w:r w:rsidRPr="008E3902" w:rsidDel="00954088">
          <w:rPr>
            <w:lang w:val="ru-RU"/>
            <w:rPrChange w:id="3462" w:author="Tuleshov, Kurmanbek [Bolashak Atyrau Limited]" w:date="2022-10-10T17:27:00Z">
              <w:rPr/>
            </w:rPrChange>
          </w:rPr>
          <w:delText xml:space="preserve">Примечания к </w:delText>
        </w:r>
        <w:r w:rsidR="00FE5B60" w:rsidRPr="008E3902" w:rsidDel="00954088">
          <w:rPr>
            <w:lang w:val="ru-RU"/>
            <w:rPrChange w:id="3463" w:author="Tuleshov, Kurmanbek [Bolashak Atyrau Limited]" w:date="2022-10-10T17:27:00Z">
              <w:rPr/>
            </w:rPrChange>
          </w:rPr>
          <w:delText xml:space="preserve">таблице </w:delText>
        </w:r>
        <w:r w:rsidRPr="008E3902" w:rsidDel="00954088">
          <w:rPr>
            <w:lang w:val="ru-RU"/>
            <w:rPrChange w:id="3464" w:author="Tuleshov, Kurmanbek [Bolashak Atyrau Limited]" w:date="2022-10-10T17:27:00Z">
              <w:rPr/>
            </w:rPrChange>
          </w:rPr>
          <w:delText>1</w:delText>
        </w:r>
        <w:r w:rsidR="00D03F38" w:rsidRPr="008E3902" w:rsidDel="00954088">
          <w:rPr>
            <w:lang w:val="ru-RU"/>
          </w:rPr>
          <w:delText>5</w:delText>
        </w:r>
      </w:del>
    </w:p>
    <w:p w14:paraId="4BB645A0" w14:textId="5C150A78" w:rsidR="00CD112F" w:rsidRPr="008E3902" w:rsidDel="00954088" w:rsidRDefault="00CD112F" w:rsidP="00C14B28">
      <w:pPr>
        <w:pStyle w:val="Text1"/>
        <w:rPr>
          <w:del w:id="3465" w:author="Tuleshov, Kurmanbek [Bolashak Atyrau Limited]" w:date="2022-10-10T17:05:00Z"/>
          <w:lang w:val="ru-RU"/>
        </w:rPr>
      </w:pPr>
      <w:del w:id="3466" w:author="Tuleshov, Kurmanbek [Bolashak Atyrau Limited]" w:date="2022-10-10T17:05:00Z">
        <w:r w:rsidRPr="008E3902" w:rsidDel="00954088">
          <w:rPr>
            <w:lang w:val="ru-RU"/>
          </w:rPr>
          <w:delText xml:space="preserve">Значения толщины, указанные в </w:delText>
        </w:r>
        <w:r w:rsidR="00FE5B60" w:rsidRPr="008E3902" w:rsidDel="00954088">
          <w:rPr>
            <w:lang w:val="ru-RU"/>
          </w:rPr>
          <w:delText xml:space="preserve">таблице </w:delText>
        </w:r>
        <w:r w:rsidRPr="008E3902" w:rsidDel="00954088">
          <w:rPr>
            <w:lang w:val="ru-RU"/>
          </w:rPr>
          <w:delText>11, рассчитаны так, чтобы максимальная температура наружной поверхности была ограничена 60°C (140°F). В этих расчетах использовались следующие условия окружающей среды:</w:delText>
        </w:r>
      </w:del>
    </w:p>
    <w:p w14:paraId="4BB645A1" w14:textId="6BD727B6" w:rsidR="00CD112F" w:rsidRPr="008E3902" w:rsidDel="00954088" w:rsidRDefault="00CD112F" w:rsidP="004B1B11">
      <w:pPr>
        <w:pStyle w:val="List1"/>
        <w:numPr>
          <w:ilvl w:val="0"/>
          <w:numId w:val="152"/>
        </w:numPr>
        <w:rPr>
          <w:del w:id="3467" w:author="Tuleshov, Kurmanbek [Bolashak Atyrau Limited]" w:date="2022-10-10T17:05:00Z"/>
          <w:lang w:val="ru-RU"/>
        </w:rPr>
      </w:pPr>
      <w:del w:id="3468" w:author="Tuleshov, Kurmanbek [Bolashak Atyrau Limited]" w:date="2022-10-10T17:05:00Z">
        <w:r w:rsidRPr="008E3902" w:rsidDel="00954088">
          <w:rPr>
            <w:lang w:val="ru-RU"/>
          </w:rPr>
          <w:delText>Температура окружающего воздуха: 35°C (95°F).</w:delText>
        </w:r>
      </w:del>
    </w:p>
    <w:p w14:paraId="4BB645A2" w14:textId="2AECE230" w:rsidR="00CD112F" w:rsidRPr="008E3902" w:rsidDel="00954088" w:rsidRDefault="00CD112F" w:rsidP="004B1B11">
      <w:pPr>
        <w:pStyle w:val="List1"/>
        <w:numPr>
          <w:ilvl w:val="0"/>
          <w:numId w:val="152"/>
        </w:numPr>
        <w:rPr>
          <w:del w:id="3469" w:author="Tuleshov, Kurmanbek [Bolashak Atyrau Limited]" w:date="2022-10-10T17:05:00Z"/>
          <w:lang w:val="ru-RU"/>
        </w:rPr>
      </w:pPr>
      <w:del w:id="3470" w:author="Tuleshov, Kurmanbek [Bolashak Atyrau Limited]" w:date="2022-10-10T17:05:00Z">
        <w:r w:rsidRPr="008E3902" w:rsidDel="00954088">
          <w:rPr>
            <w:lang w:val="ru-RU"/>
          </w:rPr>
          <w:delText>Средняя скорость ветра 0,9 м/с (2 мили в час), коэффициент излучения 0,9 для наружной поверхности обшивки для защиты стекловолокна от погодных условий</w:delText>
        </w:r>
      </w:del>
    </w:p>
    <w:p w14:paraId="4BB645A3" w14:textId="77777777" w:rsidR="00CD112F" w:rsidRPr="008E3902" w:rsidRDefault="00CD112F" w:rsidP="004B1B11">
      <w:pPr>
        <w:pStyle w:val="List1"/>
        <w:numPr>
          <w:ilvl w:val="0"/>
          <w:numId w:val="152"/>
        </w:numPr>
        <w:rPr>
          <w:lang w:val="ru-RU"/>
        </w:rPr>
        <w:sectPr w:rsidR="00CD112F" w:rsidRPr="008E3902" w:rsidSect="00F829AB">
          <w:headerReference w:type="even" r:id="rId11"/>
          <w:headerReference w:type="default" r:id="rId12"/>
          <w:footerReference w:type="even" r:id="rId13"/>
          <w:footerReference w:type="default" r:id="rId14"/>
          <w:headerReference w:type="first" r:id="rId15"/>
          <w:footerReference w:type="first" r:id="rId16"/>
          <w:pgSz w:w="11907" w:h="16840" w:code="9"/>
          <w:pgMar w:top="1620" w:right="1440" w:bottom="1530" w:left="1440" w:header="567" w:footer="567" w:gutter="0"/>
          <w:cols w:space="720"/>
          <w:noEndnote/>
          <w:titlePg/>
          <w:docGrid w:linePitch="299"/>
        </w:sectPr>
      </w:pPr>
    </w:p>
    <w:p w14:paraId="4BB645A4" w14:textId="77777777" w:rsidR="00CD112F" w:rsidRPr="0010106F" w:rsidRDefault="00CD112F" w:rsidP="004B1B11">
      <w:pPr>
        <w:pStyle w:val="Heading1"/>
        <w:numPr>
          <w:ilvl w:val="0"/>
          <w:numId w:val="154"/>
        </w:numPr>
        <w:ind w:left="720" w:hanging="720"/>
        <w:rPr>
          <w:rFonts w:ascii="Arial" w:hAnsi="Arial"/>
        </w:rPr>
      </w:pPr>
      <w:bookmarkStart w:id="3471" w:name="_Toc322011370"/>
      <w:bookmarkStart w:id="3472" w:name="_Toc117352197"/>
      <w:r w:rsidRPr="0010106F">
        <w:rPr>
          <w:rFonts w:ascii="Arial" w:hAnsi="Arial"/>
        </w:rPr>
        <w:lastRenderedPageBreak/>
        <w:t>SCOPE</w:t>
      </w:r>
      <w:bookmarkEnd w:id="3471"/>
      <w:bookmarkEnd w:id="3472"/>
    </w:p>
    <w:p w14:paraId="4BB645A5" w14:textId="77777777" w:rsidR="00D0332A" w:rsidRPr="0010106F" w:rsidRDefault="00CD112F" w:rsidP="00617CA4">
      <w:pPr>
        <w:pStyle w:val="List1"/>
        <w:numPr>
          <w:ilvl w:val="0"/>
          <w:numId w:val="49"/>
        </w:numPr>
        <w:tabs>
          <w:tab w:val="clear" w:pos="1080"/>
          <w:tab w:val="left" w:pos="1134"/>
        </w:tabs>
        <w:ind w:left="1134" w:hanging="283"/>
      </w:pPr>
      <w:r w:rsidRPr="0010106F">
        <w:t xml:space="preserve">This document specifies minimum requirements for the design, materials, installation and inspection of insulation systems in hot service for temperatures ambient to </w:t>
      </w:r>
      <w:r w:rsidR="00F829AB" w:rsidRPr="0010106F">
        <w:t>54</w:t>
      </w:r>
      <w:r w:rsidRPr="0010106F">
        <w:t>0°C (1</w:t>
      </w:r>
      <w:r w:rsidR="00F829AB" w:rsidRPr="0010106F">
        <w:t>0</w:t>
      </w:r>
      <w:r w:rsidRPr="0010106F">
        <w:t>00°F) on the Asset Development Projects which are to be undertaken at Tengizchevroil’s facility at Tengiz in the Republic of Kazakhstan.</w:t>
      </w:r>
    </w:p>
    <w:p w14:paraId="4BB645A6" w14:textId="390A1E36" w:rsidR="00600260" w:rsidRPr="00617CA4" w:rsidDel="008D6EA5" w:rsidRDefault="00CD112F" w:rsidP="00617CA4">
      <w:pPr>
        <w:pStyle w:val="List1"/>
        <w:tabs>
          <w:tab w:val="clear" w:pos="1080"/>
          <w:tab w:val="left" w:pos="1134"/>
        </w:tabs>
        <w:ind w:left="1134" w:hanging="283"/>
        <w:rPr>
          <w:del w:id="3473" w:author="Tuleshov, Kurmanbek [Bolashak Atyrau Limited]" w:date="2022-09-26T12:29:00Z"/>
        </w:rPr>
      </w:pPr>
      <w:del w:id="3474" w:author="Tuleshov, Kurmanbek [Bolashak Atyrau Limited]" w:date="2022-09-26T12:29:00Z">
        <w:r w:rsidRPr="00617CA4" w:rsidDel="008D6EA5">
          <w:delText>This specification is also applicable to General Maintenance activities as well as small and medium projects in KTL-1, KTL-2 and other areas outside the plant, with the following changes:</w:delText>
        </w:r>
      </w:del>
    </w:p>
    <w:p w14:paraId="4BB645A7" w14:textId="4B24AC81" w:rsidR="00600260" w:rsidRPr="00617CA4" w:rsidDel="008D6EA5" w:rsidRDefault="00CD112F" w:rsidP="00617CA4">
      <w:pPr>
        <w:pStyle w:val="ListAlpha1"/>
        <w:tabs>
          <w:tab w:val="clear" w:pos="1080"/>
          <w:tab w:val="left" w:pos="1134"/>
        </w:tabs>
        <w:ind w:left="1134" w:hanging="283"/>
        <w:rPr>
          <w:del w:id="3475" w:author="Tuleshov, Kurmanbek [Bolashak Atyrau Limited]" w:date="2022-09-26T12:29:00Z"/>
        </w:rPr>
      </w:pPr>
      <w:del w:id="3476" w:author="Tuleshov, Kurmanbek [Bolashak Atyrau Limited]" w:date="2022-09-26T12:29:00Z">
        <w:r w:rsidRPr="00617CA4" w:rsidDel="008D6EA5">
          <w:delText>For insulation material, use of Rockwool fiber mat (not pre-formed) or similar with wire-mesh backing is acceptable.</w:delText>
        </w:r>
      </w:del>
    </w:p>
    <w:p w14:paraId="4BB645A8" w14:textId="558A395D" w:rsidR="00D0332A" w:rsidRPr="00617CA4" w:rsidDel="004A4FCE" w:rsidRDefault="00CD112F" w:rsidP="00617CA4">
      <w:pPr>
        <w:pStyle w:val="ListAlpha1"/>
        <w:tabs>
          <w:tab w:val="clear" w:pos="1080"/>
          <w:tab w:val="left" w:pos="1134"/>
        </w:tabs>
        <w:ind w:left="1134" w:hanging="283"/>
        <w:rPr>
          <w:del w:id="3477" w:author="Tuleshov, Kurmanbek [Bolashak Atyrau Limited]" w:date="2022-09-26T12:29:00Z"/>
        </w:rPr>
      </w:pPr>
      <w:del w:id="3478" w:author="Tuleshov, Kurmanbek [Bolashak Atyrau Limited]" w:date="2022-09-26T12:29:00Z">
        <w:r w:rsidRPr="00617CA4" w:rsidDel="008D6EA5">
          <w:delText>For insulation metal jacket, use of Aluminum sheet or plate (plain, noncorrugated), 0.8 mm thickness for piping and 1.2 mm thickness for tanks, vessels and other equipment is acceptable.</w:delText>
        </w:r>
      </w:del>
    </w:p>
    <w:p w14:paraId="78845AE8" w14:textId="361D60F3" w:rsidR="004A4FCE" w:rsidRPr="00617CA4" w:rsidRDefault="004A4FCE" w:rsidP="00617CA4">
      <w:pPr>
        <w:pStyle w:val="List1"/>
        <w:tabs>
          <w:tab w:val="clear" w:pos="1080"/>
          <w:tab w:val="left" w:pos="1134"/>
        </w:tabs>
        <w:ind w:left="1134" w:hanging="283"/>
        <w:rPr>
          <w:ins w:id="3479" w:author="Tuleshov, Kurmanbek [Bolashak Atyrau Limited]" w:date="2022-09-26T12:30:00Z"/>
          <w:rPrChange w:id="3480" w:author="Tuleshov, Kurmanbek [Bolashak Atyrau Limited]" w:date="2022-10-09T21:56:00Z">
            <w:rPr>
              <w:ins w:id="3481" w:author="Tuleshov, Kurmanbek [Bolashak Atyrau Limited]" w:date="2022-09-26T12:30:00Z"/>
              <w:rFonts w:eastAsia="TimesNewRomanPSMT_PDF_Subset"/>
            </w:rPr>
          </w:rPrChange>
        </w:rPr>
      </w:pPr>
      <w:ins w:id="3482" w:author="Tuleshov, Kurmanbek [Bolashak Atyrau Limited]" w:date="2022-09-26T12:30:00Z">
        <w:r w:rsidRPr="00617CA4">
          <w:rPr>
            <w:rPrChange w:id="3483" w:author="Tuleshov, Kurmanbek [Bolashak Atyrau Limited]" w:date="2022-10-09T21:56:00Z">
              <w:rPr>
                <w:rFonts w:eastAsia="TimesNewRomanPSMT_PDF_Subset"/>
              </w:rPr>
            </w:rPrChange>
          </w:rPr>
          <w:t>In addition to requirements within this specification, International Association of Oil &amp; Gas Producers JIP33</w:t>
        </w:r>
      </w:ins>
      <w:ins w:id="3484" w:author="Tuleshov, Kurmanbek [Bolashak Atyrau Limited]" w:date="2022-09-26T12:31:00Z">
        <w:r w:rsidRPr="00617CA4">
          <w:rPr>
            <w:rPrChange w:id="3485" w:author="Tuleshov, Kurmanbek [Bolashak Atyrau Limited]" w:date="2022-10-09T21:56:00Z">
              <w:rPr>
                <w:rFonts w:eastAsia="TimesNewRomanPSMT_PDF_Subset"/>
                <w:lang w:val="ru-RU"/>
              </w:rPr>
            </w:rPrChange>
          </w:rPr>
          <w:t xml:space="preserve"> </w:t>
        </w:r>
        <w:r w:rsidRPr="00617CA4">
          <w:rPr>
            <w:rPrChange w:id="3486" w:author="Tuleshov, Kurmanbek [Bolashak Atyrau Limited]" w:date="2022-10-09T21:56:00Z">
              <w:rPr>
                <w:rFonts w:ascii="TimesNewRomanPSMT_PDF_Subset" w:eastAsia="TimesNewRomanPSMT_PDF_Subset" w:hAnsi="Calibri" w:cs="TimesNewRomanPSMT_PDF_Subset"/>
              </w:rPr>
            </w:rPrChange>
          </w:rPr>
          <w:t xml:space="preserve">S-738 titled </w:t>
        </w:r>
        <w:r w:rsidRPr="00617CA4">
          <w:rPr>
            <w:rPrChange w:id="3487" w:author="Tuleshov, Kurmanbek [Bolashak Atyrau Limited]" w:date="2022-10-09T21:56:00Z">
              <w:rPr>
                <w:rFonts w:eastAsia="TimesNewRomanPSMT_PDF_Subset"/>
              </w:rPr>
            </w:rPrChange>
          </w:rPr>
          <w:t xml:space="preserve">"Supplementary Specification to NORSOK M-004 Insulation for Piping and Equipment" </w:t>
        </w:r>
        <w:r w:rsidRPr="00617CA4">
          <w:rPr>
            <w:rPrChange w:id="3488" w:author="Tuleshov, Kurmanbek [Bolashak Atyrau Limited]" w:date="2022-10-09T21:56:00Z">
              <w:rPr>
                <w:rFonts w:ascii="TimesNewRomanPSMT_PDF_Subset" w:eastAsia="TimesNewRomanPSMT_PDF_Subset" w:hAnsi="Calibri" w:cs="TimesNewRomanPSMT_PDF_Subset"/>
              </w:rPr>
            </w:rPrChange>
          </w:rPr>
          <w:t>shall be</w:t>
        </w:r>
        <w:r w:rsidRPr="00617CA4">
          <w:rPr>
            <w:rPrChange w:id="3489" w:author="Tuleshov, Kurmanbek [Bolashak Atyrau Limited]" w:date="2022-10-09T21:56:00Z">
              <w:rPr>
                <w:rFonts w:asciiTheme="minorHAnsi" w:eastAsia="TimesNewRomanPSMT_PDF_Subset" w:hAnsiTheme="minorHAnsi" w:cs="TimesNewRomanPSMT_PDF_Subset"/>
                <w:lang w:val="ru-RU"/>
              </w:rPr>
            </w:rPrChange>
          </w:rPr>
          <w:t xml:space="preserve"> </w:t>
        </w:r>
        <w:r w:rsidRPr="00617CA4">
          <w:rPr>
            <w:rPrChange w:id="3490" w:author="Tuleshov, Kurmanbek [Bolashak Atyrau Limited]" w:date="2022-10-09T21:56:00Z">
              <w:rPr>
                <w:rFonts w:eastAsia="TimesNewRomanPSMT_PDF_Subset"/>
              </w:rPr>
            </w:rPrChange>
          </w:rPr>
          <w:t xml:space="preserve">applicable to all </w:t>
        </w:r>
        <w:r w:rsidRPr="00617CA4">
          <w:rPr>
            <w:rPrChange w:id="3491" w:author="Tuleshov, Kurmanbek [Bolashak Atyrau Limited]" w:date="2022-10-09T21:56:00Z">
              <w:rPr>
                <w:rFonts w:eastAsia="TimesNewRomanPSMT_PDF_Subset"/>
                <w:sz w:val="17"/>
                <w:szCs w:val="17"/>
              </w:rPr>
            </w:rPrChange>
          </w:rPr>
          <w:t xml:space="preserve">material </w:t>
        </w:r>
        <w:r w:rsidRPr="00617CA4">
          <w:rPr>
            <w:rPrChange w:id="3492" w:author="Tuleshov, Kurmanbek [Bolashak Atyrau Limited]" w:date="2022-10-09T21:56:00Z">
              <w:rPr>
                <w:rFonts w:eastAsia="TimesNewRomanPSMT_PDF_Subset"/>
              </w:rPr>
            </w:rPrChange>
          </w:rPr>
          <w:t xml:space="preserve">purchases and </w:t>
        </w:r>
        <w:r w:rsidRPr="00617CA4">
          <w:rPr>
            <w:rPrChange w:id="3493" w:author="Tuleshov, Kurmanbek [Bolashak Atyrau Limited]" w:date="2022-10-09T21:56:00Z">
              <w:rPr>
                <w:rFonts w:eastAsia="TimesNewRomanPSMT_PDF_Subset"/>
                <w:sz w:val="17"/>
                <w:szCs w:val="17"/>
              </w:rPr>
            </w:rPrChange>
          </w:rPr>
          <w:t xml:space="preserve">installation </w:t>
        </w:r>
        <w:r w:rsidRPr="00617CA4">
          <w:rPr>
            <w:rPrChange w:id="3494" w:author="Tuleshov, Kurmanbek [Bolashak Atyrau Limited]" w:date="2022-10-09T21:56:00Z">
              <w:rPr>
                <w:rFonts w:eastAsia="TimesNewRomanPSMT_PDF_Subset"/>
              </w:rPr>
            </w:rPrChange>
          </w:rPr>
          <w:t>practices.</w:t>
        </w:r>
      </w:ins>
    </w:p>
    <w:p w14:paraId="4BB645A9" w14:textId="6CA50E91" w:rsidR="00CD112F" w:rsidRPr="0010106F" w:rsidRDefault="00CD112F" w:rsidP="00F85E17">
      <w:pPr>
        <w:pStyle w:val="Heading1"/>
        <w:numPr>
          <w:ilvl w:val="0"/>
          <w:numId w:val="154"/>
        </w:numPr>
        <w:ind w:left="720" w:hanging="720"/>
        <w:rPr>
          <w:rFonts w:ascii="Arial" w:hAnsi="Arial"/>
        </w:rPr>
      </w:pPr>
      <w:bookmarkStart w:id="3495" w:name="_Toc322011371"/>
      <w:bookmarkStart w:id="3496" w:name="_Toc117352198"/>
      <w:r w:rsidRPr="0010106F">
        <w:rPr>
          <w:rFonts w:ascii="Arial" w:hAnsi="Arial"/>
        </w:rPr>
        <w:t>REFERENCES</w:t>
      </w:r>
      <w:bookmarkEnd w:id="3495"/>
      <w:bookmarkEnd w:id="3496"/>
    </w:p>
    <w:p w14:paraId="4BB645AA" w14:textId="77777777" w:rsidR="00CD112F" w:rsidRPr="0010106F" w:rsidRDefault="00CD112F" w:rsidP="00384E4D">
      <w:pPr>
        <w:pStyle w:val="List1"/>
        <w:numPr>
          <w:ilvl w:val="0"/>
          <w:numId w:val="47"/>
        </w:numPr>
        <w:tabs>
          <w:tab w:val="clear" w:pos="1080"/>
          <w:tab w:val="left" w:pos="1134"/>
        </w:tabs>
        <w:ind w:left="1134" w:hanging="283"/>
      </w:pPr>
      <w:r w:rsidRPr="0010106F">
        <w:t xml:space="preserve">All works and materials shall conform to the requirements of the GOST and SNiP Codes, Standards and Specifications, National and International Codes and Standards as listed in this specification. </w:t>
      </w:r>
    </w:p>
    <w:p w14:paraId="4BB645AB" w14:textId="77777777" w:rsidR="00CD112F" w:rsidRPr="0010106F" w:rsidRDefault="00CD112F" w:rsidP="00384E4D">
      <w:pPr>
        <w:pStyle w:val="List1"/>
        <w:tabs>
          <w:tab w:val="clear" w:pos="1080"/>
          <w:tab w:val="left" w:pos="1134"/>
        </w:tabs>
        <w:ind w:left="1134" w:hanging="283"/>
      </w:pPr>
      <w:r w:rsidRPr="0010106F">
        <w:t>Where a GOST or SNiP specifies a requirement which is at variance with this specification the most stringent requirement shall apply.</w:t>
      </w:r>
    </w:p>
    <w:p w14:paraId="4BB645AC" w14:textId="77777777" w:rsidR="00CD112F" w:rsidRPr="0010106F" w:rsidRDefault="00CD112F" w:rsidP="00384E4D">
      <w:pPr>
        <w:pStyle w:val="List1"/>
        <w:numPr>
          <w:ilvl w:val="0"/>
          <w:numId w:val="47"/>
        </w:numPr>
        <w:tabs>
          <w:tab w:val="clear" w:pos="1080"/>
          <w:tab w:val="left" w:pos="1134"/>
        </w:tabs>
        <w:ind w:left="1134" w:hanging="283"/>
      </w:pPr>
      <w:r w:rsidRPr="0010106F">
        <w:t>Where no acceptable GOST’s or SNiP’s Codes and Standards are available, equivalent internationally recognized codes and standards may be proposed by Contractor / Supplier for Purchaser acceptance</w:t>
      </w:r>
    </w:p>
    <w:p w14:paraId="4BB645AD" w14:textId="77777777" w:rsidR="00CD112F" w:rsidRPr="0010106F" w:rsidRDefault="00CD112F" w:rsidP="00384E4D">
      <w:pPr>
        <w:pStyle w:val="List1"/>
        <w:numPr>
          <w:ilvl w:val="0"/>
          <w:numId w:val="47"/>
        </w:numPr>
        <w:tabs>
          <w:tab w:val="clear" w:pos="1080"/>
          <w:tab w:val="left" w:pos="1134"/>
        </w:tabs>
        <w:ind w:left="1134" w:hanging="283"/>
      </w:pPr>
      <w:r w:rsidRPr="0010106F">
        <w:t>The latest edition of the following Specifications, Codes and Standards, including their references, shall be considered an integral part of this Specification. Short titles will be used herein when appropriate.</w:t>
      </w:r>
    </w:p>
    <w:p w14:paraId="4BB645AE" w14:textId="77777777" w:rsidR="00CD112F" w:rsidRPr="0010106F" w:rsidRDefault="00CD112F" w:rsidP="000656E2">
      <w:pPr>
        <w:pStyle w:val="Heading2"/>
        <w:rPr>
          <w:lang w:val="en-GB"/>
        </w:rPr>
      </w:pPr>
      <w:bookmarkStart w:id="3497" w:name="_Toc321149473"/>
      <w:bookmarkStart w:id="3498" w:name="_Toc322011372"/>
      <w:bookmarkStart w:id="3499" w:name="_Toc312055089"/>
      <w:bookmarkStart w:id="3500" w:name="_Toc117352199"/>
      <w:r w:rsidRPr="0010106F">
        <w:rPr>
          <w:lang w:val="en-GB"/>
        </w:rPr>
        <w:t xml:space="preserve">Purchaser </w:t>
      </w:r>
      <w:r w:rsidRPr="0010106F">
        <w:t>Documents</w:t>
      </w:r>
      <w:bookmarkEnd w:id="3497"/>
      <w:bookmarkEnd w:id="3498"/>
      <w:bookmarkEnd w:id="3499"/>
      <w:bookmarkEnd w:id="3500"/>
    </w:p>
    <w:p w14:paraId="4BB645AF" w14:textId="77777777" w:rsidR="00CD112F" w:rsidRPr="00E57817" w:rsidRDefault="00CD112F" w:rsidP="000656E2">
      <w:pPr>
        <w:pStyle w:val="Reference"/>
      </w:pPr>
      <w:r w:rsidRPr="00E57817">
        <w:t>COM-SU-5191-TCO</w:t>
      </w:r>
      <w:r w:rsidRPr="00E57817">
        <w:tab/>
        <w:t>Coating Systems</w:t>
      </w:r>
    </w:p>
    <w:p w14:paraId="4BB645B0" w14:textId="60D347B1" w:rsidR="00CD112F" w:rsidRPr="00E57817" w:rsidRDefault="00CD112F" w:rsidP="000656E2">
      <w:pPr>
        <w:pStyle w:val="Reference"/>
      </w:pPr>
      <w:r w:rsidRPr="00E57817">
        <w:t>FPM-DU-5091-TCO</w:t>
      </w:r>
      <w:r w:rsidRPr="00E57817">
        <w:tab/>
        <w:t>Design and Installation of Passive Fireproofing for Hydrocarbon Fires in Onshore Processing Facilities</w:t>
      </w:r>
    </w:p>
    <w:p w14:paraId="4BB645B1" w14:textId="77777777" w:rsidR="00CD112F" w:rsidRPr="00E57817" w:rsidRDefault="00CD112F" w:rsidP="000656E2">
      <w:pPr>
        <w:pStyle w:val="Reference"/>
      </w:pPr>
      <w:r w:rsidRPr="00E57817">
        <w:t>SID-SU-5106-TCO</w:t>
      </w:r>
      <w:r w:rsidRPr="00E57817">
        <w:tab/>
        <w:t>Safety in Designs</w:t>
      </w:r>
    </w:p>
    <w:p w14:paraId="4BB645B2" w14:textId="247243DE" w:rsidR="00D0332A" w:rsidRPr="00E57817" w:rsidRDefault="00CD112F" w:rsidP="00AD51BE">
      <w:pPr>
        <w:pStyle w:val="Reference"/>
      </w:pPr>
      <w:r w:rsidRPr="00E57817">
        <w:t>PIMDU-5153-TCO</w:t>
      </w:r>
      <w:r w:rsidRPr="00E57817">
        <w:tab/>
        <w:t>Design of Pipe Supports</w:t>
      </w:r>
    </w:p>
    <w:p w14:paraId="4BB645B3" w14:textId="77777777" w:rsidR="00D0332A" w:rsidRPr="00E57817" w:rsidRDefault="00CD112F" w:rsidP="00AD51BE">
      <w:pPr>
        <w:pStyle w:val="Reference"/>
      </w:pPr>
      <w:r w:rsidRPr="00E57817">
        <w:t>COM-SU-4743-TCO</w:t>
      </w:r>
      <w:r w:rsidRPr="00E57817">
        <w:tab/>
        <w:t>External Coatings</w:t>
      </w:r>
    </w:p>
    <w:p w14:paraId="4BB645B4" w14:textId="77777777" w:rsidR="00252B41" w:rsidRPr="00E57817" w:rsidRDefault="00252B41" w:rsidP="000656E2">
      <w:pPr>
        <w:pStyle w:val="Reference"/>
      </w:pPr>
      <w:bookmarkStart w:id="3501" w:name="_Toc322011373"/>
      <w:r w:rsidRPr="00E57817">
        <w:t>L-ST-2025</w:t>
      </w:r>
      <w:r w:rsidRPr="00E57817">
        <w:tab/>
        <w:t>Specification for Piping Standard Details</w:t>
      </w:r>
    </w:p>
    <w:p w14:paraId="4BB645B5" w14:textId="07B0104C" w:rsidR="00AD51BE" w:rsidRPr="0010106F" w:rsidRDefault="00F52CA3">
      <w:pPr>
        <w:pStyle w:val="Reference"/>
      </w:pPr>
      <w:r w:rsidRPr="00E57817">
        <w:t>PIM-</w:t>
      </w:r>
      <w:r w:rsidR="00E93E31" w:rsidRPr="00E57817">
        <w:t>SU-</w:t>
      </w:r>
      <w:r w:rsidRPr="00E57817">
        <w:t>5209</w:t>
      </w:r>
      <w:r w:rsidR="00AD51BE" w:rsidRPr="00E57817">
        <w:t>-TCO</w:t>
      </w:r>
      <w:r w:rsidR="00AD51BE" w:rsidRPr="00E57817">
        <w:tab/>
        <w:t>Flange Gaskets and Bolting</w:t>
      </w:r>
    </w:p>
    <w:p w14:paraId="4BB645B6" w14:textId="0C7D4C60" w:rsidR="00CD112F" w:rsidRPr="0010106F" w:rsidRDefault="00CD112F" w:rsidP="000656E2">
      <w:pPr>
        <w:pStyle w:val="Heading2"/>
      </w:pPr>
      <w:bookmarkStart w:id="3502" w:name="_Toc117352200"/>
      <w:r w:rsidRPr="0010106F">
        <w:t>Industry Codes and Standards</w:t>
      </w:r>
      <w:bookmarkEnd w:id="3501"/>
      <w:bookmarkEnd w:id="3502"/>
    </w:p>
    <w:p w14:paraId="4BB645B7" w14:textId="77777777" w:rsidR="00CD112F" w:rsidRPr="0010106F" w:rsidRDefault="00CD112F" w:rsidP="000656E2">
      <w:pPr>
        <w:pStyle w:val="Text1"/>
      </w:pPr>
      <w:r w:rsidRPr="0010106F">
        <w:t xml:space="preserve">This specification has been reviewed by </w:t>
      </w:r>
      <w:r w:rsidR="006D1A0D" w:rsidRPr="0010106F">
        <w:t>RoK</w:t>
      </w:r>
      <w:r w:rsidRPr="0010106F">
        <w:t xml:space="preserve"> Design Institutes against current </w:t>
      </w:r>
      <w:r w:rsidR="006D1A0D" w:rsidRPr="0010106F">
        <w:t xml:space="preserve">RoK </w:t>
      </w:r>
      <w:r w:rsidRPr="0010106F">
        <w:t>Codes and Standards and comments have been incorporated where applicable. Where differences occur a Design Variation has been raised where it is proposed to use International Codes and Standards</w:t>
      </w:r>
      <w:r w:rsidRPr="0010106F">
        <w:rPr>
          <w:w w:val="100"/>
          <w:lang w:val="en-GB"/>
        </w:rPr>
        <w:t>.</w:t>
      </w:r>
    </w:p>
    <w:p w14:paraId="4BB645B8" w14:textId="77777777" w:rsidR="00CD112F" w:rsidRPr="0010106F" w:rsidRDefault="00CD112F" w:rsidP="000656E2">
      <w:pPr>
        <w:pStyle w:val="Text1Bold"/>
      </w:pPr>
      <w:r w:rsidRPr="0010106F">
        <w:t>American Petroleum Institute (API)</w:t>
      </w:r>
    </w:p>
    <w:p w14:paraId="4BB645BA" w14:textId="3C64CCFC" w:rsidR="00A76A91" w:rsidRPr="0010106F" w:rsidRDefault="00D64E71" w:rsidP="00D12F72">
      <w:pPr>
        <w:pStyle w:val="Reference"/>
      </w:pPr>
      <w:r>
        <w:t xml:space="preserve">API </w:t>
      </w:r>
      <w:r w:rsidR="00CD112F" w:rsidRPr="0010106F">
        <w:t>RP 521</w:t>
      </w:r>
      <w:r w:rsidR="00CD112F" w:rsidRPr="0010106F">
        <w:tab/>
        <w:t>Guide for Pressure-Relieving and Depressuring</w:t>
      </w:r>
    </w:p>
    <w:p w14:paraId="4BB645BB" w14:textId="77777777" w:rsidR="00CD112F" w:rsidRPr="0010106F" w:rsidRDefault="00CD112F" w:rsidP="000656E2">
      <w:pPr>
        <w:pStyle w:val="Text1Bold"/>
      </w:pPr>
      <w:r w:rsidRPr="0010106F">
        <w:t>American Society for Testing and Materials (ASTM)</w:t>
      </w:r>
    </w:p>
    <w:p w14:paraId="2A5B4FC7" w14:textId="689DDBE0" w:rsidR="00E41955" w:rsidRDefault="00CD112F" w:rsidP="00D12F72">
      <w:pPr>
        <w:pStyle w:val="Reference"/>
        <w:ind w:left="2689" w:hanging="1980"/>
      </w:pPr>
      <w:r w:rsidRPr="0010106F">
        <w:t>C 612</w:t>
      </w:r>
      <w:r w:rsidRPr="0010106F">
        <w:tab/>
      </w:r>
      <w:r w:rsidR="00D12F72">
        <w:tab/>
      </w:r>
      <w:r w:rsidRPr="0010106F">
        <w:t>Standard Specification for Mineral Fiber Block and Board Thermal</w:t>
      </w:r>
      <w:r w:rsidR="00D12F72">
        <w:t xml:space="preserve">    </w:t>
      </w:r>
      <w:r w:rsidR="00D12F72" w:rsidRPr="0010106F">
        <w:t>Insulation</w:t>
      </w:r>
      <w:r w:rsidR="00D12F72">
        <w:t xml:space="preserve">                                                            </w:t>
      </w:r>
    </w:p>
    <w:p w14:paraId="34B96D88" w14:textId="57386A85" w:rsidR="00D05B63" w:rsidRPr="004144D3" w:rsidRDefault="00D05B63">
      <w:pPr>
        <w:pStyle w:val="Text1"/>
        <w:ind w:left="2694" w:hanging="1985"/>
        <w:pPrChange w:id="3503" w:author="Tuleshov, Kurmanbek [Bolashak Atyrau Limited]" w:date="2022-10-05T23:02:00Z">
          <w:pPr>
            <w:pStyle w:val="Reference"/>
          </w:pPr>
        </w:pPrChange>
      </w:pPr>
      <w:r w:rsidRPr="00D12F72">
        <w:lastRenderedPageBreak/>
        <w:t>C335                           Standard Test Method for Steady-State Heat Transfer Properties of Pipe Ins</w:t>
      </w:r>
      <w:r w:rsidRPr="004144D3">
        <w:t>ulation</w:t>
      </w:r>
    </w:p>
    <w:p w14:paraId="12569AA4" w14:textId="0C4254D4" w:rsidR="00D1183C" w:rsidDel="00E14F02" w:rsidRDefault="00A173D4">
      <w:pPr>
        <w:pStyle w:val="Reference"/>
        <w:ind w:left="2694" w:hanging="1985"/>
        <w:rPr>
          <w:del w:id="3504" w:author="Tuleshov, Kurmanbek [Bolashak Atyrau Limited]" w:date="2022-10-05T23:02:00Z"/>
        </w:rPr>
        <w:pPrChange w:id="3505" w:author="Tuleshov, Kurmanbek [Bolashak Atyrau Limited]" w:date="2022-10-11T00:19:00Z">
          <w:pPr>
            <w:pStyle w:val="Reference"/>
          </w:pPr>
        </w:pPrChange>
      </w:pPr>
      <w:r w:rsidRPr="004144D3">
        <w:t xml:space="preserve">C447                           </w:t>
      </w:r>
      <w:r w:rsidRPr="00D12F72">
        <w:rPr>
          <w:rPrChange w:id="3506" w:author="Tuleshov, Kurmanbek [Bolashak Atyrau Limited]" w:date="2022-10-10T21:46:00Z">
            <w:rPr>
              <w:rFonts w:ascii="Arial" w:hAnsi="Arial" w:cs="Arial"/>
              <w:color w:val="232F3A"/>
              <w:sz w:val="45"/>
              <w:szCs w:val="45"/>
              <w:shd w:val="clear" w:color="auto" w:fill="FFFFFF"/>
            </w:rPr>
          </w:rPrChange>
        </w:rPr>
        <w:t xml:space="preserve">Standard Practice for Estimating the Maximum Use Temperature of </w:t>
      </w:r>
      <w:r w:rsidRPr="004144D3">
        <w:t xml:space="preserve">                                   </w:t>
      </w:r>
      <w:r w:rsidR="00E14F02" w:rsidRPr="00D12F72">
        <w:t xml:space="preserve">                 </w:t>
      </w:r>
      <w:r w:rsidRPr="00D12F72">
        <w:rPr>
          <w:rPrChange w:id="3507" w:author="Tuleshov, Kurmanbek [Bolashak Atyrau Limited]" w:date="2022-10-10T21:46:00Z">
            <w:rPr>
              <w:rFonts w:ascii="Arial" w:hAnsi="Arial" w:cs="Arial"/>
              <w:color w:val="232F3A"/>
              <w:sz w:val="45"/>
              <w:szCs w:val="45"/>
              <w:shd w:val="clear" w:color="auto" w:fill="FFFFFF"/>
            </w:rPr>
          </w:rPrChange>
        </w:rPr>
        <w:t>Thermal Insulations</w:t>
      </w:r>
    </w:p>
    <w:p w14:paraId="30510F47" w14:textId="77777777" w:rsidR="00E14F02" w:rsidRPr="00E14F02" w:rsidRDefault="00E14F02">
      <w:pPr>
        <w:pStyle w:val="Text1"/>
        <w:ind w:left="2694" w:hanging="1985"/>
        <w:rPr>
          <w:ins w:id="3508" w:author="Tuleshov, Kurmanbek [Bolashak Atyrau Limited]" w:date="2022-10-11T00:18:00Z"/>
        </w:rPr>
        <w:pPrChange w:id="3509" w:author="Tuleshov, Kurmanbek [Bolashak Atyrau Limited]" w:date="2022-10-11T00:19:00Z">
          <w:pPr>
            <w:pStyle w:val="Reference"/>
          </w:pPr>
        </w:pPrChange>
      </w:pPr>
    </w:p>
    <w:p w14:paraId="4BB645BF" w14:textId="6091D1B3" w:rsidR="00CD112F" w:rsidRPr="0010106F" w:rsidRDefault="00CD112F" w:rsidP="000656E2">
      <w:pPr>
        <w:pStyle w:val="Reference"/>
      </w:pPr>
      <w:r w:rsidRPr="0010106F">
        <w:t>C450</w:t>
      </w:r>
      <w:r w:rsidRPr="0010106F">
        <w:tab/>
        <w:t>Standard Practice for Prefabrication and Field Fabrication of Thermal Insulating Fitting Covers for NPS Piping, Vessel Lagging, and Dished Head Segments</w:t>
      </w:r>
    </w:p>
    <w:p w14:paraId="4BB645C0" w14:textId="77777777" w:rsidR="00CD112F" w:rsidRPr="0010106F" w:rsidRDefault="00CD112F" w:rsidP="000656E2">
      <w:pPr>
        <w:pStyle w:val="Reference"/>
      </w:pPr>
      <w:r w:rsidRPr="0010106F">
        <w:t>C533</w:t>
      </w:r>
      <w:r w:rsidRPr="0010106F">
        <w:tab/>
        <w:t>Standard Specification for Calcium Silicate Block and Pipe</w:t>
      </w:r>
    </w:p>
    <w:p w14:paraId="4BB645C1" w14:textId="77777777" w:rsidR="00CD112F" w:rsidRPr="0010106F" w:rsidRDefault="00CD112F" w:rsidP="000656E2">
      <w:pPr>
        <w:pStyle w:val="Reference"/>
      </w:pPr>
      <w:r w:rsidRPr="0010106F">
        <w:t>C547</w:t>
      </w:r>
      <w:r w:rsidRPr="0010106F">
        <w:tab/>
        <w:t>Standard Specification for Mineral Fiber Pipe Insulation</w:t>
      </w:r>
    </w:p>
    <w:p w14:paraId="4BB645C2" w14:textId="77777777" w:rsidR="00CD112F" w:rsidRPr="0010106F" w:rsidRDefault="00CD112F" w:rsidP="000656E2">
      <w:pPr>
        <w:pStyle w:val="Reference"/>
      </w:pPr>
      <w:r w:rsidRPr="0010106F">
        <w:t>C552</w:t>
      </w:r>
      <w:r w:rsidRPr="0010106F">
        <w:tab/>
        <w:t>Standard Specification for Cellular Glass Thermal Insulation</w:t>
      </w:r>
    </w:p>
    <w:p w14:paraId="4BB645C3" w14:textId="77777777" w:rsidR="00CD112F" w:rsidRPr="0010106F" w:rsidRDefault="00CD112F" w:rsidP="000656E2">
      <w:pPr>
        <w:pStyle w:val="Reference"/>
      </w:pPr>
      <w:r w:rsidRPr="0010106F">
        <w:t>C585</w:t>
      </w:r>
      <w:r w:rsidRPr="0010106F">
        <w:tab/>
        <w:t>Standard Practice for Inner and Outer Diameters of Rigid Thermal Insulation for Nominal sizes of Pipe and Tubing (NPS System)</w:t>
      </w:r>
    </w:p>
    <w:p w14:paraId="4BB645C4" w14:textId="77777777" w:rsidR="00CD112F" w:rsidRPr="0010106F" w:rsidRDefault="00CD112F" w:rsidP="000656E2">
      <w:pPr>
        <w:pStyle w:val="Reference"/>
      </w:pPr>
      <w:r w:rsidRPr="0010106F">
        <w:t>C610</w:t>
      </w:r>
      <w:r w:rsidRPr="0010106F">
        <w:tab/>
        <w:t>Standard Specification for Expanded Perlite Block and Pipe Thermal Insulation</w:t>
      </w:r>
    </w:p>
    <w:p w14:paraId="4BB645C5" w14:textId="77777777" w:rsidR="00CD112F" w:rsidRPr="0010106F" w:rsidRDefault="00CD112F" w:rsidP="000656E2">
      <w:pPr>
        <w:pStyle w:val="Reference"/>
      </w:pPr>
      <w:r w:rsidRPr="0010106F">
        <w:t>C795</w:t>
      </w:r>
      <w:r w:rsidRPr="0010106F">
        <w:tab/>
        <w:t>Standard Specification for Thermal Insulation for Use in Contact with Austenitic Stainless Steel</w:t>
      </w:r>
    </w:p>
    <w:p w14:paraId="4BB645C6" w14:textId="77777777" w:rsidR="00CD112F" w:rsidRPr="0010106F" w:rsidRDefault="00CD112F" w:rsidP="000656E2">
      <w:pPr>
        <w:pStyle w:val="Reference"/>
      </w:pPr>
      <w:r w:rsidRPr="0010106F">
        <w:t>C680</w:t>
      </w:r>
      <w:r w:rsidRPr="0010106F">
        <w:tab/>
        <w:t>Standard Practice for Determination of Heat Gain or Loss and the Surface Temperatures of Insulated Pipe and Equipment Systems by the Use of a Computer Program</w:t>
      </w:r>
    </w:p>
    <w:p w14:paraId="4BB645C7" w14:textId="77777777" w:rsidR="00CD112F" w:rsidRPr="0010106F" w:rsidRDefault="00CD112F" w:rsidP="000656E2">
      <w:pPr>
        <w:pStyle w:val="Reference"/>
      </w:pPr>
      <w:r w:rsidRPr="0010106F">
        <w:t>C871</w:t>
      </w:r>
      <w:r w:rsidRPr="0010106F">
        <w:tab/>
        <w:t>Standard Test Methods for Chemical Analysis of Thermal Insulation Materials for Leachable Chloride, Fluoride, Silicate and Sodium Ions</w:t>
      </w:r>
    </w:p>
    <w:p w14:paraId="4BB645C8" w14:textId="5DF8DF3A" w:rsidR="00CD112F" w:rsidRPr="00D12F72" w:rsidRDefault="00CD112F" w:rsidP="000656E2">
      <w:pPr>
        <w:pStyle w:val="Reference"/>
        <w:rPr>
          <w:ins w:id="3510" w:author="Tuleshov, Kurmanbek [Bolashak Atyrau Limited]" w:date="2022-10-05T23:15:00Z"/>
        </w:rPr>
      </w:pPr>
      <w:r w:rsidRPr="0010106F">
        <w:t>C</w:t>
      </w:r>
      <w:r w:rsidRPr="00D12F72">
        <w:t>1055</w:t>
      </w:r>
      <w:r w:rsidRPr="00D12F72">
        <w:tab/>
        <w:t>Standard Guide for Heated System Surface Conditions That Produce Contact Burn Injuries</w:t>
      </w:r>
    </w:p>
    <w:p w14:paraId="2F98A750" w14:textId="3EEC6FDE" w:rsidR="00002AEF" w:rsidRPr="004144D3" w:rsidRDefault="00002AEF">
      <w:pPr>
        <w:pStyle w:val="Text1"/>
        <w:ind w:left="2694" w:hanging="1974"/>
        <w:rPr>
          <w:ins w:id="3511" w:author="Tuleshov, Kurmanbek [Bolashak Atyrau Limited]" w:date="2022-10-05T23:12:00Z"/>
        </w:rPr>
        <w:pPrChange w:id="3512" w:author="Tuleshov, Kurmanbek [Bolashak Atyrau Limited]" w:date="2022-10-05T23:15:00Z">
          <w:pPr>
            <w:pStyle w:val="Reference"/>
          </w:pPr>
        </w:pPrChange>
      </w:pPr>
      <w:ins w:id="3513" w:author="Tuleshov, Kurmanbek [Bolashak Atyrau Limited]" w:date="2022-10-05T23:15:00Z">
        <w:r w:rsidRPr="004144D3">
          <w:t xml:space="preserve">C1423                         </w:t>
        </w:r>
        <w:r w:rsidRPr="00D12F72">
          <w:rPr>
            <w:rPrChange w:id="3514" w:author="Tuleshov, Kurmanbek [Bolashak Atyrau Limited]" w:date="2022-10-10T21:47:00Z">
              <w:rPr>
                <w:rStyle w:val="im-ff-title-wrapper"/>
                <w:color w:val="0066B3"/>
                <w:sz w:val="18"/>
                <w:szCs w:val="18"/>
                <w:shd w:val="clear" w:color="auto" w:fill="FFFFFF"/>
              </w:rPr>
            </w:rPrChange>
          </w:rPr>
          <w:fldChar w:fldCharType="begin"/>
        </w:r>
        <w:r w:rsidRPr="00D12F72">
          <w:rPr>
            <w:rPrChange w:id="3515" w:author="Tuleshov, Kurmanbek [Bolashak Atyrau Limited]" w:date="2022-10-10T21:47:00Z">
              <w:rPr>
                <w:rStyle w:val="im-ff-title-wrapper"/>
                <w:color w:val="0066B3"/>
                <w:sz w:val="18"/>
                <w:szCs w:val="18"/>
                <w:shd w:val="clear" w:color="auto" w:fill="FFFFFF"/>
              </w:rPr>
            </w:rPrChange>
          </w:rPr>
          <w:instrText xml:space="preserve"> HYPERLINK "https://ewb.ihs.com/" \l "/document/OHHQSGAAAAAAAAAA?qid=638005903660606056&amp;sr=re-1-10&amp;kbid=4%7C20027&amp;docid=945018840" \t "_blank" </w:instrText>
        </w:r>
        <w:r w:rsidRPr="00D12F72">
          <w:rPr>
            <w:rPrChange w:id="3516" w:author="Tuleshov, Kurmanbek [Bolashak Atyrau Limited]" w:date="2022-10-10T21:47:00Z">
              <w:rPr>
                <w:rStyle w:val="im-ff-title-wrapper"/>
                <w:color w:val="0066B3"/>
                <w:sz w:val="18"/>
                <w:szCs w:val="18"/>
                <w:shd w:val="clear" w:color="auto" w:fill="FFFFFF"/>
              </w:rPr>
            </w:rPrChange>
          </w:rPr>
          <w:fldChar w:fldCharType="separate"/>
        </w:r>
        <w:r w:rsidRPr="00D12F72">
          <w:rPr>
            <w:rPrChange w:id="3517" w:author="Tuleshov, Kurmanbek [Bolashak Atyrau Limited]" w:date="2022-10-10T21:47:00Z">
              <w:rPr>
                <w:rStyle w:val="qa-doc-title"/>
                <w:rFonts w:ascii="Arial" w:hAnsi="Arial" w:cs="Arial"/>
                <w:color w:val="0066B3"/>
                <w:sz w:val="21"/>
                <w:szCs w:val="21"/>
              </w:rPr>
            </w:rPrChange>
          </w:rPr>
          <w:t>Standard Guide for Selecting Jacketing Materials for Thermal</w:t>
        </w:r>
        <w:r w:rsidRPr="00D12F72">
          <w:t xml:space="preserve"> </w:t>
        </w:r>
        <w:r w:rsidRPr="00D12F72">
          <w:rPr>
            <w:rPrChange w:id="3518" w:author="Tuleshov, Kurmanbek [Bolashak Atyrau Limited]" w:date="2022-10-10T21:47:00Z">
              <w:rPr>
                <w:rStyle w:val="qa-doc-title"/>
                <w:rFonts w:ascii="Arial" w:hAnsi="Arial" w:cs="Arial"/>
                <w:color w:val="0066B3"/>
                <w:sz w:val="21"/>
                <w:szCs w:val="21"/>
              </w:rPr>
            </w:rPrChange>
          </w:rPr>
          <w:t>Insulation</w:t>
        </w:r>
        <w:r w:rsidRPr="00D12F72">
          <w:rPr>
            <w:rPrChange w:id="3519" w:author="Tuleshov, Kurmanbek [Bolashak Atyrau Limited]" w:date="2022-10-10T21:47:00Z">
              <w:rPr>
                <w:rStyle w:val="im-ff-title-wrapper"/>
                <w:color w:val="0066B3"/>
                <w:sz w:val="18"/>
                <w:szCs w:val="18"/>
                <w:shd w:val="clear" w:color="auto" w:fill="FFFFFF"/>
              </w:rPr>
            </w:rPrChange>
          </w:rPr>
          <w:fldChar w:fldCharType="end"/>
        </w:r>
      </w:ins>
    </w:p>
    <w:p w14:paraId="1248A4DB" w14:textId="486D9FF6" w:rsidR="00E41632" w:rsidRPr="004144D3" w:rsidRDefault="00E41632" w:rsidP="00E41632">
      <w:pPr>
        <w:pStyle w:val="Text1"/>
        <w:ind w:left="2694" w:hanging="1985"/>
        <w:rPr>
          <w:ins w:id="3520" w:author="Tuleshov, Kurmanbek [Bolashak Atyrau Limited]" w:date="2022-10-05T23:20:00Z"/>
        </w:rPr>
      </w:pPr>
      <w:ins w:id="3521" w:author="Tuleshov, Kurmanbek [Bolashak Atyrau Limited]" w:date="2022-10-05T23:12:00Z">
        <w:r w:rsidRPr="004144D3">
          <w:t xml:space="preserve">C1511 </w:t>
        </w:r>
      </w:ins>
      <w:ins w:id="3522" w:author="Tuleshov, Kurmanbek [Bolashak Atyrau Limited]" w:date="2022-10-05T23:13:00Z">
        <w:r w:rsidRPr="004144D3">
          <w:t xml:space="preserve">                        </w:t>
        </w:r>
      </w:ins>
      <w:ins w:id="3523" w:author="Tuleshov, Kurmanbek [Bolashak Atyrau Limited]" w:date="2022-10-05T23:12:00Z">
        <w:r w:rsidRPr="00D12F72">
          <w:rPr>
            <w:rPrChange w:id="3524" w:author="Tuleshov, Kurmanbek [Bolashak Atyrau Limited]" w:date="2022-10-10T21:47:00Z">
              <w:rPr>
                <w:rStyle w:val="im-ff-title-wrapper"/>
                <w:color w:val="0066B3"/>
                <w:sz w:val="18"/>
                <w:szCs w:val="18"/>
                <w:shd w:val="clear" w:color="auto" w:fill="FFFFFF"/>
              </w:rPr>
            </w:rPrChange>
          </w:rPr>
          <w:fldChar w:fldCharType="begin"/>
        </w:r>
        <w:r w:rsidRPr="00D12F72">
          <w:rPr>
            <w:rPrChange w:id="3525" w:author="Tuleshov, Kurmanbek [Bolashak Atyrau Limited]" w:date="2022-10-10T21:47:00Z">
              <w:rPr>
                <w:rStyle w:val="im-ff-title-wrapper"/>
                <w:color w:val="0066B3"/>
                <w:sz w:val="18"/>
                <w:szCs w:val="18"/>
                <w:shd w:val="clear" w:color="auto" w:fill="FFFFFF"/>
              </w:rPr>
            </w:rPrChange>
          </w:rPr>
          <w:instrText xml:space="preserve"> HYPERLINK "https://ewb.ihs.com/" \l "/document/NKUNVGAAAAAAAAAA?qid=638005898722622260&amp;sr=re-1-10&amp;kbid=4%7C20027&amp;docid=945278257" \t "_blank" </w:instrText>
        </w:r>
        <w:r w:rsidRPr="00D12F72">
          <w:rPr>
            <w:rPrChange w:id="3526" w:author="Tuleshov, Kurmanbek [Bolashak Atyrau Limited]" w:date="2022-10-10T21:47:00Z">
              <w:rPr>
                <w:rStyle w:val="im-ff-title-wrapper"/>
                <w:color w:val="0066B3"/>
                <w:sz w:val="18"/>
                <w:szCs w:val="18"/>
                <w:shd w:val="clear" w:color="auto" w:fill="FFFFFF"/>
              </w:rPr>
            </w:rPrChange>
          </w:rPr>
          <w:fldChar w:fldCharType="separate"/>
        </w:r>
        <w:r w:rsidRPr="00D12F72">
          <w:rPr>
            <w:rPrChange w:id="3527" w:author="Tuleshov, Kurmanbek [Bolashak Atyrau Limited]" w:date="2022-10-10T21:47:00Z">
              <w:rPr>
                <w:rStyle w:val="qa-doc-title"/>
                <w:rFonts w:ascii="Arial" w:hAnsi="Arial" w:cs="Arial"/>
                <w:color w:val="0066B3"/>
                <w:sz w:val="21"/>
                <w:szCs w:val="21"/>
                <w:u w:val="single"/>
              </w:rPr>
            </w:rPrChange>
          </w:rPr>
          <w:t>Standard Test Method for Determining the Water Retention</w:t>
        </w:r>
      </w:ins>
      <w:ins w:id="3528" w:author="Tuleshov, Kurmanbek [Bolashak Atyrau Limited]" w:date="2022-10-05T23:13:00Z">
        <w:r w:rsidRPr="00D12F72">
          <w:t xml:space="preserve"> </w:t>
        </w:r>
      </w:ins>
      <w:ins w:id="3529" w:author="Tuleshov, Kurmanbek [Bolashak Atyrau Limited]" w:date="2022-10-05T23:12:00Z">
        <w:r w:rsidRPr="00D12F72">
          <w:rPr>
            <w:rPrChange w:id="3530" w:author="Tuleshov, Kurmanbek [Bolashak Atyrau Limited]" w:date="2022-10-10T21:47:00Z">
              <w:rPr>
                <w:rStyle w:val="qa-doc-title"/>
                <w:rFonts w:ascii="Arial" w:hAnsi="Arial" w:cs="Arial"/>
                <w:color w:val="0066B3"/>
                <w:sz w:val="21"/>
                <w:szCs w:val="21"/>
                <w:u w:val="single"/>
              </w:rPr>
            </w:rPrChange>
          </w:rPr>
          <w:t>(Repellency) Characteristics of Fibrous Glass Insulation (Aircraft Type)</w:t>
        </w:r>
        <w:r w:rsidRPr="00D12F72">
          <w:rPr>
            <w:rPrChange w:id="3531" w:author="Tuleshov, Kurmanbek [Bolashak Atyrau Limited]" w:date="2022-10-10T21:47:00Z">
              <w:rPr>
                <w:rStyle w:val="im-ff-title-wrapper"/>
                <w:color w:val="0066B3"/>
                <w:sz w:val="18"/>
                <w:szCs w:val="18"/>
                <w:shd w:val="clear" w:color="auto" w:fill="FFFFFF"/>
              </w:rPr>
            </w:rPrChange>
          </w:rPr>
          <w:fldChar w:fldCharType="end"/>
        </w:r>
      </w:ins>
    </w:p>
    <w:p w14:paraId="309E8034" w14:textId="2F0F55EE" w:rsidR="000279B1" w:rsidRPr="00D12F72" w:rsidRDefault="000279B1">
      <w:pPr>
        <w:pStyle w:val="Text1"/>
        <w:ind w:left="2694" w:hanging="1985"/>
        <w:rPr>
          <w:ins w:id="3532" w:author="Tuleshov, Kurmanbek [Bolashak Atyrau Limited]" w:date="2022-10-05T23:06:00Z"/>
        </w:rPr>
        <w:pPrChange w:id="3533" w:author="Tuleshov, Kurmanbek [Bolashak Atyrau Limited]" w:date="2022-10-05T23:13:00Z">
          <w:pPr>
            <w:pStyle w:val="Reference"/>
          </w:pPr>
        </w:pPrChange>
      </w:pPr>
      <w:ins w:id="3534" w:author="Tuleshov, Kurmanbek [Bolashak Atyrau Limited]" w:date="2022-10-05T23:21:00Z">
        <w:r w:rsidRPr="004144D3">
          <w:t xml:space="preserve">C1710                         </w:t>
        </w:r>
        <w:r w:rsidRPr="00AE1755">
          <w:fldChar w:fldCharType="begin"/>
        </w:r>
        <w:r w:rsidRPr="00D12F72">
          <w:instrText xml:space="preserve"> HYPERLINK "https://ewb.ihs.com/" \l "/document/WYKIWGAAAAAAAAAA?qid=638005907072347232&amp;sr=re-1-10&amp;kbid=4%7C20027&amp;docid=945598204" \t "_blank" </w:instrText>
        </w:r>
        <w:r w:rsidRPr="00AE1755">
          <w:fldChar w:fldCharType="separate"/>
        </w:r>
        <w:r w:rsidRPr="00D12F72">
          <w:rPr>
            <w:rPrChange w:id="3535" w:author="Tuleshov, Kurmanbek [Bolashak Atyrau Limited]" w:date="2022-10-10T21:47:00Z">
              <w:rPr>
                <w:rStyle w:val="qa-doc-title"/>
                <w:rFonts w:cs="Arial"/>
                <w:color w:val="B54F9D"/>
                <w:sz w:val="21"/>
                <w:szCs w:val="21"/>
                <w:shd w:val="clear" w:color="auto" w:fill="FFFFFF"/>
              </w:rPr>
            </w:rPrChange>
          </w:rPr>
          <w:t>Standard Guide for Installation of Flexible Closed Cell Preformed Insulation in Tube and Sheet Form</w:t>
        </w:r>
        <w:r w:rsidRPr="00AE1755">
          <w:fldChar w:fldCharType="end"/>
        </w:r>
      </w:ins>
    </w:p>
    <w:p w14:paraId="6D0123B9" w14:textId="4982B0AE" w:rsidR="0066727F" w:rsidRPr="004144D3" w:rsidRDefault="0066727F" w:rsidP="0066727F">
      <w:pPr>
        <w:pStyle w:val="Text1"/>
        <w:rPr>
          <w:ins w:id="3536" w:author="Tuleshov, Kurmanbek [Bolashak Atyrau Limited]" w:date="2022-10-05T23:16:00Z"/>
        </w:rPr>
      </w:pPr>
      <w:ins w:id="3537" w:author="Tuleshov, Kurmanbek [Bolashak Atyrau Limited]" w:date="2022-10-05T23:06:00Z">
        <w:r w:rsidRPr="00D12F72">
          <w:t xml:space="preserve">C1728                         </w:t>
        </w:r>
        <w:r w:rsidRPr="004144D3">
          <w:fldChar w:fldCharType="begin"/>
        </w:r>
        <w:r w:rsidRPr="00D12F72">
          <w:instrText xml:space="preserve"> HYPERLINK "https://ewb.ihs.com/" \l "/document/DWZLSGAAAAAAAAAA?qid=638005898669356932&amp;sr=re-1-10&amp;kbid=4%7C20027&amp;docid=945002626" \t "_blank" </w:instrText>
        </w:r>
        <w:r w:rsidRPr="004144D3">
          <w:fldChar w:fldCharType="separate"/>
        </w:r>
        <w:r w:rsidRPr="004144D3">
          <w:t>Standard Specification for Flexible Aerogel Insulation</w:t>
        </w:r>
        <w:r w:rsidRPr="004144D3">
          <w:fldChar w:fldCharType="end"/>
        </w:r>
      </w:ins>
    </w:p>
    <w:p w14:paraId="35C0DF86" w14:textId="7EAA7598" w:rsidR="00E41955" w:rsidRPr="004144D3" w:rsidRDefault="00E41955" w:rsidP="0066727F">
      <w:pPr>
        <w:pStyle w:val="Text1"/>
        <w:rPr>
          <w:ins w:id="3538" w:author="Tuleshov, Kurmanbek [Bolashak Atyrau Limited]" w:date="2022-10-05T23:06:00Z"/>
        </w:rPr>
      </w:pPr>
      <w:ins w:id="3539" w:author="Tuleshov, Kurmanbek [Bolashak Atyrau Limited]" w:date="2022-10-05T23:17:00Z">
        <w:r w:rsidRPr="004144D3">
          <w:t xml:space="preserve">C1729 </w:t>
        </w:r>
        <w:r w:rsidR="00846322" w:rsidRPr="004144D3">
          <w:t xml:space="preserve">                        </w:t>
        </w:r>
        <w:r w:rsidR="00846322" w:rsidRPr="004144D3">
          <w:fldChar w:fldCharType="begin"/>
        </w:r>
        <w:r w:rsidR="00846322" w:rsidRPr="00D12F72">
          <w:instrText xml:space="preserve"> HYPERLINK "https://ewb.ihs.com/" \l "/document/TESLSGAAAAAAAAAA?qid=638005905196819680&amp;sr=re-1-10&amp;kbid=4%7C20027&amp;docid=945001290" \t "_blank" </w:instrText>
        </w:r>
        <w:r w:rsidR="00846322" w:rsidRPr="004144D3">
          <w:fldChar w:fldCharType="separate"/>
        </w:r>
        <w:r w:rsidR="00846322" w:rsidRPr="00D12F72">
          <w:rPr>
            <w:rPrChange w:id="3540" w:author="Tuleshov, Kurmanbek [Bolashak Atyrau Limited]" w:date="2022-10-10T21:47:00Z">
              <w:rPr>
                <w:rStyle w:val="qa-doc-title"/>
                <w:rFonts w:cs="Arial"/>
                <w:color w:val="0066B3"/>
                <w:sz w:val="21"/>
                <w:szCs w:val="21"/>
                <w:shd w:val="clear" w:color="auto" w:fill="FFFFFF"/>
              </w:rPr>
            </w:rPrChange>
          </w:rPr>
          <w:t>Standard Specification for Aluminum Jacketing for Insulation</w:t>
        </w:r>
        <w:r w:rsidR="00846322" w:rsidRPr="004144D3">
          <w:fldChar w:fldCharType="end"/>
        </w:r>
      </w:ins>
    </w:p>
    <w:p w14:paraId="6F2D7805" w14:textId="11610BB4" w:rsidR="0066727F" w:rsidRPr="004144D3" w:rsidRDefault="0066727F" w:rsidP="0066727F">
      <w:pPr>
        <w:pStyle w:val="Text1"/>
        <w:ind w:left="2694" w:hanging="1974"/>
        <w:rPr>
          <w:ins w:id="3541" w:author="Tuleshov, Kurmanbek [Bolashak Atyrau Limited]" w:date="2022-10-05T23:18:00Z"/>
        </w:rPr>
      </w:pPr>
      <w:ins w:id="3542" w:author="Tuleshov, Kurmanbek [Bolashak Atyrau Limited]" w:date="2022-10-05T23:06:00Z">
        <w:r w:rsidRPr="004144D3">
          <w:t xml:space="preserve">C1763                         </w:t>
        </w:r>
        <w:r w:rsidRPr="004144D3">
          <w:fldChar w:fldCharType="begin"/>
        </w:r>
        <w:r w:rsidRPr="00D12F72">
          <w:instrText xml:space="preserve"> HYPERLINK "https://ewb.ihs.com/" \l "/document/VOZWMGAAAAAAAAAA?qid=638005895356615656&amp;sr=re-1-10&amp;kbid=4%7C20027&amp;docid=944221725" \t "_blank" </w:instrText>
        </w:r>
        <w:r w:rsidRPr="004144D3">
          <w:fldChar w:fldCharType="separate"/>
        </w:r>
        <w:r w:rsidRPr="004144D3">
          <w:t>Standard Test Method for Water Absorption by Immersion of  Thermal Insulation Materials</w:t>
        </w:r>
        <w:r w:rsidRPr="004144D3">
          <w:fldChar w:fldCharType="end"/>
        </w:r>
      </w:ins>
    </w:p>
    <w:p w14:paraId="530AC617" w14:textId="0F41321E" w:rsidR="00DC1E11" w:rsidRPr="0066727F" w:rsidRDefault="00DC1E11">
      <w:pPr>
        <w:pStyle w:val="Text1"/>
        <w:ind w:left="2694" w:hanging="1974"/>
        <w:pPrChange w:id="3543" w:author="Tuleshov, Kurmanbek [Bolashak Atyrau Limited]" w:date="2022-10-05T23:06:00Z">
          <w:pPr>
            <w:pStyle w:val="Reference"/>
          </w:pPr>
        </w:pPrChange>
      </w:pPr>
      <w:ins w:id="3544" w:author="Tuleshov, Kurmanbek [Bolashak Atyrau Limited]" w:date="2022-10-05T23:18:00Z">
        <w:r w:rsidRPr="004144D3">
          <w:t xml:space="preserve">C1767                         </w:t>
        </w:r>
        <w:r w:rsidRPr="004144D3">
          <w:fldChar w:fldCharType="begin"/>
        </w:r>
        <w:r w:rsidRPr="00D12F72">
          <w:instrText xml:space="preserve"> HYPERLINK "https://ewb.ihs.com/" \l "/document/HMXLSGAAAAAAAAAA?qid=638005906323222320&amp;sr=re-1-10&amp;kbid=4%7C20027&amp;docid=945001923" \t "_blank" </w:instrText>
        </w:r>
        <w:r w:rsidRPr="004144D3">
          <w:fldChar w:fldCharType="separate"/>
        </w:r>
        <w:r w:rsidRPr="00D12F72">
          <w:rPr>
            <w:rPrChange w:id="3545" w:author="Tuleshov, Kurmanbek [Bolashak Atyrau Limited]" w:date="2022-10-10T21:47:00Z">
              <w:rPr>
                <w:rStyle w:val="qa-doc-title"/>
                <w:rFonts w:cs="Arial"/>
                <w:color w:val="0066B3"/>
                <w:sz w:val="21"/>
                <w:szCs w:val="21"/>
                <w:shd w:val="clear" w:color="auto" w:fill="FFFFFF"/>
              </w:rPr>
            </w:rPrChange>
          </w:rPr>
          <w:t>Standard Specification for Stainless Steel Jacketing for Insulation</w:t>
        </w:r>
        <w:r w:rsidRPr="004144D3">
          <w:fldChar w:fldCharType="end"/>
        </w:r>
      </w:ins>
    </w:p>
    <w:p w14:paraId="4BB645C9" w14:textId="77777777" w:rsidR="00CD112F" w:rsidRPr="0010106F" w:rsidRDefault="00CD112F" w:rsidP="000656E2">
      <w:pPr>
        <w:pStyle w:val="Reference"/>
      </w:pPr>
      <w:r w:rsidRPr="0010106F">
        <w:t xml:space="preserve">E84 </w:t>
      </w:r>
      <w:r w:rsidRPr="0010106F">
        <w:tab/>
        <w:t>Standard Test Method for Surface Burning Characteristics of Building Materials</w:t>
      </w:r>
    </w:p>
    <w:p w14:paraId="4BB645CA" w14:textId="77777777" w:rsidR="00D0332A" w:rsidRPr="0010106F" w:rsidRDefault="00CD112F" w:rsidP="00AD51BE">
      <w:pPr>
        <w:pStyle w:val="Text1Bold"/>
      </w:pPr>
      <w:r w:rsidRPr="0010106F">
        <w:t>British Standards Institute (BSI)</w:t>
      </w:r>
    </w:p>
    <w:p w14:paraId="4BB645CB" w14:textId="340074B0" w:rsidR="00D0332A" w:rsidRPr="00D12F72" w:rsidDel="00D1347E" w:rsidRDefault="00CD112F" w:rsidP="00AD51BE">
      <w:pPr>
        <w:pStyle w:val="Reference"/>
        <w:rPr>
          <w:del w:id="3546" w:author="Tuleshov, Kurmanbek [Bolashak Atyrau Limited]" w:date="2022-10-05T23:34:00Z"/>
        </w:rPr>
      </w:pPr>
      <w:del w:id="3547" w:author="Tuleshov, Kurmanbek [Bolashak Atyrau Limited]" w:date="2022-10-05T23:34:00Z">
        <w:r w:rsidRPr="00D12F72" w:rsidDel="00D1347E">
          <w:delText xml:space="preserve">BS EN 10215 </w:delText>
        </w:r>
        <w:r w:rsidRPr="00D12F72" w:rsidDel="00D1347E">
          <w:tab/>
          <w:delText>Continuously Hot-Dip Aluminium-Zinc (AZ) Coated Steel Strip and Sheet</w:delText>
        </w:r>
      </w:del>
    </w:p>
    <w:p w14:paraId="7279E15D" w14:textId="50BAA340" w:rsidR="00213057" w:rsidRPr="00D12F72" w:rsidRDefault="00CD112F" w:rsidP="00097036">
      <w:pPr>
        <w:pStyle w:val="Reference"/>
        <w:rPr>
          <w:ins w:id="3548" w:author="Tuleshov, Kurmanbek [Bolashak Atyrau Limited]" w:date="2022-10-05T23:31:00Z"/>
        </w:rPr>
      </w:pPr>
      <w:r w:rsidRPr="00D12F72">
        <w:t xml:space="preserve">BS 2972 </w:t>
      </w:r>
      <w:r w:rsidRPr="00D12F72">
        <w:tab/>
        <w:t>Methods of Test for Inorganic Thermal Insulating Materials</w:t>
      </w:r>
    </w:p>
    <w:p w14:paraId="2315A2FF" w14:textId="416FEE64" w:rsidR="002F1A6A" w:rsidRPr="004144D3" w:rsidRDefault="001A3215">
      <w:pPr>
        <w:pStyle w:val="Text1"/>
        <w:ind w:left="2977" w:hanging="2257"/>
        <w:rPr>
          <w:ins w:id="3549" w:author="Tuleshov, Kurmanbek [Bolashak Atyrau Limited]" w:date="2022-10-05T23:33:00Z"/>
        </w:rPr>
        <w:pPrChange w:id="3550" w:author="Tuleshov, Kurmanbek [Bolashak Atyrau Limited]" w:date="2022-10-05T23:37:00Z">
          <w:pPr>
            <w:pStyle w:val="Text1"/>
          </w:pPr>
        </w:pPrChange>
      </w:pPr>
      <w:ins w:id="3551" w:author="Tuleshov, Kurmanbek [Bolashak Atyrau Limited]" w:date="2022-10-05T23:32:00Z">
        <w:r w:rsidRPr="004144D3">
          <w:t>BSI BS EN ISO 29767</w:t>
        </w:r>
      </w:ins>
      <w:ins w:id="3552" w:author="Tuleshov, Kurmanbek [Bolashak Atyrau Limited]" w:date="2022-10-05T23:36:00Z">
        <w:r w:rsidR="00D1347E" w:rsidRPr="00D12F72">
          <w:rPr>
            <w:rPrChange w:id="3553" w:author="Tuleshov, Kurmanbek [Bolashak Atyrau Limited]" w:date="2022-10-10T21:48:00Z">
              <w:rPr>
                <w:lang w:val="ru-RU"/>
              </w:rPr>
            </w:rPrChange>
          </w:rPr>
          <w:t xml:space="preserve">   </w:t>
        </w:r>
        <w:r w:rsidR="00D1347E" w:rsidRPr="004144D3">
          <w:fldChar w:fldCharType="begin"/>
        </w:r>
        <w:r w:rsidR="00D1347E" w:rsidRPr="00D12F72">
          <w:instrText xml:space="preserve"> HYPERLINK "https://ewb.ihs.com/" \l "/document/JLMIIGAAAAAAAAAA?qid=638005908687428742&amp;sr=re-1-10&amp;kbid=4%7C20027&amp;docid=944033317" \t "_blank" </w:instrText>
        </w:r>
        <w:r w:rsidR="00D1347E" w:rsidRPr="004144D3">
          <w:fldChar w:fldCharType="separate"/>
        </w:r>
        <w:r w:rsidR="00D1347E" w:rsidRPr="00D12F72">
          <w:rPr>
            <w:rPrChange w:id="3554" w:author="Tuleshov, Kurmanbek [Bolashak Atyrau Limited]" w:date="2022-10-10T21:48:00Z">
              <w:rPr>
                <w:rStyle w:val="qa-doc-title"/>
                <w:rFonts w:cs="Arial"/>
                <w:color w:val="0066B3"/>
                <w:sz w:val="21"/>
                <w:szCs w:val="21"/>
                <w:shd w:val="clear" w:color="auto" w:fill="FFFFFF"/>
              </w:rPr>
            </w:rPrChange>
          </w:rPr>
          <w:t>Thermal insulating products for building applications</w:t>
        </w:r>
      </w:ins>
      <w:ins w:id="3555" w:author="Tuleshov, Kurmanbek [Bolashak Atyrau Limited]" w:date="2022-10-05T23:37:00Z">
        <w:r w:rsidR="00D1347E" w:rsidRPr="00D12F72">
          <w:rPr>
            <w:rPrChange w:id="3556" w:author="Tuleshov, Kurmanbek [Bolashak Atyrau Limited]" w:date="2022-10-10T21:48:00Z">
              <w:rPr>
                <w:lang w:val="ru-RU"/>
              </w:rPr>
            </w:rPrChange>
          </w:rPr>
          <w:t xml:space="preserve">- </w:t>
        </w:r>
      </w:ins>
      <w:ins w:id="3557" w:author="Tuleshov, Kurmanbek [Bolashak Atyrau Limited]" w:date="2022-10-05T23:36:00Z">
        <w:r w:rsidR="00D1347E" w:rsidRPr="00D12F72">
          <w:rPr>
            <w:rPrChange w:id="3558" w:author="Tuleshov, Kurmanbek [Bolashak Atyrau Limited]" w:date="2022-10-10T21:48:00Z">
              <w:rPr>
                <w:rStyle w:val="qa-doc-title"/>
                <w:rFonts w:cs="Arial"/>
                <w:color w:val="0066B3"/>
                <w:sz w:val="21"/>
                <w:szCs w:val="21"/>
                <w:shd w:val="clear" w:color="auto" w:fill="FFFFFF"/>
              </w:rPr>
            </w:rPrChange>
          </w:rPr>
          <w:t>Determination of short-term water absorption by partial immersion</w:t>
        </w:r>
        <w:r w:rsidR="00D1347E" w:rsidRPr="004144D3">
          <w:fldChar w:fldCharType="end"/>
        </w:r>
      </w:ins>
    </w:p>
    <w:p w14:paraId="322A73C0" w14:textId="79EC0030" w:rsidR="001A3215" w:rsidRPr="00D12F72" w:rsidRDefault="001A3215">
      <w:pPr>
        <w:pStyle w:val="Text1"/>
        <w:ind w:left="2694" w:hanging="1985"/>
        <w:rPr>
          <w:ins w:id="3559" w:author="Tuleshov, Kurmanbek [Bolashak Atyrau Limited]" w:date="2022-09-26T13:24:00Z"/>
        </w:rPr>
        <w:pPrChange w:id="3560" w:author="Tuleshov, Kurmanbek [Bolashak Atyrau Limited]" w:date="2022-10-05T23:42:00Z">
          <w:pPr>
            <w:pStyle w:val="Reference"/>
          </w:pPr>
        </w:pPrChange>
      </w:pPr>
      <w:ins w:id="3561" w:author="Tuleshov, Kurmanbek [Bolashak Atyrau Limited]" w:date="2022-10-05T23:33:00Z">
        <w:r w:rsidRPr="004144D3">
          <w:lastRenderedPageBreak/>
          <w:t>BSI BS EN</w:t>
        </w:r>
      </w:ins>
      <w:ins w:id="3562" w:author="Tuleshov, Kurmanbek [Bolashak Atyrau Limited]" w:date="2022-10-05T23:37:00Z">
        <w:r w:rsidR="000E2CF4" w:rsidRPr="00D12F72">
          <w:rPr>
            <w:rPrChange w:id="3563" w:author="Tuleshov, Kurmanbek [Bolashak Atyrau Limited]" w:date="2022-10-10T21:48:00Z">
              <w:rPr>
                <w:lang w:val="ru-RU"/>
              </w:rPr>
            </w:rPrChange>
          </w:rPr>
          <w:t xml:space="preserve"> </w:t>
        </w:r>
      </w:ins>
      <w:ins w:id="3564" w:author="Tuleshov, Kurmanbek [Bolashak Atyrau Limited]" w:date="2022-10-05T23:33:00Z">
        <w:r w:rsidRPr="004144D3">
          <w:t>13472</w:t>
        </w:r>
      </w:ins>
      <w:ins w:id="3565" w:author="Tuleshov, Kurmanbek [Bolashak Atyrau Limited]" w:date="2022-10-05T23:41:00Z">
        <w:r w:rsidR="000E2CF4" w:rsidRPr="00D12F72">
          <w:rPr>
            <w:rPrChange w:id="3566" w:author="Tuleshov, Kurmanbek [Bolashak Atyrau Limited]" w:date="2022-10-10T21:48:00Z">
              <w:rPr>
                <w:lang w:val="ru-RU"/>
              </w:rPr>
            </w:rPrChange>
          </w:rPr>
          <w:t xml:space="preserve">      </w:t>
        </w:r>
        <w:r w:rsidR="000E2CF4" w:rsidRPr="00AE1755">
          <w:fldChar w:fldCharType="begin"/>
        </w:r>
        <w:r w:rsidR="000E2CF4" w:rsidRPr="00D12F72">
          <w:instrText xml:space="preserve"> HYPERLINK "https://ewb.ihs.com/" \l "/document/MKCRBFAAAAAAAAAA?qid=638005917854495448&amp;sr=re-1-10&amp;kbid=4%7C20027&amp;docid=941211049" \t "_blank" </w:instrText>
        </w:r>
        <w:r w:rsidR="000E2CF4" w:rsidRPr="00AE1755">
          <w:fldChar w:fldCharType="separate"/>
        </w:r>
        <w:r w:rsidR="000E2CF4" w:rsidRPr="00D12F72">
          <w:rPr>
            <w:rPrChange w:id="3567" w:author="Tuleshov, Kurmanbek [Bolashak Atyrau Limited]" w:date="2022-10-10T21:48:00Z">
              <w:rPr>
                <w:rStyle w:val="qa-doc-title"/>
                <w:rFonts w:cs="Arial"/>
                <w:color w:val="0066B3"/>
                <w:sz w:val="21"/>
                <w:szCs w:val="21"/>
                <w:u w:val="single"/>
                <w:shd w:val="clear" w:color="auto" w:fill="FFFFFF"/>
              </w:rPr>
            </w:rPrChange>
          </w:rPr>
          <w:t>Thermal Insulating Products for Building Equipment and Industrial</w:t>
        </w:r>
        <w:r w:rsidR="000E2CF4" w:rsidRPr="00D12F72">
          <w:rPr>
            <w:rPrChange w:id="3568" w:author="Tuleshov, Kurmanbek [Bolashak Atyrau Limited]" w:date="2022-10-10T21:48:00Z">
              <w:rPr>
                <w:lang w:val="ru-RU"/>
              </w:rPr>
            </w:rPrChange>
          </w:rPr>
          <w:t xml:space="preserve"> </w:t>
        </w:r>
      </w:ins>
      <w:ins w:id="3569" w:author="Tuleshov, Kurmanbek [Bolashak Atyrau Limited]" w:date="2022-10-05T23:42:00Z">
        <w:r w:rsidR="000E2CF4" w:rsidRPr="00D12F72">
          <w:rPr>
            <w:rPrChange w:id="3570" w:author="Tuleshov, Kurmanbek [Bolashak Atyrau Limited]" w:date="2022-10-10T21:48:00Z">
              <w:rPr>
                <w:lang w:val="ru-RU"/>
              </w:rPr>
            </w:rPrChange>
          </w:rPr>
          <w:t xml:space="preserve">  </w:t>
        </w:r>
      </w:ins>
      <w:ins w:id="3571" w:author="Tuleshov, Kurmanbek [Bolashak Atyrau Limited]" w:date="2022-10-05T23:41:00Z">
        <w:r w:rsidR="000E2CF4" w:rsidRPr="00D12F72">
          <w:rPr>
            <w:rPrChange w:id="3572" w:author="Tuleshov, Kurmanbek [Bolashak Atyrau Limited]" w:date="2022-10-10T21:48:00Z">
              <w:rPr>
                <w:rStyle w:val="qa-doc-title"/>
                <w:rFonts w:cs="Arial"/>
                <w:color w:val="0066B3"/>
                <w:sz w:val="21"/>
                <w:szCs w:val="21"/>
                <w:u w:val="single"/>
                <w:shd w:val="clear" w:color="auto" w:fill="FFFFFF"/>
              </w:rPr>
            </w:rPrChange>
          </w:rPr>
          <w:t>Installations - Determination of Short Term Water Absorption by</w:t>
        </w:r>
      </w:ins>
      <w:ins w:id="3573" w:author="Tuleshov, Kurmanbek [Bolashak Atyrau Limited]" w:date="2022-10-05T23:42:00Z">
        <w:r w:rsidR="000E2CF4" w:rsidRPr="00D12F72">
          <w:rPr>
            <w:rPrChange w:id="3574" w:author="Tuleshov, Kurmanbek [Bolashak Atyrau Limited]" w:date="2022-10-10T21:48:00Z">
              <w:rPr>
                <w:lang w:val="ru-RU"/>
              </w:rPr>
            </w:rPrChange>
          </w:rPr>
          <w:t xml:space="preserve"> </w:t>
        </w:r>
      </w:ins>
      <w:ins w:id="3575" w:author="Tuleshov, Kurmanbek [Bolashak Atyrau Limited]" w:date="2022-10-05T23:41:00Z">
        <w:r w:rsidR="000E2CF4" w:rsidRPr="00D12F72">
          <w:rPr>
            <w:rPrChange w:id="3576" w:author="Tuleshov, Kurmanbek [Bolashak Atyrau Limited]" w:date="2022-10-10T21:48:00Z">
              <w:rPr>
                <w:rStyle w:val="qa-doc-title"/>
                <w:rFonts w:cs="Arial"/>
                <w:color w:val="0066B3"/>
                <w:sz w:val="21"/>
                <w:szCs w:val="21"/>
                <w:u w:val="single"/>
                <w:shd w:val="clear" w:color="auto" w:fill="FFFFFF"/>
              </w:rPr>
            </w:rPrChange>
          </w:rPr>
          <w:t>Partial Immersion of</w:t>
        </w:r>
        <w:r w:rsidR="000E2CF4" w:rsidRPr="00D12F72">
          <w:rPr>
            <w:rPrChange w:id="3577" w:author="Tuleshov, Kurmanbek [Bolashak Atyrau Limited]" w:date="2022-10-10T21:48:00Z">
              <w:rPr>
                <w:lang w:val="ru-RU"/>
              </w:rPr>
            </w:rPrChange>
          </w:rPr>
          <w:t xml:space="preserve"> </w:t>
        </w:r>
        <w:r w:rsidR="000E2CF4" w:rsidRPr="00D12F72">
          <w:rPr>
            <w:rPrChange w:id="3578" w:author="Tuleshov, Kurmanbek [Bolashak Atyrau Limited]" w:date="2022-10-10T21:48:00Z">
              <w:rPr>
                <w:rStyle w:val="qa-doc-title"/>
                <w:rFonts w:cs="Arial"/>
                <w:color w:val="0066B3"/>
                <w:sz w:val="21"/>
                <w:szCs w:val="21"/>
                <w:u w:val="single"/>
                <w:shd w:val="clear" w:color="auto" w:fill="FFFFFF"/>
              </w:rPr>
            </w:rPrChange>
          </w:rPr>
          <w:t>Preformed Pipe Insulation</w:t>
        </w:r>
        <w:r w:rsidR="000E2CF4" w:rsidRPr="00AE1755">
          <w:fldChar w:fldCharType="end"/>
        </w:r>
      </w:ins>
    </w:p>
    <w:p w14:paraId="1E96ECD5" w14:textId="77777777" w:rsidR="00097036" w:rsidRPr="00D12F72" w:rsidRDefault="00097036">
      <w:pPr>
        <w:pStyle w:val="Text1"/>
        <w:ind w:left="0"/>
        <w:rPr>
          <w:ins w:id="3579" w:author="Tuleshov, Kurmanbek [Bolashak Atyrau Limited]" w:date="2022-09-26T13:23:00Z"/>
        </w:rPr>
        <w:pPrChange w:id="3580" w:author="Tuleshov, Kurmanbek [Bolashak Atyrau Limited]" w:date="2022-10-05T23:42:00Z">
          <w:pPr>
            <w:pStyle w:val="Reference"/>
          </w:pPr>
        </w:pPrChange>
      </w:pPr>
    </w:p>
    <w:p w14:paraId="52E8681A" w14:textId="77777777" w:rsidR="00213057" w:rsidRPr="004144D3" w:rsidRDefault="00213057">
      <w:pPr>
        <w:spacing w:before="0" w:line="240" w:lineRule="auto"/>
        <w:ind w:left="0" w:firstLine="720"/>
        <w:rPr>
          <w:ins w:id="3581" w:author="Tuleshov, Kurmanbek [Bolashak Atyrau Limited]" w:date="2022-09-26T13:23:00Z"/>
          <w:rFonts w:ascii="TimesNewRomanPS-BoldMT_PDF_Subs" w:hAnsi="TimesNewRomanPS-BoldMT_PDF_Subs" w:cs="TimesNewRomanPS-BoldMT_PDF_Subs"/>
          <w:b/>
          <w:bCs/>
          <w:color w:val="333333"/>
          <w:sz w:val="23"/>
          <w:szCs w:val="23"/>
        </w:rPr>
        <w:pPrChange w:id="3582" w:author="Tuleshov, Kurmanbek [Bolashak Atyrau Limited]" w:date="2022-09-26T13:23:00Z">
          <w:pPr>
            <w:spacing w:before="0" w:line="240" w:lineRule="auto"/>
            <w:ind w:left="0"/>
          </w:pPr>
        </w:pPrChange>
      </w:pPr>
      <w:ins w:id="3583" w:author="Tuleshov, Kurmanbek [Bolashak Atyrau Limited]" w:date="2022-09-26T13:23:00Z">
        <w:r w:rsidRPr="004144D3">
          <w:rPr>
            <w:rFonts w:ascii="TimesNewRomanPS-BoldMT_PDF_Subs" w:hAnsi="TimesNewRomanPS-BoldMT_PDF_Subs" w:cs="TimesNewRomanPS-BoldMT_PDF_Subs"/>
            <w:b/>
            <w:bCs/>
            <w:color w:val="333333"/>
            <w:sz w:val="23"/>
            <w:szCs w:val="23"/>
          </w:rPr>
          <w:t>International Association of Oil &amp; Gas Producers (IOGP)</w:t>
        </w:r>
      </w:ins>
    </w:p>
    <w:p w14:paraId="57492D21" w14:textId="6E929B5A" w:rsidR="00213057" w:rsidRPr="004144D3" w:rsidRDefault="0071141C">
      <w:pPr>
        <w:pStyle w:val="Text1"/>
        <w:ind w:left="2694" w:hanging="1974"/>
        <w:rPr>
          <w:ins w:id="3584" w:author="Tuleshov, Kurmanbek [Bolashak Atyrau Limited]" w:date="2022-09-26T14:04:00Z"/>
        </w:rPr>
        <w:pPrChange w:id="3585" w:author="Tuleshov, Kurmanbek [Bolashak Atyrau Limited]" w:date="2022-10-05T09:26:00Z">
          <w:pPr>
            <w:pStyle w:val="Text1"/>
          </w:pPr>
        </w:pPrChange>
      </w:pPr>
      <w:ins w:id="3586" w:author="Tuleshov, Kurmanbek [Bolashak Atyrau Limited]" w:date="2022-10-28T15:00:00Z">
        <w:r>
          <w:fldChar w:fldCharType="begin"/>
        </w:r>
        <w:r>
          <w:instrText xml:space="preserve"> HYPERLINK "https://www.iogp-jip33.org/specification/insulation-for-piping-and-equipment/" </w:instrText>
        </w:r>
        <w:r>
          <w:fldChar w:fldCharType="separate"/>
        </w:r>
        <w:r w:rsidR="00213057" w:rsidRPr="0071141C">
          <w:rPr>
            <w:rStyle w:val="Hyperlink"/>
            <w:rPrChange w:id="3587" w:author="Tuleshov, Kurmanbek [Bolashak Atyrau Limited]" w:date="2022-10-10T21:48:00Z">
              <w:rPr>
                <w:rFonts w:ascii="TimesNewRomanPSMT_PDF_Subset" w:eastAsia="TimesNewRomanPSMT_PDF_Subset" w:hAnsi="TimesNewRomanPS-BoldMT_PDF_Subs" w:cs="TimesNewRomanPSMT_PDF_Subset"/>
                <w:color w:val="197FA3"/>
              </w:rPr>
            </w:rPrChange>
          </w:rPr>
          <w:t>IOGP S-738</w:t>
        </w:r>
        <w:r>
          <w:fldChar w:fldCharType="end"/>
        </w:r>
      </w:ins>
      <w:ins w:id="3588" w:author="Tuleshov, Kurmanbek [Bolashak Atyrau Limited]" w:date="2022-09-26T13:23:00Z">
        <w:r w:rsidR="00213057" w:rsidRPr="00D12F72">
          <w:rPr>
            <w:rPrChange w:id="3589" w:author="Tuleshov, Kurmanbek [Bolashak Atyrau Limited]" w:date="2022-10-10T21:48:00Z">
              <w:rPr>
                <w:rFonts w:ascii="TimesNewRomanPSMT_PDF_Subset" w:eastAsia="TimesNewRomanPSMT_PDF_Subset" w:hAnsi="TimesNewRomanPS-BoldMT_PDF_Subs" w:cs="TimesNewRomanPSMT_PDF_Subset"/>
                <w:color w:val="197FA3"/>
              </w:rPr>
            </w:rPrChange>
          </w:rPr>
          <w:t xml:space="preserve"> </w:t>
        </w:r>
      </w:ins>
      <w:ins w:id="3590" w:author="Tuleshov, Kurmanbek [Bolashak Atyrau Limited]" w:date="2022-09-26T13:24:00Z">
        <w:r w:rsidR="00097036" w:rsidRPr="004144D3">
          <w:t xml:space="preserve">               </w:t>
        </w:r>
      </w:ins>
      <w:ins w:id="3591" w:author="Tuleshov, Kurmanbek [Bolashak Atyrau Limited]" w:date="2022-09-26T13:23:00Z">
        <w:r w:rsidR="00213057" w:rsidRPr="00D12F72">
          <w:rPr>
            <w:rPrChange w:id="3592" w:author="Tuleshov, Kurmanbek [Bolashak Atyrau Limited]" w:date="2022-10-10T21:48:00Z">
              <w:rPr>
                <w:rFonts w:ascii="TimesNewRomanPSMT_PDF_Subset" w:eastAsia="TimesNewRomanPSMT_PDF_Subset" w:hAnsi="TimesNewRomanPS-BoldMT_PDF_Subs" w:cs="TimesNewRomanPSMT_PDF_Subset"/>
              </w:rPr>
            </w:rPrChange>
          </w:rPr>
          <w:t>Supplementary Specification to NORSOK M-004 Insulation for Piping</w:t>
        </w:r>
      </w:ins>
      <w:ins w:id="3593" w:author="Tuleshov, Kurmanbek [Bolashak Atyrau Limited]" w:date="2022-10-05T09:26:00Z">
        <w:r w:rsidR="00315DAF" w:rsidRPr="004144D3">
          <w:t xml:space="preserve"> </w:t>
        </w:r>
      </w:ins>
      <w:ins w:id="3594" w:author="Tuleshov, Kurmanbek [Bolashak Atyrau Limited]" w:date="2022-09-26T13:23:00Z">
        <w:r w:rsidR="00213057" w:rsidRPr="00D12F72">
          <w:rPr>
            <w:rPrChange w:id="3595" w:author="Tuleshov, Kurmanbek [Bolashak Atyrau Limited]" w:date="2022-10-10T21:48:00Z">
              <w:rPr>
                <w:rFonts w:ascii="TimesNewRomanPSMT_PDF_Subset" w:eastAsia="TimesNewRomanPSMT_PDF_Subset" w:hAnsi="TimesNewRomanPS-BoldMT_PDF_Subs" w:cs="TimesNewRomanPSMT_PDF_Subset"/>
              </w:rPr>
            </w:rPrChange>
          </w:rPr>
          <w:t>and Equipment</w:t>
        </w:r>
      </w:ins>
    </w:p>
    <w:p w14:paraId="303BA660" w14:textId="77777777" w:rsidR="0068088B" w:rsidRPr="004144D3" w:rsidRDefault="00963B05">
      <w:pPr>
        <w:spacing w:line="240" w:lineRule="auto"/>
        <w:rPr>
          <w:ins w:id="3596" w:author="Tuleshov, Kurmanbek [Bolashak Atyrau Limited]" w:date="2022-09-26T14:16:00Z"/>
          <w:rFonts w:ascii="TimesNewRomanPS-BoldMT_PDF_Subs" w:hAnsi="TimesNewRomanPS-BoldMT_PDF_Subs" w:cs="TimesNewRomanPS-BoldMT_PDF_Subs"/>
          <w:b/>
          <w:bCs/>
          <w:color w:val="333333"/>
          <w:sz w:val="23"/>
          <w:szCs w:val="23"/>
        </w:rPr>
        <w:pPrChange w:id="3597" w:author="Tuleshov, Kurmanbek [Bolashak Atyrau Limited]" w:date="2022-09-26T14:16:00Z">
          <w:pPr>
            <w:spacing w:before="0" w:line="240" w:lineRule="auto"/>
          </w:pPr>
        </w:pPrChange>
      </w:pPr>
      <w:ins w:id="3598" w:author="Tuleshov, Kurmanbek [Bolashak Atyrau Limited]" w:date="2022-09-26T14:04:00Z">
        <w:r w:rsidRPr="004144D3">
          <w:rPr>
            <w:rFonts w:ascii="TimesNewRomanPS-BoldMT_PDF_Subs" w:hAnsi="TimesNewRomanPS-BoldMT_PDF_Subs" w:cs="TimesNewRomanPS-BoldMT_PDF_Subs"/>
            <w:b/>
            <w:bCs/>
            <w:color w:val="333333"/>
            <w:sz w:val="23"/>
            <w:szCs w:val="23"/>
          </w:rPr>
          <w:t>International Organization for Standardization (ISO)</w:t>
        </w:r>
      </w:ins>
    </w:p>
    <w:p w14:paraId="11D77E35" w14:textId="02DE7A8A" w:rsidR="00963B05" w:rsidRPr="00D12F72" w:rsidRDefault="00963B05">
      <w:pPr>
        <w:spacing w:line="240" w:lineRule="auto"/>
        <w:ind w:left="2694" w:hanging="1974"/>
        <w:rPr>
          <w:ins w:id="3599" w:author="Tuleshov, Kurmanbek [Bolashak Atyrau Limited]" w:date="2022-09-26T14:04:00Z"/>
          <w:w w:val="0"/>
          <w:rPrChange w:id="3600" w:author="Tuleshov, Kurmanbek [Bolashak Atyrau Limited]" w:date="2022-10-10T21:48:00Z">
            <w:rPr>
              <w:ins w:id="3601" w:author="Tuleshov, Kurmanbek [Bolashak Atyrau Limited]" w:date="2022-09-26T14:04:00Z"/>
              <w:rFonts w:ascii="TimesNewRomanPSMT_PDF_Subset" w:eastAsia="TimesNewRomanPSMT_PDF_Subset" w:hAnsi="TimesNewRomanPS-BoldMT_PDF_Subs" w:cs="TimesNewRomanPSMT_PDF_Subset"/>
            </w:rPr>
          </w:rPrChange>
        </w:rPr>
        <w:pPrChange w:id="3602" w:author="Tuleshov, Kurmanbek [Bolashak Atyrau Limited]" w:date="2022-10-05T09:27:00Z">
          <w:pPr>
            <w:spacing w:before="0" w:line="240" w:lineRule="auto"/>
            <w:ind w:left="0"/>
          </w:pPr>
        </w:pPrChange>
      </w:pPr>
      <w:ins w:id="3603" w:author="Tuleshov, Kurmanbek [Bolashak Atyrau Limited]" w:date="2022-09-26T14:04:00Z">
        <w:r w:rsidRPr="00D12F72">
          <w:rPr>
            <w:w w:val="0"/>
            <w:rPrChange w:id="3604" w:author="Tuleshov, Kurmanbek [Bolashak Atyrau Limited]" w:date="2022-10-10T21:48:00Z">
              <w:rPr>
                <w:rFonts w:ascii="TimesNewRomanPSMT_PDF_Subset" w:eastAsia="TimesNewRomanPSMT_PDF_Subset" w:hAnsi="TimesNewRomanPS-BoldMT_PDF_Subs" w:cs="TimesNewRomanPSMT_PDF_Subset"/>
              </w:rPr>
            </w:rPrChange>
          </w:rPr>
          <w:t xml:space="preserve">ISO 1716 </w:t>
        </w:r>
      </w:ins>
      <w:ins w:id="3605" w:author="Tuleshov, Kurmanbek [Bolashak Atyrau Limited]" w:date="2022-09-26T14:16:00Z">
        <w:r w:rsidR="0068088B" w:rsidRPr="00D12F72">
          <w:rPr>
            <w:w w:val="0"/>
            <w:rPrChange w:id="3606" w:author="Tuleshov, Kurmanbek [Bolashak Atyrau Limited]" w:date="2022-10-10T21:48:00Z">
              <w:rPr>
                <w:w w:val="0"/>
                <w:lang w:val="ru-RU"/>
              </w:rPr>
            </w:rPrChange>
          </w:rPr>
          <w:t xml:space="preserve"> </w:t>
        </w:r>
      </w:ins>
      <w:ins w:id="3607" w:author="Tuleshov, Kurmanbek [Bolashak Atyrau Limited]" w:date="2022-10-05T09:27:00Z">
        <w:r w:rsidR="005C6711" w:rsidRPr="004144D3">
          <w:rPr>
            <w:w w:val="0"/>
          </w:rPr>
          <w:t xml:space="preserve">                  </w:t>
        </w:r>
        <w:r w:rsidR="005C6711" w:rsidRPr="00D12F72">
          <w:rPr>
            <w:w w:val="0"/>
            <w:rPrChange w:id="3608" w:author="Tuleshov, Kurmanbek [Bolashak Atyrau Limited]" w:date="2022-10-10T21:48:00Z">
              <w:rPr>
                <w:rFonts w:ascii="Segoe UI" w:hAnsi="Segoe UI" w:cs="Segoe UI"/>
                <w:sz w:val="20"/>
                <w:szCs w:val="20"/>
              </w:rPr>
            </w:rPrChange>
          </w:rPr>
          <w:t xml:space="preserve">Reaction to fire tests for products - Determination of the gross heat of </w:t>
        </w:r>
        <w:r w:rsidR="005C6711" w:rsidRPr="004144D3">
          <w:rPr>
            <w:w w:val="0"/>
          </w:rPr>
          <w:t xml:space="preserve"> </w:t>
        </w:r>
        <w:r w:rsidR="005C6711" w:rsidRPr="00D12F72">
          <w:rPr>
            <w:w w:val="0"/>
            <w:rPrChange w:id="3609" w:author="Tuleshov, Kurmanbek [Bolashak Atyrau Limited]" w:date="2022-10-10T21:48:00Z">
              <w:rPr>
                <w:rFonts w:ascii="Segoe UI" w:hAnsi="Segoe UI" w:cs="Segoe UI"/>
                <w:sz w:val="20"/>
                <w:szCs w:val="20"/>
              </w:rPr>
            </w:rPrChange>
          </w:rPr>
          <w:t>combustion (calorific value)</w:t>
        </w:r>
      </w:ins>
    </w:p>
    <w:p w14:paraId="1311675C" w14:textId="77777777" w:rsidR="00963B05" w:rsidRPr="00D12F72" w:rsidRDefault="00963B05">
      <w:pPr>
        <w:spacing w:line="240" w:lineRule="auto"/>
        <w:rPr>
          <w:ins w:id="3610" w:author="Tuleshov, Kurmanbek [Bolashak Atyrau Limited]" w:date="2022-09-26T14:04:00Z"/>
          <w:rFonts w:ascii="TimesNewRomanPS-BoldMT_PDF_Subs" w:hAnsi="TimesNewRomanPS-BoldMT_PDF_Subs" w:cs="TimesNewRomanPS-BoldMT_PDF_Subs"/>
          <w:b/>
          <w:bCs/>
          <w:color w:val="333333"/>
          <w:sz w:val="23"/>
          <w:szCs w:val="23"/>
        </w:rPr>
        <w:pPrChange w:id="3611" w:author="Tuleshov, Kurmanbek [Bolashak Atyrau Limited]" w:date="2022-09-26T14:16:00Z">
          <w:pPr>
            <w:spacing w:before="0" w:line="240" w:lineRule="auto"/>
            <w:ind w:left="0"/>
          </w:pPr>
        </w:pPrChange>
      </w:pPr>
      <w:ins w:id="3612" w:author="Tuleshov, Kurmanbek [Bolashak Atyrau Limited]" w:date="2022-09-26T14:04:00Z">
        <w:r w:rsidRPr="004144D3">
          <w:rPr>
            <w:rFonts w:ascii="TimesNewRomanPS-BoldMT_PDF_Subs" w:hAnsi="TimesNewRomanPS-BoldMT_PDF_Subs" w:cs="TimesNewRomanPS-BoldMT_PDF_Subs"/>
            <w:b/>
            <w:bCs/>
            <w:color w:val="333333"/>
            <w:sz w:val="23"/>
            <w:szCs w:val="23"/>
          </w:rPr>
          <w:t>Norsk Sokkels Konkuranseposisjon, Norwegian Standards Organization (NORSOK)</w:t>
        </w:r>
      </w:ins>
    </w:p>
    <w:p w14:paraId="6C1AA779" w14:textId="7B66AB88" w:rsidR="00963B05" w:rsidRPr="00213057" w:rsidRDefault="00963B05">
      <w:pPr>
        <w:pStyle w:val="Text1"/>
        <w:pPrChange w:id="3613" w:author="Tuleshov, Kurmanbek [Bolashak Atyrau Limited]" w:date="2022-09-26T13:23:00Z">
          <w:pPr>
            <w:pStyle w:val="Reference"/>
          </w:pPr>
        </w:pPrChange>
      </w:pPr>
      <w:ins w:id="3614" w:author="Tuleshov, Kurmanbek [Bolashak Atyrau Limited]" w:date="2022-09-26T14:04:00Z">
        <w:r w:rsidRPr="00D12F72">
          <w:rPr>
            <w:rPrChange w:id="3615" w:author="Tuleshov, Kurmanbek [Bolashak Atyrau Limited]" w:date="2022-10-10T21:48:00Z">
              <w:rPr>
                <w:rFonts w:ascii="TimesNewRomanPSMT_PDF_Subset" w:eastAsia="TimesNewRomanPSMT_PDF_Subset" w:hAnsi="TimesNewRomanPS-BoldMT_PDF_Subs" w:cs="TimesNewRomanPSMT_PDF_Subset"/>
              </w:rPr>
            </w:rPrChange>
          </w:rPr>
          <w:t xml:space="preserve">NORSOK M-004 </w:t>
        </w:r>
      </w:ins>
      <w:ins w:id="3616" w:author="Tuleshov, Kurmanbek [Bolashak Atyrau Limited]" w:date="2022-09-26T14:17:00Z">
        <w:r w:rsidR="005B35CC" w:rsidRPr="00D12F72">
          <w:rPr>
            <w:rPrChange w:id="3617" w:author="Tuleshov, Kurmanbek [Bolashak Atyrau Limited]" w:date="2022-10-10T21:48:00Z">
              <w:rPr>
                <w:lang w:val="ru-RU"/>
              </w:rPr>
            </w:rPrChange>
          </w:rPr>
          <w:t xml:space="preserve">       </w:t>
        </w:r>
      </w:ins>
      <w:ins w:id="3618" w:author="Tuleshov, Kurmanbek [Bolashak Atyrau Limited]" w:date="2022-09-26T14:04:00Z">
        <w:r w:rsidRPr="00D12F72">
          <w:rPr>
            <w:rPrChange w:id="3619" w:author="Tuleshov, Kurmanbek [Bolashak Atyrau Limited]" w:date="2022-10-10T21:48:00Z">
              <w:rPr>
                <w:rFonts w:ascii="TimesNewRomanPSMT_PDF_Subset" w:eastAsia="TimesNewRomanPSMT_PDF_Subset" w:hAnsi="TimesNewRomanPS-BoldMT_PDF_Subs" w:cs="TimesNewRomanPSMT_PDF_Subset"/>
              </w:rPr>
            </w:rPrChange>
          </w:rPr>
          <w:t>Piping and equipment insulation</w:t>
        </w:r>
      </w:ins>
    </w:p>
    <w:p w14:paraId="4BB645CD" w14:textId="79982EAE" w:rsidR="00CD112F" w:rsidRPr="0010106F" w:rsidRDefault="00CD112F" w:rsidP="000656E2">
      <w:pPr>
        <w:pStyle w:val="Text1Bold"/>
      </w:pPr>
      <w:r w:rsidRPr="0010106F">
        <w:t>North American Insulation Manufacturers Association (NAIMA)</w:t>
      </w:r>
    </w:p>
    <w:p w14:paraId="4BB645CE" w14:textId="5E43B149" w:rsidR="00CD112F" w:rsidRPr="0010106F" w:rsidRDefault="00CD112F" w:rsidP="000656E2">
      <w:pPr>
        <w:pStyle w:val="Reference"/>
      </w:pPr>
      <w:r w:rsidRPr="0010106F">
        <w:t xml:space="preserve">3E PLUS </w:t>
      </w:r>
      <w:r w:rsidRPr="0010106F">
        <w:tab/>
        <w:t>Insulation Thickness Computer Program</w:t>
      </w:r>
    </w:p>
    <w:p w14:paraId="4BB645CF" w14:textId="77777777" w:rsidR="00CD112F" w:rsidRPr="0010106F" w:rsidRDefault="00CD112F" w:rsidP="000656E2">
      <w:pPr>
        <w:pStyle w:val="Text1Bold"/>
      </w:pPr>
      <w:r w:rsidRPr="0010106F">
        <w:t>Process Industry Practices (PIP)</w:t>
      </w:r>
    </w:p>
    <w:p w14:paraId="4BB645D0" w14:textId="77777777" w:rsidR="00CD112F" w:rsidRPr="0010106F" w:rsidRDefault="00CD112F" w:rsidP="000656E2">
      <w:pPr>
        <w:pStyle w:val="Reference"/>
      </w:pPr>
      <w:r w:rsidRPr="0010106F">
        <w:t>INIH1000</w:t>
      </w:r>
      <w:r w:rsidRPr="0010106F">
        <w:tab/>
        <w:t>Hot Insulation Installation Details</w:t>
      </w:r>
    </w:p>
    <w:p w14:paraId="4BB645D1" w14:textId="77777777" w:rsidR="00CD112F" w:rsidRPr="0010106F" w:rsidRDefault="00CD112F" w:rsidP="000656E2">
      <w:pPr>
        <w:pStyle w:val="Reference"/>
      </w:pPr>
      <w:r w:rsidRPr="0010106F">
        <w:t>INSH1000</w:t>
      </w:r>
      <w:r w:rsidRPr="0010106F">
        <w:tab/>
        <w:t>Hot Service Insulation Materials and Installation Specification</w:t>
      </w:r>
    </w:p>
    <w:p w14:paraId="4BB645D3" w14:textId="66534814" w:rsidR="00A76A91" w:rsidRPr="0010106F" w:rsidRDefault="00CD112F" w:rsidP="00D12F72">
      <w:pPr>
        <w:pStyle w:val="Reference"/>
      </w:pPr>
      <w:r w:rsidRPr="0010106F">
        <w:t>INSR1000</w:t>
      </w:r>
      <w:r w:rsidRPr="0010106F">
        <w:tab/>
        <w:t>Installation of Flexible Removable/Reusable Insulation Covers for Hot Insulation Service</w:t>
      </w:r>
    </w:p>
    <w:p w14:paraId="4BB645D4" w14:textId="77777777" w:rsidR="00D0332A" w:rsidRPr="0010106F" w:rsidRDefault="00FB1652" w:rsidP="00AD51BE">
      <w:pPr>
        <w:pStyle w:val="Text1Bold"/>
        <w:rPr>
          <w:color w:val="auto"/>
        </w:rPr>
      </w:pPr>
      <w:bookmarkStart w:id="3620" w:name="_Toc322011374"/>
      <w:r w:rsidRPr="0010106F">
        <w:rPr>
          <w:color w:val="auto"/>
          <w:lang w:val="en-GB"/>
        </w:rPr>
        <w:t>Republic of Kazakhstan Codes and Standards</w:t>
      </w:r>
      <w:r w:rsidRPr="0010106F" w:rsidDel="00A977E6">
        <w:rPr>
          <w:color w:val="auto"/>
          <w:lang w:val="en-GB"/>
        </w:rPr>
        <w:t xml:space="preserve"> </w:t>
      </w:r>
    </w:p>
    <w:p w14:paraId="4BB645D5" w14:textId="77777777" w:rsidR="00FB1652" w:rsidRPr="0010106F" w:rsidRDefault="00FB1652" w:rsidP="000656E2">
      <w:pPr>
        <w:pStyle w:val="Reference"/>
        <w:tabs>
          <w:tab w:val="clear" w:pos="2680"/>
          <w:tab w:val="left" w:pos="2790"/>
        </w:tabs>
        <w:ind w:left="2790" w:hanging="2070"/>
      </w:pPr>
      <w:r w:rsidRPr="0010106F">
        <w:t xml:space="preserve">VSN 008-88 </w:t>
      </w:r>
      <w:r w:rsidRPr="0010106F">
        <w:tab/>
        <w:t>Construction of Main and Field Pipelines. Corrosion Protection and Thermal Insulations</w:t>
      </w:r>
    </w:p>
    <w:p w14:paraId="4BB645D6" w14:textId="77777777" w:rsidR="00FB1652" w:rsidRPr="0010106F" w:rsidRDefault="00FB1652" w:rsidP="000656E2">
      <w:pPr>
        <w:pStyle w:val="Reference"/>
        <w:tabs>
          <w:tab w:val="clear" w:pos="2680"/>
          <w:tab w:val="left" w:pos="2790"/>
        </w:tabs>
        <w:ind w:left="2790" w:hanging="2070"/>
      </w:pPr>
      <w:r w:rsidRPr="0010106F">
        <w:t>GOST 21880-2011</w:t>
      </w:r>
      <w:r w:rsidRPr="0010106F">
        <w:tab/>
        <w:t>Mineral Wool Quilts. Specifications</w:t>
      </w:r>
    </w:p>
    <w:p w14:paraId="4BB645D7" w14:textId="77777777" w:rsidR="00FB1652" w:rsidRPr="0010106F" w:rsidRDefault="00FB1652" w:rsidP="000656E2">
      <w:pPr>
        <w:pStyle w:val="Reference"/>
        <w:tabs>
          <w:tab w:val="clear" w:pos="2680"/>
          <w:tab w:val="left" w:pos="2790"/>
        </w:tabs>
        <w:ind w:left="2790" w:hanging="2070"/>
      </w:pPr>
      <w:r w:rsidRPr="0010106F">
        <w:t xml:space="preserve">MSN 4.02-03-2004 </w:t>
      </w:r>
      <w:r w:rsidRPr="0010106F">
        <w:tab/>
        <w:t>Thermal Insulation of Equipment and Pipelines</w:t>
      </w:r>
    </w:p>
    <w:p w14:paraId="4BB645D8" w14:textId="77777777" w:rsidR="00FB1652" w:rsidRPr="0010106F" w:rsidRDefault="00FB1652" w:rsidP="000656E2">
      <w:pPr>
        <w:pStyle w:val="Reference"/>
        <w:tabs>
          <w:tab w:val="clear" w:pos="2680"/>
          <w:tab w:val="left" w:pos="2790"/>
        </w:tabs>
        <w:ind w:left="2790" w:hanging="2070"/>
      </w:pPr>
      <w:r w:rsidRPr="0010106F">
        <w:t xml:space="preserve">MSP 4.02-102-99 </w:t>
      </w:r>
      <w:r w:rsidRPr="0010106F">
        <w:tab/>
        <w:t>Design of Equipment and Pipelines Thermal Insulation</w:t>
      </w:r>
    </w:p>
    <w:p w14:paraId="4BB645D9" w14:textId="77777777" w:rsidR="00FB1652" w:rsidRPr="0010106F" w:rsidRDefault="00FB1652" w:rsidP="000656E2">
      <w:pPr>
        <w:pStyle w:val="Reference"/>
        <w:tabs>
          <w:tab w:val="clear" w:pos="2680"/>
          <w:tab w:val="left" w:pos="2790"/>
        </w:tabs>
        <w:ind w:left="2790" w:hanging="2070"/>
      </w:pPr>
      <w:r w:rsidRPr="0010106F">
        <w:t xml:space="preserve">OST RK 7.20.03-2005 </w:t>
      </w:r>
      <w:r w:rsidRPr="0010106F">
        <w:tab/>
        <w:t>System of Standards for Occupational Safety. Construction. Equipment and Pipeline Thermal Insulation Arrangements. Safety Requirements</w:t>
      </w:r>
    </w:p>
    <w:p w14:paraId="4BB645DA" w14:textId="77777777" w:rsidR="00FB1652" w:rsidRPr="0010106F" w:rsidRDefault="00FB1652" w:rsidP="000656E2">
      <w:pPr>
        <w:pStyle w:val="Reference"/>
        <w:tabs>
          <w:tab w:val="clear" w:pos="2680"/>
          <w:tab w:val="left" w:pos="2790"/>
        </w:tabs>
        <w:ind w:left="2790" w:hanging="2070"/>
      </w:pPr>
      <w:r w:rsidRPr="0010106F">
        <w:t xml:space="preserve">SP RK 4.02-17-2005 </w:t>
      </w:r>
      <w:r w:rsidRPr="0010106F">
        <w:tab/>
        <w:t>Design of Heat Supply Stations</w:t>
      </w:r>
    </w:p>
    <w:p w14:paraId="4BB645DB" w14:textId="4032CFA0" w:rsidR="004D336A" w:rsidRPr="00D12F72" w:rsidDel="00B22D78" w:rsidRDefault="00FB1652" w:rsidP="000656E2">
      <w:pPr>
        <w:pStyle w:val="Text1"/>
        <w:rPr>
          <w:del w:id="3621" w:author="Tuleshov, Kurmanbek [Bolashak Atyrau Limited]" w:date="2022-10-06T00:19:00Z"/>
        </w:rPr>
      </w:pPr>
      <w:del w:id="3622" w:author="Tuleshov, Kurmanbek [Bolashak Atyrau Limited]" w:date="2022-10-06T00:19:00Z">
        <w:r w:rsidRPr="00D12F72" w:rsidDel="00B22D78">
          <w:delText>Industrial safety requirements for operation of process pipelines. Approved by the Order of the RoK Ministry of Emergencies No.176 as of 27.07.2009</w:delText>
        </w:r>
      </w:del>
    </w:p>
    <w:p w14:paraId="7854150C" w14:textId="193AC61D" w:rsidR="00B22D78" w:rsidRPr="0010106F" w:rsidRDefault="00B22D78" w:rsidP="000656E2">
      <w:pPr>
        <w:pStyle w:val="Text1"/>
        <w:rPr>
          <w:ins w:id="3623" w:author="Tuleshov, Kurmanbek [Bolashak Atyrau Limited]" w:date="2022-10-06T00:19:00Z"/>
        </w:rPr>
      </w:pPr>
      <w:ins w:id="3624" w:author="Tuleshov, Kurmanbek [Bolashak Atyrau Limited]" w:date="2022-10-06T00:19:00Z">
        <w:r w:rsidRPr="00D12F72">
          <w:rPr>
            <w:rPrChange w:id="3625" w:author="Tuleshov, Kurmanbek [Bolashak Atyrau Limited]" w:date="2022-10-10T21:49:00Z">
              <w:rPr>
                <w:rStyle w:val="q4iawc"/>
                <w:rFonts w:ascii="Roboto" w:hAnsi="Roboto"/>
                <w:sz w:val="27"/>
                <w:szCs w:val="27"/>
                <w:shd w:val="clear" w:color="auto" w:fill="F5F5F5"/>
              </w:rPr>
            </w:rPrChange>
          </w:rPr>
          <w:t>Safety instructions for the operation of technological pipelines.</w:t>
        </w:r>
        <w:r w:rsidRPr="00D12F72">
          <w:rPr>
            <w:rPrChange w:id="3626" w:author="Tuleshov, Kurmanbek [Bolashak Atyrau Limited]" w:date="2022-10-10T21:49:00Z">
              <w:rPr>
                <w:rFonts w:ascii="Roboto" w:hAnsi="Roboto"/>
                <w:sz w:val="27"/>
                <w:szCs w:val="27"/>
                <w:shd w:val="clear" w:color="auto" w:fill="F5F5F5"/>
              </w:rPr>
            </w:rPrChange>
          </w:rPr>
          <w:t xml:space="preserve"> </w:t>
        </w:r>
        <w:r w:rsidRPr="00D12F72">
          <w:rPr>
            <w:rPrChange w:id="3627" w:author="Tuleshov, Kurmanbek [Bolashak Atyrau Limited]" w:date="2022-10-10T21:49:00Z">
              <w:rPr>
                <w:rStyle w:val="q4iawc"/>
                <w:rFonts w:ascii="Roboto" w:hAnsi="Roboto"/>
                <w:sz w:val="27"/>
                <w:szCs w:val="27"/>
                <w:shd w:val="clear" w:color="auto" w:fill="D2E3FC"/>
              </w:rPr>
            </w:rPrChange>
          </w:rPr>
          <w:t>Approved by order of the</w:t>
        </w:r>
        <w:r w:rsidRPr="004144D3">
          <w:t xml:space="preserve"> </w:t>
        </w:r>
        <w:r w:rsidRPr="00D12F72">
          <w:rPr>
            <w:rPrChange w:id="3628" w:author="Tuleshov, Kurmanbek [Bolashak Atyrau Limited]" w:date="2022-10-10T21:49:00Z">
              <w:rPr>
                <w:rStyle w:val="q4iawc"/>
                <w:rFonts w:ascii="Roboto" w:hAnsi="Roboto"/>
                <w:sz w:val="27"/>
                <w:szCs w:val="27"/>
                <w:shd w:val="clear" w:color="auto" w:fill="D2E3FC"/>
              </w:rPr>
            </w:rPrChange>
          </w:rPr>
          <w:t>Minister for Emergency Situations of the Republic of Kazakhstan dated July 27, 2021 No.</w:t>
        </w:r>
        <w:r w:rsidRPr="004144D3">
          <w:t xml:space="preserve"> </w:t>
        </w:r>
        <w:r w:rsidRPr="00D12F72">
          <w:rPr>
            <w:rPrChange w:id="3629" w:author="Tuleshov, Kurmanbek [Bolashak Atyrau Limited]" w:date="2022-10-10T21:49:00Z">
              <w:rPr>
                <w:rStyle w:val="q4iawc"/>
                <w:rFonts w:ascii="Roboto" w:hAnsi="Roboto"/>
                <w:sz w:val="27"/>
                <w:szCs w:val="27"/>
                <w:shd w:val="clear" w:color="auto" w:fill="D2E3FC"/>
              </w:rPr>
            </w:rPrChange>
          </w:rPr>
          <w:t>359</w:t>
        </w:r>
      </w:ins>
    </w:p>
    <w:p w14:paraId="4BB645DC" w14:textId="42DE6F7A" w:rsidR="00CD112F" w:rsidRPr="0010106F" w:rsidRDefault="00CD112F" w:rsidP="00F85E17">
      <w:pPr>
        <w:pStyle w:val="Heading1"/>
        <w:numPr>
          <w:ilvl w:val="0"/>
          <w:numId w:val="154"/>
        </w:numPr>
        <w:ind w:left="720" w:hanging="720"/>
        <w:rPr>
          <w:rFonts w:ascii="Arial" w:hAnsi="Arial"/>
        </w:rPr>
      </w:pPr>
      <w:bookmarkStart w:id="3630" w:name="_Toc117352201"/>
      <w:r w:rsidRPr="0010106F">
        <w:rPr>
          <w:rFonts w:ascii="Arial" w:hAnsi="Arial"/>
        </w:rPr>
        <w:t>DEFINITIONS</w:t>
      </w:r>
      <w:bookmarkEnd w:id="3620"/>
      <w:bookmarkEnd w:id="3630"/>
    </w:p>
    <w:p w14:paraId="4BB645DD" w14:textId="77777777" w:rsidR="00CD112F" w:rsidRPr="0010106F" w:rsidRDefault="00CD112F" w:rsidP="000656E2">
      <w:pPr>
        <w:pStyle w:val="Text1"/>
      </w:pPr>
      <w:r w:rsidRPr="0010106F">
        <w:t xml:space="preserve">The following standard definitions are used within this document: </w:t>
      </w:r>
    </w:p>
    <w:p w14:paraId="4BB645DE" w14:textId="77777777" w:rsidR="00CD112F" w:rsidRPr="0010106F" w:rsidRDefault="00CD112F" w:rsidP="000656E2">
      <w:pPr>
        <w:pStyle w:val="Text1"/>
      </w:pPr>
      <w:r w:rsidRPr="0010106F">
        <w:rPr>
          <w:b/>
        </w:rPr>
        <w:t>Company</w:t>
      </w:r>
      <w:r w:rsidRPr="0010106F">
        <w:tab/>
        <w:t xml:space="preserve">Tengizchevroil (TCO). </w:t>
      </w:r>
    </w:p>
    <w:p w14:paraId="4BB645DF" w14:textId="77777777" w:rsidR="00CD112F" w:rsidRPr="0010106F" w:rsidRDefault="00CD112F" w:rsidP="000656E2">
      <w:pPr>
        <w:pStyle w:val="Text1"/>
        <w:ind w:left="2160" w:hanging="1440"/>
      </w:pPr>
      <w:r w:rsidRPr="0010106F">
        <w:rPr>
          <w:b/>
        </w:rPr>
        <w:t>Purchaser</w:t>
      </w:r>
      <w:r w:rsidRPr="0010106F">
        <w:tab/>
        <w:t xml:space="preserve">The party who awards the purchase order or contract. The Purchaser may be Company or Company's authorised agent. </w:t>
      </w:r>
    </w:p>
    <w:p w14:paraId="4BB645E0" w14:textId="77777777" w:rsidR="00CD112F" w:rsidRPr="0010106F" w:rsidRDefault="00CD112F" w:rsidP="000656E2">
      <w:pPr>
        <w:pStyle w:val="Text1"/>
      </w:pPr>
      <w:r w:rsidRPr="0010106F">
        <w:rPr>
          <w:b/>
        </w:rPr>
        <w:t>Contractor</w:t>
      </w:r>
      <w:r w:rsidRPr="0010106F">
        <w:tab/>
        <w:t xml:space="preserve">Any provider of services to Company, including Consultants. </w:t>
      </w:r>
    </w:p>
    <w:p w14:paraId="4BB645E1" w14:textId="77777777" w:rsidR="00CD112F" w:rsidRPr="0010106F" w:rsidRDefault="00CD112F" w:rsidP="000656E2">
      <w:pPr>
        <w:pStyle w:val="Text1"/>
      </w:pPr>
      <w:r w:rsidRPr="0010106F">
        <w:rPr>
          <w:b/>
        </w:rPr>
        <w:lastRenderedPageBreak/>
        <w:t>Supplier</w:t>
      </w:r>
      <w:r w:rsidRPr="0010106F">
        <w:tab/>
        <w:t xml:space="preserve">Any vendor, seller, provider or supplier of goods to Company. </w:t>
      </w:r>
    </w:p>
    <w:p w14:paraId="4BB645E2" w14:textId="77777777" w:rsidR="00CD112F" w:rsidRPr="0010106F" w:rsidRDefault="00CD112F" w:rsidP="00F85E17">
      <w:pPr>
        <w:pStyle w:val="Heading1"/>
        <w:numPr>
          <w:ilvl w:val="0"/>
          <w:numId w:val="154"/>
        </w:numPr>
        <w:ind w:left="720" w:hanging="720"/>
        <w:rPr>
          <w:rFonts w:ascii="Arial" w:hAnsi="Arial"/>
        </w:rPr>
      </w:pPr>
      <w:bookmarkStart w:id="3631" w:name="_Toc322011375"/>
      <w:bookmarkStart w:id="3632" w:name="_Toc117352202"/>
      <w:r w:rsidRPr="0010106F">
        <w:rPr>
          <w:rFonts w:ascii="Arial" w:hAnsi="Arial"/>
        </w:rPr>
        <w:t>CONFLICTS AND EXCEPTIONS</w:t>
      </w:r>
      <w:bookmarkEnd w:id="3631"/>
      <w:bookmarkEnd w:id="3632"/>
    </w:p>
    <w:p w14:paraId="4BB645E3" w14:textId="77777777" w:rsidR="00D0332A" w:rsidRPr="0010106F" w:rsidRDefault="00CD112F" w:rsidP="00AD51BE">
      <w:pPr>
        <w:pStyle w:val="Text1"/>
      </w:pPr>
      <w:r w:rsidRPr="0010106F">
        <w:t>This specification only defines technical requirements. For Purchase Specifications, scope of supply, documentation requirements and all other commercial/contractual requirements are defined in the relevant Material Requisition.</w:t>
      </w:r>
    </w:p>
    <w:p w14:paraId="4BB645E4" w14:textId="77777777" w:rsidR="00CD112F" w:rsidRPr="0010106F" w:rsidRDefault="00CD112F" w:rsidP="000656E2">
      <w:pPr>
        <w:pStyle w:val="Heading2"/>
      </w:pPr>
      <w:bookmarkStart w:id="3633" w:name="_Toc315090498"/>
      <w:bookmarkStart w:id="3634" w:name="_Toc320538644"/>
      <w:bookmarkStart w:id="3635" w:name="_Toc322011376"/>
      <w:bookmarkStart w:id="3636" w:name="_Toc117352203"/>
      <w:r w:rsidRPr="0010106F">
        <w:t>Conflict Resolution</w:t>
      </w:r>
      <w:bookmarkEnd w:id="3633"/>
      <w:bookmarkEnd w:id="3634"/>
      <w:bookmarkEnd w:id="3635"/>
      <w:bookmarkEnd w:id="3636"/>
    </w:p>
    <w:p w14:paraId="4BB645E5" w14:textId="77777777" w:rsidR="00CD112F" w:rsidRPr="0010106F" w:rsidRDefault="00CD112F" w:rsidP="000656E2">
      <w:pPr>
        <w:pStyle w:val="Text1"/>
      </w:pPr>
      <w:r w:rsidRPr="0010106F">
        <w:t xml:space="preserve">In the event of any inconsistency between the requirements stated in the various technical and reference documents, the following order of precedence shall apply: </w:t>
      </w:r>
    </w:p>
    <w:p w14:paraId="4BB645E6" w14:textId="77777777" w:rsidR="00D0332A" w:rsidRPr="0010106F" w:rsidRDefault="00CD112F" w:rsidP="00134246">
      <w:pPr>
        <w:pStyle w:val="List1"/>
        <w:numPr>
          <w:ilvl w:val="0"/>
          <w:numId w:val="54"/>
        </w:numPr>
        <w:ind w:left="993" w:hanging="284"/>
      </w:pPr>
      <w:r w:rsidRPr="0010106F">
        <w:t>Local country statutes, regulations, and directives</w:t>
      </w:r>
    </w:p>
    <w:p w14:paraId="4BB645E7" w14:textId="77777777" w:rsidR="00CD112F" w:rsidRPr="0010106F" w:rsidRDefault="00CD112F" w:rsidP="00134246">
      <w:pPr>
        <w:pStyle w:val="List1"/>
        <w:numPr>
          <w:ilvl w:val="0"/>
          <w:numId w:val="1"/>
        </w:numPr>
        <w:ind w:left="993" w:hanging="284"/>
      </w:pPr>
      <w:r w:rsidRPr="0010106F">
        <w:t>Local country codes and standards</w:t>
      </w:r>
    </w:p>
    <w:p w14:paraId="4BB645E8" w14:textId="77777777" w:rsidR="00CD112F" w:rsidRPr="0010106F" w:rsidRDefault="00CD112F" w:rsidP="00134246">
      <w:pPr>
        <w:pStyle w:val="List1"/>
        <w:numPr>
          <w:ilvl w:val="0"/>
          <w:numId w:val="1"/>
        </w:numPr>
        <w:ind w:left="993" w:hanging="284"/>
      </w:pPr>
      <w:r w:rsidRPr="0010106F">
        <w:t>The project requisition</w:t>
      </w:r>
    </w:p>
    <w:p w14:paraId="4BB645E9" w14:textId="77777777" w:rsidR="00CD112F" w:rsidRPr="0010106F" w:rsidRDefault="00CD112F" w:rsidP="00134246">
      <w:pPr>
        <w:pStyle w:val="List1"/>
        <w:numPr>
          <w:ilvl w:val="0"/>
          <w:numId w:val="1"/>
        </w:numPr>
        <w:ind w:left="993" w:hanging="284"/>
      </w:pPr>
      <w:r w:rsidRPr="0010106F">
        <w:t>Data sheets</w:t>
      </w:r>
    </w:p>
    <w:p w14:paraId="4BB645EA" w14:textId="77777777" w:rsidR="00CD112F" w:rsidRPr="0010106F" w:rsidRDefault="00CD112F" w:rsidP="00134246">
      <w:pPr>
        <w:pStyle w:val="List1"/>
        <w:numPr>
          <w:ilvl w:val="0"/>
          <w:numId w:val="1"/>
        </w:numPr>
        <w:ind w:left="993" w:hanging="284"/>
      </w:pPr>
      <w:r w:rsidRPr="0010106F">
        <w:t xml:space="preserve">This specification </w:t>
      </w:r>
    </w:p>
    <w:p w14:paraId="4BB645EB" w14:textId="77777777" w:rsidR="00CD112F" w:rsidRPr="0010106F" w:rsidRDefault="00CD112F" w:rsidP="00134246">
      <w:pPr>
        <w:pStyle w:val="List1"/>
        <w:numPr>
          <w:ilvl w:val="0"/>
          <w:numId w:val="1"/>
        </w:numPr>
        <w:ind w:left="993" w:hanging="284"/>
      </w:pPr>
      <w:r w:rsidRPr="0010106F">
        <w:t>Client specific standards</w:t>
      </w:r>
    </w:p>
    <w:p w14:paraId="4BB645EC" w14:textId="77777777" w:rsidR="00CD112F" w:rsidRPr="0010106F" w:rsidRDefault="00CD112F" w:rsidP="00134246">
      <w:pPr>
        <w:pStyle w:val="List1"/>
        <w:numPr>
          <w:ilvl w:val="0"/>
          <w:numId w:val="1"/>
        </w:numPr>
        <w:ind w:left="993" w:hanging="284"/>
      </w:pPr>
      <w:r w:rsidRPr="0010106F">
        <w:t>Other international codes and standards</w:t>
      </w:r>
    </w:p>
    <w:p w14:paraId="4BB645ED" w14:textId="77777777" w:rsidR="00CD112F" w:rsidRPr="0010106F" w:rsidRDefault="00CD112F" w:rsidP="00134246">
      <w:pPr>
        <w:pStyle w:val="List1"/>
        <w:numPr>
          <w:ilvl w:val="0"/>
          <w:numId w:val="1"/>
        </w:numPr>
        <w:ind w:left="993" w:hanging="284"/>
      </w:pPr>
      <w:r w:rsidRPr="0010106F">
        <w:t>Good International Industry Practice</w:t>
      </w:r>
    </w:p>
    <w:p w14:paraId="4BB645EE" w14:textId="77777777" w:rsidR="00CD112F" w:rsidRPr="0010106F" w:rsidRDefault="00CD112F" w:rsidP="000656E2">
      <w:r w:rsidRPr="0010106F">
        <w:t xml:space="preserve">Notwithstanding the stated hierarchy, any discrepancies between the requirements of the above documents shall be forwarded in writing to the Purchaser for resolution. </w:t>
      </w:r>
    </w:p>
    <w:p w14:paraId="4BB645EF" w14:textId="77777777" w:rsidR="00CD112F" w:rsidRPr="0010106F" w:rsidRDefault="00CD112F" w:rsidP="00F85E17">
      <w:pPr>
        <w:pStyle w:val="Heading1"/>
        <w:numPr>
          <w:ilvl w:val="0"/>
          <w:numId w:val="154"/>
        </w:numPr>
        <w:ind w:left="720" w:hanging="720"/>
        <w:rPr>
          <w:rFonts w:ascii="Arial" w:hAnsi="Arial"/>
        </w:rPr>
      </w:pPr>
      <w:bookmarkStart w:id="3637" w:name="_Toc322011377"/>
      <w:bookmarkStart w:id="3638" w:name="_Toc117352204"/>
      <w:r w:rsidRPr="0010106F">
        <w:rPr>
          <w:rFonts w:ascii="Arial" w:hAnsi="Arial"/>
        </w:rPr>
        <w:t>GENERAL</w:t>
      </w:r>
      <w:bookmarkEnd w:id="3637"/>
      <w:bookmarkEnd w:id="3638"/>
    </w:p>
    <w:p w14:paraId="4BB645F0" w14:textId="77777777" w:rsidR="00CD112F" w:rsidRPr="0010106F" w:rsidRDefault="00CD112F" w:rsidP="00975726">
      <w:pPr>
        <w:pStyle w:val="List1"/>
        <w:numPr>
          <w:ilvl w:val="0"/>
          <w:numId w:val="17"/>
        </w:numPr>
        <w:ind w:left="1134" w:hanging="283"/>
      </w:pPr>
      <w:r w:rsidRPr="0010106F">
        <w:t>Insulation systems shall satisfy law and statute of the prevailing Governing Authority.</w:t>
      </w:r>
    </w:p>
    <w:p w14:paraId="4BB645F1" w14:textId="77777777" w:rsidR="00CD112F" w:rsidRPr="0010106F" w:rsidRDefault="00CD112F" w:rsidP="00975726">
      <w:pPr>
        <w:pStyle w:val="List1"/>
        <w:numPr>
          <w:ilvl w:val="0"/>
          <w:numId w:val="17"/>
        </w:numPr>
        <w:ind w:left="1134" w:hanging="283"/>
      </w:pPr>
      <w:r w:rsidRPr="0010106F">
        <w:t>All insulation and accessory materials shall be:</w:t>
      </w:r>
    </w:p>
    <w:p w14:paraId="4BB645F2" w14:textId="77777777" w:rsidR="00CD112F" w:rsidRPr="0010106F" w:rsidRDefault="000656E2" w:rsidP="00975726">
      <w:pPr>
        <w:pStyle w:val="ListAlpha1"/>
        <w:tabs>
          <w:tab w:val="clear" w:pos="1080"/>
          <w:tab w:val="left" w:pos="1276"/>
        </w:tabs>
        <w:ind w:left="1134" w:firstLine="0"/>
      </w:pPr>
      <w:r w:rsidRPr="0010106F">
        <w:t xml:space="preserve">Formulated </w:t>
      </w:r>
      <w:r w:rsidR="00CD112F" w:rsidRPr="0010106F">
        <w:t>without asbestos.</w:t>
      </w:r>
    </w:p>
    <w:p w14:paraId="4BB645F3" w14:textId="77777777" w:rsidR="00CD112F" w:rsidRPr="0010106F" w:rsidRDefault="000656E2" w:rsidP="00975726">
      <w:pPr>
        <w:pStyle w:val="ListAlpha1"/>
        <w:tabs>
          <w:tab w:val="clear" w:pos="1080"/>
          <w:tab w:val="left" w:pos="1276"/>
        </w:tabs>
        <w:ind w:left="1134" w:firstLine="0"/>
      </w:pPr>
      <w:r w:rsidRPr="0010106F">
        <w:t>New</w:t>
      </w:r>
      <w:r w:rsidR="00CD112F" w:rsidRPr="0010106F">
        <w:t>, and used prior to the expiration date.</w:t>
      </w:r>
    </w:p>
    <w:p w14:paraId="4BB645F4" w14:textId="4A8F8BA0" w:rsidR="00CD112F" w:rsidRDefault="000656E2" w:rsidP="00975726">
      <w:pPr>
        <w:pStyle w:val="ListAlpha1"/>
        <w:tabs>
          <w:tab w:val="clear" w:pos="1080"/>
          <w:tab w:val="left" w:pos="1276"/>
        </w:tabs>
        <w:ind w:left="1134" w:firstLine="0"/>
      </w:pPr>
      <w:r w:rsidRPr="0010106F">
        <w:t xml:space="preserve">Qualified </w:t>
      </w:r>
      <w:r w:rsidR="00CD112F" w:rsidRPr="0010106F">
        <w:t>for use on austenitic stainless steel in accordance with ASTM C795.</w:t>
      </w:r>
    </w:p>
    <w:p w14:paraId="7FEC513D" w14:textId="6A16EEAC" w:rsidR="00CB5C4E" w:rsidRPr="004144D3" w:rsidRDefault="00CB5C4E" w:rsidP="00975726">
      <w:pPr>
        <w:pStyle w:val="ListAlpha1"/>
        <w:tabs>
          <w:tab w:val="clear" w:pos="1080"/>
          <w:tab w:val="left" w:pos="1276"/>
        </w:tabs>
        <w:ind w:left="1134" w:firstLine="0"/>
      </w:pPr>
      <w:ins w:id="3639" w:author="Tuleshov, Kurmanbek [Bolashak Atyrau Limited]" w:date="2022-10-20T13:43:00Z">
        <w:r w:rsidRPr="004144D3">
          <w:t>No flammable</w:t>
        </w:r>
      </w:ins>
      <w:ins w:id="3640" w:author="Tuleshov, Kurmanbek [Bolashak Atyrau Limited]" w:date="2022-10-21T09:23:00Z">
        <w:r w:rsidR="002B4CED" w:rsidRPr="00975726">
          <w:t xml:space="preserve"> materials shall be attached to the insulation</w:t>
        </w:r>
      </w:ins>
      <w:ins w:id="3641" w:author="Tuleshov, Kurmanbek [Bolashak Atyrau Limited]" w:date="2022-10-20T13:43:00Z">
        <w:r w:rsidRPr="004144D3">
          <w:t>.</w:t>
        </w:r>
      </w:ins>
    </w:p>
    <w:p w14:paraId="4BB645F5" w14:textId="17BF5A26" w:rsidR="00BC3FCF" w:rsidRPr="0010106F" w:rsidRDefault="00DF2334" w:rsidP="00975726">
      <w:pPr>
        <w:pStyle w:val="List1"/>
        <w:tabs>
          <w:tab w:val="clear" w:pos="1080"/>
        </w:tabs>
        <w:ind w:left="1134" w:hanging="283"/>
        <w:contextualSpacing/>
      </w:pPr>
      <w:r w:rsidRPr="0010106F">
        <w:t>Multi</w:t>
      </w:r>
      <w:r w:rsidRPr="0010106F">
        <w:rPr>
          <w:rFonts w:ascii="Cambria Math" w:hAnsi="Cambria Math" w:cs="Cambria Math"/>
        </w:rPr>
        <w:t>‐</w:t>
      </w:r>
      <w:r w:rsidRPr="0010106F">
        <w:t>layer rigid insulation including calcium silicate, cellular glass, mineral wool</w:t>
      </w:r>
    </w:p>
    <w:p w14:paraId="4BB645F6" w14:textId="77777777" w:rsidR="00BC3FCF" w:rsidRPr="0010106F" w:rsidRDefault="00DF2334" w:rsidP="00975726">
      <w:pPr>
        <w:pStyle w:val="List1"/>
        <w:numPr>
          <w:ilvl w:val="0"/>
          <w:numId w:val="0"/>
        </w:numPr>
        <w:tabs>
          <w:tab w:val="clear" w:pos="1080"/>
        </w:tabs>
        <w:ind w:left="1134"/>
        <w:contextualSpacing/>
      </w:pPr>
      <w:r w:rsidRPr="0010106F">
        <w:t>and expanded perlite pipe insulation shall be ordered factory nested</w:t>
      </w:r>
      <w:r w:rsidR="00CD112F" w:rsidRPr="0010106F">
        <w:t>.</w:t>
      </w:r>
    </w:p>
    <w:p w14:paraId="4BB645F7" w14:textId="77777777" w:rsidR="00CD112F" w:rsidRPr="0010106F" w:rsidRDefault="00CD112F" w:rsidP="00975726">
      <w:pPr>
        <w:pStyle w:val="List1"/>
        <w:ind w:left="1134" w:hanging="283"/>
      </w:pPr>
      <w:r w:rsidRPr="0010106F">
        <w:t>Manufacturer shall furnish a chemical analysis in accordance with ASTM C871.</w:t>
      </w:r>
    </w:p>
    <w:p w14:paraId="4BB645F8" w14:textId="77777777" w:rsidR="00CD112F" w:rsidRPr="0010106F" w:rsidRDefault="00CD112F" w:rsidP="00975726">
      <w:pPr>
        <w:pStyle w:val="List1"/>
        <w:ind w:left="1134" w:hanging="283"/>
      </w:pPr>
      <w:r w:rsidRPr="0010106F">
        <w:t>Adhesives, caulks, cements, mastics, sealers, labels, marking pens and tapes shall have a maximum leachable chloride content of less than 50 ppm when tested in accordance with ASTM C871.</w:t>
      </w:r>
    </w:p>
    <w:p w14:paraId="4BB645F9" w14:textId="77777777" w:rsidR="00CD112F" w:rsidRPr="0010106F" w:rsidRDefault="00CD112F" w:rsidP="00975726">
      <w:pPr>
        <w:pStyle w:val="List1"/>
        <w:ind w:left="1134" w:hanging="283"/>
      </w:pPr>
      <w:r w:rsidRPr="0010106F">
        <w:t>Joint sealer and vapour stop materials shall remain flexible throughout the service temperature range.</w:t>
      </w:r>
    </w:p>
    <w:p w14:paraId="4BB645FA" w14:textId="77777777" w:rsidR="00CD112F" w:rsidRPr="0010106F" w:rsidRDefault="00CD112F" w:rsidP="00975726">
      <w:pPr>
        <w:pStyle w:val="List1"/>
        <w:ind w:left="1134" w:hanging="283"/>
      </w:pPr>
      <w:r w:rsidRPr="0010106F">
        <w:t>Insulation shall be installed in accordance with the details in PIP INIH1000</w:t>
      </w:r>
    </w:p>
    <w:p w14:paraId="4BB645FB" w14:textId="77777777" w:rsidR="00CD112F" w:rsidRPr="0010106F" w:rsidRDefault="00CD112F" w:rsidP="00975726">
      <w:pPr>
        <w:pStyle w:val="List1"/>
        <w:ind w:left="1134" w:hanging="283"/>
      </w:pPr>
      <w:r w:rsidRPr="0010106F">
        <w:t>Fabricated insulation segments shall conform to ASTM C450</w:t>
      </w:r>
    </w:p>
    <w:p w14:paraId="4BB645FC" w14:textId="77777777" w:rsidR="00CD112F" w:rsidRPr="0010106F" w:rsidRDefault="00CD112F" w:rsidP="00975726">
      <w:pPr>
        <w:pStyle w:val="List1"/>
        <w:ind w:left="1134" w:hanging="283"/>
      </w:pPr>
      <w:r w:rsidRPr="0010106F">
        <w:t>Insulated substrates shall be coated, as required, in accordance with COM-SU-5191-TCO</w:t>
      </w:r>
      <w:r w:rsidRPr="0010106F" w:rsidDel="0069619A">
        <w:t xml:space="preserve"> </w:t>
      </w:r>
    </w:p>
    <w:p w14:paraId="4BB645FD" w14:textId="77777777" w:rsidR="00CD112F" w:rsidRPr="0010106F" w:rsidRDefault="00CD112F" w:rsidP="00712BCE">
      <w:pPr>
        <w:pStyle w:val="List1"/>
        <w:tabs>
          <w:tab w:val="clear" w:pos="1080"/>
        </w:tabs>
        <w:ind w:left="1134" w:hanging="425"/>
      </w:pPr>
      <w:r w:rsidRPr="0010106F">
        <w:t>The minimum insulation design thickness shall be 40 mm (1-1/2"), unless otherwise noted in this specification.</w:t>
      </w:r>
    </w:p>
    <w:p w14:paraId="4BB645FE" w14:textId="77777777" w:rsidR="00CD112F" w:rsidRPr="0010106F" w:rsidRDefault="00CD112F" w:rsidP="00712BCE">
      <w:pPr>
        <w:pStyle w:val="List1"/>
        <w:ind w:left="1134" w:hanging="425"/>
      </w:pPr>
      <w:r w:rsidRPr="0010106F">
        <w:lastRenderedPageBreak/>
        <w:t>In addition to the regular tools of the trade, the following tools are necessary to accomplish the work indicated in this specification :</w:t>
      </w:r>
    </w:p>
    <w:p w14:paraId="4BB645FF" w14:textId="77777777" w:rsidR="00D0332A" w:rsidRPr="0010106F" w:rsidRDefault="00CD112F" w:rsidP="00CA0575">
      <w:pPr>
        <w:pStyle w:val="ListAlpha1"/>
        <w:tabs>
          <w:tab w:val="clear" w:pos="1080"/>
          <w:tab w:val="left" w:pos="1418"/>
        </w:tabs>
        <w:ind w:left="1418" w:hanging="284"/>
      </w:pPr>
      <w:r w:rsidRPr="0010106F">
        <w:t>A strapping tool for band tightening of a size to accommodate the bands indicated in this specification.</w:t>
      </w:r>
    </w:p>
    <w:p w14:paraId="4BB64600" w14:textId="77777777" w:rsidR="00D0332A" w:rsidRPr="0010106F" w:rsidRDefault="00CD112F" w:rsidP="00CA0575">
      <w:pPr>
        <w:pStyle w:val="ListAlpha1"/>
        <w:tabs>
          <w:tab w:val="clear" w:pos="1080"/>
          <w:tab w:val="left" w:pos="1418"/>
        </w:tabs>
        <w:ind w:left="1418" w:hanging="284"/>
      </w:pPr>
      <w:r w:rsidRPr="0010106F">
        <w:t>A table model crimping tool and beading tool for working the edges of metal indicated in this specification.</w:t>
      </w:r>
    </w:p>
    <w:p w14:paraId="2F7FD04C" w14:textId="27A3AE24" w:rsidR="00923744" w:rsidRDefault="00CD112F" w:rsidP="00CA0575">
      <w:pPr>
        <w:pStyle w:val="ListAlpha1"/>
        <w:tabs>
          <w:tab w:val="clear" w:pos="1080"/>
          <w:tab w:val="left" w:pos="1418"/>
        </w:tabs>
        <w:ind w:left="1418" w:hanging="284"/>
      </w:pPr>
      <w:r w:rsidRPr="0010106F">
        <w:t>A power screwdriver with a torque adjuster so as not to strip the metal.</w:t>
      </w:r>
    </w:p>
    <w:p w14:paraId="2E49B5AE" w14:textId="6DDBD78D" w:rsidR="00923744" w:rsidRPr="004144D3" w:rsidRDefault="00923744" w:rsidP="00CA0575">
      <w:pPr>
        <w:pStyle w:val="List1"/>
        <w:tabs>
          <w:tab w:val="clear" w:pos="1080"/>
          <w:tab w:val="left" w:pos="1134"/>
        </w:tabs>
        <w:ind w:left="1134" w:hanging="425"/>
        <w:rPr>
          <w:ins w:id="3642" w:author="Tuleshov, Kurmanbek [Bolashak Atyrau Limited]" w:date="2022-09-26T16:35:00Z"/>
        </w:rPr>
      </w:pPr>
      <w:ins w:id="3643" w:author="Tuleshov, Kurmanbek [Bolashak Atyrau Limited]" w:date="2022-09-26T16:35:00Z">
        <w:r w:rsidRPr="004144D3">
          <w:t>Maximum use temperature shall be determined per ASTM C447.</w:t>
        </w:r>
      </w:ins>
    </w:p>
    <w:p w14:paraId="5CCBA68E" w14:textId="662C6DB9" w:rsidR="00923744" w:rsidRPr="00CA0575" w:rsidRDefault="00923744" w:rsidP="00CA0575">
      <w:pPr>
        <w:pStyle w:val="List1"/>
        <w:tabs>
          <w:tab w:val="clear" w:pos="1080"/>
          <w:tab w:val="left" w:pos="1134"/>
        </w:tabs>
        <w:ind w:left="1134" w:hanging="425"/>
        <w:rPr>
          <w:ins w:id="3644" w:author="Tuleshov, Kurmanbek [Bolashak Atyrau Limited]" w:date="2022-10-21T10:38:00Z"/>
        </w:rPr>
      </w:pPr>
      <w:ins w:id="3645" w:author="Tuleshov, Kurmanbek [Bolashak Atyrau Limited]" w:date="2022-09-26T16:35:00Z">
        <w:r w:rsidRPr="00CA0575">
          <w:t>For cylindrical applications, thermal conductivity values shall be per ASTM C335</w:t>
        </w:r>
      </w:ins>
      <w:ins w:id="3646" w:author="Tuleshov, Kurmanbek [Bolashak Atyrau Limited]" w:date="2022-10-05T09:31:00Z">
        <w:r w:rsidR="00E90711" w:rsidRPr="00CA0575">
          <w:t>.</w:t>
        </w:r>
      </w:ins>
    </w:p>
    <w:p w14:paraId="517A38DC" w14:textId="277CEF0F" w:rsidR="00A05D63" w:rsidRPr="004144D3" w:rsidRDefault="00A05D63" w:rsidP="00CA0575">
      <w:pPr>
        <w:pStyle w:val="List1"/>
        <w:tabs>
          <w:tab w:val="clear" w:pos="1080"/>
          <w:tab w:val="left" w:pos="1134"/>
        </w:tabs>
        <w:ind w:left="1134" w:hanging="425"/>
        <w:rPr>
          <w:ins w:id="3647" w:author="Tuleshov, Kurmanbek [Bolashak Atyrau Limited]" w:date="2022-09-26T16:35:00Z"/>
        </w:rPr>
      </w:pPr>
      <w:ins w:id="3648" w:author="Tuleshov, Kurmanbek [Bolashak Atyrau Limited]" w:date="2022-10-21T10:38:00Z">
        <w:r w:rsidRPr="00CA0575">
          <w:t>The insulation shall be water repellent quality when measured in accordance with BS 2972 Part 2.</w:t>
        </w:r>
      </w:ins>
    </w:p>
    <w:p w14:paraId="0BC18755" w14:textId="384DFB41" w:rsidR="00923744" w:rsidRPr="00CA0575" w:rsidRDefault="00923744">
      <w:pPr>
        <w:pStyle w:val="List1"/>
        <w:tabs>
          <w:tab w:val="clear" w:pos="1080"/>
          <w:tab w:val="left" w:pos="1134"/>
        </w:tabs>
        <w:ind w:left="1134" w:hanging="425"/>
        <w:jc w:val="both"/>
        <w:rPr>
          <w:ins w:id="3649" w:author="Tuleshov, Kurmanbek [Bolashak Atyrau Limited]" w:date="2022-09-26T16:35:00Z"/>
        </w:rPr>
        <w:pPrChange w:id="3650" w:author="Tuleshov, Kurmanbek [Bolashak Atyrau Limited]" w:date="2022-09-26T16:37:00Z">
          <w:pPr>
            <w:pStyle w:val="List1"/>
          </w:pPr>
        </w:pPrChange>
      </w:pPr>
      <w:ins w:id="3651" w:author="Tuleshov, Kurmanbek [Bolashak Atyrau Limited]" w:date="2022-09-26T16:35:00Z">
        <w:r w:rsidRPr="004144D3">
          <w:t xml:space="preserve">Insulation materials operating at temperatures below </w:t>
        </w:r>
      </w:ins>
      <w:ins w:id="3652" w:author="Tuleshov, Kurmanbek [Bolashak Atyrau Limited]" w:date="2022-09-29T16:07:00Z">
        <w:r w:rsidR="002B2B54" w:rsidRPr="004144D3">
          <w:t>260°C (</w:t>
        </w:r>
      </w:ins>
      <w:ins w:id="3653" w:author="Tuleshov, Kurmanbek [Bolashak Atyrau Limited]" w:date="2022-09-26T16:35:00Z">
        <w:r w:rsidRPr="004144D3">
          <w:t>500°F</w:t>
        </w:r>
      </w:ins>
      <w:ins w:id="3654" w:author="Tuleshov, Kurmanbek [Bolashak Atyrau Limited]" w:date="2022-09-29T16:07:00Z">
        <w:r w:rsidR="002B2B54" w:rsidRPr="004144D3">
          <w:t>)</w:t>
        </w:r>
      </w:ins>
      <w:ins w:id="3655" w:author="Tuleshov, Kurmanbek [Bolashak Atyrau Limited]" w:date="2022-09-26T16:35:00Z">
        <w:r w:rsidRPr="004144D3">
          <w:t xml:space="preserve"> shall be hydrophobic</w:t>
        </w:r>
      </w:ins>
      <w:ins w:id="3656" w:author="Tuleshov, Kurmanbek [Bolashak Atyrau Limited]" w:date="2022-09-26T16:36:00Z">
        <w:r w:rsidRPr="004144D3">
          <w:t xml:space="preserve"> </w:t>
        </w:r>
      </w:ins>
      <w:ins w:id="3657" w:author="Tuleshov, Kurmanbek [Bolashak Atyrau Limited]" w:date="2022-09-26T16:35:00Z">
        <w:r w:rsidRPr="00CA0575">
          <w:t>qualified using ASTM</w:t>
        </w:r>
      </w:ins>
      <w:ins w:id="3658" w:author="Tuleshov, Kurmanbek [Bolashak Atyrau Limited]" w:date="2022-09-26T16:37:00Z">
        <w:r w:rsidRPr="00CA0575">
          <w:t xml:space="preserve"> C1763 Procedures A, B, or C, depending on material type after heat soaking for 24 hours at </w:t>
        </w:r>
      </w:ins>
      <w:ins w:id="3659" w:author="Tuleshov, Kurmanbek [Bolashak Atyrau Limited]" w:date="2022-09-29T16:08:00Z">
        <w:r w:rsidR="009847F8" w:rsidRPr="00CA0575">
          <w:t xml:space="preserve">315°C </w:t>
        </w:r>
      </w:ins>
      <w:ins w:id="3660" w:author="Tuleshov, Kurmanbek [Bolashak Atyrau Limited]" w:date="2022-09-29T16:07:00Z">
        <w:r w:rsidR="009847F8" w:rsidRPr="00CA0575">
          <w:t>(</w:t>
        </w:r>
      </w:ins>
      <w:ins w:id="3661" w:author="Tuleshov, Kurmanbek [Bolashak Atyrau Limited]" w:date="2022-09-26T16:37:00Z">
        <w:r w:rsidRPr="00CA0575">
          <w:t>600°F</w:t>
        </w:r>
      </w:ins>
      <w:ins w:id="3662" w:author="Tuleshov, Kurmanbek [Bolashak Atyrau Limited]" w:date="2022-09-29T16:07:00Z">
        <w:r w:rsidR="009847F8" w:rsidRPr="00CA0575">
          <w:t>)</w:t>
        </w:r>
      </w:ins>
      <w:ins w:id="3663" w:author="Tuleshov, Kurmanbek [Bolashak Atyrau Limited]" w:date="2022-09-26T16:37:00Z">
        <w:r w:rsidRPr="00CA0575">
          <w:t>. Criteria shall be &lt;5 percent absorption/retention.</w:t>
        </w:r>
      </w:ins>
    </w:p>
    <w:p w14:paraId="4D5C6781" w14:textId="3B6A1816" w:rsidR="00923744" w:rsidRPr="00CA0575" w:rsidRDefault="00923744">
      <w:pPr>
        <w:pStyle w:val="List1"/>
        <w:tabs>
          <w:tab w:val="clear" w:pos="1080"/>
          <w:tab w:val="left" w:pos="1134"/>
        </w:tabs>
        <w:ind w:left="1134" w:hanging="425"/>
        <w:pPrChange w:id="3664" w:author="Tuleshov, Kurmanbek [Bolashak Atyrau Limited]" w:date="2022-10-11T00:19:00Z">
          <w:pPr>
            <w:pStyle w:val="ListAlpha1"/>
          </w:pPr>
        </w:pPrChange>
      </w:pPr>
      <w:ins w:id="3665" w:author="Tuleshov, Kurmanbek [Bolashak Atyrau Limited]" w:date="2022-09-26T16:35:00Z">
        <w:r w:rsidRPr="00CA0575">
          <w:t>Refractory ceramic fiber shall not be used as an externally insulation material due to its water absorbency.</w:t>
        </w:r>
      </w:ins>
    </w:p>
    <w:p w14:paraId="4BB64602" w14:textId="4EC10E39" w:rsidR="00D0332A" w:rsidRPr="0010106F" w:rsidRDefault="00CD112F" w:rsidP="00AD51BE">
      <w:pPr>
        <w:pStyle w:val="Heading2"/>
      </w:pPr>
      <w:bookmarkStart w:id="3666" w:name="_Toc322011378"/>
      <w:bookmarkStart w:id="3667" w:name="_Toc117352205"/>
      <w:r w:rsidRPr="0010106F">
        <w:t>Surface to be Insulated</w:t>
      </w:r>
      <w:bookmarkEnd w:id="3666"/>
      <w:bookmarkEnd w:id="3667"/>
    </w:p>
    <w:p w14:paraId="4BB64603" w14:textId="77777777" w:rsidR="00D0332A" w:rsidRPr="0010106F" w:rsidRDefault="00CD112F" w:rsidP="004144D3">
      <w:pPr>
        <w:pStyle w:val="List1"/>
        <w:numPr>
          <w:ilvl w:val="0"/>
          <w:numId w:val="56"/>
        </w:numPr>
        <w:ind w:left="1134" w:hanging="283"/>
      </w:pPr>
      <w:r w:rsidRPr="0010106F">
        <w:t>The surfaces of all tanks, vessels, columns, equipment and piping containing fluids or vapours shall be insulated when it is necessary to:</w:t>
      </w:r>
    </w:p>
    <w:p w14:paraId="4BB64604" w14:textId="77777777" w:rsidR="00D0332A" w:rsidRPr="0010106F" w:rsidRDefault="00CD112F" w:rsidP="004144D3">
      <w:pPr>
        <w:pStyle w:val="ListAlpha1"/>
        <w:ind w:left="1134" w:firstLine="0"/>
      </w:pPr>
      <w:r w:rsidRPr="0010106F">
        <w:t>Conserve heat.</w:t>
      </w:r>
    </w:p>
    <w:p w14:paraId="4BB64605" w14:textId="77777777" w:rsidR="00D0332A" w:rsidRPr="0010106F" w:rsidRDefault="00CD112F" w:rsidP="004144D3">
      <w:pPr>
        <w:pStyle w:val="ListAlpha1"/>
        <w:ind w:left="1134" w:firstLine="0"/>
      </w:pPr>
      <w:r w:rsidRPr="0010106F">
        <w:t>Maintain temperature for process control.</w:t>
      </w:r>
    </w:p>
    <w:p w14:paraId="4BB64606" w14:textId="77777777" w:rsidR="00D0332A" w:rsidRPr="0010106F" w:rsidRDefault="00CD112F" w:rsidP="004144D3">
      <w:pPr>
        <w:pStyle w:val="ListAlpha1"/>
        <w:ind w:left="1134" w:firstLine="0"/>
      </w:pPr>
      <w:r w:rsidRPr="0010106F">
        <w:t>Protect from frost and provide winterisation.</w:t>
      </w:r>
    </w:p>
    <w:p w14:paraId="4BB64607" w14:textId="77777777" w:rsidR="00D0332A" w:rsidRPr="0010106F" w:rsidRDefault="00CD112F" w:rsidP="004144D3">
      <w:pPr>
        <w:pStyle w:val="ListAlpha1"/>
        <w:ind w:left="1134" w:firstLine="0"/>
      </w:pPr>
      <w:r w:rsidRPr="0010106F">
        <w:t>Provide personnel protection.</w:t>
      </w:r>
    </w:p>
    <w:p w14:paraId="4BB64608" w14:textId="77777777" w:rsidR="00CD112F" w:rsidRPr="0010106F" w:rsidRDefault="00CD112F" w:rsidP="004144D3">
      <w:pPr>
        <w:pStyle w:val="List1"/>
        <w:tabs>
          <w:tab w:val="clear" w:pos="1080"/>
          <w:tab w:val="left" w:pos="993"/>
        </w:tabs>
        <w:ind w:left="1134" w:hanging="283"/>
      </w:pPr>
      <w:r w:rsidRPr="0010106F">
        <w:t>Hydrostatic tests on piping and equipment shall, if possible, be carried out prior to the installation of any insulation. If insulation is applied before testing, all weld areas and fitting etc., subject to test inspection shall be left exposed until the completion of testing.</w:t>
      </w:r>
    </w:p>
    <w:p w14:paraId="4BB64609" w14:textId="77777777" w:rsidR="00CD112F" w:rsidRPr="0010106F" w:rsidRDefault="00CD112F" w:rsidP="00F85E17">
      <w:pPr>
        <w:pStyle w:val="Heading1"/>
        <w:numPr>
          <w:ilvl w:val="0"/>
          <w:numId w:val="154"/>
        </w:numPr>
        <w:ind w:left="720" w:hanging="720"/>
        <w:rPr>
          <w:rFonts w:ascii="Arial" w:hAnsi="Arial"/>
        </w:rPr>
      </w:pPr>
      <w:bookmarkStart w:id="3668" w:name="_Toc322011379"/>
      <w:bookmarkStart w:id="3669" w:name="_Toc117352206"/>
      <w:r w:rsidRPr="0010106F">
        <w:rPr>
          <w:rFonts w:ascii="Arial" w:hAnsi="Arial"/>
        </w:rPr>
        <w:t>INSULATION TYPE CODES</w:t>
      </w:r>
      <w:bookmarkEnd w:id="3668"/>
      <w:bookmarkEnd w:id="3669"/>
    </w:p>
    <w:p w14:paraId="4BB6460A" w14:textId="77777777" w:rsidR="00CD112F" w:rsidRPr="0010106F" w:rsidRDefault="00CD112F" w:rsidP="000656E2">
      <w:pPr>
        <w:pStyle w:val="Heading2"/>
      </w:pPr>
      <w:bookmarkStart w:id="3670" w:name="_Toc322011380"/>
      <w:bookmarkStart w:id="3671" w:name="_Toc117352207"/>
      <w:r w:rsidRPr="0010106F">
        <w:t>Heat Conservation Insulation (HC)</w:t>
      </w:r>
      <w:bookmarkEnd w:id="3670"/>
      <w:bookmarkEnd w:id="3671"/>
    </w:p>
    <w:p w14:paraId="4BB6460B" w14:textId="77777777" w:rsidR="00CD112F" w:rsidRPr="0010106F" w:rsidRDefault="00CD112F" w:rsidP="004144D3">
      <w:pPr>
        <w:pStyle w:val="List1"/>
        <w:numPr>
          <w:ilvl w:val="0"/>
          <w:numId w:val="18"/>
        </w:numPr>
        <w:ind w:left="1134" w:hanging="283"/>
      </w:pPr>
      <w:r w:rsidRPr="0010106F">
        <w:t>Heat conservation insulation shall be designated with the code HC.</w:t>
      </w:r>
    </w:p>
    <w:p w14:paraId="4BB6460C" w14:textId="77777777" w:rsidR="00CD112F" w:rsidRPr="0010106F" w:rsidRDefault="00CD112F" w:rsidP="004144D3">
      <w:pPr>
        <w:pStyle w:val="List1"/>
        <w:ind w:left="1134" w:hanging="283"/>
      </w:pPr>
      <w:r w:rsidRPr="0010106F">
        <w:t>The primary consideration for using heat conservation insulation shall be economics.</w:t>
      </w:r>
    </w:p>
    <w:p w14:paraId="4BB6460D" w14:textId="77777777" w:rsidR="00CD112F" w:rsidRPr="0010106F" w:rsidRDefault="00CD112F" w:rsidP="004144D3">
      <w:pPr>
        <w:pStyle w:val="List1"/>
        <w:ind w:left="1134" w:hanging="283"/>
      </w:pPr>
      <w:r w:rsidRPr="0010106F">
        <w:t>Design of heat conservation insulation shall be based on the highest process operating temperature, average annual ambient climatic conditions and project economics.</w:t>
      </w:r>
    </w:p>
    <w:p w14:paraId="4BB6460E" w14:textId="77777777" w:rsidR="00CD112F" w:rsidRPr="0010106F" w:rsidRDefault="00CD112F" w:rsidP="000656E2">
      <w:pPr>
        <w:pStyle w:val="Heading2"/>
      </w:pPr>
      <w:bookmarkStart w:id="3672" w:name="_Toc322011381"/>
      <w:bookmarkStart w:id="3673" w:name="_Toc117352208"/>
      <w:r w:rsidRPr="0010106F">
        <w:t>Personnel Protection Insulation (PP)</w:t>
      </w:r>
      <w:bookmarkEnd w:id="3672"/>
      <w:bookmarkEnd w:id="3673"/>
    </w:p>
    <w:p w14:paraId="4BB6460F" w14:textId="7AD92C27" w:rsidR="00CD112F" w:rsidRDefault="00CD112F" w:rsidP="004144D3">
      <w:pPr>
        <w:pStyle w:val="List1"/>
        <w:numPr>
          <w:ilvl w:val="0"/>
          <w:numId w:val="239"/>
        </w:numPr>
        <w:tabs>
          <w:tab w:val="clear" w:pos="1080"/>
          <w:tab w:val="left" w:pos="1418"/>
        </w:tabs>
        <w:ind w:left="1134" w:hanging="283"/>
      </w:pPr>
      <w:r w:rsidRPr="0010106F">
        <w:t>Personnel protection insulation shall be designated with the code PP.</w:t>
      </w:r>
    </w:p>
    <w:p w14:paraId="787FCE39" w14:textId="104CABF3" w:rsidR="001A6071" w:rsidRPr="004144D3" w:rsidRDefault="001A6071">
      <w:pPr>
        <w:pStyle w:val="List1"/>
        <w:numPr>
          <w:ilvl w:val="0"/>
          <w:numId w:val="20"/>
        </w:numPr>
        <w:tabs>
          <w:tab w:val="clear" w:pos="1080"/>
          <w:tab w:val="left" w:pos="1418"/>
        </w:tabs>
        <w:ind w:left="1134" w:hanging="283"/>
        <w:pPrChange w:id="3674" w:author="Tuleshov, Kurmanbek [Bolashak Atyrau Limited]" w:date="2022-10-11T00:20:00Z">
          <w:pPr>
            <w:pStyle w:val="List1"/>
            <w:numPr>
              <w:numId w:val="20"/>
            </w:numPr>
          </w:pPr>
        </w:pPrChange>
      </w:pPr>
      <w:ins w:id="3675" w:author="Tuleshov, Kurmanbek [Bolashak Atyrau Limited]" w:date="2022-09-26T16:52:00Z">
        <w:r w:rsidRPr="004144D3">
          <w:rPr>
            <w:rPrChange w:id="3676" w:author="Tuleshov, Kurmanbek [Bolashak Atyrau Limited]" w:date="2022-10-10T21:51:00Z">
              <w:rPr>
                <w:rFonts w:ascii="Segoe UI" w:hAnsi="Segoe UI" w:cs="Segoe UI"/>
                <w:b/>
                <w:bCs/>
                <w:sz w:val="20"/>
                <w:szCs w:val="20"/>
              </w:rPr>
            </w:rPrChange>
          </w:rPr>
          <w:t>Personnel protection shall consist of insulation, shields, guards, or barriers.</w:t>
        </w:r>
      </w:ins>
    </w:p>
    <w:p w14:paraId="4BB64610" w14:textId="77777777" w:rsidR="00CD112F" w:rsidRPr="0010106F" w:rsidRDefault="00CD112F">
      <w:pPr>
        <w:pStyle w:val="List1"/>
        <w:tabs>
          <w:tab w:val="clear" w:pos="1080"/>
          <w:tab w:val="left" w:pos="1134"/>
          <w:tab w:val="left" w:pos="1418"/>
        </w:tabs>
        <w:ind w:left="1134" w:hanging="283"/>
        <w:pPrChange w:id="3677" w:author="Tuleshov, Kurmanbek [Bolashak Atyrau Limited]" w:date="2022-10-11T00:20:00Z">
          <w:pPr>
            <w:pStyle w:val="List1"/>
          </w:pPr>
        </w:pPrChange>
      </w:pPr>
      <w:r w:rsidRPr="0010106F">
        <w:t>The primary consideration for using personnel protection insulation shall be to limit the surface temperature to 60°C (140°F) in accordance with ASTM C1055, Figure 1, Threshold B for a 5 second exposure and SID-SU-5106-TCO.</w:t>
      </w:r>
    </w:p>
    <w:p w14:paraId="4BB64611" w14:textId="77777777" w:rsidR="00CD112F" w:rsidRPr="0010106F" w:rsidRDefault="00CD112F" w:rsidP="004144D3">
      <w:pPr>
        <w:pStyle w:val="List1"/>
        <w:numPr>
          <w:ilvl w:val="0"/>
          <w:numId w:val="20"/>
        </w:numPr>
        <w:tabs>
          <w:tab w:val="clear" w:pos="1080"/>
          <w:tab w:val="left" w:pos="1134"/>
          <w:tab w:val="left" w:pos="1418"/>
        </w:tabs>
        <w:ind w:left="1134" w:hanging="283"/>
      </w:pPr>
      <w:r w:rsidRPr="0010106F">
        <w:lastRenderedPageBreak/>
        <w:t>Design of personnel protection insulation shall be based on the highest process operating temperature, highest average annual summer dry bulb temperature and 1 m/s (2 mph) wind velocity.</w:t>
      </w:r>
    </w:p>
    <w:p w14:paraId="4BB64612" w14:textId="77777777" w:rsidR="00CD112F" w:rsidRPr="0010106F" w:rsidRDefault="00CD112F" w:rsidP="004144D3">
      <w:pPr>
        <w:pStyle w:val="List1"/>
        <w:numPr>
          <w:ilvl w:val="0"/>
          <w:numId w:val="20"/>
        </w:numPr>
        <w:tabs>
          <w:tab w:val="clear" w:pos="1080"/>
          <w:tab w:val="left" w:pos="851"/>
          <w:tab w:val="left" w:pos="1418"/>
        </w:tabs>
        <w:ind w:left="1134" w:hanging="283"/>
      </w:pPr>
      <w:r w:rsidRPr="0010106F">
        <w:t>Personnel protection insulation shall be used if the surface is in an area that is accessible to personnel. "Accessible area" is defined as an area in which personnel regularly perform duties other than maintenance during plant operation.</w:t>
      </w:r>
    </w:p>
    <w:p w14:paraId="4BB64613" w14:textId="77777777" w:rsidR="00CD112F" w:rsidRPr="0010106F" w:rsidRDefault="00CD112F" w:rsidP="004144D3">
      <w:pPr>
        <w:pStyle w:val="List1"/>
        <w:numPr>
          <w:ilvl w:val="0"/>
          <w:numId w:val="20"/>
        </w:numPr>
        <w:tabs>
          <w:tab w:val="clear" w:pos="1080"/>
          <w:tab w:val="left" w:pos="1418"/>
        </w:tabs>
        <w:ind w:left="1134" w:hanging="283"/>
      </w:pPr>
      <w:r w:rsidRPr="0010106F">
        <w:t>Insulation for personnel protection shall be required when the line service temperature exceeds 60ºC and is installed to meet the following conditions:</w:t>
      </w:r>
    </w:p>
    <w:p w14:paraId="4BB64614" w14:textId="77777777" w:rsidR="00D0332A" w:rsidRPr="0010106F" w:rsidRDefault="00CD112F" w:rsidP="004144D3">
      <w:pPr>
        <w:pStyle w:val="ListAlpha1"/>
        <w:tabs>
          <w:tab w:val="clear" w:pos="1080"/>
          <w:tab w:val="left" w:pos="1418"/>
        </w:tabs>
        <w:ind w:left="1418" w:hanging="284"/>
      </w:pPr>
      <w:r w:rsidRPr="0010106F">
        <w:t>Horizontal piping where bottom of pipe is below 2 metres above grade or a working level.</w:t>
      </w:r>
    </w:p>
    <w:p w14:paraId="4BB64615" w14:textId="77777777" w:rsidR="00D0332A" w:rsidRPr="0010106F" w:rsidRDefault="00CD112F" w:rsidP="004144D3">
      <w:pPr>
        <w:pStyle w:val="ListAlpha1"/>
        <w:tabs>
          <w:tab w:val="clear" w:pos="1080"/>
          <w:tab w:val="left" w:pos="1418"/>
        </w:tabs>
        <w:ind w:left="1418" w:hanging="284"/>
      </w:pPr>
      <w:r w:rsidRPr="0010106F">
        <w:t>Vertical piping, those portions of the pipe below 2 metres above grade or a working level.</w:t>
      </w:r>
    </w:p>
    <w:p w14:paraId="4BB64616" w14:textId="77777777" w:rsidR="00D0332A" w:rsidRPr="0010106F" w:rsidRDefault="00CD112F" w:rsidP="004144D3">
      <w:pPr>
        <w:pStyle w:val="ListAlpha1"/>
        <w:tabs>
          <w:tab w:val="clear" w:pos="1080"/>
          <w:tab w:val="left" w:pos="1418"/>
        </w:tabs>
        <w:ind w:left="1418" w:hanging="284"/>
      </w:pPr>
      <w:r w:rsidRPr="0010106F">
        <w:t>Piping adjacent to and within 600</w:t>
      </w:r>
      <w:r w:rsidR="000656E2" w:rsidRPr="0010106F">
        <w:t xml:space="preserve"> </w:t>
      </w:r>
      <w:r w:rsidRPr="0010106F">
        <w:t>mm of a working platform.</w:t>
      </w:r>
    </w:p>
    <w:p w14:paraId="4BB64617" w14:textId="77777777" w:rsidR="00D0332A" w:rsidRPr="0010106F" w:rsidRDefault="00CD112F" w:rsidP="004144D3">
      <w:pPr>
        <w:pStyle w:val="ListAlpha1"/>
        <w:tabs>
          <w:tab w:val="clear" w:pos="1080"/>
          <w:tab w:val="left" w:pos="1418"/>
        </w:tabs>
        <w:ind w:left="1418" w:hanging="284"/>
      </w:pPr>
      <w:r w:rsidRPr="0010106F">
        <w:t>Protection shall be provided from 150</w:t>
      </w:r>
      <w:r w:rsidR="000656E2" w:rsidRPr="0010106F">
        <w:t xml:space="preserve"> </w:t>
      </w:r>
      <w:r w:rsidRPr="0010106F">
        <w:t>mm to 2 metres above grade or at working level.</w:t>
      </w:r>
    </w:p>
    <w:p w14:paraId="4BB64618" w14:textId="77777777" w:rsidR="00D0332A" w:rsidRPr="0010106F" w:rsidRDefault="00CD112F" w:rsidP="004144D3">
      <w:pPr>
        <w:pStyle w:val="ListAlpha1"/>
        <w:tabs>
          <w:tab w:val="clear" w:pos="1080"/>
          <w:tab w:val="left" w:pos="1418"/>
        </w:tabs>
        <w:ind w:left="1418" w:hanging="284"/>
      </w:pPr>
      <w:r w:rsidRPr="0010106F">
        <w:t>Equipment/piping operating in the temperature range 50ºC - 120ºC, is particularly susceptible to external corrosion due to water soaked lagging. It is preferable where practicable, therefore, in the operating temperature range up to 120ºC., to afford protection by providing a stand-off barrier in the form of a grid such as weldmesh, without insulation inside.</w:t>
      </w:r>
    </w:p>
    <w:p w14:paraId="4BB64619" w14:textId="7BA98E9D" w:rsidR="00CD112F" w:rsidRPr="0010106F" w:rsidDel="00185481" w:rsidRDefault="00CD112F">
      <w:pPr>
        <w:pStyle w:val="List1"/>
        <w:numPr>
          <w:ilvl w:val="0"/>
          <w:numId w:val="20"/>
        </w:numPr>
        <w:tabs>
          <w:tab w:val="clear" w:pos="1080"/>
          <w:tab w:val="left" w:pos="851"/>
          <w:tab w:val="left" w:pos="1418"/>
        </w:tabs>
        <w:ind w:left="1134" w:hanging="283"/>
        <w:rPr>
          <w:del w:id="3678" w:author="Tuleshov, Kurmanbek [Bolashak Atyrau Limited]" w:date="2022-09-26T16:56:00Z"/>
        </w:rPr>
        <w:pPrChange w:id="3679" w:author="Tuleshov, Kurmanbek [Bolashak Atyrau Limited]" w:date="2022-10-07T15:15:00Z">
          <w:pPr>
            <w:pStyle w:val="List1"/>
            <w:numPr>
              <w:numId w:val="20"/>
            </w:numPr>
          </w:pPr>
        </w:pPrChange>
      </w:pPr>
      <w:del w:id="3680" w:author="Tuleshov, Kurmanbek [Bolashak Atyrau Limited]" w:date="2022-09-26T16:56:00Z">
        <w:r w:rsidRPr="0010106F" w:rsidDel="00185481">
          <w:delText>Expanded metal guards may be installed to protect personnel with prior written approval by the Company Representative.</w:delText>
        </w:r>
      </w:del>
    </w:p>
    <w:p w14:paraId="4BB6461A" w14:textId="7D0D759C" w:rsidR="00CD112F" w:rsidRPr="0010106F" w:rsidDel="00185481" w:rsidRDefault="00CD112F" w:rsidP="004144D3">
      <w:pPr>
        <w:pStyle w:val="List1"/>
        <w:numPr>
          <w:ilvl w:val="0"/>
          <w:numId w:val="20"/>
        </w:numPr>
        <w:tabs>
          <w:tab w:val="clear" w:pos="1080"/>
          <w:tab w:val="left" w:pos="1418"/>
        </w:tabs>
        <w:ind w:left="1134" w:hanging="283"/>
        <w:rPr>
          <w:del w:id="3681" w:author="Tuleshov, Kurmanbek [Bolashak Atyrau Limited]" w:date="2022-09-26T16:56:00Z"/>
        </w:rPr>
      </w:pPr>
      <w:del w:id="3682" w:author="Tuleshov, Kurmanbek [Bolashak Atyrau Limited]" w:date="2022-09-26T16:56:00Z">
        <w:r w:rsidRPr="0010106F" w:rsidDel="00185481">
          <w:delText>Expanded metal guards shall be fabricated and installed in accordance with the standoff distance as specified in the tables in Appendix I of this specification.</w:delText>
        </w:r>
      </w:del>
    </w:p>
    <w:p w14:paraId="4BB6461B" w14:textId="77777777" w:rsidR="00D0332A" w:rsidRPr="0010106F" w:rsidRDefault="00CD112F" w:rsidP="004144D3">
      <w:pPr>
        <w:pStyle w:val="List1"/>
        <w:numPr>
          <w:ilvl w:val="0"/>
          <w:numId w:val="48"/>
        </w:numPr>
        <w:tabs>
          <w:tab w:val="clear" w:pos="1080"/>
          <w:tab w:val="left" w:pos="1418"/>
        </w:tabs>
        <w:ind w:left="1134" w:hanging="283"/>
      </w:pPr>
      <w:r w:rsidRPr="0010106F">
        <w:t>Steam traps shall be insulated with removable covers or shall be personnel protected with a stand-off barrier, in the form of mesh guard.</w:t>
      </w:r>
    </w:p>
    <w:p w14:paraId="4BB6461D" w14:textId="62C1DFD2" w:rsidR="00CD112F" w:rsidRPr="0010106F" w:rsidRDefault="00CD112F" w:rsidP="004144D3">
      <w:pPr>
        <w:pStyle w:val="List1"/>
        <w:numPr>
          <w:ilvl w:val="0"/>
          <w:numId w:val="57"/>
        </w:numPr>
        <w:tabs>
          <w:tab w:val="clear" w:pos="1080"/>
          <w:tab w:val="left" w:pos="709"/>
          <w:tab w:val="left" w:pos="1418"/>
        </w:tabs>
        <w:ind w:left="1134" w:hanging="283"/>
      </w:pPr>
      <w:r w:rsidRPr="0010106F">
        <w:t>All trunnions that are accessible from grade or a platform where the header temperature exceeds 120 deg. C, shall be insulated for personnel protection.</w:t>
      </w:r>
    </w:p>
    <w:p w14:paraId="4BB6461E" w14:textId="2D3A642B" w:rsidR="00CD112F" w:rsidRPr="0010106F" w:rsidRDefault="00CD112F" w:rsidP="000656E2">
      <w:pPr>
        <w:pStyle w:val="Heading2"/>
      </w:pPr>
      <w:bookmarkStart w:id="3683" w:name="_Toc322011382"/>
      <w:bookmarkStart w:id="3684" w:name="_Toc117352209"/>
      <w:r w:rsidRPr="0010106F">
        <w:t>Fire Protection Insulation (FP)</w:t>
      </w:r>
      <w:bookmarkEnd w:id="3683"/>
      <w:bookmarkEnd w:id="3684"/>
    </w:p>
    <w:p w14:paraId="4BB6461F" w14:textId="77777777" w:rsidR="00CD112F" w:rsidRPr="0010106F" w:rsidRDefault="00CD112F" w:rsidP="004144D3">
      <w:pPr>
        <w:pStyle w:val="List1"/>
        <w:numPr>
          <w:ilvl w:val="0"/>
          <w:numId w:val="21"/>
        </w:numPr>
        <w:tabs>
          <w:tab w:val="clear" w:pos="1080"/>
          <w:tab w:val="left" w:pos="1134"/>
        </w:tabs>
        <w:ind w:left="1134" w:hanging="283"/>
      </w:pPr>
      <w:r w:rsidRPr="0010106F">
        <w:t>Fire protection insulation shall be designated with the code FP.</w:t>
      </w:r>
    </w:p>
    <w:p w14:paraId="4BB64620" w14:textId="77777777" w:rsidR="00CD112F" w:rsidRPr="0010106F" w:rsidRDefault="00CD112F" w:rsidP="004144D3">
      <w:pPr>
        <w:pStyle w:val="List1"/>
        <w:tabs>
          <w:tab w:val="clear" w:pos="1080"/>
          <w:tab w:val="left" w:pos="1134"/>
        </w:tabs>
        <w:ind w:left="1134" w:hanging="283"/>
      </w:pPr>
      <w:r w:rsidRPr="0010106F">
        <w:t>The primary consideration for use of fire protection insulation shall be sizing over pressure protection devices in a fire event.</w:t>
      </w:r>
    </w:p>
    <w:p w14:paraId="4BB64621" w14:textId="77777777" w:rsidR="00CD112F" w:rsidRPr="0010106F" w:rsidRDefault="00CD112F" w:rsidP="004144D3">
      <w:pPr>
        <w:pStyle w:val="List1"/>
        <w:tabs>
          <w:tab w:val="clear" w:pos="1080"/>
          <w:tab w:val="left" w:pos="1134"/>
        </w:tabs>
        <w:ind w:left="1134" w:hanging="283"/>
      </w:pPr>
      <w:r w:rsidRPr="0010106F">
        <w:t>Design of fire protection insulation shall satisfy the requirements of API RP 521.</w:t>
      </w:r>
    </w:p>
    <w:p w14:paraId="4BB64622" w14:textId="77777777" w:rsidR="00CD112F" w:rsidRPr="0010106F" w:rsidRDefault="00CD112F" w:rsidP="004144D3">
      <w:pPr>
        <w:pStyle w:val="List1"/>
        <w:tabs>
          <w:tab w:val="clear" w:pos="1080"/>
          <w:tab w:val="left" w:pos="1134"/>
        </w:tabs>
        <w:ind w:left="1134" w:hanging="283"/>
      </w:pPr>
      <w:r w:rsidRPr="0010106F">
        <w:t>Weather jacketing for fire protection insulation shall be stainless steel.</w:t>
      </w:r>
    </w:p>
    <w:p w14:paraId="4BB64623" w14:textId="77777777" w:rsidR="00AF615C" w:rsidRPr="0010106F" w:rsidRDefault="00AF615C" w:rsidP="00AF615C">
      <w:pPr>
        <w:pStyle w:val="Heading2"/>
      </w:pPr>
      <w:bookmarkStart w:id="3685" w:name="_Toc117352210"/>
      <w:r w:rsidRPr="0010106F">
        <w:t>Steam and Hot Water Insulation (HCPP)</w:t>
      </w:r>
      <w:bookmarkEnd w:id="3685"/>
    </w:p>
    <w:p w14:paraId="4BB64624" w14:textId="4290C6DF" w:rsidR="00C62978" w:rsidRPr="0010106F" w:rsidRDefault="00AF615C" w:rsidP="009435FA">
      <w:pPr>
        <w:pStyle w:val="Text1"/>
        <w:rPr>
          <w:color w:val="auto"/>
        </w:rPr>
      </w:pPr>
      <w:r w:rsidRPr="004144D3">
        <w:rPr>
          <w:color w:val="auto"/>
        </w:rPr>
        <w:t xml:space="preserve">Insulation code HCPP shall be applied to all steam and hot water piping having heat  conservation insulation as per Table </w:t>
      </w:r>
      <w:r w:rsidR="00E726A9" w:rsidRPr="004144D3">
        <w:rPr>
          <w:color w:val="auto"/>
        </w:rPr>
        <w:t>7</w:t>
      </w:r>
      <w:r w:rsidR="001E6C7B" w:rsidRPr="004144D3">
        <w:rPr>
          <w:color w:val="auto"/>
        </w:rPr>
        <w:t xml:space="preserve"> </w:t>
      </w:r>
      <w:r w:rsidRPr="004144D3">
        <w:rPr>
          <w:color w:val="auto"/>
        </w:rPr>
        <w:t>and where Personnel Protection is required, guard shall be per Section 6.2.</w:t>
      </w:r>
    </w:p>
    <w:p w14:paraId="4BB64625" w14:textId="77777777" w:rsidR="00CD112F" w:rsidRPr="0010106F" w:rsidRDefault="00CD112F" w:rsidP="00F85E17">
      <w:pPr>
        <w:pStyle w:val="Heading1"/>
        <w:numPr>
          <w:ilvl w:val="0"/>
          <w:numId w:val="154"/>
        </w:numPr>
        <w:ind w:left="720" w:hanging="720"/>
        <w:rPr>
          <w:rFonts w:ascii="Arial" w:hAnsi="Arial"/>
        </w:rPr>
      </w:pPr>
      <w:bookmarkStart w:id="3686" w:name="_Toc322011383"/>
      <w:bookmarkStart w:id="3687" w:name="_Toc117352211"/>
      <w:r w:rsidRPr="0010106F">
        <w:rPr>
          <w:rFonts w:ascii="Arial" w:hAnsi="Arial"/>
        </w:rPr>
        <w:t>EXTENT OF INSULATION</w:t>
      </w:r>
      <w:bookmarkEnd w:id="3686"/>
      <w:bookmarkEnd w:id="3687"/>
    </w:p>
    <w:p w14:paraId="4BB64626" w14:textId="77777777" w:rsidR="00CD112F" w:rsidRPr="0010106F" w:rsidRDefault="00CD112F" w:rsidP="005763F5">
      <w:pPr>
        <w:pStyle w:val="List1"/>
        <w:numPr>
          <w:ilvl w:val="0"/>
          <w:numId w:val="22"/>
        </w:numPr>
        <w:tabs>
          <w:tab w:val="clear" w:pos="1080"/>
          <w:tab w:val="left" w:pos="1134"/>
        </w:tabs>
        <w:ind w:left="1134" w:hanging="283"/>
      </w:pPr>
      <w:r w:rsidRPr="0010106F">
        <w:t>Lines and equipment to be insulated shall be specified by Purchaser.</w:t>
      </w:r>
    </w:p>
    <w:p w14:paraId="4BB64627" w14:textId="77777777" w:rsidR="00CD112F" w:rsidRPr="0010106F" w:rsidRDefault="00CD112F" w:rsidP="005763F5">
      <w:pPr>
        <w:pStyle w:val="List1"/>
        <w:tabs>
          <w:tab w:val="clear" w:pos="1080"/>
          <w:tab w:val="left" w:pos="1134"/>
        </w:tabs>
        <w:ind w:left="1134" w:hanging="283"/>
      </w:pPr>
      <w:r w:rsidRPr="0010106F">
        <w:t>Size, normal operating temperature, and thickness of insulation for lines and equipment to be insulated shall be specified by Purchaser.</w:t>
      </w:r>
    </w:p>
    <w:p w14:paraId="4BB64628" w14:textId="77777777" w:rsidR="00CD112F" w:rsidRPr="0010106F" w:rsidRDefault="00CD112F" w:rsidP="005763F5">
      <w:pPr>
        <w:pStyle w:val="List1"/>
        <w:tabs>
          <w:tab w:val="clear" w:pos="1080"/>
          <w:tab w:val="left" w:pos="1134"/>
        </w:tabs>
        <w:ind w:left="1134" w:hanging="283"/>
      </w:pPr>
      <w:r w:rsidRPr="0010106F">
        <w:t>Flow diagrams, line schedule, vessel and equipment lists, dimensional details and piping drawings shall be furnished by Purchaser.</w:t>
      </w:r>
    </w:p>
    <w:p w14:paraId="4BB64629" w14:textId="77777777" w:rsidR="00CD112F" w:rsidRPr="0010106F" w:rsidRDefault="00CD112F" w:rsidP="005763F5">
      <w:pPr>
        <w:pStyle w:val="List1"/>
        <w:tabs>
          <w:tab w:val="clear" w:pos="1080"/>
          <w:tab w:val="left" w:pos="1134"/>
        </w:tabs>
        <w:ind w:left="1134" w:hanging="283"/>
      </w:pPr>
      <w:r w:rsidRPr="0010106F">
        <w:t>Extent of insulation on vessels and/or equipment shall be specified by Designer on the data sheets in INSH1000, as applicable, subject to Purchaser approval.</w:t>
      </w:r>
    </w:p>
    <w:p w14:paraId="4BB6462A" w14:textId="77777777" w:rsidR="00CD112F" w:rsidRPr="0010106F" w:rsidRDefault="00CD112F" w:rsidP="005763F5">
      <w:pPr>
        <w:pStyle w:val="List1"/>
        <w:tabs>
          <w:tab w:val="clear" w:pos="1080"/>
          <w:tab w:val="left" w:pos="1134"/>
        </w:tabs>
        <w:ind w:left="1134" w:hanging="283"/>
      </w:pPr>
      <w:r w:rsidRPr="0010106F">
        <w:lastRenderedPageBreak/>
        <w:t>A list of lines, instruments, vessels, and operating equipment (e.g., pumps and instrument piping) to be heat traced shall be furnished by Purchaser on Line List. List shall include nominal sizes and thicknesses of insulation.</w:t>
      </w:r>
    </w:p>
    <w:p w14:paraId="4BB6462B" w14:textId="77777777" w:rsidR="00CD112F" w:rsidRPr="0010106F" w:rsidRDefault="00CD112F" w:rsidP="005763F5">
      <w:pPr>
        <w:pStyle w:val="List1"/>
        <w:tabs>
          <w:tab w:val="clear" w:pos="1080"/>
          <w:tab w:val="left" w:pos="1134"/>
        </w:tabs>
        <w:ind w:left="1134" w:hanging="283"/>
      </w:pPr>
      <w:r w:rsidRPr="0010106F">
        <w:t>Thickness of basic insulation on vessel heads shall be same as thickness of adjacent cylindrical section of vessel.</w:t>
      </w:r>
    </w:p>
    <w:p w14:paraId="4BB6462C" w14:textId="77777777" w:rsidR="00CD112F" w:rsidRPr="0010106F" w:rsidRDefault="00CD112F" w:rsidP="005763F5">
      <w:pPr>
        <w:pStyle w:val="List1"/>
        <w:tabs>
          <w:tab w:val="clear" w:pos="1080"/>
          <w:tab w:val="left" w:pos="1134"/>
        </w:tabs>
        <w:ind w:left="1134" w:hanging="283"/>
      </w:pPr>
      <w:r w:rsidRPr="0010106F">
        <w:t>Thickness of basic insulation on pipe fittings shall be same as thickness of adjoining pipe.</w:t>
      </w:r>
    </w:p>
    <w:p w14:paraId="4BB6462D" w14:textId="77777777" w:rsidR="00CD112F" w:rsidRPr="0010106F" w:rsidRDefault="00CD112F" w:rsidP="005763F5">
      <w:pPr>
        <w:pStyle w:val="List1"/>
        <w:tabs>
          <w:tab w:val="clear" w:pos="1080"/>
          <w:tab w:val="left" w:pos="1134"/>
        </w:tabs>
        <w:ind w:left="1134" w:hanging="283"/>
      </w:pPr>
      <w:r w:rsidRPr="0010106F">
        <w:t>Insulation thickness of heat exchangers shall be determined from average of inlet and outlet temperatures of particular section being insulated.</w:t>
      </w:r>
    </w:p>
    <w:p w14:paraId="4BB6462E" w14:textId="77777777" w:rsidR="00CD112F" w:rsidRPr="0010106F" w:rsidRDefault="00CD112F" w:rsidP="005763F5">
      <w:pPr>
        <w:pStyle w:val="List1"/>
        <w:tabs>
          <w:tab w:val="clear" w:pos="1080"/>
          <w:tab w:val="left" w:pos="1134"/>
        </w:tabs>
        <w:ind w:left="1134" w:hanging="283"/>
      </w:pPr>
      <w:r w:rsidRPr="0010106F">
        <w:t>If heater or exhaust stacks are to be externally insulated, thickness of insulation shall be computed to maintain flue gas temperature above dew point.</w:t>
      </w:r>
    </w:p>
    <w:p w14:paraId="27D478C2" w14:textId="3E447E31" w:rsidR="001A542D" w:rsidRPr="005763F5" w:rsidRDefault="001A542D" w:rsidP="005763F5">
      <w:pPr>
        <w:pStyle w:val="List1"/>
        <w:numPr>
          <w:ilvl w:val="0"/>
          <w:numId w:val="97"/>
        </w:numPr>
        <w:tabs>
          <w:tab w:val="clear" w:pos="1080"/>
          <w:tab w:val="left" w:pos="1134"/>
        </w:tabs>
        <w:ind w:left="1134" w:hanging="425"/>
        <w:rPr>
          <w:ins w:id="3688" w:author="Tuleshov, Kurmanbek [Bolashak Atyrau Limited]" w:date="2022-10-04T16:12:00Z"/>
          <w:rPrChange w:id="3689" w:author="Tuleshov, Kurmanbek [Bolashak Atyrau Limited]" w:date="2022-10-10T21:52:00Z">
            <w:rPr>
              <w:ins w:id="3690" w:author="Tuleshov, Kurmanbek [Bolashak Atyrau Limited]" w:date="2022-10-04T16:12:00Z"/>
              <w:color w:val="auto"/>
              <w:sz w:val="21"/>
              <w:szCs w:val="21"/>
            </w:rPr>
          </w:rPrChange>
        </w:rPr>
      </w:pPr>
      <w:ins w:id="3691" w:author="Tuleshov, Kurmanbek [Bolashak Atyrau Limited]" w:date="2022-10-04T16:12:00Z">
        <w:r w:rsidRPr="00434920">
          <w:t xml:space="preserve">Flanged joints shall not be insulated. If flange joints must be insulated, the procedure shall be in accordance </w:t>
        </w:r>
        <w:r w:rsidRPr="00434920">
          <w:rPr>
            <w:color w:val="2E2E2E"/>
          </w:rPr>
          <w:t xml:space="preserve">with </w:t>
        </w:r>
        <w:r w:rsidRPr="00141D5C">
          <w:t>PIM-SU-5209-TCO.</w:t>
        </w:r>
      </w:ins>
    </w:p>
    <w:p w14:paraId="4BB64630" w14:textId="77777777" w:rsidR="00CD112F" w:rsidRPr="0010106F" w:rsidRDefault="00CD112F" w:rsidP="005763F5">
      <w:pPr>
        <w:pStyle w:val="List1"/>
        <w:tabs>
          <w:tab w:val="clear" w:pos="1080"/>
          <w:tab w:val="left" w:pos="1134"/>
        </w:tabs>
        <w:ind w:left="1134" w:hanging="425"/>
      </w:pPr>
      <w:r w:rsidRPr="0010106F">
        <w:t>Relief valves and discharge lines shall not be insulated.</w:t>
      </w:r>
    </w:p>
    <w:p w14:paraId="4BB64631" w14:textId="77777777" w:rsidR="00CD112F" w:rsidRPr="0010106F" w:rsidRDefault="00CD112F" w:rsidP="005763F5">
      <w:pPr>
        <w:pStyle w:val="List1"/>
        <w:tabs>
          <w:tab w:val="clear" w:pos="1080"/>
          <w:tab w:val="left" w:pos="1134"/>
        </w:tabs>
        <w:ind w:left="1134" w:hanging="425"/>
      </w:pPr>
      <w:r w:rsidRPr="0010106F">
        <w:t>Manual drains and vents for vessels, mechanical equipment, and piping, including threaded and socket welded valves shall not be insulated unless heat traced.</w:t>
      </w:r>
    </w:p>
    <w:p w14:paraId="4BB64632" w14:textId="77777777" w:rsidR="00DF2334" w:rsidRPr="0010106F" w:rsidRDefault="00DF2334" w:rsidP="005763F5">
      <w:pPr>
        <w:pStyle w:val="List1"/>
        <w:tabs>
          <w:tab w:val="clear" w:pos="1080"/>
          <w:tab w:val="left" w:pos="1134"/>
        </w:tabs>
        <w:ind w:left="1134" w:hanging="425"/>
      </w:pPr>
      <w:r w:rsidRPr="0010106F">
        <w:t>Equipment and piping containing heat transfer fluids shall be insulated with</w:t>
      </w:r>
      <w:r w:rsidR="006918F7" w:rsidRPr="0010106F">
        <w:t xml:space="preserve"> </w:t>
      </w:r>
      <w:r w:rsidRPr="0010106F">
        <w:t>cellular glass or removable covers in accordance with PIP INSR1000.</w:t>
      </w:r>
    </w:p>
    <w:p w14:paraId="4BB64633" w14:textId="77777777" w:rsidR="00CD112F" w:rsidRPr="0010106F" w:rsidRDefault="00CD112F" w:rsidP="00F85E17">
      <w:pPr>
        <w:pStyle w:val="Heading1"/>
        <w:numPr>
          <w:ilvl w:val="0"/>
          <w:numId w:val="154"/>
        </w:numPr>
        <w:ind w:left="720" w:hanging="720"/>
        <w:rPr>
          <w:rFonts w:ascii="Arial" w:hAnsi="Arial"/>
        </w:rPr>
      </w:pPr>
      <w:bookmarkStart w:id="3692" w:name="_Toc322011384"/>
      <w:bookmarkStart w:id="3693" w:name="_Toc117352212"/>
      <w:r w:rsidRPr="0010106F">
        <w:rPr>
          <w:rFonts w:ascii="Arial" w:hAnsi="Arial"/>
        </w:rPr>
        <w:t>INSULATION MATERIALS</w:t>
      </w:r>
      <w:bookmarkEnd w:id="3692"/>
      <w:bookmarkEnd w:id="3693"/>
    </w:p>
    <w:p w14:paraId="4BB64634" w14:textId="77777777" w:rsidR="00CD112F" w:rsidRPr="0010106F" w:rsidRDefault="00CD112F" w:rsidP="000656E2">
      <w:pPr>
        <w:pStyle w:val="Heading2"/>
      </w:pPr>
      <w:bookmarkStart w:id="3694" w:name="_Toc322011385"/>
      <w:bookmarkStart w:id="3695" w:name="_Toc117352213"/>
      <w:r w:rsidRPr="0010106F">
        <w:t>Calcium Silicate</w:t>
      </w:r>
      <w:bookmarkEnd w:id="3694"/>
      <w:bookmarkEnd w:id="3695"/>
    </w:p>
    <w:p w14:paraId="4BB64635" w14:textId="4F444E22" w:rsidR="00CD112F" w:rsidRPr="0010106F" w:rsidRDefault="00CD112F" w:rsidP="00434920">
      <w:pPr>
        <w:pStyle w:val="List1"/>
        <w:numPr>
          <w:ilvl w:val="0"/>
          <w:numId w:val="23"/>
        </w:numPr>
        <w:tabs>
          <w:tab w:val="clear" w:pos="1080"/>
          <w:tab w:val="left" w:pos="1134"/>
        </w:tabs>
        <w:ind w:left="1134" w:hanging="283"/>
      </w:pPr>
      <w:r w:rsidRPr="0010106F">
        <w:t xml:space="preserve">Calcium silicate premolded pipe sections, curved segments, and flat block shall be suitable for hot face temperatures </w:t>
      </w:r>
      <w:r w:rsidR="00BD7EAA">
        <w:t xml:space="preserve">from </w:t>
      </w:r>
      <w:r w:rsidRPr="0010106F">
        <w:t xml:space="preserve"> 150°C</w:t>
      </w:r>
      <w:r w:rsidR="00F829AB" w:rsidRPr="0010106F">
        <w:t xml:space="preserve"> (300°F) </w:t>
      </w:r>
      <w:r w:rsidRPr="0010106F">
        <w:t xml:space="preserve">to </w:t>
      </w:r>
      <w:r w:rsidR="00F829AB" w:rsidRPr="0010106F">
        <w:t>54</w:t>
      </w:r>
      <w:r w:rsidRPr="0010106F">
        <w:t>0°C (1</w:t>
      </w:r>
      <w:r w:rsidR="00F829AB" w:rsidRPr="0010106F">
        <w:t>0</w:t>
      </w:r>
      <w:r w:rsidRPr="0010106F">
        <w:t>00°F) in accordance with ASTM C 533, Type I.</w:t>
      </w:r>
    </w:p>
    <w:p w14:paraId="4BB64636" w14:textId="77777777" w:rsidR="00CD112F" w:rsidRPr="0010106F" w:rsidRDefault="00CD112F" w:rsidP="00434920">
      <w:pPr>
        <w:pStyle w:val="List1"/>
        <w:numPr>
          <w:ilvl w:val="0"/>
          <w:numId w:val="23"/>
        </w:numPr>
        <w:tabs>
          <w:tab w:val="clear" w:pos="1080"/>
          <w:tab w:val="left" w:pos="1134"/>
        </w:tabs>
        <w:ind w:left="1134" w:hanging="283"/>
      </w:pPr>
      <w:r w:rsidRPr="0010106F">
        <w:t>Calcium silicate shall only be used for applications in continuous operation above 150°C (300°F).</w:t>
      </w:r>
    </w:p>
    <w:p w14:paraId="4BB64637" w14:textId="77777777" w:rsidR="00CD112F" w:rsidRPr="0010106F" w:rsidRDefault="00CD112F" w:rsidP="00434920">
      <w:pPr>
        <w:pStyle w:val="List1"/>
        <w:numPr>
          <w:ilvl w:val="0"/>
          <w:numId w:val="23"/>
        </w:numPr>
        <w:tabs>
          <w:tab w:val="clear" w:pos="1080"/>
          <w:tab w:val="left" w:pos="1134"/>
        </w:tabs>
        <w:ind w:left="1134" w:hanging="283"/>
      </w:pPr>
      <w:r w:rsidRPr="0010106F">
        <w:t>If curved segments are not commercially available, beveled lags shall be used.</w:t>
      </w:r>
    </w:p>
    <w:p w14:paraId="4BB64638" w14:textId="1D4023E9" w:rsidR="00CD112F" w:rsidRDefault="00CD112F" w:rsidP="00434920">
      <w:pPr>
        <w:pStyle w:val="List1"/>
        <w:numPr>
          <w:ilvl w:val="0"/>
          <w:numId w:val="23"/>
        </w:numPr>
        <w:tabs>
          <w:tab w:val="clear" w:pos="1080"/>
          <w:tab w:val="left" w:pos="1134"/>
        </w:tabs>
        <w:ind w:left="1134" w:hanging="283"/>
      </w:pPr>
      <w:r w:rsidRPr="0010106F">
        <w:t>Scored or v-grooved block shall not be used.</w:t>
      </w:r>
    </w:p>
    <w:p w14:paraId="40AE5233" w14:textId="1A739FCE" w:rsidR="00011B6F" w:rsidRPr="00141D5C" w:rsidRDefault="001A3F25" w:rsidP="00434920">
      <w:pPr>
        <w:pStyle w:val="List1"/>
        <w:numPr>
          <w:ilvl w:val="0"/>
          <w:numId w:val="23"/>
        </w:numPr>
        <w:tabs>
          <w:tab w:val="clear" w:pos="1080"/>
          <w:tab w:val="left" w:pos="1134"/>
        </w:tabs>
        <w:ind w:left="1134" w:hanging="283"/>
      </w:pPr>
      <w:ins w:id="3696" w:author="Tuleshov, Kurmanbek [Bolashak Atyrau Limited]" w:date="2022-09-27T14:42:00Z">
        <w:r w:rsidRPr="00434920">
          <w:rPr>
            <w:rPrChange w:id="3697" w:author="Tuleshov, Kurmanbek [Bolashak Atyrau Limited]" w:date="2022-10-10T00:42:00Z">
              <w:rPr>
                <w:rFonts w:ascii="Segoe UI" w:hAnsi="Segoe UI" w:cs="Segoe UI"/>
                <w:sz w:val="20"/>
                <w:szCs w:val="20"/>
              </w:rPr>
            </w:rPrChange>
          </w:rPr>
          <w:t>The insulation shall be infiltrated with an anti-wetting compound</w:t>
        </w:r>
      </w:ins>
      <w:ins w:id="3698" w:author="Tuleshov, Kurmanbek [Bolashak Atyrau Limited]" w:date="2022-10-05T10:27:00Z">
        <w:r w:rsidR="00AB6C6F" w:rsidRPr="00141D5C">
          <w:t>.</w:t>
        </w:r>
      </w:ins>
    </w:p>
    <w:p w14:paraId="4BB64639" w14:textId="241CC264" w:rsidR="00CD112F" w:rsidRPr="0010106F" w:rsidRDefault="00CD112F" w:rsidP="000656E2">
      <w:pPr>
        <w:pStyle w:val="Heading2"/>
      </w:pPr>
      <w:bookmarkStart w:id="3699" w:name="_Toc322011386"/>
      <w:bookmarkStart w:id="3700" w:name="_Toc117352214"/>
      <w:r w:rsidRPr="0010106F">
        <w:t>Cellular Glass</w:t>
      </w:r>
      <w:bookmarkEnd w:id="3699"/>
      <w:bookmarkEnd w:id="3700"/>
    </w:p>
    <w:p w14:paraId="4BB6463A" w14:textId="77777777" w:rsidR="00CD112F" w:rsidRPr="0010106F" w:rsidRDefault="00CD112F" w:rsidP="000656E2">
      <w:pPr>
        <w:pStyle w:val="Text1"/>
      </w:pPr>
      <w:r w:rsidRPr="0010106F">
        <w:t>Cellular glass prefabricated pipe sections, curved segments, and flat block shall be suitable for hot face temperatures to 430°C (800°F) in accordance with ASTM C 552 Grade 1.</w:t>
      </w:r>
    </w:p>
    <w:p w14:paraId="4BB6463B" w14:textId="77777777" w:rsidR="00CD112F" w:rsidRPr="0010106F" w:rsidRDefault="00CD112F" w:rsidP="000656E2">
      <w:pPr>
        <w:pStyle w:val="Heading2"/>
      </w:pPr>
      <w:bookmarkStart w:id="3701" w:name="_Toc322011387"/>
      <w:bookmarkStart w:id="3702" w:name="_Toc117352215"/>
      <w:r w:rsidRPr="0010106F">
        <w:t>Expanded Perlite</w:t>
      </w:r>
      <w:bookmarkEnd w:id="3701"/>
      <w:bookmarkEnd w:id="3702"/>
    </w:p>
    <w:p w14:paraId="4BB6463C" w14:textId="77777777" w:rsidR="00CD112F" w:rsidRPr="0010106F" w:rsidRDefault="00CD112F" w:rsidP="00BD4CEB">
      <w:pPr>
        <w:pStyle w:val="List1"/>
        <w:numPr>
          <w:ilvl w:val="0"/>
          <w:numId w:val="24"/>
        </w:numPr>
        <w:tabs>
          <w:tab w:val="clear" w:pos="1080"/>
          <w:tab w:val="left" w:pos="1134"/>
        </w:tabs>
        <w:ind w:left="1134" w:hanging="283"/>
      </w:pPr>
      <w:r w:rsidRPr="0010106F">
        <w:t xml:space="preserve">Expanded perlite premolded pipe sections, curved segments, and flat block shall be suitable for hot face temperatures from ambient to </w:t>
      </w:r>
      <w:r w:rsidR="00F829AB" w:rsidRPr="0010106F">
        <w:t>54</w:t>
      </w:r>
      <w:r w:rsidRPr="0010106F">
        <w:t>0°C (</w:t>
      </w:r>
      <w:r w:rsidR="00F829AB" w:rsidRPr="0010106F">
        <w:t>10</w:t>
      </w:r>
      <w:r w:rsidRPr="0010106F">
        <w:t>00°F) in accordance with ASTM C 610.</w:t>
      </w:r>
    </w:p>
    <w:p w14:paraId="4BB6463D" w14:textId="77777777" w:rsidR="00CD112F" w:rsidRPr="0010106F" w:rsidRDefault="00CD112F" w:rsidP="00BD4CEB">
      <w:pPr>
        <w:pStyle w:val="List1"/>
        <w:tabs>
          <w:tab w:val="clear" w:pos="1080"/>
          <w:tab w:val="left" w:pos="1134"/>
        </w:tabs>
        <w:ind w:left="1134" w:hanging="283"/>
      </w:pPr>
      <w:r w:rsidRPr="0010106F">
        <w:t>The nominal density shall be 190 kg/m</w:t>
      </w:r>
      <w:r w:rsidRPr="0010106F">
        <w:rPr>
          <w:vertAlign w:val="superscript"/>
        </w:rPr>
        <w:t>3</w:t>
      </w:r>
      <w:r w:rsidRPr="0010106F">
        <w:t xml:space="preserve"> (12 lb/ft</w:t>
      </w:r>
      <w:r w:rsidRPr="0010106F">
        <w:rPr>
          <w:vertAlign w:val="superscript"/>
        </w:rPr>
        <w:t>3</w:t>
      </w:r>
      <w:r w:rsidRPr="0010106F">
        <w:t>).</w:t>
      </w:r>
    </w:p>
    <w:p w14:paraId="4BB6463E" w14:textId="77777777" w:rsidR="0097390E" w:rsidRPr="0010106F" w:rsidRDefault="0097390E" w:rsidP="00BD4CEB">
      <w:pPr>
        <w:pStyle w:val="List1"/>
        <w:tabs>
          <w:tab w:val="clear" w:pos="1080"/>
          <w:tab w:val="left" w:pos="1134"/>
        </w:tabs>
        <w:ind w:left="1134" w:hanging="283"/>
      </w:pPr>
      <w:r w:rsidRPr="0010106F">
        <w:t>Expanded perlite insulation shall be infiltrated with an antiwetting compound.</w:t>
      </w:r>
    </w:p>
    <w:p w14:paraId="4BB6463F" w14:textId="77777777" w:rsidR="00CD112F" w:rsidRPr="0010106F" w:rsidRDefault="00CD112F" w:rsidP="00BD4CEB">
      <w:pPr>
        <w:pStyle w:val="List1"/>
        <w:tabs>
          <w:tab w:val="clear" w:pos="1080"/>
          <w:tab w:val="left" w:pos="1134"/>
        </w:tabs>
        <w:ind w:left="1134" w:hanging="283"/>
      </w:pPr>
      <w:r w:rsidRPr="0010106F">
        <w:t>If curved segments are not commercially available, beveled lags shall be used.</w:t>
      </w:r>
    </w:p>
    <w:p w14:paraId="4BB64640" w14:textId="77777777" w:rsidR="00CD112F" w:rsidRPr="0010106F" w:rsidRDefault="00CD112F" w:rsidP="00BD4CEB">
      <w:pPr>
        <w:pStyle w:val="List1"/>
        <w:tabs>
          <w:tab w:val="clear" w:pos="1080"/>
          <w:tab w:val="left" w:pos="1134"/>
        </w:tabs>
        <w:ind w:left="1134" w:hanging="283"/>
      </w:pPr>
      <w:r w:rsidRPr="0010106F">
        <w:t>Scored or v-grooved block shall not be used.</w:t>
      </w:r>
    </w:p>
    <w:p w14:paraId="4BB64641" w14:textId="77777777" w:rsidR="00CD112F" w:rsidRPr="0010106F" w:rsidRDefault="00CD112F" w:rsidP="000656E2">
      <w:pPr>
        <w:pStyle w:val="Heading2"/>
      </w:pPr>
      <w:bookmarkStart w:id="3703" w:name="_Toc322011388"/>
      <w:bookmarkStart w:id="3704" w:name="_Toc117352216"/>
      <w:r w:rsidRPr="0010106F">
        <w:lastRenderedPageBreak/>
        <w:t>Mineral Wool</w:t>
      </w:r>
      <w:bookmarkEnd w:id="3703"/>
      <w:bookmarkEnd w:id="3704"/>
    </w:p>
    <w:p w14:paraId="4BB64642" w14:textId="70FA3C60" w:rsidR="00CD112F" w:rsidRPr="00141D5C" w:rsidRDefault="00CD112F" w:rsidP="00141D5C">
      <w:pPr>
        <w:pStyle w:val="List1"/>
        <w:numPr>
          <w:ilvl w:val="0"/>
          <w:numId w:val="25"/>
        </w:numPr>
        <w:tabs>
          <w:tab w:val="clear" w:pos="1080"/>
          <w:tab w:val="left" w:pos="1134"/>
        </w:tabs>
        <w:ind w:left="1134" w:hanging="283"/>
      </w:pPr>
      <w:r w:rsidRPr="0010106F">
        <w:t xml:space="preserve">Mineral wool premolded pipe segments shall be suitable for hot face temperatures from </w:t>
      </w:r>
      <w:r w:rsidRPr="00141D5C">
        <w:t xml:space="preserve">ambient to </w:t>
      </w:r>
      <w:r w:rsidR="00F829AB" w:rsidRPr="00141D5C">
        <w:t>54</w:t>
      </w:r>
      <w:r w:rsidRPr="00141D5C">
        <w:t>0°C (1</w:t>
      </w:r>
      <w:r w:rsidR="00F829AB" w:rsidRPr="00141D5C">
        <w:t>0</w:t>
      </w:r>
      <w:r w:rsidRPr="00141D5C">
        <w:t xml:space="preserve">00°F) in accordance with ASTM C 547, </w:t>
      </w:r>
      <w:del w:id="3705" w:author="Tuleshov, Kurmanbek [Bolashak Atyrau Limited]" w:date="2022-09-30T16:07:00Z">
        <w:r w:rsidRPr="00141D5C" w:rsidDel="00A445F7">
          <w:delText>Class 3</w:delText>
        </w:r>
      </w:del>
      <w:ins w:id="3706" w:author="Tuleshov, Kurmanbek [Bolashak Atyrau Limited]" w:date="2022-09-30T16:07:00Z">
        <w:r w:rsidR="00A445F7" w:rsidRPr="00141D5C">
          <w:t xml:space="preserve"> Type</w:t>
        </w:r>
      </w:ins>
      <w:ins w:id="3707" w:author="Tuleshov, Kurmanbek [Bolashak Atyrau Limited]" w:date="2022-09-30T16:11:00Z">
        <w:r w:rsidR="00A445F7" w:rsidRPr="00141D5C">
          <w:t xml:space="preserve"> </w:t>
        </w:r>
      </w:ins>
      <w:ins w:id="3708" w:author="Tuleshov, Kurmanbek [Bolashak Atyrau Limited]" w:date="2022-09-30T16:16:00Z">
        <w:r w:rsidR="00986D4D" w:rsidRPr="00141D5C">
          <w:t>Ⅳ</w:t>
        </w:r>
      </w:ins>
      <w:ins w:id="3709" w:author="Tuleshov, Kurmanbek [Bolashak Atyrau Limited]" w:date="2022-09-30T16:08:00Z">
        <w:r w:rsidR="00A445F7" w:rsidRPr="00141D5C">
          <w:t>.</w:t>
        </w:r>
      </w:ins>
    </w:p>
    <w:p w14:paraId="4BB64643" w14:textId="7955911E" w:rsidR="00CD112F" w:rsidRPr="00141D5C" w:rsidDel="00146456" w:rsidRDefault="00CD112F" w:rsidP="00D52EA4">
      <w:pPr>
        <w:pStyle w:val="List1"/>
        <w:tabs>
          <w:tab w:val="clear" w:pos="1080"/>
          <w:tab w:val="left" w:pos="1134"/>
        </w:tabs>
        <w:ind w:left="1134" w:hanging="283"/>
        <w:rPr>
          <w:del w:id="3710" w:author="Tuleshov, Kurmanbek [Bolashak Atyrau Limited]" w:date="2022-09-28T17:04:00Z"/>
        </w:rPr>
      </w:pPr>
      <w:del w:id="3711" w:author="Tuleshov, Kurmanbek [Bolashak Atyrau Limited]" w:date="2022-09-28T17:04:00Z">
        <w:r w:rsidRPr="00141D5C" w:rsidDel="00146456">
          <w:delText>Mineral wool board v-grooved to fit exact pipe sizes, providing fiber compression in the grooves, and factory covered with reinforced glass fiber mat backing may be used in lieu of premolded pipe segments.</w:delText>
        </w:r>
      </w:del>
    </w:p>
    <w:p w14:paraId="4BB64644" w14:textId="59B93E1A" w:rsidR="00CD112F" w:rsidRPr="00141D5C" w:rsidRDefault="00CD112F" w:rsidP="00D52EA4">
      <w:pPr>
        <w:pStyle w:val="List1"/>
        <w:tabs>
          <w:tab w:val="clear" w:pos="1080"/>
          <w:tab w:val="left" w:pos="1134"/>
        </w:tabs>
        <w:ind w:left="1134" w:hanging="283"/>
      </w:pPr>
      <w:r w:rsidRPr="00141D5C">
        <w:t xml:space="preserve">Mineral wool </w:t>
      </w:r>
      <w:ins w:id="3712" w:author="Tuleshov, Kurmanbek [Bolashak Atyrau Limited]" w:date="2022-09-28T17:05:00Z">
        <w:r w:rsidR="00146456" w:rsidRPr="00141D5C">
          <w:t xml:space="preserve">mandrel wound </w:t>
        </w:r>
      </w:ins>
      <w:del w:id="3713" w:author="Tuleshov, Kurmanbek [Bolashak Atyrau Limited]" w:date="2022-10-05T10:28:00Z">
        <w:r w:rsidRPr="00141D5C" w:rsidDel="00A20F8E">
          <w:delText xml:space="preserve">sectional </w:delText>
        </w:r>
      </w:del>
      <w:r w:rsidRPr="00141D5C">
        <w:t>pipe insulation shall not be cut from board stock.</w:t>
      </w:r>
    </w:p>
    <w:p w14:paraId="4BB64645" w14:textId="77777777" w:rsidR="00CD112F" w:rsidRPr="0010106F" w:rsidRDefault="00CD112F" w:rsidP="00D52EA4">
      <w:pPr>
        <w:pStyle w:val="List1"/>
        <w:tabs>
          <w:tab w:val="clear" w:pos="1080"/>
          <w:tab w:val="left" w:pos="1134"/>
        </w:tabs>
        <w:ind w:left="1134" w:hanging="283"/>
      </w:pPr>
      <w:r w:rsidRPr="0010106F">
        <w:t>Mineral wool pipe insulation shall not be fabricated in wraparound style with fibers oriented perpendicular to the heated surface.</w:t>
      </w:r>
    </w:p>
    <w:p w14:paraId="4BB64646" w14:textId="6A0E8A35" w:rsidR="00CD112F" w:rsidRPr="0010106F" w:rsidRDefault="00CD112F" w:rsidP="00D52EA4">
      <w:pPr>
        <w:pStyle w:val="List1"/>
        <w:tabs>
          <w:tab w:val="clear" w:pos="1080"/>
          <w:tab w:val="left" w:pos="1134"/>
        </w:tabs>
        <w:ind w:left="1134" w:hanging="283"/>
      </w:pPr>
      <w:r w:rsidRPr="0010106F">
        <w:t xml:space="preserve">Mineral wool </w:t>
      </w:r>
      <w:r w:rsidRPr="00141D5C">
        <w:t xml:space="preserve">board shall be suitable for hot face temperatures from ambient to </w:t>
      </w:r>
      <w:r w:rsidR="00F829AB" w:rsidRPr="00141D5C">
        <w:t>54</w:t>
      </w:r>
      <w:r w:rsidRPr="00141D5C">
        <w:t>0°C</w:t>
      </w:r>
      <w:r w:rsidR="00F829AB" w:rsidRPr="00141D5C">
        <w:t xml:space="preserve"> (10</w:t>
      </w:r>
      <w:r w:rsidRPr="00141D5C">
        <w:t xml:space="preserve">00 °F) in accordance with ASTM C 612, Type </w:t>
      </w:r>
      <w:ins w:id="3714" w:author="Tuleshov, Kurmanbek [Bolashak Atyrau Limited]" w:date="2022-10-20T11:16:00Z">
        <w:r w:rsidR="007F7627" w:rsidRPr="00141D5C">
          <w:rPr>
            <w:rPrChange w:id="3715" w:author="Tuleshov, Kurmanbek [Bolashak Atyrau Limited]" w:date="2022-10-20T11:16:00Z">
              <w:rPr>
                <w:highlight w:val="green"/>
                <w:lang w:val="ru-RU"/>
              </w:rPr>
            </w:rPrChange>
          </w:rPr>
          <w:t>Ⅲ</w:t>
        </w:r>
      </w:ins>
      <w:ins w:id="3716" w:author="Tuleshov, Kurmanbek [Bolashak Atyrau Limited]" w:date="2022-10-05T09:14:00Z">
        <w:r w:rsidR="00CC0A5C" w:rsidRPr="00141D5C">
          <w:t xml:space="preserve"> </w:t>
        </w:r>
      </w:ins>
      <w:del w:id="3717" w:author="Tuleshov, Kurmanbek [Bolashak Atyrau Limited]" w:date="2022-10-04T16:13:00Z">
        <w:r w:rsidRPr="00141D5C" w:rsidDel="006B608B">
          <w:delText>4B</w:delText>
        </w:r>
      </w:del>
      <w:r w:rsidRPr="00141D5C">
        <w:t>, Category 2.</w:t>
      </w:r>
    </w:p>
    <w:p w14:paraId="4BB64647" w14:textId="77777777" w:rsidR="00CD112F" w:rsidRPr="0010106F" w:rsidRDefault="00CD112F" w:rsidP="00141D5C">
      <w:pPr>
        <w:pStyle w:val="List1"/>
        <w:tabs>
          <w:tab w:val="clear" w:pos="1080"/>
          <w:tab w:val="left" w:pos="1134"/>
        </w:tabs>
        <w:ind w:left="1134" w:hanging="283"/>
      </w:pPr>
      <w:r w:rsidRPr="0010106F">
        <w:t>Mineral wool shall:</w:t>
      </w:r>
    </w:p>
    <w:p w14:paraId="4BB64648" w14:textId="55315DAB" w:rsidR="00CD112F" w:rsidRPr="0010106F" w:rsidRDefault="00CD112F" w:rsidP="00D52EA4">
      <w:pPr>
        <w:pStyle w:val="ListAlpha1"/>
        <w:tabs>
          <w:tab w:val="clear" w:pos="1080"/>
          <w:tab w:val="left" w:pos="1418"/>
        </w:tabs>
        <w:ind w:left="1418" w:hanging="284"/>
      </w:pPr>
      <w:r w:rsidRPr="0010106F">
        <w:t xml:space="preserve">Be limited to maximum </w:t>
      </w:r>
      <w:r w:rsidRPr="00141D5C">
        <w:t xml:space="preserve">allowable shot content of </w:t>
      </w:r>
      <w:del w:id="3718" w:author="Tuleshov, Kurmanbek [Bolashak Atyrau Limited]" w:date="2022-09-27T14:58:00Z">
        <w:r w:rsidRPr="00141D5C" w:rsidDel="00DB01A7">
          <w:delText>30</w:delText>
        </w:r>
      </w:del>
      <w:ins w:id="3719" w:author="Tuleshov, Kurmanbek [Bolashak Atyrau Limited]" w:date="2022-09-27T14:58:00Z">
        <w:r w:rsidR="00DB01A7" w:rsidRPr="00141D5C">
          <w:t>25</w:t>
        </w:r>
      </w:ins>
      <w:r w:rsidRPr="00141D5C">
        <w:t>%, calculated per ASTM C 612, Annex A1. Regardless of actual shot content, delivered density of material shall not be less than 120 kg/m</w:t>
      </w:r>
      <w:r w:rsidRPr="00141D5C">
        <w:rPr>
          <w:vertAlign w:val="superscript"/>
        </w:rPr>
        <w:t>3</w:t>
      </w:r>
      <w:r w:rsidRPr="00141D5C">
        <w:t xml:space="preserve"> (7 lb/ft</w:t>
      </w:r>
      <w:r w:rsidRPr="00141D5C">
        <w:rPr>
          <w:vertAlign w:val="superscript"/>
        </w:rPr>
        <w:t>3</w:t>
      </w:r>
      <w:r w:rsidRPr="00141D5C">
        <w:t xml:space="preserve">). If shot content is less than </w:t>
      </w:r>
      <w:del w:id="3720" w:author="Tuleshov, Kurmanbek [Bolashak Atyrau Limited]" w:date="2022-09-27T14:58:00Z">
        <w:r w:rsidRPr="00141D5C" w:rsidDel="004D4B49">
          <w:delText>30</w:delText>
        </w:r>
      </w:del>
      <w:ins w:id="3721" w:author="Tuleshov, Kurmanbek [Bolashak Atyrau Limited]" w:date="2022-09-27T14:58:00Z">
        <w:r w:rsidR="004D4B49" w:rsidRPr="00141D5C">
          <w:t>25</w:t>
        </w:r>
      </w:ins>
      <w:r w:rsidRPr="00141D5C">
        <w:t xml:space="preserve">%, as indicated in ASTM C 612, </w:t>
      </w:r>
      <w:del w:id="3722" w:author="Tuleshov, Kurmanbek [Bolashak Atyrau Limited]" w:date="2022-10-04T16:15:00Z">
        <w:r w:rsidRPr="00141D5C" w:rsidDel="00A414F1">
          <w:delText>paragraph 6.1.3.1</w:delText>
        </w:r>
      </w:del>
      <w:r w:rsidRPr="00141D5C">
        <w:t>, material manufacturer shall not adjust delivered density</w:t>
      </w:r>
      <w:r w:rsidRPr="0010106F">
        <w:t>.</w:t>
      </w:r>
    </w:p>
    <w:p w14:paraId="4BB64649" w14:textId="77777777" w:rsidR="00CD112F" w:rsidRPr="0010106F" w:rsidRDefault="00CD112F" w:rsidP="00D52EA4">
      <w:pPr>
        <w:pStyle w:val="ListAlpha1"/>
        <w:tabs>
          <w:tab w:val="clear" w:pos="1080"/>
          <w:tab w:val="left" w:pos="1418"/>
        </w:tabs>
        <w:ind w:left="1418" w:hanging="284"/>
      </w:pPr>
      <w:r w:rsidRPr="0010106F">
        <w:t>Have pH of 6.0 to 8.0.</w:t>
      </w:r>
    </w:p>
    <w:p w14:paraId="4BB6464A" w14:textId="77777777" w:rsidR="00CD112F" w:rsidRPr="0010106F" w:rsidRDefault="00CD112F" w:rsidP="00141D5C">
      <w:pPr>
        <w:pStyle w:val="ListAlpha1"/>
        <w:tabs>
          <w:tab w:val="clear" w:pos="1080"/>
          <w:tab w:val="left" w:pos="1418"/>
        </w:tabs>
        <w:ind w:left="1418" w:hanging="284"/>
      </w:pPr>
      <w:r w:rsidRPr="0010106F">
        <w:t>Be silicone treated.</w:t>
      </w:r>
    </w:p>
    <w:p w14:paraId="4BB6464B" w14:textId="77777777" w:rsidR="00CD112F" w:rsidRPr="0010106F" w:rsidRDefault="00CD112F" w:rsidP="00141D5C">
      <w:pPr>
        <w:pStyle w:val="List1"/>
        <w:tabs>
          <w:tab w:val="clear" w:pos="1080"/>
          <w:tab w:val="left" w:pos="1134"/>
        </w:tabs>
        <w:ind w:left="1134" w:hanging="283"/>
      </w:pPr>
      <w:r w:rsidRPr="0010106F">
        <w:t>All horizontal vessels, exchangers and vessel shells shall be insulated with rigid preformed mineral wool lags and slabs. For equipment less than 3.5 metre diameter, cut the lags to the equipment radius with beveled vertical joints for complete closure.</w:t>
      </w:r>
    </w:p>
    <w:p w14:paraId="4BB6464C" w14:textId="7B032D8F" w:rsidR="00CD112F" w:rsidRDefault="00CD112F" w:rsidP="00D52EA4">
      <w:pPr>
        <w:pStyle w:val="List1"/>
        <w:tabs>
          <w:tab w:val="clear" w:pos="1080"/>
          <w:tab w:val="left" w:pos="1134"/>
        </w:tabs>
        <w:ind w:left="1134" w:hanging="283"/>
      </w:pPr>
      <w:r w:rsidRPr="0010106F">
        <w:t>Protect the bottom heads of vertical vessels within a skirt by insulating with mineral wool blankets reinforced with 25</w:t>
      </w:r>
      <w:r w:rsidR="000656E2" w:rsidRPr="0010106F">
        <w:t xml:space="preserve"> </w:t>
      </w:r>
      <w:r w:rsidRPr="0010106F">
        <w:t>mm hexagonal mesh stainless steel and weatherproof with a hard setting hydraulic cement, mesh wire reinforced as specified.</w:t>
      </w:r>
      <w:r w:rsidRPr="0010106F" w:rsidDel="00A34490">
        <w:t xml:space="preserve"> </w:t>
      </w:r>
    </w:p>
    <w:p w14:paraId="43F7B398" w14:textId="1E2C3CA4" w:rsidR="00AD346F" w:rsidRPr="00141D5C" w:rsidRDefault="00AD346F">
      <w:pPr>
        <w:pStyle w:val="List1"/>
        <w:tabs>
          <w:tab w:val="clear" w:pos="1080"/>
          <w:tab w:val="left" w:pos="1134"/>
        </w:tabs>
        <w:ind w:left="1134" w:hanging="283"/>
        <w:rPr>
          <w:ins w:id="3723" w:author="Tuleshov, Kurmanbek [Bolashak Atyrau Limited]" w:date="2022-09-27T15:10:00Z"/>
        </w:rPr>
        <w:pPrChange w:id="3724" w:author="Tuleshov, Kurmanbek [Bolashak Atyrau Limited]" w:date="2022-10-05T10:36:00Z">
          <w:pPr>
            <w:pStyle w:val="List1"/>
            <w:tabs>
              <w:tab w:val="clear" w:pos="1080"/>
              <w:tab w:val="left" w:pos="1134"/>
            </w:tabs>
          </w:pPr>
        </w:pPrChange>
      </w:pPr>
      <w:ins w:id="3725" w:author="Tuleshov, Kurmanbek [Bolashak Atyrau Limited]" w:date="2022-09-27T15:01:00Z">
        <w:r w:rsidRPr="00D05B4A">
          <w:t>Mineral wool shall be infiltrated with an anti-wetting compound and demonstrate hydrophobicity per BSI BS</w:t>
        </w:r>
      </w:ins>
      <w:ins w:id="3726" w:author="Tuleshov, Kurmanbek [Bolashak Atyrau Limited]" w:date="2022-09-27T15:02:00Z">
        <w:r w:rsidRPr="00141D5C">
          <w:t xml:space="preserve"> EN ISO 29767 for board and BSI BS EN13472 for pipe when used at temperatures below its compound degradation</w:t>
        </w:r>
        <w:r w:rsidR="0012000B" w:rsidRPr="00141D5C">
          <w:t xml:space="preserve"> temperature.</w:t>
        </w:r>
      </w:ins>
    </w:p>
    <w:p w14:paraId="707755AA" w14:textId="465A4D5C" w:rsidR="00201F87" w:rsidRPr="00141D5C" w:rsidRDefault="009C7503" w:rsidP="00D52EA4">
      <w:pPr>
        <w:pStyle w:val="List1"/>
        <w:tabs>
          <w:tab w:val="clear" w:pos="1080"/>
          <w:tab w:val="left" w:pos="1134"/>
        </w:tabs>
        <w:ind w:left="1134" w:hanging="283"/>
        <w:rPr>
          <w:ins w:id="3727" w:author="Tuleshov, Kurmanbek [Bolashak Atyrau Limited]" w:date="2022-09-29T09:20:00Z"/>
        </w:rPr>
      </w:pPr>
      <w:ins w:id="3728" w:author="Tuleshov, Kurmanbek [Bolashak Atyrau Limited]" w:date="2022-09-27T15:10:00Z">
        <w:r w:rsidRPr="00141D5C">
          <w:t>Water retention shall be defined per IOGP S-738.</w:t>
        </w:r>
      </w:ins>
    </w:p>
    <w:p w14:paraId="3C5A253C" w14:textId="5A6FEEA0" w:rsidR="00201F87" w:rsidRPr="00141D5C" w:rsidRDefault="00201F87" w:rsidP="0025376E">
      <w:pPr>
        <w:pStyle w:val="List1"/>
        <w:tabs>
          <w:tab w:val="clear" w:pos="1080"/>
          <w:tab w:val="left" w:pos="1134"/>
        </w:tabs>
        <w:ind w:left="1134" w:hanging="425"/>
      </w:pPr>
      <w:ins w:id="3729" w:author="Tuleshov, Kurmanbek [Bolashak Atyrau Limited]" w:date="2022-09-29T09:20:00Z">
        <w:r w:rsidRPr="00141D5C">
          <w:t xml:space="preserve">The amount of water-soluble chloride in Mineral Wool insulation shall not exceed 14mg per kg material, when measured in accordance with BS 2972 Part 22. </w:t>
        </w:r>
      </w:ins>
    </w:p>
    <w:p w14:paraId="4BB6464D" w14:textId="2CB513D6" w:rsidR="00307C9D" w:rsidRPr="0010106F" w:rsidDel="00D53719" w:rsidRDefault="00307C9D" w:rsidP="000656E2">
      <w:pPr>
        <w:pStyle w:val="Heading2"/>
        <w:rPr>
          <w:del w:id="3730" w:author="Tuleshov, Kurmanbek [Bolashak Atyrau Limited]" w:date="2022-10-20T15:33:00Z"/>
        </w:rPr>
      </w:pPr>
      <w:bookmarkStart w:id="3731" w:name="_Toc117352217"/>
      <w:bookmarkStart w:id="3732" w:name="_Toc322011389"/>
      <w:del w:id="3733" w:author="Tuleshov, Kurmanbek [Bolashak Atyrau Limited]" w:date="2022-10-28T15:06:00Z">
        <w:r w:rsidRPr="0010106F" w:rsidDel="00260E13">
          <w:delText>Aerogel</w:delText>
        </w:r>
      </w:del>
      <w:bookmarkEnd w:id="3731"/>
    </w:p>
    <w:p w14:paraId="11CBA7E4" w14:textId="3D66568A" w:rsidR="00E52C62" w:rsidDel="00C11E3E" w:rsidRDefault="00881C40">
      <w:pPr>
        <w:pStyle w:val="Heading2"/>
        <w:rPr>
          <w:del w:id="3734" w:author="Tuleshov, Kurmanbek [Bolashak Atyrau Limited]" w:date="2022-09-27T15:10:00Z"/>
        </w:rPr>
        <w:pPrChange w:id="3735" w:author="Tuleshov, Kurmanbek [Bolashak Atyrau Limited]" w:date="2022-10-20T15:33:00Z">
          <w:pPr>
            <w:pStyle w:val="List1"/>
            <w:numPr>
              <w:numId w:val="0"/>
            </w:numPr>
            <w:tabs>
              <w:tab w:val="clear" w:pos="1080"/>
              <w:tab w:val="left" w:pos="709"/>
            </w:tabs>
            <w:ind w:left="0" w:firstLine="0"/>
          </w:pPr>
        </w:pPrChange>
      </w:pPr>
      <w:bookmarkStart w:id="3736" w:name="_Toc117352218"/>
      <w:del w:id="3737" w:author="Tuleshov, Kurmanbek [Bolashak Atyrau Limited]" w:date="2022-09-27T15:10:00Z">
        <w:r w:rsidRPr="00377EDE" w:rsidDel="008E7526">
          <w:delText>Aerogel insulation is the preferred insulation for TCO.</w:delText>
        </w:r>
        <w:bookmarkEnd w:id="3736"/>
        <w:r w:rsidR="00E52C62" w:rsidDel="008E7526">
          <w:delText xml:space="preserve"> </w:delText>
        </w:r>
      </w:del>
    </w:p>
    <w:p w14:paraId="1A12C932" w14:textId="35550D7E" w:rsidR="00C11E3E" w:rsidRDefault="00260E13">
      <w:pPr>
        <w:pStyle w:val="Heading2"/>
        <w:rPr>
          <w:ins w:id="3738" w:author="Tuleshov, Kurmanbek [Bolashak Atyrau Limited]" w:date="2022-10-20T11:16:00Z"/>
        </w:rPr>
        <w:pPrChange w:id="3739" w:author="Tuleshov, Kurmanbek [Bolashak Atyrau Limited]" w:date="2022-10-20T15:33:00Z">
          <w:pPr>
            <w:ind w:firstLine="357"/>
          </w:pPr>
        </w:pPrChange>
      </w:pPr>
      <w:bookmarkStart w:id="3740" w:name="_Toc117352219"/>
      <w:bookmarkEnd w:id="3740"/>
      <w:ins w:id="3741" w:author="Tuleshov, Kurmanbek [Bolashak Atyrau Limited]" w:date="2022-10-28T15:06:00Z">
        <w:r>
          <w:t>Flexible Aerogel</w:t>
        </w:r>
      </w:ins>
    </w:p>
    <w:p w14:paraId="14BF78C2" w14:textId="51A0DEB4" w:rsidR="00C11E3E" w:rsidRPr="006047E0" w:rsidRDefault="006412FA" w:rsidP="006047E0">
      <w:pPr>
        <w:pStyle w:val="List1"/>
        <w:numPr>
          <w:ilvl w:val="0"/>
          <w:numId w:val="294"/>
        </w:numPr>
        <w:tabs>
          <w:tab w:val="clear" w:pos="1080"/>
          <w:tab w:val="left" w:pos="1134"/>
        </w:tabs>
        <w:ind w:left="1134" w:hanging="283"/>
        <w:rPr>
          <w:ins w:id="3742" w:author="Tuleshov, Kurmanbek [Bolashak Atyrau Limited]" w:date="2022-10-20T11:17:00Z"/>
          <w:rPrChange w:id="3743" w:author="Tuleshov, Kurmanbek [Bolashak Atyrau Limited]" w:date="2022-10-20T15:45:00Z">
            <w:rPr>
              <w:ins w:id="3744" w:author="Tuleshov, Kurmanbek [Bolashak Atyrau Limited]" w:date="2022-10-20T11:17:00Z"/>
              <w:highlight w:val="yellow"/>
            </w:rPr>
          </w:rPrChange>
        </w:rPr>
      </w:pPr>
      <w:ins w:id="3745" w:author="Tuleshov, Kurmanbek [Bolashak Atyrau Limited]" w:date="2022-10-20T15:45:00Z">
        <w:r w:rsidRPr="006047E0">
          <w:rPr>
            <w:color w:val="auto"/>
            <w:lang w:eastAsia="en-GB"/>
            <w:rPrChange w:id="3746" w:author="Tuleshov, Kurmanbek [Bolashak Atyrau Limited]" w:date="2022-10-20T17:33:00Z">
              <w:rPr/>
            </w:rPrChange>
          </w:rPr>
          <w:t>The application of aerogel insulation shall be submitted to the Company Representative for review and approval</w:t>
        </w:r>
      </w:ins>
      <w:ins w:id="3747" w:author="Tuleshov, Kurmanbek [Bolashak Atyrau Limited]" w:date="2022-10-20T15:44:00Z">
        <w:r w:rsidR="006A7E3C" w:rsidRPr="006047E0">
          <w:rPr>
            <w:rPrChange w:id="3748" w:author="Tuleshov, Kurmanbek [Bolashak Atyrau Limited]" w:date="2022-10-20T15:45:00Z">
              <w:rPr>
                <w:highlight w:val="green"/>
                <w:lang w:val="ru-RU"/>
              </w:rPr>
            </w:rPrChange>
          </w:rPr>
          <w:t xml:space="preserve">. </w:t>
        </w:r>
      </w:ins>
    </w:p>
    <w:p w14:paraId="4BB6464F" w14:textId="6E036ED3" w:rsidR="00BC3FCF" w:rsidRPr="006047E0" w:rsidDel="00C11E3E" w:rsidRDefault="00E52C62" w:rsidP="006047E0">
      <w:pPr>
        <w:pStyle w:val="List1"/>
        <w:numPr>
          <w:ilvl w:val="0"/>
          <w:numId w:val="294"/>
        </w:numPr>
        <w:tabs>
          <w:tab w:val="clear" w:pos="1080"/>
          <w:tab w:val="left" w:pos="1134"/>
        </w:tabs>
        <w:ind w:left="1134" w:hanging="283"/>
        <w:rPr>
          <w:del w:id="3749" w:author="Tuleshov, Kurmanbek [Bolashak Atyrau Limited]" w:date="2022-09-28T17:20:00Z"/>
        </w:rPr>
      </w:pPr>
      <w:del w:id="3750" w:author="Tuleshov, Kurmanbek [Bolashak Atyrau Limited]" w:date="2022-10-10T23:52:00Z">
        <w:r w:rsidRPr="00D05B4A" w:rsidDel="00BD0773">
          <w:delText xml:space="preserve">1.   </w:delText>
        </w:r>
      </w:del>
      <w:r w:rsidR="00307C9D" w:rsidRPr="00D05B4A">
        <w:t xml:space="preserve">Aerogel high-temperature blankets shall be suitable for hot </w:t>
      </w:r>
      <w:r w:rsidR="003F32F6" w:rsidRPr="000C7CE0">
        <w:t>f</w:t>
      </w:r>
      <w:r w:rsidR="00307C9D" w:rsidRPr="00506E01">
        <w:t xml:space="preserve">ace temperatures </w:t>
      </w:r>
      <w:del w:id="3751" w:author="Tuleshov, Kurmanbek [Bolashak Atyrau Limited]" w:date="2022-10-10T01:11:00Z">
        <w:r w:rsidR="00307C9D" w:rsidRPr="006047E0" w:rsidDel="009867B1">
          <w:delText>up to</w:delText>
        </w:r>
        <w:r w:rsidRPr="006047E0" w:rsidDel="009867B1">
          <w:delText xml:space="preserve"> </w:delText>
        </w:r>
      </w:del>
      <w:ins w:id="3752" w:author="Tuleshov, Kurmanbek [Bolashak Atyrau Limited]" w:date="2022-09-28T17:19:00Z">
        <w:r w:rsidR="00E64FA8" w:rsidRPr="006047E0">
          <w:rPr>
            <w:rPrChange w:id="3753" w:author="Tuleshov, Kurmanbek [Bolashak Atyrau Limited]" w:date="2022-10-20T11:16:00Z">
              <w:rPr>
                <w:rFonts w:ascii="Segoe UI" w:hAnsi="Segoe UI" w:cs="Segoe UI"/>
                <w:color w:val="313131"/>
                <w:sz w:val="20"/>
                <w:szCs w:val="20"/>
              </w:rPr>
            </w:rPrChange>
          </w:rPr>
          <w:t>from</w:t>
        </w:r>
      </w:ins>
      <w:ins w:id="3754" w:author="Tuleshov, Kurmanbek [Bolashak Atyrau Limited]" w:date="2022-10-05T10:34:00Z">
        <w:r w:rsidR="00FA7B70" w:rsidRPr="00D05B4A">
          <w:t xml:space="preserve"> </w:t>
        </w:r>
      </w:ins>
      <w:ins w:id="3755" w:author="Tuleshov, Kurmanbek [Bolashak Atyrau Limited]" w:date="2022-09-28T17:19:00Z">
        <w:r w:rsidR="00E64FA8" w:rsidRPr="00D05B4A">
          <w:t>24°C (</w:t>
        </w:r>
        <w:r w:rsidR="00E64FA8" w:rsidRPr="006047E0">
          <w:rPr>
            <w:rPrChange w:id="3756" w:author="Tuleshov, Kurmanbek [Bolashak Atyrau Limited]" w:date="2022-10-20T11:16:00Z">
              <w:rPr>
                <w:rFonts w:ascii="Segoe UI" w:hAnsi="Segoe UI" w:cs="Segoe UI"/>
                <w:color w:val="313131"/>
                <w:sz w:val="20"/>
                <w:szCs w:val="20"/>
              </w:rPr>
            </w:rPrChange>
          </w:rPr>
          <w:t>75°F</w:t>
        </w:r>
        <w:r w:rsidR="00E64FA8" w:rsidRPr="00D05B4A">
          <w:t>)</w:t>
        </w:r>
        <w:r w:rsidR="00E64FA8" w:rsidRPr="006047E0">
          <w:rPr>
            <w:rPrChange w:id="3757" w:author="Tuleshov, Kurmanbek [Bolashak Atyrau Limited]" w:date="2022-10-20T11:16:00Z">
              <w:rPr>
                <w:rFonts w:ascii="Segoe UI" w:hAnsi="Segoe UI" w:cs="Segoe UI"/>
                <w:color w:val="313131"/>
                <w:sz w:val="20"/>
                <w:szCs w:val="20"/>
              </w:rPr>
            </w:rPrChange>
          </w:rPr>
          <w:t xml:space="preserve"> up to </w:t>
        </w:r>
      </w:ins>
      <w:ins w:id="3758" w:author="Tuleshov, Kurmanbek [Bolashak Atyrau Limited]" w:date="2022-09-28T17:20:00Z">
        <w:r w:rsidR="00E64FA8" w:rsidRPr="00D05B4A">
          <w:t>650°C (</w:t>
        </w:r>
      </w:ins>
      <w:ins w:id="3759" w:author="Tuleshov, Kurmanbek [Bolashak Atyrau Limited]" w:date="2022-09-28T17:19:00Z">
        <w:r w:rsidR="00E64FA8" w:rsidRPr="006047E0">
          <w:rPr>
            <w:rPrChange w:id="3760" w:author="Tuleshov, Kurmanbek [Bolashak Atyrau Limited]" w:date="2022-10-20T11:16:00Z">
              <w:rPr>
                <w:rFonts w:ascii="Segoe UI" w:hAnsi="Segoe UI" w:cs="Segoe UI"/>
                <w:color w:val="313131"/>
                <w:sz w:val="20"/>
                <w:szCs w:val="20"/>
              </w:rPr>
            </w:rPrChange>
          </w:rPr>
          <w:t>1200°F</w:t>
        </w:r>
      </w:ins>
      <w:ins w:id="3761" w:author="Tuleshov, Kurmanbek [Bolashak Atyrau Limited]" w:date="2022-09-28T17:20:00Z">
        <w:r w:rsidR="00E64FA8" w:rsidRPr="00D05B4A">
          <w:t>)</w:t>
        </w:r>
      </w:ins>
      <w:ins w:id="3762" w:author="Tuleshov, Kurmanbek [Bolashak Atyrau Limited]" w:date="2022-09-28T17:19:00Z">
        <w:r w:rsidR="00E64FA8" w:rsidRPr="006047E0">
          <w:rPr>
            <w:rPrChange w:id="3763" w:author="Tuleshov, Kurmanbek [Bolashak Atyrau Limited]" w:date="2022-10-20T11:16:00Z">
              <w:rPr>
                <w:rFonts w:ascii="Segoe UI" w:hAnsi="Segoe UI" w:cs="Segoe UI"/>
                <w:color w:val="313131"/>
                <w:sz w:val="20"/>
                <w:szCs w:val="20"/>
              </w:rPr>
            </w:rPrChange>
          </w:rPr>
          <w:t xml:space="preserve"> in accordance ASTM C1728, Type III, Grade</w:t>
        </w:r>
      </w:ins>
      <w:ins w:id="3764" w:author="Tuleshov, Kurmanbek [Bolashak Atyrau Limited]" w:date="2022-10-07T13:38:00Z">
        <w:r w:rsidR="00CE7C83" w:rsidRPr="00D05B4A">
          <w:t xml:space="preserve"> </w:t>
        </w:r>
      </w:ins>
      <w:ins w:id="3765" w:author="Tuleshov, Kurmanbek [Bolashak Atyrau Limited]" w:date="2022-09-28T17:19:00Z">
        <w:r w:rsidR="00E64FA8" w:rsidRPr="006047E0">
          <w:rPr>
            <w:rPrChange w:id="3766" w:author="Tuleshov, Kurmanbek [Bolashak Atyrau Limited]" w:date="2022-10-20T11:16:00Z">
              <w:rPr>
                <w:rFonts w:ascii="Segoe UI" w:hAnsi="Segoe UI" w:cs="Segoe UI"/>
                <w:color w:val="313131"/>
                <w:sz w:val="20"/>
                <w:szCs w:val="20"/>
              </w:rPr>
            </w:rPrChange>
          </w:rPr>
          <w:t>1A.</w:t>
        </w:r>
      </w:ins>
      <w:ins w:id="3767" w:author="Tuleshov, Kurmanbek [Bolashak Atyrau Limited]" w:date="2022-10-07T13:38:00Z">
        <w:r w:rsidR="00CE7C83" w:rsidRPr="00D05B4A">
          <w:t xml:space="preserve"> </w:t>
        </w:r>
      </w:ins>
      <w:del w:id="3768" w:author="Tuleshov, Kurmanbek [Bolashak Atyrau Limited]" w:date="2022-09-28T17:19:00Z">
        <w:r w:rsidR="00CB468C" w:rsidRPr="006047E0" w:rsidDel="00E64FA8">
          <w:delText>1</w:delText>
        </w:r>
        <w:r w:rsidR="00307C9D" w:rsidRPr="006047E0" w:rsidDel="00E64FA8">
          <w:delText>200°F (650°C).</w:delText>
        </w:r>
      </w:del>
    </w:p>
    <w:p w14:paraId="61E96AC2" w14:textId="77777777" w:rsidR="00C11E3E" w:rsidRPr="00D05B4A" w:rsidRDefault="00C11E3E">
      <w:pPr>
        <w:pStyle w:val="List1"/>
        <w:numPr>
          <w:ilvl w:val="0"/>
          <w:numId w:val="294"/>
        </w:numPr>
        <w:tabs>
          <w:tab w:val="clear" w:pos="1080"/>
          <w:tab w:val="left" w:pos="1134"/>
        </w:tabs>
        <w:ind w:left="1134" w:hanging="283"/>
        <w:rPr>
          <w:ins w:id="3769" w:author="Tuleshov, Kurmanbek [Bolashak Atyrau Limited]" w:date="2022-10-20T11:17:00Z"/>
        </w:rPr>
        <w:pPrChange w:id="3770" w:author="Tuleshov, Kurmanbek [Bolashak Atyrau Limited]" w:date="2022-10-20T11:16:00Z">
          <w:pPr>
            <w:pStyle w:val="List1"/>
            <w:numPr>
              <w:numId w:val="0"/>
            </w:numPr>
            <w:ind w:left="0" w:firstLine="0"/>
            <w:contextualSpacing/>
          </w:pPr>
        </w:pPrChange>
      </w:pPr>
    </w:p>
    <w:p w14:paraId="0D288372" w14:textId="5107253E" w:rsidR="00CB468C" w:rsidRPr="006047E0" w:rsidDel="007A08D9" w:rsidRDefault="00CB468C">
      <w:pPr>
        <w:numPr>
          <w:ilvl w:val="0"/>
          <w:numId w:val="294"/>
        </w:numPr>
        <w:tabs>
          <w:tab w:val="left" w:pos="1134"/>
        </w:tabs>
        <w:spacing w:before="0" w:line="240" w:lineRule="auto"/>
        <w:ind w:left="1134" w:hanging="283"/>
        <w:rPr>
          <w:del w:id="3771" w:author="Tuleshov, Kurmanbek [Bolashak Atyrau Limited]" w:date="2022-09-28T17:20:00Z"/>
        </w:rPr>
        <w:pPrChange w:id="3772" w:author="Tuleshov, Kurmanbek [Bolashak Atyrau Limited]" w:date="2022-10-20T11:16:00Z">
          <w:pPr>
            <w:pStyle w:val="List1"/>
            <w:numPr>
              <w:numId w:val="0"/>
            </w:numPr>
            <w:ind w:left="0" w:firstLine="0"/>
            <w:contextualSpacing/>
          </w:pPr>
        </w:pPrChange>
      </w:pPr>
    </w:p>
    <w:p w14:paraId="4BB64651" w14:textId="08E7ED90" w:rsidR="00BC3FCF" w:rsidRPr="006047E0" w:rsidDel="007A08D9" w:rsidRDefault="00E52C62">
      <w:pPr>
        <w:pStyle w:val="List1"/>
        <w:numPr>
          <w:ilvl w:val="0"/>
          <w:numId w:val="294"/>
        </w:numPr>
        <w:tabs>
          <w:tab w:val="clear" w:pos="1080"/>
          <w:tab w:val="left" w:pos="1134"/>
        </w:tabs>
        <w:ind w:left="1134" w:hanging="283"/>
        <w:rPr>
          <w:del w:id="3773" w:author="Tuleshov, Kurmanbek [Bolashak Atyrau Limited]" w:date="2022-09-28T17:21:00Z"/>
        </w:rPr>
        <w:pPrChange w:id="3774" w:author="Tuleshov, Kurmanbek [Bolashak Atyrau Limited]" w:date="2022-10-20T11:16:00Z">
          <w:pPr>
            <w:pStyle w:val="List1"/>
            <w:numPr>
              <w:numId w:val="0"/>
            </w:numPr>
            <w:ind w:left="0" w:firstLine="0"/>
            <w:contextualSpacing/>
          </w:pPr>
        </w:pPrChange>
      </w:pPr>
      <w:del w:id="3775" w:author="Tuleshov, Kurmanbek [Bolashak Atyrau Limited]" w:date="2022-09-28T17:21:00Z">
        <w:r w:rsidRPr="006047E0" w:rsidDel="007A08D9">
          <w:delText xml:space="preserve">2.   </w:delText>
        </w:r>
        <w:r w:rsidR="00307C9D" w:rsidRPr="006047E0" w:rsidDel="007A08D9">
          <w:delText>Aerogel high-temperature blankets shall conform to the properties outlined in</w:delText>
        </w:r>
        <w:r w:rsidRPr="006047E0" w:rsidDel="007A08D9">
          <w:delText xml:space="preserve"> </w:delText>
        </w:r>
        <w:r w:rsidR="00307C9D" w:rsidRPr="006047E0" w:rsidDel="007A08D9">
          <w:delText>Table 1.</w:delText>
        </w:r>
      </w:del>
    </w:p>
    <w:p w14:paraId="5FF8B5FE" w14:textId="5627737A" w:rsidR="008B4EC0" w:rsidRPr="006047E0" w:rsidRDefault="00E52C62">
      <w:pPr>
        <w:pStyle w:val="List1"/>
        <w:numPr>
          <w:ilvl w:val="0"/>
          <w:numId w:val="294"/>
        </w:numPr>
        <w:tabs>
          <w:tab w:val="clear" w:pos="1080"/>
          <w:tab w:val="left" w:pos="1134"/>
        </w:tabs>
        <w:ind w:left="1134" w:hanging="283"/>
        <w:pPrChange w:id="3776" w:author="Tuleshov, Kurmanbek [Bolashak Atyrau Limited]" w:date="2022-10-20T11:16:00Z">
          <w:pPr>
            <w:pStyle w:val="List1"/>
            <w:numPr>
              <w:numId w:val="242"/>
            </w:numPr>
          </w:pPr>
        </w:pPrChange>
      </w:pPr>
      <w:del w:id="3777" w:author="Tuleshov, Kurmanbek [Bolashak Atyrau Limited]" w:date="2022-10-05T10:41:00Z">
        <w:r w:rsidRPr="006047E0" w:rsidDel="00813D1D">
          <w:delText xml:space="preserve">3.   </w:delText>
        </w:r>
      </w:del>
      <w:r w:rsidR="00881C40" w:rsidRPr="006047E0">
        <w:t>The insulation shall be infiltrated with an anti-wetting compound</w:t>
      </w:r>
      <w:ins w:id="3778" w:author="Tuleshov, Kurmanbek [Bolashak Atyrau Limited]" w:date="2022-09-28T17:23:00Z">
        <w:r w:rsidR="00985C10" w:rsidRPr="006047E0">
          <w:t xml:space="preserve"> </w:t>
        </w:r>
      </w:ins>
      <w:ins w:id="3779" w:author="Tuleshov, Kurmanbek [Bolashak Atyrau Limited]" w:date="2022-09-28T17:22:00Z">
        <w:r w:rsidR="00985C10" w:rsidRPr="006047E0">
          <w:rPr>
            <w:rPrChange w:id="3780" w:author="Tuleshov, Kurmanbek [Bolashak Atyrau Limited]" w:date="2022-10-20T11:16:00Z">
              <w:rPr>
                <w:rFonts w:ascii="Segoe UI" w:hAnsi="Segoe UI" w:cs="Segoe UI"/>
                <w:sz w:val="20"/>
                <w:szCs w:val="20"/>
              </w:rPr>
            </w:rPrChange>
          </w:rPr>
          <w:t>and demonstrate hydrophobicity per ASTM C1763 when used at temperature below its compound degradation temperature</w:t>
        </w:r>
      </w:ins>
      <w:r w:rsidR="00881C40" w:rsidRPr="006047E0">
        <w:t>.</w:t>
      </w:r>
    </w:p>
    <w:p w14:paraId="6D4297C0" w14:textId="5F7D9FFF" w:rsidR="000030EB" w:rsidRPr="006047E0" w:rsidRDefault="00307C9D" w:rsidP="006047E0">
      <w:pPr>
        <w:pStyle w:val="List1"/>
        <w:numPr>
          <w:ilvl w:val="0"/>
          <w:numId w:val="294"/>
        </w:numPr>
        <w:tabs>
          <w:tab w:val="clear" w:pos="1080"/>
          <w:tab w:val="left" w:pos="1134"/>
        </w:tabs>
        <w:ind w:left="1134" w:hanging="283"/>
      </w:pPr>
      <w:r w:rsidRPr="006047E0">
        <w:t>The installation of high-temperature aerogel blanket shall conform to</w:t>
      </w:r>
      <w:r w:rsidR="00813D1D" w:rsidRPr="006047E0">
        <w:t xml:space="preserve"> </w:t>
      </w:r>
      <w:r w:rsidRPr="006047E0">
        <w:t>manufacturer’s specifications.</w:t>
      </w:r>
    </w:p>
    <w:p w14:paraId="46760DDE" w14:textId="17DCF6ED" w:rsidR="00C87021" w:rsidRPr="006047E0" w:rsidRDefault="00C87021">
      <w:pPr>
        <w:pStyle w:val="List1"/>
        <w:tabs>
          <w:tab w:val="clear" w:pos="1080"/>
          <w:tab w:val="left" w:pos="1134"/>
        </w:tabs>
        <w:ind w:left="1134" w:hanging="283"/>
        <w:rPr>
          <w:ins w:id="3781" w:author="Tuleshov, Kurmanbek [Bolashak Atyrau Limited]" w:date="2022-09-28T17:30:00Z"/>
          <w:rPrChange w:id="3782" w:author="Tuleshov, Kurmanbek [Bolashak Atyrau Limited]" w:date="2022-10-10T21:54:00Z">
            <w:rPr>
              <w:ins w:id="3783" w:author="Tuleshov, Kurmanbek [Bolashak Atyrau Limited]" w:date="2022-09-28T17:30:00Z"/>
              <w:rFonts w:ascii="Segoe UI" w:hAnsi="Segoe UI" w:cs="Segoe UI"/>
              <w:sz w:val="20"/>
              <w:szCs w:val="20"/>
            </w:rPr>
          </w:rPrChange>
        </w:rPr>
        <w:pPrChange w:id="3784" w:author="Tuleshov, Kurmanbek [Bolashak Atyrau Limited]" w:date="2022-09-28T17:33:00Z">
          <w:pPr>
            <w:spacing w:before="0" w:line="240" w:lineRule="auto"/>
            <w:ind w:left="1134" w:hanging="425"/>
          </w:pPr>
        </w:pPrChange>
      </w:pPr>
      <w:ins w:id="3785" w:author="Tuleshov, Kurmanbek [Bolashak Atyrau Limited]" w:date="2022-09-28T17:30:00Z">
        <w:r w:rsidRPr="006047E0">
          <w:rPr>
            <w:rPrChange w:id="3786" w:author="Tuleshov, Kurmanbek [Bolashak Atyrau Limited]" w:date="2022-10-10T21:54:00Z">
              <w:rPr>
                <w:rFonts w:ascii="Segoe UI" w:hAnsi="Segoe UI" w:cs="Segoe UI"/>
                <w:sz w:val="20"/>
                <w:szCs w:val="20"/>
              </w:rPr>
            </w:rPrChange>
          </w:rPr>
          <w:t xml:space="preserve">The water retention after heating to </w:t>
        </w:r>
      </w:ins>
      <w:ins w:id="3787" w:author="Tuleshov, Kurmanbek [Bolashak Atyrau Limited]" w:date="2022-09-28T17:35:00Z">
        <w:r w:rsidR="003158AD" w:rsidRPr="00D05B4A">
          <w:t>315°C (</w:t>
        </w:r>
      </w:ins>
      <w:ins w:id="3788" w:author="Tuleshov, Kurmanbek [Bolashak Atyrau Limited]" w:date="2022-09-28T17:30:00Z">
        <w:r w:rsidRPr="006047E0">
          <w:rPr>
            <w:rPrChange w:id="3789" w:author="Tuleshov, Kurmanbek [Bolashak Atyrau Limited]" w:date="2022-10-10T21:54:00Z">
              <w:rPr>
                <w:rFonts w:ascii="Segoe UI" w:hAnsi="Segoe UI" w:cs="Segoe UI"/>
                <w:sz w:val="20"/>
                <w:szCs w:val="20"/>
              </w:rPr>
            </w:rPrChange>
          </w:rPr>
          <w:t>600°F</w:t>
        </w:r>
      </w:ins>
      <w:ins w:id="3790" w:author="Tuleshov, Kurmanbek [Bolashak Atyrau Limited]" w:date="2022-09-28T17:35:00Z">
        <w:r w:rsidR="003158AD" w:rsidRPr="00D05B4A">
          <w:t>)</w:t>
        </w:r>
      </w:ins>
      <w:ins w:id="3791" w:author="Tuleshov, Kurmanbek [Bolashak Atyrau Limited]" w:date="2022-09-28T17:30:00Z">
        <w:r w:rsidRPr="006047E0">
          <w:rPr>
            <w:rPrChange w:id="3792" w:author="Tuleshov, Kurmanbek [Bolashak Atyrau Limited]" w:date="2022-10-10T21:54:00Z">
              <w:rPr>
                <w:rFonts w:ascii="Segoe UI" w:hAnsi="Segoe UI" w:cs="Segoe UI"/>
                <w:sz w:val="20"/>
                <w:szCs w:val="20"/>
              </w:rPr>
            </w:rPrChange>
          </w:rPr>
          <w:t xml:space="preserve"> and soaking in water for 24 hours </w:t>
        </w:r>
      </w:ins>
      <w:ins w:id="3793" w:author="Tuleshov, Kurmanbek [Bolashak Atyrau Limited]" w:date="2022-10-05T10:37:00Z">
        <w:r w:rsidR="00D01642" w:rsidRPr="00D05B4A">
          <w:t xml:space="preserve"> </w:t>
        </w:r>
      </w:ins>
      <w:ins w:id="3794" w:author="Tuleshov, Kurmanbek [Bolashak Atyrau Limited]" w:date="2022-09-28T17:30:00Z">
        <w:r w:rsidRPr="006047E0">
          <w:rPr>
            <w:rPrChange w:id="3795" w:author="Tuleshov, Kurmanbek [Bolashak Atyrau Limited]" w:date="2022-10-10T21:54:00Z">
              <w:rPr>
                <w:rFonts w:ascii="Segoe UI" w:hAnsi="Segoe UI" w:cs="Segoe UI"/>
                <w:sz w:val="20"/>
                <w:szCs w:val="20"/>
              </w:rPr>
            </w:rPrChange>
          </w:rPr>
          <w:t>(ASTM C1511) shall be</w:t>
        </w:r>
      </w:ins>
      <w:ins w:id="3796" w:author="Tuleshov, Kurmanbek [Bolashak Atyrau Limited]" w:date="2022-09-28T17:31:00Z">
        <w:r w:rsidRPr="00D05B4A">
          <w:t xml:space="preserve"> </w:t>
        </w:r>
      </w:ins>
      <w:ins w:id="3797" w:author="Tuleshov, Kurmanbek [Bolashak Atyrau Limited]" w:date="2022-09-28T17:30:00Z">
        <w:r w:rsidRPr="006047E0">
          <w:rPr>
            <w:rPrChange w:id="3798" w:author="Tuleshov, Kurmanbek [Bolashak Atyrau Limited]" w:date="2022-10-10T21:54:00Z">
              <w:rPr>
                <w:rFonts w:ascii="Segoe UI" w:hAnsi="Segoe UI" w:cs="Segoe UI"/>
                <w:sz w:val="20"/>
                <w:szCs w:val="20"/>
              </w:rPr>
            </w:rPrChange>
          </w:rPr>
          <w:t>less than 5 percent.</w:t>
        </w:r>
      </w:ins>
    </w:p>
    <w:p w14:paraId="39FEDF0E" w14:textId="7E721F4C" w:rsidR="00C87021" w:rsidRPr="00D05B4A" w:rsidRDefault="00C87021" w:rsidP="006047E0">
      <w:pPr>
        <w:pStyle w:val="List1"/>
        <w:tabs>
          <w:tab w:val="clear" w:pos="1080"/>
          <w:tab w:val="left" w:pos="1134"/>
        </w:tabs>
        <w:ind w:left="1134" w:hanging="283"/>
        <w:rPr>
          <w:ins w:id="3799" w:author="Tuleshov, Kurmanbek [Bolashak Atyrau Limited]" w:date="2022-09-28T17:30:00Z"/>
        </w:rPr>
      </w:pPr>
      <w:ins w:id="3800" w:author="Tuleshov, Kurmanbek [Bolashak Atyrau Limited]" w:date="2022-09-28T17:30:00Z">
        <w:r w:rsidRPr="006047E0">
          <w:rPr>
            <w:rPrChange w:id="3801" w:author="Tuleshov, Kurmanbek [Bolashak Atyrau Limited]" w:date="2022-10-10T21:54:00Z">
              <w:rPr>
                <w:rFonts w:ascii="Segoe UI" w:hAnsi="Segoe UI" w:cs="Segoe UI"/>
                <w:sz w:val="20"/>
                <w:szCs w:val="20"/>
              </w:rPr>
            </w:rPrChange>
          </w:rPr>
          <w:t>The material shall have a heat of combustion (HOC) no greater than 717 cal/g when tested per ISO 1716</w:t>
        </w:r>
        <w:r w:rsidRPr="00D05B4A">
          <w:t>.</w:t>
        </w:r>
      </w:ins>
    </w:p>
    <w:p w14:paraId="58FD2C43" w14:textId="13BE872D" w:rsidR="00C87021" w:rsidRPr="006047E0" w:rsidDel="00873A02" w:rsidRDefault="00C87021">
      <w:pPr>
        <w:pStyle w:val="List1"/>
        <w:numPr>
          <w:ilvl w:val="0"/>
          <w:numId w:val="243"/>
        </w:numPr>
        <w:tabs>
          <w:tab w:val="clear" w:pos="1080"/>
        </w:tabs>
        <w:ind w:left="1134" w:hanging="283"/>
        <w:rPr>
          <w:del w:id="3802" w:author="Tuleshov, Kurmanbek [Bolashak Atyrau Limited]" w:date="2022-10-11T00:22:00Z"/>
        </w:rPr>
        <w:pPrChange w:id="3803" w:author="Tuleshov, Kurmanbek [Bolashak Atyrau Limited]" w:date="2022-09-28T17:38:00Z">
          <w:pPr>
            <w:pStyle w:val="List1"/>
            <w:numPr>
              <w:numId w:val="0"/>
            </w:numPr>
            <w:spacing w:before="0"/>
            <w:ind w:left="0" w:firstLine="0"/>
          </w:pPr>
        </w:pPrChange>
      </w:pPr>
      <w:ins w:id="3804" w:author="Tuleshov, Kurmanbek [Bolashak Atyrau Limited]" w:date="2022-09-28T17:30:00Z">
        <w:r w:rsidRPr="006047E0">
          <w:rPr>
            <w:rPrChange w:id="3805" w:author="Tuleshov, Kurmanbek [Bolashak Atyrau Limited]" w:date="2022-10-10T21:55:00Z">
              <w:rPr>
                <w:rFonts w:ascii="Segoe UI" w:hAnsi="Segoe UI" w:cs="Segoe UI"/>
                <w:sz w:val="20"/>
                <w:szCs w:val="20"/>
              </w:rPr>
            </w:rPrChange>
          </w:rPr>
          <w:lastRenderedPageBreak/>
          <w:t>Each lot of material shall be accompanied by a certificate of analysis showing, at minimum, the test results for</w:t>
        </w:r>
      </w:ins>
      <w:ins w:id="3806" w:author="Tuleshov, Kurmanbek [Bolashak Atyrau Limited]" w:date="2022-09-28T17:31:00Z">
        <w:r w:rsidRPr="006047E0">
          <w:rPr>
            <w:rPrChange w:id="3807" w:author="Tuleshov, Kurmanbek [Bolashak Atyrau Limited]" w:date="2022-10-10T21:55:00Z">
              <w:rPr>
                <w:rFonts w:ascii="Segoe UI" w:hAnsi="Segoe UI" w:cs="Segoe UI"/>
                <w:sz w:val="20"/>
                <w:szCs w:val="20"/>
              </w:rPr>
            </w:rPrChange>
          </w:rPr>
          <w:t xml:space="preserve"> </w:t>
        </w:r>
      </w:ins>
      <w:ins w:id="3808" w:author="Tuleshov, Kurmanbek [Bolashak Atyrau Limited]" w:date="2022-09-28T17:30:00Z">
        <w:r w:rsidRPr="006047E0">
          <w:rPr>
            <w:rPrChange w:id="3809" w:author="Tuleshov, Kurmanbek [Bolashak Atyrau Limited]" w:date="2022-10-10T21:55:00Z">
              <w:rPr>
                <w:rFonts w:ascii="Segoe UI" w:hAnsi="Segoe UI" w:cs="Segoe UI"/>
                <w:sz w:val="20"/>
                <w:szCs w:val="20"/>
              </w:rPr>
            </w:rPrChange>
          </w:rPr>
          <w:t>that lot’s thermal conductivity and heat of combustion. A lot shall consist of no more than 10 cubic meters of insulation</w:t>
        </w:r>
      </w:ins>
      <w:ins w:id="3810" w:author="Tuleshov, Kurmanbek [Bolashak Atyrau Limited]" w:date="2022-09-28T17:31:00Z">
        <w:r w:rsidRPr="006047E0">
          <w:rPr>
            <w:rPrChange w:id="3811" w:author="Tuleshov, Kurmanbek [Bolashak Atyrau Limited]" w:date="2022-10-10T21:55:00Z">
              <w:rPr>
                <w:rFonts w:ascii="Segoe UI" w:hAnsi="Segoe UI" w:cs="Segoe UI"/>
                <w:sz w:val="20"/>
                <w:szCs w:val="20"/>
              </w:rPr>
            </w:rPrChange>
          </w:rPr>
          <w:t xml:space="preserve"> </w:t>
        </w:r>
      </w:ins>
      <w:ins w:id="3812" w:author="Tuleshov, Kurmanbek [Bolashak Atyrau Limited]" w:date="2022-09-28T17:30:00Z">
        <w:r w:rsidRPr="006047E0">
          <w:rPr>
            <w:rPrChange w:id="3813" w:author="Tuleshov, Kurmanbek [Bolashak Atyrau Limited]" w:date="2022-10-10T21:55:00Z">
              <w:rPr>
                <w:rFonts w:ascii="Segoe UI" w:hAnsi="Segoe UI" w:cs="Segoe UI"/>
                <w:sz w:val="20"/>
                <w:szCs w:val="20"/>
              </w:rPr>
            </w:rPrChange>
          </w:rPr>
          <w:t>material.</w:t>
        </w:r>
      </w:ins>
    </w:p>
    <w:p w14:paraId="4BB64654" w14:textId="77777777" w:rsidR="00BC3FCF" w:rsidRPr="0010106F" w:rsidRDefault="00BC3FCF">
      <w:pPr>
        <w:pStyle w:val="List1"/>
        <w:numPr>
          <w:ilvl w:val="0"/>
          <w:numId w:val="243"/>
        </w:numPr>
        <w:tabs>
          <w:tab w:val="clear" w:pos="1080"/>
        </w:tabs>
        <w:ind w:left="1134" w:hanging="283"/>
        <w:pPrChange w:id="3814" w:author="Tuleshov, Kurmanbek [Bolashak Atyrau Limited]" w:date="2022-10-11T00:22:00Z">
          <w:pPr>
            <w:pStyle w:val="List1"/>
            <w:numPr>
              <w:numId w:val="0"/>
            </w:numPr>
            <w:spacing w:before="0"/>
            <w:ind w:left="1080" w:firstLine="0"/>
          </w:pPr>
        </w:pPrChange>
      </w:pPr>
    </w:p>
    <w:p w14:paraId="4BB64655" w14:textId="55C6C622" w:rsidR="00307C9D" w:rsidDel="00BF4123" w:rsidRDefault="00307C9D" w:rsidP="00307C9D">
      <w:pPr>
        <w:pStyle w:val="List1"/>
        <w:numPr>
          <w:ilvl w:val="0"/>
          <w:numId w:val="0"/>
        </w:numPr>
        <w:spacing w:line="240" w:lineRule="auto"/>
        <w:ind w:left="1077"/>
        <w:contextualSpacing/>
        <w:rPr>
          <w:del w:id="3815" w:author="Tuleshov, Kurmanbek [Bolashak Atyrau Limited]" w:date="2022-09-27T15:23:00Z"/>
          <w:rFonts w:ascii="Arial" w:hAnsi="Arial" w:cs="Arial"/>
          <w:b/>
          <w:color w:val="auto"/>
          <w:sz w:val="20"/>
          <w:lang w:val="en-GB" w:eastAsia="en-GB"/>
        </w:rPr>
      </w:pPr>
      <w:del w:id="3816" w:author="Tuleshov, Kurmanbek [Bolashak Atyrau Limited]" w:date="2022-09-27T15:23:00Z">
        <w:r w:rsidRPr="0010106F" w:rsidDel="00BF4123">
          <w:rPr>
            <w:rFonts w:ascii="Arial" w:hAnsi="Arial" w:cs="Arial"/>
            <w:b/>
            <w:color w:val="auto"/>
            <w:sz w:val="20"/>
            <w:lang w:val="en-GB" w:eastAsia="en-GB"/>
          </w:rPr>
          <w:delText>Table 1: Aerogel Hot Insulation</w:delText>
        </w:r>
      </w:del>
    </w:p>
    <w:p w14:paraId="723EDEDD" w14:textId="45ABDB8C" w:rsidR="00395C82" w:rsidRPr="0010106F" w:rsidDel="00BF4123" w:rsidRDefault="00395C82" w:rsidP="00307C9D">
      <w:pPr>
        <w:pStyle w:val="List1"/>
        <w:numPr>
          <w:ilvl w:val="0"/>
          <w:numId w:val="0"/>
        </w:numPr>
        <w:spacing w:line="240" w:lineRule="auto"/>
        <w:ind w:left="1077"/>
        <w:contextualSpacing/>
        <w:rPr>
          <w:del w:id="3817" w:author="Tuleshov, Kurmanbek [Bolashak Atyrau Limited]" w:date="2022-09-27T15:23:00Z"/>
          <w:rFonts w:ascii="Arial" w:hAnsi="Arial" w:cs="Arial"/>
          <w:b/>
          <w:color w:val="auto"/>
          <w:sz w:val="20"/>
          <w:lang w:val="en-GB" w:eastAsia="en-GB"/>
        </w:rPr>
      </w:pPr>
    </w:p>
    <w:tbl>
      <w:tblPr>
        <w:tblStyle w:val="TableGrid"/>
        <w:tblW w:w="0" w:type="auto"/>
        <w:tblInd w:w="1080" w:type="dxa"/>
        <w:tblLook w:val="04A0" w:firstRow="1" w:lastRow="0" w:firstColumn="1" w:lastColumn="0" w:noHBand="0" w:noVBand="1"/>
      </w:tblPr>
      <w:tblGrid>
        <w:gridCol w:w="4131"/>
        <w:gridCol w:w="3545"/>
      </w:tblGrid>
      <w:tr w:rsidR="00307C9D" w:rsidRPr="0010106F" w:rsidDel="00BF4123" w14:paraId="4BB64658" w14:textId="4DF193EE" w:rsidTr="00307C9D">
        <w:trPr>
          <w:del w:id="3818" w:author="Tuleshov, Kurmanbek [Bolashak Atyrau Limited]" w:date="2022-09-27T15:23:00Z"/>
        </w:trPr>
        <w:tc>
          <w:tcPr>
            <w:tcW w:w="4131" w:type="dxa"/>
          </w:tcPr>
          <w:p w14:paraId="4BB64656" w14:textId="72CD1B1F" w:rsidR="00BC3FCF" w:rsidRPr="0010106F" w:rsidDel="00BF4123" w:rsidRDefault="00307C9D" w:rsidP="00B510DE">
            <w:pPr>
              <w:pStyle w:val="List1"/>
              <w:numPr>
                <w:ilvl w:val="0"/>
                <w:numId w:val="0"/>
              </w:numPr>
              <w:overflowPunct/>
              <w:spacing w:line="240" w:lineRule="auto"/>
              <w:contextualSpacing/>
              <w:textAlignment w:val="auto"/>
              <w:rPr>
                <w:del w:id="3819" w:author="Tuleshov, Kurmanbek [Bolashak Atyrau Limited]" w:date="2022-09-27T15:23:00Z"/>
                <w:b/>
                <w:sz w:val="22"/>
                <w:szCs w:val="22"/>
                <w:lang w:val="en-US" w:eastAsia="en-US"/>
              </w:rPr>
            </w:pPr>
            <w:del w:id="3820" w:author="Tuleshov, Kurmanbek [Bolashak Atyrau Limited]" w:date="2022-09-27T15:23:00Z">
              <w:r w:rsidRPr="0010106F" w:rsidDel="00BF4123">
                <w:rPr>
                  <w:b/>
                </w:rPr>
                <w:delText>Property</w:delText>
              </w:r>
            </w:del>
          </w:p>
        </w:tc>
        <w:tc>
          <w:tcPr>
            <w:tcW w:w="3544" w:type="dxa"/>
          </w:tcPr>
          <w:p w14:paraId="4BB64657" w14:textId="4488C4C5" w:rsidR="00BC3FCF" w:rsidRPr="0010106F" w:rsidDel="00BF4123" w:rsidRDefault="00307C9D" w:rsidP="00B510DE">
            <w:pPr>
              <w:pStyle w:val="List1"/>
              <w:numPr>
                <w:ilvl w:val="0"/>
                <w:numId w:val="0"/>
              </w:numPr>
              <w:overflowPunct/>
              <w:spacing w:line="240" w:lineRule="auto"/>
              <w:contextualSpacing/>
              <w:textAlignment w:val="auto"/>
              <w:rPr>
                <w:del w:id="3821" w:author="Tuleshov, Kurmanbek [Bolashak Atyrau Limited]" w:date="2022-09-27T15:23:00Z"/>
                <w:b/>
                <w:sz w:val="22"/>
                <w:szCs w:val="22"/>
                <w:lang w:val="en-US" w:eastAsia="en-US"/>
              </w:rPr>
            </w:pPr>
            <w:del w:id="3822" w:author="Tuleshov, Kurmanbek [Bolashak Atyrau Limited]" w:date="2022-09-27T15:23:00Z">
              <w:r w:rsidRPr="0010106F" w:rsidDel="00BF4123">
                <w:rPr>
                  <w:b/>
                </w:rPr>
                <w:delText>Value</w:delText>
              </w:r>
            </w:del>
          </w:p>
        </w:tc>
      </w:tr>
      <w:tr w:rsidR="00307C9D" w:rsidRPr="0010106F" w:rsidDel="00BF4123" w14:paraId="4BB6465B" w14:textId="34AC1767" w:rsidTr="00307C9D">
        <w:trPr>
          <w:del w:id="3823" w:author="Tuleshov, Kurmanbek [Bolashak Atyrau Limited]" w:date="2022-09-27T15:23:00Z"/>
        </w:trPr>
        <w:tc>
          <w:tcPr>
            <w:tcW w:w="4131" w:type="dxa"/>
          </w:tcPr>
          <w:p w14:paraId="4BB64659" w14:textId="68D9F6C3" w:rsidR="00BC3FCF" w:rsidRPr="0010106F" w:rsidDel="00BF4123" w:rsidRDefault="00307C9D" w:rsidP="00B510DE">
            <w:pPr>
              <w:pStyle w:val="List1"/>
              <w:numPr>
                <w:ilvl w:val="0"/>
                <w:numId w:val="0"/>
              </w:numPr>
              <w:spacing w:line="240" w:lineRule="auto"/>
              <w:contextualSpacing/>
              <w:rPr>
                <w:del w:id="3824" w:author="Tuleshov, Kurmanbek [Bolashak Atyrau Limited]" w:date="2022-09-27T15:23:00Z"/>
                <w:sz w:val="22"/>
                <w:szCs w:val="22"/>
                <w:lang w:val="en-US" w:eastAsia="en-US"/>
              </w:rPr>
            </w:pPr>
            <w:del w:id="3825" w:author="Tuleshov, Kurmanbek [Bolashak Atyrau Limited]" w:date="2022-09-27T15:23:00Z">
              <w:r w:rsidRPr="0010106F" w:rsidDel="00BF4123">
                <w:delText>Bulk density</w:delText>
              </w:r>
            </w:del>
          </w:p>
        </w:tc>
        <w:tc>
          <w:tcPr>
            <w:tcW w:w="3544" w:type="dxa"/>
          </w:tcPr>
          <w:p w14:paraId="4BB6465A" w14:textId="62C82E7B" w:rsidR="00BC3FCF" w:rsidRPr="0010106F" w:rsidDel="00BF4123" w:rsidRDefault="00307C9D" w:rsidP="00B510DE">
            <w:pPr>
              <w:pStyle w:val="List1"/>
              <w:numPr>
                <w:ilvl w:val="0"/>
                <w:numId w:val="0"/>
              </w:numPr>
              <w:spacing w:line="240" w:lineRule="auto"/>
              <w:contextualSpacing/>
              <w:rPr>
                <w:del w:id="3826" w:author="Tuleshov, Kurmanbek [Bolashak Atyrau Limited]" w:date="2022-09-27T15:23:00Z"/>
                <w:w w:val="0"/>
                <w:sz w:val="22"/>
                <w:szCs w:val="22"/>
                <w:lang w:val="en-US" w:eastAsia="en-US"/>
              </w:rPr>
            </w:pPr>
            <w:del w:id="3827" w:author="Tuleshov, Kurmanbek [Bolashak Atyrau Limited]" w:date="2022-09-27T15:23:00Z">
              <w:r w:rsidRPr="0010106F" w:rsidDel="00BF4123">
                <w:delText>11 lb/ft</w:delText>
              </w:r>
              <w:r w:rsidR="006918F7" w:rsidRPr="0010106F" w:rsidDel="00BF4123">
                <w:rPr>
                  <w:vertAlign w:val="superscript"/>
                </w:rPr>
                <w:delText>3</w:delText>
              </w:r>
              <w:r w:rsidRPr="0010106F" w:rsidDel="00BF4123">
                <w:delText xml:space="preserve"> (0.18g/cc) typical</w:delText>
              </w:r>
            </w:del>
          </w:p>
        </w:tc>
      </w:tr>
      <w:tr w:rsidR="00307C9D" w:rsidRPr="0010106F" w:rsidDel="00BF4123" w14:paraId="4BB6465F" w14:textId="6ACE1A49" w:rsidTr="00307C9D">
        <w:trPr>
          <w:del w:id="3828" w:author="Tuleshov, Kurmanbek [Bolashak Atyrau Limited]" w:date="2022-09-27T15:23:00Z"/>
        </w:trPr>
        <w:tc>
          <w:tcPr>
            <w:tcW w:w="4131" w:type="dxa"/>
          </w:tcPr>
          <w:p w14:paraId="4BB6465C" w14:textId="36861E15" w:rsidR="00BC3FCF" w:rsidRPr="0010106F" w:rsidDel="00BF4123" w:rsidRDefault="00307C9D" w:rsidP="00B510DE">
            <w:pPr>
              <w:pStyle w:val="List1"/>
              <w:numPr>
                <w:ilvl w:val="0"/>
                <w:numId w:val="0"/>
              </w:numPr>
              <w:spacing w:line="240" w:lineRule="auto"/>
              <w:contextualSpacing/>
              <w:rPr>
                <w:del w:id="3829" w:author="Tuleshov, Kurmanbek [Bolashak Atyrau Limited]" w:date="2022-09-27T15:23:00Z"/>
                <w:w w:val="0"/>
                <w:sz w:val="22"/>
                <w:szCs w:val="22"/>
                <w:lang w:val="en-US" w:eastAsia="en-US"/>
              </w:rPr>
            </w:pPr>
            <w:del w:id="3830" w:author="Tuleshov, Kurmanbek [Bolashak Atyrau Limited]" w:date="2022-09-27T15:23:00Z">
              <w:r w:rsidRPr="0010106F" w:rsidDel="00BF4123">
                <w:delText>Compressive strength (ASTM C165)</w:delText>
              </w:r>
            </w:del>
          </w:p>
        </w:tc>
        <w:tc>
          <w:tcPr>
            <w:tcW w:w="3544" w:type="dxa"/>
          </w:tcPr>
          <w:p w14:paraId="4BB6465D" w14:textId="050280DB" w:rsidR="00BC3FCF" w:rsidRPr="0010106F" w:rsidDel="00BF4123" w:rsidRDefault="00307C9D" w:rsidP="00B510DE">
            <w:pPr>
              <w:pStyle w:val="List1"/>
              <w:spacing w:line="240" w:lineRule="auto"/>
              <w:ind w:left="0"/>
              <w:contextualSpacing/>
              <w:rPr>
                <w:del w:id="3831" w:author="Tuleshov, Kurmanbek [Bolashak Atyrau Limited]" w:date="2022-09-27T15:23:00Z"/>
                <w:w w:val="0"/>
                <w:sz w:val="22"/>
                <w:szCs w:val="22"/>
                <w:lang w:val="en-US" w:eastAsia="en-US"/>
              </w:rPr>
            </w:pPr>
            <w:del w:id="3832" w:author="Tuleshov, Kurmanbek [Bolashak Atyrau Limited]" w:date="2022-09-27T15:23:00Z">
              <w:r w:rsidRPr="0010106F" w:rsidDel="00BF4123">
                <w:delText>Stress at 10% strain ≥ 14.8 psi (102 kPa)</w:delText>
              </w:r>
            </w:del>
          </w:p>
          <w:p w14:paraId="4BB6465E" w14:textId="049532E4" w:rsidR="00BC3FCF" w:rsidRPr="0010106F" w:rsidDel="00BF4123" w:rsidRDefault="00307C9D" w:rsidP="00B510DE">
            <w:pPr>
              <w:pStyle w:val="List1"/>
              <w:numPr>
                <w:ilvl w:val="0"/>
                <w:numId w:val="0"/>
              </w:numPr>
              <w:spacing w:line="240" w:lineRule="auto"/>
              <w:contextualSpacing/>
              <w:rPr>
                <w:del w:id="3833" w:author="Tuleshov, Kurmanbek [Bolashak Atyrau Limited]" w:date="2022-09-27T15:23:00Z"/>
                <w:w w:val="0"/>
                <w:sz w:val="22"/>
                <w:szCs w:val="22"/>
                <w:lang w:val="en-US" w:eastAsia="en-US"/>
              </w:rPr>
            </w:pPr>
            <w:del w:id="3834" w:author="Tuleshov, Kurmanbek [Bolashak Atyrau Limited]" w:date="2022-09-27T15:23:00Z">
              <w:r w:rsidRPr="0010106F" w:rsidDel="00BF4123">
                <w:delText>Stress at 25% strain ≥ 26.6 psi (183 kPa)</w:delText>
              </w:r>
            </w:del>
          </w:p>
        </w:tc>
      </w:tr>
      <w:tr w:rsidR="00307C9D" w:rsidRPr="0010106F" w:rsidDel="00BF4123" w14:paraId="4BB64662" w14:textId="6D3F1B9D" w:rsidTr="00307C9D">
        <w:trPr>
          <w:del w:id="3835" w:author="Tuleshov, Kurmanbek [Bolashak Atyrau Limited]" w:date="2022-09-27T15:23:00Z"/>
        </w:trPr>
        <w:tc>
          <w:tcPr>
            <w:tcW w:w="4131" w:type="dxa"/>
          </w:tcPr>
          <w:p w14:paraId="4BB64660" w14:textId="7A8B459A" w:rsidR="00BC3FCF" w:rsidRPr="0010106F" w:rsidDel="00BF4123" w:rsidRDefault="00307C9D" w:rsidP="00B510DE">
            <w:pPr>
              <w:pStyle w:val="List1"/>
              <w:spacing w:line="240" w:lineRule="auto"/>
              <w:ind w:left="0"/>
              <w:contextualSpacing/>
              <w:rPr>
                <w:del w:id="3836" w:author="Tuleshov, Kurmanbek [Bolashak Atyrau Limited]" w:date="2022-09-27T15:23:00Z"/>
                <w:w w:val="0"/>
                <w:sz w:val="22"/>
                <w:szCs w:val="22"/>
                <w:lang w:val="en-US" w:eastAsia="en-US"/>
              </w:rPr>
            </w:pPr>
            <w:del w:id="3837" w:author="Tuleshov, Kurmanbek [Bolashak Atyrau Limited]" w:date="2022-09-27T15:23:00Z">
              <w:r w:rsidRPr="0010106F" w:rsidDel="00BF4123">
                <w:delText>Linear shrinkage under soaking heat (ASTM C356) at 1200°F (650°C)</w:delText>
              </w:r>
            </w:del>
          </w:p>
        </w:tc>
        <w:tc>
          <w:tcPr>
            <w:tcW w:w="3544" w:type="dxa"/>
          </w:tcPr>
          <w:p w14:paraId="4BB64661" w14:textId="53F4B135" w:rsidR="00BC3FCF" w:rsidRPr="0010106F" w:rsidDel="00BF4123" w:rsidRDefault="00307C9D" w:rsidP="00B510DE">
            <w:pPr>
              <w:pStyle w:val="List1"/>
              <w:numPr>
                <w:ilvl w:val="0"/>
                <w:numId w:val="0"/>
              </w:numPr>
              <w:spacing w:line="240" w:lineRule="auto"/>
              <w:contextualSpacing/>
              <w:rPr>
                <w:del w:id="3838" w:author="Tuleshov, Kurmanbek [Bolashak Atyrau Limited]" w:date="2022-09-27T15:23:00Z"/>
                <w:w w:val="0"/>
                <w:sz w:val="22"/>
                <w:szCs w:val="22"/>
                <w:lang w:val="en-US" w:eastAsia="en-US"/>
              </w:rPr>
            </w:pPr>
            <w:del w:id="3839" w:author="Tuleshov, Kurmanbek [Bolashak Atyrau Limited]" w:date="2022-09-27T15:23:00Z">
              <w:r w:rsidRPr="0010106F" w:rsidDel="00BF4123">
                <w:delText>≤ 1.3%</w:delText>
              </w:r>
            </w:del>
          </w:p>
        </w:tc>
      </w:tr>
      <w:tr w:rsidR="00307C9D" w:rsidRPr="0010106F" w:rsidDel="00BF4123" w14:paraId="4BB64665" w14:textId="1CD97C08" w:rsidTr="00307C9D">
        <w:trPr>
          <w:del w:id="3840" w:author="Tuleshov, Kurmanbek [Bolashak Atyrau Limited]" w:date="2022-09-27T15:23:00Z"/>
        </w:trPr>
        <w:tc>
          <w:tcPr>
            <w:tcW w:w="4131" w:type="dxa"/>
          </w:tcPr>
          <w:p w14:paraId="4BB64663" w14:textId="61FDA0A7" w:rsidR="00BC3FCF" w:rsidRPr="0010106F" w:rsidDel="00BF4123" w:rsidRDefault="00307C9D" w:rsidP="00B510DE">
            <w:pPr>
              <w:pStyle w:val="List1"/>
              <w:numPr>
                <w:ilvl w:val="0"/>
                <w:numId w:val="0"/>
              </w:numPr>
              <w:spacing w:line="240" w:lineRule="auto"/>
              <w:contextualSpacing/>
              <w:rPr>
                <w:del w:id="3841" w:author="Tuleshov, Kurmanbek [Bolashak Atyrau Limited]" w:date="2022-09-27T15:23:00Z"/>
                <w:w w:val="0"/>
                <w:sz w:val="22"/>
                <w:szCs w:val="22"/>
                <w:lang w:val="en-US" w:eastAsia="en-US"/>
              </w:rPr>
            </w:pPr>
            <w:del w:id="3842" w:author="Tuleshov, Kurmanbek [Bolashak Atyrau Limited]" w:date="2022-09-27T15:23:00Z">
              <w:r w:rsidRPr="0010106F" w:rsidDel="00BF4123">
                <w:delText>Maximum use temperature (ASTM C447)</w:delText>
              </w:r>
            </w:del>
          </w:p>
        </w:tc>
        <w:tc>
          <w:tcPr>
            <w:tcW w:w="3544" w:type="dxa"/>
          </w:tcPr>
          <w:p w14:paraId="4BB64664" w14:textId="28569687" w:rsidR="00BC3FCF" w:rsidRPr="0010106F" w:rsidDel="00BF4123" w:rsidRDefault="00307C9D" w:rsidP="00B510DE">
            <w:pPr>
              <w:pStyle w:val="List1"/>
              <w:numPr>
                <w:ilvl w:val="0"/>
                <w:numId w:val="0"/>
              </w:numPr>
              <w:spacing w:line="240" w:lineRule="auto"/>
              <w:contextualSpacing/>
              <w:rPr>
                <w:del w:id="3843" w:author="Tuleshov, Kurmanbek [Bolashak Atyrau Limited]" w:date="2022-09-27T15:23:00Z"/>
                <w:w w:val="0"/>
                <w:sz w:val="22"/>
                <w:szCs w:val="22"/>
                <w:lang w:val="en-US" w:eastAsia="en-US"/>
              </w:rPr>
            </w:pPr>
            <w:del w:id="3844" w:author="Tuleshov, Kurmanbek [Bolashak Atyrau Limited]" w:date="2022-09-27T15:23:00Z">
              <w:r w:rsidRPr="0010106F" w:rsidDel="00BF4123">
                <w:delText>≥ 1200°F (650°C)</w:delText>
              </w:r>
            </w:del>
          </w:p>
        </w:tc>
      </w:tr>
      <w:tr w:rsidR="00307C9D" w:rsidRPr="0010106F" w:rsidDel="00BF4123" w14:paraId="4BB64668" w14:textId="506D31C4" w:rsidTr="00307C9D">
        <w:trPr>
          <w:del w:id="3845" w:author="Tuleshov, Kurmanbek [Bolashak Atyrau Limited]" w:date="2022-09-27T15:23:00Z"/>
        </w:trPr>
        <w:tc>
          <w:tcPr>
            <w:tcW w:w="4131" w:type="dxa"/>
          </w:tcPr>
          <w:p w14:paraId="4BB64666" w14:textId="3CD391AB" w:rsidR="00BC3FCF" w:rsidRPr="0010106F" w:rsidDel="00BF4123" w:rsidRDefault="00307C9D" w:rsidP="00B510DE">
            <w:pPr>
              <w:pStyle w:val="List1"/>
              <w:numPr>
                <w:ilvl w:val="0"/>
                <w:numId w:val="0"/>
              </w:numPr>
              <w:spacing w:line="240" w:lineRule="auto"/>
              <w:contextualSpacing/>
              <w:rPr>
                <w:del w:id="3846" w:author="Tuleshov, Kurmanbek [Bolashak Atyrau Limited]" w:date="2022-09-27T15:23:00Z"/>
                <w:w w:val="0"/>
                <w:sz w:val="22"/>
                <w:szCs w:val="22"/>
                <w:lang w:val="en-US" w:eastAsia="en-US"/>
              </w:rPr>
            </w:pPr>
            <w:del w:id="3847" w:author="Tuleshov, Kurmanbek [Bolashak Atyrau Limited]" w:date="2022-09-27T15:23:00Z">
              <w:r w:rsidRPr="0010106F" w:rsidDel="00BF4123">
                <w:delText>Water vapor sorption (ASTM C1104)</w:delText>
              </w:r>
            </w:del>
          </w:p>
        </w:tc>
        <w:tc>
          <w:tcPr>
            <w:tcW w:w="3544" w:type="dxa"/>
          </w:tcPr>
          <w:p w14:paraId="4BB64667" w14:textId="4FAD8FA9" w:rsidR="00BC3FCF" w:rsidRPr="0010106F" w:rsidDel="00BF4123" w:rsidRDefault="00307C9D" w:rsidP="00B510DE">
            <w:pPr>
              <w:pStyle w:val="List1"/>
              <w:numPr>
                <w:ilvl w:val="0"/>
                <w:numId w:val="0"/>
              </w:numPr>
              <w:spacing w:line="240" w:lineRule="auto"/>
              <w:contextualSpacing/>
              <w:rPr>
                <w:del w:id="3848" w:author="Tuleshov, Kurmanbek [Bolashak Atyrau Limited]" w:date="2022-09-27T15:23:00Z"/>
                <w:w w:val="0"/>
                <w:sz w:val="22"/>
                <w:szCs w:val="22"/>
                <w:lang w:val="en-US" w:eastAsia="en-US"/>
              </w:rPr>
            </w:pPr>
            <w:del w:id="3849" w:author="Tuleshov, Kurmanbek [Bolashak Atyrau Limited]" w:date="2022-09-27T15:23:00Z">
              <w:r w:rsidRPr="0010106F" w:rsidDel="00BF4123">
                <w:delText>≤ 2.25% (by weight)</w:delText>
              </w:r>
            </w:del>
          </w:p>
        </w:tc>
      </w:tr>
      <w:tr w:rsidR="00307C9D" w:rsidRPr="0010106F" w:rsidDel="00BF4123" w14:paraId="4BB6466B" w14:textId="485004A9" w:rsidTr="00307C9D">
        <w:trPr>
          <w:del w:id="3850" w:author="Tuleshov, Kurmanbek [Bolashak Atyrau Limited]" w:date="2022-09-27T15:23:00Z"/>
        </w:trPr>
        <w:tc>
          <w:tcPr>
            <w:tcW w:w="4131" w:type="dxa"/>
          </w:tcPr>
          <w:p w14:paraId="4BB64669" w14:textId="116FF267" w:rsidR="00BC3FCF" w:rsidRPr="0010106F" w:rsidDel="00BF4123" w:rsidRDefault="00307C9D" w:rsidP="00B510DE">
            <w:pPr>
              <w:pStyle w:val="List1"/>
              <w:numPr>
                <w:ilvl w:val="0"/>
                <w:numId w:val="0"/>
              </w:numPr>
              <w:spacing w:line="240" w:lineRule="auto"/>
              <w:contextualSpacing/>
              <w:rPr>
                <w:del w:id="3851" w:author="Tuleshov, Kurmanbek [Bolashak Atyrau Limited]" w:date="2022-09-27T15:23:00Z"/>
                <w:w w:val="0"/>
                <w:sz w:val="22"/>
                <w:szCs w:val="22"/>
                <w:lang w:val="en-US" w:eastAsia="en-US"/>
              </w:rPr>
            </w:pPr>
            <w:del w:id="3852" w:author="Tuleshov, Kurmanbek [Bolashak Atyrau Limited]" w:date="2022-09-27T15:23:00Z">
              <w:r w:rsidRPr="0010106F" w:rsidDel="00BF4123">
                <w:delText>Water retention (ASTM C1511)</w:delText>
              </w:r>
            </w:del>
          </w:p>
        </w:tc>
        <w:tc>
          <w:tcPr>
            <w:tcW w:w="3544" w:type="dxa"/>
          </w:tcPr>
          <w:p w14:paraId="4BB6466A" w14:textId="05E8A008" w:rsidR="00BC3FCF" w:rsidRPr="0010106F" w:rsidDel="00BF4123" w:rsidRDefault="00307C9D" w:rsidP="00B510DE">
            <w:pPr>
              <w:pStyle w:val="List1"/>
              <w:numPr>
                <w:ilvl w:val="0"/>
                <w:numId w:val="0"/>
              </w:numPr>
              <w:spacing w:line="240" w:lineRule="auto"/>
              <w:contextualSpacing/>
              <w:rPr>
                <w:del w:id="3853" w:author="Tuleshov, Kurmanbek [Bolashak Atyrau Limited]" w:date="2022-09-27T15:23:00Z"/>
                <w:w w:val="0"/>
                <w:sz w:val="22"/>
                <w:szCs w:val="22"/>
                <w:lang w:val="en-US" w:eastAsia="en-US"/>
              </w:rPr>
            </w:pPr>
            <w:del w:id="3854" w:author="Tuleshov, Kurmanbek [Bolashak Atyrau Limited]" w:date="2022-09-27T15:23:00Z">
              <w:r w:rsidRPr="0010106F" w:rsidDel="00BF4123">
                <w:delText>≤ 4% (by weight)</w:delText>
              </w:r>
            </w:del>
          </w:p>
        </w:tc>
      </w:tr>
      <w:tr w:rsidR="00307C9D" w:rsidRPr="0010106F" w:rsidDel="00BF4123" w14:paraId="4BB64672" w14:textId="6971DC28" w:rsidTr="00307C9D">
        <w:trPr>
          <w:del w:id="3855" w:author="Tuleshov, Kurmanbek [Bolashak Atyrau Limited]" w:date="2022-09-27T15:23:00Z"/>
        </w:trPr>
        <w:tc>
          <w:tcPr>
            <w:tcW w:w="4131" w:type="dxa"/>
          </w:tcPr>
          <w:p w14:paraId="4BB6466C" w14:textId="762A6655" w:rsidR="00BC3FCF" w:rsidRPr="0010106F" w:rsidDel="00BF4123" w:rsidRDefault="00307C9D" w:rsidP="00B510DE">
            <w:pPr>
              <w:pStyle w:val="List1"/>
              <w:spacing w:line="240" w:lineRule="auto"/>
              <w:ind w:left="0"/>
              <w:contextualSpacing/>
              <w:rPr>
                <w:del w:id="3856" w:author="Tuleshov, Kurmanbek [Bolashak Atyrau Limited]" w:date="2022-09-27T15:23:00Z"/>
                <w:w w:val="0"/>
                <w:sz w:val="22"/>
                <w:szCs w:val="22"/>
                <w:lang w:val="en-US" w:eastAsia="en-US"/>
              </w:rPr>
            </w:pPr>
            <w:del w:id="3857" w:author="Tuleshov, Kurmanbek [Bolashak Atyrau Limited]" w:date="2022-09-27T15:23:00Z">
              <w:r w:rsidRPr="0010106F" w:rsidDel="00BF4123">
                <w:rPr>
                  <w:lang w:val="en-US"/>
                </w:rPr>
                <w:delText>Surface burning characteristics (ASTM E84):</w:delText>
              </w:r>
            </w:del>
          </w:p>
          <w:p w14:paraId="4BB6466D" w14:textId="4B90B2C1" w:rsidR="00BC3FCF" w:rsidRPr="0010106F" w:rsidDel="00BF4123" w:rsidRDefault="00307C9D" w:rsidP="00B510DE">
            <w:pPr>
              <w:pStyle w:val="List1"/>
              <w:spacing w:line="240" w:lineRule="auto"/>
              <w:ind w:left="0"/>
              <w:contextualSpacing/>
              <w:rPr>
                <w:del w:id="3858" w:author="Tuleshov, Kurmanbek [Bolashak Atyrau Limited]" w:date="2022-09-27T15:23:00Z"/>
                <w:w w:val="0"/>
                <w:sz w:val="22"/>
                <w:szCs w:val="22"/>
                <w:lang w:val="en-US" w:eastAsia="en-US"/>
              </w:rPr>
            </w:pPr>
            <w:del w:id="3859" w:author="Tuleshov, Kurmanbek [Bolashak Atyrau Limited]" w:date="2022-09-27T15:23:00Z">
              <w:r w:rsidRPr="0010106F" w:rsidDel="00BF4123">
                <w:rPr>
                  <w:lang w:val="en-US"/>
                </w:rPr>
                <w:delText>• Flame spread index</w:delText>
              </w:r>
            </w:del>
          </w:p>
          <w:p w14:paraId="4BB6466E" w14:textId="225CB86B" w:rsidR="00BC3FCF" w:rsidRPr="0010106F" w:rsidDel="00BF4123" w:rsidRDefault="00307C9D" w:rsidP="00B510DE">
            <w:pPr>
              <w:pStyle w:val="List1"/>
              <w:numPr>
                <w:ilvl w:val="0"/>
                <w:numId w:val="0"/>
              </w:numPr>
              <w:overflowPunct/>
              <w:spacing w:line="240" w:lineRule="auto"/>
              <w:contextualSpacing/>
              <w:textAlignment w:val="auto"/>
              <w:rPr>
                <w:del w:id="3860" w:author="Tuleshov, Kurmanbek [Bolashak Atyrau Limited]" w:date="2022-09-27T15:23:00Z"/>
                <w:w w:val="0"/>
                <w:sz w:val="22"/>
                <w:szCs w:val="22"/>
                <w:lang w:val="en-US" w:eastAsia="en-US"/>
              </w:rPr>
            </w:pPr>
            <w:del w:id="3861" w:author="Tuleshov, Kurmanbek [Bolashak Atyrau Limited]" w:date="2022-09-27T15:23:00Z">
              <w:r w:rsidRPr="0010106F" w:rsidDel="00BF4123">
                <w:rPr>
                  <w:lang w:val="en-US"/>
                </w:rPr>
                <w:delText>• Smoke developed index</w:delText>
              </w:r>
            </w:del>
          </w:p>
        </w:tc>
        <w:tc>
          <w:tcPr>
            <w:tcW w:w="3544" w:type="dxa"/>
          </w:tcPr>
          <w:p w14:paraId="4BB6466F" w14:textId="5A1BAA13" w:rsidR="00BC3FCF" w:rsidRPr="0010106F" w:rsidDel="00BF4123" w:rsidRDefault="00BC3FCF" w:rsidP="00B510DE">
            <w:pPr>
              <w:pStyle w:val="List1"/>
              <w:numPr>
                <w:ilvl w:val="0"/>
                <w:numId w:val="0"/>
              </w:numPr>
              <w:spacing w:line="240" w:lineRule="auto"/>
              <w:contextualSpacing/>
              <w:rPr>
                <w:del w:id="3862" w:author="Tuleshov, Kurmanbek [Bolashak Atyrau Limited]" w:date="2022-09-27T15:23:00Z"/>
                <w:sz w:val="22"/>
                <w:szCs w:val="22"/>
                <w:lang w:val="en-US" w:eastAsia="en-US"/>
              </w:rPr>
            </w:pPr>
          </w:p>
          <w:p w14:paraId="4BB64670" w14:textId="492CB00B" w:rsidR="00BC3FCF" w:rsidRPr="0010106F" w:rsidDel="00BF4123" w:rsidRDefault="00BA0431" w:rsidP="00B510DE">
            <w:pPr>
              <w:pStyle w:val="List1"/>
              <w:numPr>
                <w:ilvl w:val="0"/>
                <w:numId w:val="0"/>
              </w:numPr>
              <w:spacing w:line="240" w:lineRule="auto"/>
              <w:contextualSpacing/>
              <w:rPr>
                <w:del w:id="3863" w:author="Tuleshov, Kurmanbek [Bolashak Atyrau Limited]" w:date="2022-09-27T15:23:00Z"/>
                <w:sz w:val="22"/>
                <w:szCs w:val="22"/>
                <w:lang w:val="en-US" w:eastAsia="en-US"/>
              </w:rPr>
            </w:pPr>
            <w:del w:id="3864" w:author="Tuleshov, Kurmanbek [Bolashak Atyrau Limited]" w:date="2022-09-27T15:23:00Z">
              <w:r w:rsidRPr="0010106F" w:rsidDel="00BF4123">
                <w:delText>0</w:delText>
              </w:r>
            </w:del>
          </w:p>
          <w:p w14:paraId="4BB64671" w14:textId="5B5F133C" w:rsidR="00BC3FCF" w:rsidRPr="0010106F" w:rsidDel="00BF4123" w:rsidRDefault="00BA0431" w:rsidP="00B510DE">
            <w:pPr>
              <w:pStyle w:val="List1"/>
              <w:numPr>
                <w:ilvl w:val="0"/>
                <w:numId w:val="0"/>
              </w:numPr>
              <w:spacing w:line="240" w:lineRule="auto"/>
              <w:contextualSpacing/>
              <w:rPr>
                <w:del w:id="3865" w:author="Tuleshov, Kurmanbek [Bolashak Atyrau Limited]" w:date="2022-09-27T15:23:00Z"/>
                <w:sz w:val="22"/>
                <w:szCs w:val="22"/>
                <w:lang w:val="en-US" w:eastAsia="en-US"/>
              </w:rPr>
            </w:pPr>
            <w:del w:id="3866" w:author="Tuleshov, Kurmanbek [Bolashak Atyrau Limited]" w:date="2022-09-27T15:23:00Z">
              <w:r w:rsidRPr="0010106F" w:rsidDel="00BF4123">
                <w:delText>0</w:delText>
              </w:r>
            </w:del>
          </w:p>
        </w:tc>
      </w:tr>
      <w:tr w:rsidR="00307C9D" w:rsidRPr="0010106F" w:rsidDel="00BF4123" w14:paraId="4BB6467A" w14:textId="1E93F22F" w:rsidTr="00307C9D">
        <w:tblPrEx>
          <w:tblLook w:val="0000" w:firstRow="0" w:lastRow="0" w:firstColumn="0" w:lastColumn="0" w:noHBand="0" w:noVBand="0"/>
        </w:tblPrEx>
        <w:trPr>
          <w:trHeight w:val="503"/>
          <w:del w:id="3867" w:author="Tuleshov, Kurmanbek [Bolashak Atyrau Limited]" w:date="2022-09-27T15:23:00Z"/>
        </w:trPr>
        <w:tc>
          <w:tcPr>
            <w:tcW w:w="4130" w:type="dxa"/>
          </w:tcPr>
          <w:p w14:paraId="4BB64673" w14:textId="3CDD8AC7" w:rsidR="00BC3FCF" w:rsidRPr="0010106F" w:rsidDel="00BF4123" w:rsidRDefault="00307C9D" w:rsidP="00B510DE">
            <w:pPr>
              <w:pStyle w:val="List1"/>
              <w:numPr>
                <w:ilvl w:val="0"/>
                <w:numId w:val="0"/>
              </w:numPr>
              <w:tabs>
                <w:tab w:val="clear" w:pos="1080"/>
                <w:tab w:val="left" w:pos="0"/>
              </w:tabs>
              <w:spacing w:line="240" w:lineRule="auto"/>
              <w:ind w:left="57"/>
              <w:contextualSpacing/>
              <w:rPr>
                <w:del w:id="3868" w:author="Tuleshov, Kurmanbek [Bolashak Atyrau Limited]" w:date="2022-09-27T15:23:00Z"/>
                <w:w w:val="0"/>
                <w:sz w:val="22"/>
                <w:szCs w:val="22"/>
                <w:lang w:val="en-US" w:eastAsia="en-US"/>
              </w:rPr>
            </w:pPr>
            <w:del w:id="3869" w:author="Tuleshov, Kurmanbek [Bolashak Atyrau Limited]" w:date="2022-09-27T15:23:00Z">
              <w:r w:rsidRPr="0010106F" w:rsidDel="00BF4123">
                <w:delText>Thermal conductivity (ASTM C177). Typical values:</w:delText>
              </w:r>
            </w:del>
          </w:p>
          <w:p w14:paraId="4BB64674" w14:textId="1B4FFE29" w:rsidR="00BC3FCF" w:rsidRPr="0010106F" w:rsidDel="00BF4123" w:rsidRDefault="00307C9D" w:rsidP="00B510DE">
            <w:pPr>
              <w:pStyle w:val="List1"/>
              <w:numPr>
                <w:ilvl w:val="0"/>
                <w:numId w:val="0"/>
              </w:numPr>
              <w:tabs>
                <w:tab w:val="clear" w:pos="1080"/>
                <w:tab w:val="left" w:pos="0"/>
              </w:tabs>
              <w:spacing w:line="240" w:lineRule="auto"/>
              <w:ind w:left="57"/>
              <w:contextualSpacing/>
              <w:rPr>
                <w:del w:id="3870" w:author="Tuleshov, Kurmanbek [Bolashak Atyrau Limited]" w:date="2022-09-27T15:23:00Z"/>
                <w:w w:val="0"/>
                <w:sz w:val="22"/>
                <w:szCs w:val="22"/>
                <w:lang w:val="en-US" w:eastAsia="en-US"/>
              </w:rPr>
            </w:pPr>
            <w:del w:id="3871" w:author="Tuleshov, Kurmanbek [Bolashak Atyrau Limited]" w:date="2022-09-27T15:23:00Z">
              <w:r w:rsidRPr="0010106F" w:rsidDel="00BF4123">
                <w:delText>• 392°F (200°C)</w:delText>
              </w:r>
            </w:del>
          </w:p>
          <w:p w14:paraId="4BB64675" w14:textId="3F71D305" w:rsidR="00BC3FCF" w:rsidRPr="0010106F" w:rsidDel="00BF4123" w:rsidRDefault="00307C9D" w:rsidP="00B510DE">
            <w:pPr>
              <w:pStyle w:val="List1"/>
              <w:numPr>
                <w:ilvl w:val="0"/>
                <w:numId w:val="0"/>
              </w:numPr>
              <w:tabs>
                <w:tab w:val="clear" w:pos="1080"/>
                <w:tab w:val="left" w:pos="0"/>
              </w:tabs>
              <w:spacing w:line="240" w:lineRule="auto"/>
              <w:ind w:left="57"/>
              <w:contextualSpacing/>
              <w:rPr>
                <w:del w:id="3872" w:author="Tuleshov, Kurmanbek [Bolashak Atyrau Limited]" w:date="2022-09-27T15:23:00Z"/>
                <w:w w:val="0"/>
                <w:sz w:val="22"/>
                <w:szCs w:val="22"/>
                <w:lang w:val="en-US" w:eastAsia="en-US"/>
              </w:rPr>
            </w:pPr>
            <w:del w:id="3873" w:author="Tuleshov, Kurmanbek [Bolashak Atyrau Limited]" w:date="2022-09-27T15:23:00Z">
              <w:r w:rsidRPr="0010106F" w:rsidDel="00BF4123">
                <w:delText>• 752°F (400°C)</w:delText>
              </w:r>
            </w:del>
          </w:p>
        </w:tc>
        <w:tc>
          <w:tcPr>
            <w:tcW w:w="3545" w:type="dxa"/>
          </w:tcPr>
          <w:p w14:paraId="4BB64676" w14:textId="0CB9417C" w:rsidR="00BC3FCF" w:rsidRPr="0010106F" w:rsidDel="00BF4123" w:rsidRDefault="00BC3FCF" w:rsidP="00B510DE">
            <w:pPr>
              <w:pStyle w:val="List1"/>
              <w:numPr>
                <w:ilvl w:val="0"/>
                <w:numId w:val="0"/>
              </w:numPr>
              <w:spacing w:line="240" w:lineRule="auto"/>
              <w:ind w:left="1080" w:hanging="360"/>
              <w:contextualSpacing/>
              <w:rPr>
                <w:del w:id="3874" w:author="Tuleshov, Kurmanbek [Bolashak Atyrau Limited]" w:date="2022-09-27T15:23:00Z"/>
                <w:sz w:val="22"/>
                <w:szCs w:val="22"/>
                <w:lang w:val="en-US" w:eastAsia="en-US"/>
              </w:rPr>
            </w:pPr>
          </w:p>
          <w:p w14:paraId="4BB64677" w14:textId="3A11DD48" w:rsidR="00BC3FCF" w:rsidRPr="0010106F" w:rsidDel="00BF4123" w:rsidRDefault="00BC3FCF" w:rsidP="00B510DE">
            <w:pPr>
              <w:pStyle w:val="List1"/>
              <w:numPr>
                <w:ilvl w:val="0"/>
                <w:numId w:val="0"/>
              </w:numPr>
              <w:spacing w:line="240" w:lineRule="auto"/>
              <w:ind w:left="1080" w:hanging="360"/>
              <w:contextualSpacing/>
              <w:rPr>
                <w:del w:id="3875" w:author="Tuleshov, Kurmanbek [Bolashak Atyrau Limited]" w:date="2022-09-27T15:23:00Z"/>
                <w:sz w:val="22"/>
                <w:szCs w:val="22"/>
                <w:lang w:val="en-US" w:eastAsia="en-US"/>
              </w:rPr>
            </w:pPr>
          </w:p>
          <w:p w14:paraId="4BB64678" w14:textId="66ED1081" w:rsidR="00BC3FCF" w:rsidRPr="0010106F" w:rsidDel="00BF4123" w:rsidRDefault="00BA0431" w:rsidP="00B510DE">
            <w:pPr>
              <w:pStyle w:val="List1"/>
              <w:numPr>
                <w:ilvl w:val="0"/>
                <w:numId w:val="0"/>
              </w:numPr>
              <w:tabs>
                <w:tab w:val="clear" w:pos="1080"/>
                <w:tab w:val="left" w:pos="34"/>
              </w:tabs>
              <w:spacing w:line="240" w:lineRule="auto"/>
              <w:ind w:left="1080" w:hanging="1046"/>
              <w:contextualSpacing/>
              <w:rPr>
                <w:del w:id="3876" w:author="Tuleshov, Kurmanbek [Bolashak Atyrau Limited]" w:date="2022-09-27T15:23:00Z"/>
                <w:sz w:val="22"/>
                <w:szCs w:val="22"/>
                <w:lang w:val="en-US" w:eastAsia="en-US"/>
              </w:rPr>
            </w:pPr>
            <w:del w:id="3877" w:author="Tuleshov, Kurmanbek [Bolashak Atyrau Limited]" w:date="2022-09-27T15:23:00Z">
              <w:r w:rsidRPr="0010106F" w:rsidDel="00BF4123">
                <w:rPr>
                  <w:lang w:val="en-US"/>
                </w:rPr>
                <w:delText>0.19 BTU-in/hr-ft</w:delText>
              </w:r>
              <w:r w:rsidR="006918F7" w:rsidRPr="0010106F" w:rsidDel="00BF4123">
                <w:rPr>
                  <w:vertAlign w:val="superscript"/>
                </w:rPr>
                <w:delText>2</w:delText>
              </w:r>
              <w:r w:rsidRPr="0010106F" w:rsidDel="00BF4123">
                <w:rPr>
                  <w:lang w:val="en-US"/>
                </w:rPr>
                <w:delText>-°F (0.028 W/m-°K)</w:delText>
              </w:r>
            </w:del>
          </w:p>
          <w:p w14:paraId="4BB64679" w14:textId="1DECC024" w:rsidR="00BC3FCF" w:rsidRPr="0010106F" w:rsidDel="00BF4123" w:rsidRDefault="00BA0431" w:rsidP="00B510DE">
            <w:pPr>
              <w:pStyle w:val="List1"/>
              <w:numPr>
                <w:ilvl w:val="0"/>
                <w:numId w:val="0"/>
              </w:numPr>
              <w:tabs>
                <w:tab w:val="clear" w:pos="1080"/>
                <w:tab w:val="left" w:pos="34"/>
              </w:tabs>
              <w:spacing w:line="240" w:lineRule="auto"/>
              <w:ind w:left="1080" w:hanging="1046"/>
              <w:contextualSpacing/>
              <w:rPr>
                <w:del w:id="3878" w:author="Tuleshov, Kurmanbek [Bolashak Atyrau Limited]" w:date="2022-09-27T15:23:00Z"/>
                <w:lang w:val="en-US"/>
              </w:rPr>
            </w:pPr>
            <w:del w:id="3879" w:author="Tuleshov, Kurmanbek [Bolashak Atyrau Limited]" w:date="2022-09-27T15:23:00Z">
              <w:r w:rsidRPr="0010106F" w:rsidDel="00BF4123">
                <w:rPr>
                  <w:lang w:val="en-US"/>
                </w:rPr>
                <w:delText>0.32 BTU-in/hr-ft</w:delText>
              </w:r>
              <w:r w:rsidR="006918F7" w:rsidRPr="0010106F" w:rsidDel="00BF4123">
                <w:rPr>
                  <w:vertAlign w:val="superscript"/>
                </w:rPr>
                <w:delText>2</w:delText>
              </w:r>
              <w:r w:rsidRPr="0010106F" w:rsidDel="00BF4123">
                <w:rPr>
                  <w:lang w:val="en-US"/>
                </w:rPr>
                <w:delText>-°F (0.046 W/m-°K)</w:delText>
              </w:r>
            </w:del>
          </w:p>
        </w:tc>
      </w:tr>
    </w:tbl>
    <w:tbl>
      <w:tblPr>
        <w:tblW w:w="0" w:type="auto"/>
        <w:tblInd w:w="960" w:type="dxa"/>
        <w:tblLayout w:type="fixed"/>
        <w:tblCellMar>
          <w:left w:w="0" w:type="dxa"/>
          <w:right w:w="0" w:type="dxa"/>
        </w:tblCellMar>
        <w:tblLook w:val="01E0" w:firstRow="1" w:lastRow="1" w:firstColumn="1" w:lastColumn="1" w:noHBand="0" w:noVBand="0"/>
      </w:tblPr>
      <w:tblGrid>
        <w:gridCol w:w="965"/>
        <w:gridCol w:w="1045"/>
        <w:gridCol w:w="900"/>
        <w:gridCol w:w="900"/>
        <w:gridCol w:w="900"/>
        <w:gridCol w:w="990"/>
        <w:gridCol w:w="990"/>
        <w:gridCol w:w="990"/>
      </w:tblGrid>
      <w:tr w:rsidR="009852E5" w:rsidRPr="00514477" w14:paraId="12CA52F5" w14:textId="77777777" w:rsidTr="00377EDE">
        <w:trPr>
          <w:trHeight w:hRule="exact" w:val="1448"/>
        </w:trPr>
        <w:tc>
          <w:tcPr>
            <w:tcW w:w="7680" w:type="dxa"/>
            <w:gridSpan w:val="8"/>
            <w:tcBorders>
              <w:top w:val="nil"/>
              <w:left w:val="nil"/>
              <w:bottom w:val="single" w:sz="4" w:space="0" w:color="000000"/>
              <w:right w:val="nil"/>
            </w:tcBorders>
            <w:shd w:val="clear" w:color="auto" w:fill="auto"/>
            <w:vAlign w:val="bottom"/>
          </w:tcPr>
          <w:p w14:paraId="40709482" w14:textId="5334ED24" w:rsidR="00395C82" w:rsidRDefault="003F32F6" w:rsidP="00377EDE">
            <w:pPr>
              <w:pStyle w:val="List1"/>
              <w:numPr>
                <w:ilvl w:val="0"/>
                <w:numId w:val="0"/>
              </w:numPr>
              <w:spacing w:line="240" w:lineRule="auto"/>
              <w:contextualSpacing/>
              <w:rPr>
                <w:rFonts w:ascii="Arial" w:hAnsi="Arial" w:cs="Arial"/>
                <w:b/>
                <w:color w:val="auto"/>
                <w:sz w:val="20"/>
                <w:lang w:val="en-GB" w:eastAsia="en-GB"/>
              </w:rPr>
            </w:pPr>
            <w:r w:rsidRPr="00377EDE">
              <w:rPr>
                <w:rFonts w:ascii="Arial" w:hAnsi="Arial" w:cs="Arial"/>
                <w:b/>
                <w:color w:val="auto"/>
                <w:sz w:val="20"/>
                <w:lang w:val="en-GB" w:eastAsia="en-GB"/>
              </w:rPr>
              <w:t xml:space="preserve">Table 1: </w:t>
            </w:r>
            <w:r w:rsidR="0075591A" w:rsidRPr="00377EDE">
              <w:rPr>
                <w:rFonts w:ascii="Arial" w:hAnsi="Arial" w:cs="Arial"/>
                <w:b/>
                <w:color w:val="auto"/>
                <w:sz w:val="20"/>
                <w:lang w:val="en-GB" w:eastAsia="en-GB"/>
              </w:rPr>
              <w:t xml:space="preserve">PYROGEL XTE Heat Conservation </w:t>
            </w:r>
            <w:r w:rsidRPr="00377EDE">
              <w:rPr>
                <w:rFonts w:ascii="Arial" w:hAnsi="Arial" w:cs="Arial"/>
                <w:b/>
                <w:color w:val="auto"/>
                <w:sz w:val="20"/>
                <w:lang w:val="en-GB" w:eastAsia="en-GB"/>
              </w:rPr>
              <w:t>Insulation</w:t>
            </w:r>
            <w:r w:rsidR="0075591A" w:rsidRPr="00377EDE">
              <w:rPr>
                <w:rFonts w:ascii="Arial" w:hAnsi="Arial" w:cs="Arial"/>
                <w:b/>
                <w:color w:val="auto"/>
                <w:sz w:val="20"/>
                <w:lang w:val="en-GB" w:eastAsia="en-GB"/>
              </w:rPr>
              <w:t>Thickness Table</w:t>
            </w:r>
          </w:p>
          <w:p w14:paraId="4EF11BF5" w14:textId="6E9CF70C" w:rsidR="009852E5" w:rsidRPr="00377EDE" w:rsidRDefault="009852E5" w:rsidP="00377EDE">
            <w:pPr>
              <w:pStyle w:val="List1"/>
              <w:numPr>
                <w:ilvl w:val="0"/>
                <w:numId w:val="0"/>
              </w:numPr>
              <w:spacing w:line="240" w:lineRule="auto"/>
              <w:contextualSpacing/>
              <w:rPr>
                <w:rFonts w:ascii="Arial" w:eastAsia="Calibri" w:hAnsi="Arial" w:cs="Arial"/>
                <w:color w:val="auto"/>
                <w:sz w:val="20"/>
                <w:szCs w:val="20"/>
              </w:rPr>
            </w:pPr>
          </w:p>
        </w:tc>
      </w:tr>
      <w:tr w:rsidR="009852E5" w:rsidRPr="00514477" w14:paraId="36C3F805" w14:textId="77777777" w:rsidTr="00341892">
        <w:trPr>
          <w:trHeight w:hRule="exact" w:val="374"/>
        </w:trPr>
        <w:tc>
          <w:tcPr>
            <w:tcW w:w="2010" w:type="dxa"/>
            <w:gridSpan w:val="2"/>
            <w:tcBorders>
              <w:top w:val="single" w:sz="4" w:space="0" w:color="000000"/>
              <w:left w:val="single" w:sz="4" w:space="0" w:color="000000"/>
              <w:bottom w:val="single" w:sz="4" w:space="0" w:color="000000"/>
              <w:right w:val="single" w:sz="4" w:space="0" w:color="000000"/>
            </w:tcBorders>
            <w:shd w:val="clear" w:color="auto" w:fill="auto"/>
          </w:tcPr>
          <w:p w14:paraId="76DD4962" w14:textId="77777777" w:rsidR="009852E5" w:rsidRPr="00377EDE" w:rsidRDefault="009852E5" w:rsidP="009852E5">
            <w:pPr>
              <w:spacing w:before="4"/>
              <w:ind w:left="4"/>
              <w:jc w:val="center"/>
              <w:rPr>
                <w:rFonts w:eastAsia="Calibri"/>
                <w:b/>
                <w:color w:val="auto"/>
                <w:sz w:val="20"/>
                <w:szCs w:val="20"/>
              </w:rPr>
            </w:pPr>
            <w:r w:rsidRPr="00377EDE">
              <w:rPr>
                <w:b/>
                <w:color w:val="auto"/>
                <w:w w:val="110"/>
                <w:sz w:val="20"/>
                <w:szCs w:val="20"/>
              </w:rPr>
              <w:t>Size</w:t>
            </w:r>
          </w:p>
        </w:tc>
        <w:tc>
          <w:tcPr>
            <w:tcW w:w="5670" w:type="dxa"/>
            <w:gridSpan w:val="6"/>
            <w:tcBorders>
              <w:top w:val="single" w:sz="4" w:space="0" w:color="000000"/>
              <w:left w:val="single" w:sz="4" w:space="0" w:color="000000"/>
              <w:bottom w:val="single" w:sz="4" w:space="0" w:color="000000"/>
              <w:right w:val="single" w:sz="4" w:space="0" w:color="000000"/>
            </w:tcBorders>
            <w:shd w:val="clear" w:color="auto" w:fill="auto"/>
          </w:tcPr>
          <w:p w14:paraId="22552047" w14:textId="77777777" w:rsidR="009852E5" w:rsidRPr="00377EDE" w:rsidRDefault="009852E5" w:rsidP="009852E5">
            <w:pPr>
              <w:spacing w:before="4"/>
              <w:ind w:left="404"/>
              <w:jc w:val="center"/>
              <w:rPr>
                <w:rFonts w:eastAsia="Calibri"/>
                <w:b/>
                <w:color w:val="auto"/>
                <w:sz w:val="20"/>
                <w:szCs w:val="20"/>
              </w:rPr>
            </w:pPr>
            <w:r w:rsidRPr="00377EDE">
              <w:rPr>
                <w:rFonts w:eastAsia="Calibri"/>
                <w:b/>
                <w:color w:val="auto"/>
                <w:w w:val="110"/>
                <w:sz w:val="20"/>
                <w:szCs w:val="20"/>
              </w:rPr>
              <w:t>Operating</w:t>
            </w:r>
            <w:r w:rsidRPr="00377EDE">
              <w:rPr>
                <w:rFonts w:eastAsia="Calibri"/>
                <w:b/>
                <w:color w:val="auto"/>
                <w:spacing w:val="-7"/>
                <w:w w:val="110"/>
                <w:sz w:val="20"/>
                <w:szCs w:val="20"/>
              </w:rPr>
              <w:t xml:space="preserve"> </w:t>
            </w:r>
            <w:r w:rsidRPr="00377EDE">
              <w:rPr>
                <w:rFonts w:eastAsia="Calibri"/>
                <w:b/>
                <w:color w:val="auto"/>
                <w:w w:val="110"/>
                <w:sz w:val="20"/>
                <w:szCs w:val="20"/>
              </w:rPr>
              <w:t>temperature</w:t>
            </w:r>
            <w:r w:rsidRPr="00377EDE">
              <w:rPr>
                <w:rFonts w:eastAsia="Calibri"/>
                <w:b/>
                <w:color w:val="auto"/>
                <w:spacing w:val="-7"/>
                <w:w w:val="110"/>
                <w:sz w:val="20"/>
                <w:szCs w:val="20"/>
              </w:rPr>
              <w:t xml:space="preserve"> </w:t>
            </w:r>
            <w:r w:rsidRPr="00377EDE">
              <w:rPr>
                <w:rFonts w:eastAsia="Calibri"/>
                <w:b/>
                <w:color w:val="auto"/>
                <w:w w:val="110"/>
                <w:sz w:val="20"/>
                <w:szCs w:val="20"/>
              </w:rPr>
              <w:t>in</w:t>
            </w:r>
            <w:r w:rsidRPr="00377EDE">
              <w:rPr>
                <w:rFonts w:eastAsia="Calibri"/>
                <w:b/>
                <w:color w:val="auto"/>
                <w:spacing w:val="-6"/>
                <w:w w:val="110"/>
                <w:sz w:val="20"/>
                <w:szCs w:val="20"/>
              </w:rPr>
              <w:t xml:space="preserve"> </w:t>
            </w:r>
            <w:r w:rsidRPr="00377EDE">
              <w:rPr>
                <w:rFonts w:eastAsia="Calibri"/>
                <w:b/>
                <w:color w:val="auto"/>
                <w:w w:val="110"/>
                <w:sz w:val="20"/>
                <w:szCs w:val="20"/>
              </w:rPr>
              <w:t>°C</w:t>
            </w:r>
          </w:p>
        </w:tc>
      </w:tr>
      <w:tr w:rsidR="00395C82" w:rsidRPr="00514477" w14:paraId="076E6BEA" w14:textId="77777777" w:rsidTr="00341892">
        <w:trPr>
          <w:trHeight w:hRule="exact" w:val="374"/>
        </w:trPr>
        <w:tc>
          <w:tcPr>
            <w:tcW w:w="2010" w:type="dxa"/>
            <w:gridSpan w:val="2"/>
            <w:tcBorders>
              <w:top w:val="single" w:sz="4" w:space="0" w:color="000000"/>
              <w:left w:val="single" w:sz="4" w:space="0" w:color="000000"/>
              <w:bottom w:val="single" w:sz="4" w:space="0" w:color="000000"/>
              <w:right w:val="single" w:sz="4" w:space="0" w:color="000000"/>
            </w:tcBorders>
            <w:shd w:val="clear" w:color="auto" w:fill="auto"/>
          </w:tcPr>
          <w:p w14:paraId="17BFFE7D" w14:textId="77777777" w:rsidR="00395C82" w:rsidRPr="00514477" w:rsidRDefault="00395C82" w:rsidP="009852E5">
            <w:pPr>
              <w:spacing w:before="4"/>
              <w:ind w:left="4"/>
              <w:jc w:val="center"/>
              <w:rPr>
                <w:b/>
                <w:color w:val="auto"/>
                <w:w w:val="110"/>
                <w:sz w:val="20"/>
                <w:szCs w:val="20"/>
              </w:rPr>
            </w:pPr>
          </w:p>
        </w:tc>
        <w:tc>
          <w:tcPr>
            <w:tcW w:w="5670" w:type="dxa"/>
            <w:gridSpan w:val="6"/>
            <w:tcBorders>
              <w:top w:val="single" w:sz="4" w:space="0" w:color="000000"/>
              <w:left w:val="single" w:sz="4" w:space="0" w:color="000000"/>
              <w:bottom w:val="single" w:sz="4" w:space="0" w:color="000000"/>
              <w:right w:val="single" w:sz="4" w:space="0" w:color="000000"/>
            </w:tcBorders>
            <w:shd w:val="clear" w:color="auto" w:fill="auto"/>
          </w:tcPr>
          <w:p w14:paraId="3B92BD21" w14:textId="77777777" w:rsidR="00395C82" w:rsidRPr="00514477" w:rsidRDefault="00395C82" w:rsidP="009852E5">
            <w:pPr>
              <w:spacing w:before="4"/>
              <w:ind w:left="404"/>
              <w:jc w:val="center"/>
              <w:rPr>
                <w:rFonts w:eastAsia="Calibri"/>
                <w:b/>
                <w:color w:val="auto"/>
                <w:w w:val="110"/>
                <w:sz w:val="20"/>
                <w:szCs w:val="20"/>
              </w:rPr>
            </w:pPr>
          </w:p>
        </w:tc>
      </w:tr>
      <w:tr w:rsidR="00341892" w:rsidRPr="00514477" w14:paraId="4BFB37D4" w14:textId="77777777" w:rsidTr="00341892">
        <w:trPr>
          <w:trHeight w:hRule="exact" w:val="676"/>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170EA273" w14:textId="77777777" w:rsidR="009852E5" w:rsidRPr="00377EDE" w:rsidRDefault="009852E5" w:rsidP="009852E5">
            <w:pPr>
              <w:spacing w:before="57"/>
              <w:ind w:left="8"/>
              <w:jc w:val="center"/>
              <w:rPr>
                <w:rFonts w:eastAsia="Calibri"/>
                <w:color w:val="auto"/>
                <w:sz w:val="20"/>
                <w:szCs w:val="20"/>
              </w:rPr>
            </w:pPr>
            <w:r w:rsidRPr="00377EDE">
              <w:rPr>
                <w:color w:val="auto"/>
                <w:w w:val="110"/>
                <w:sz w:val="20"/>
                <w:szCs w:val="20"/>
              </w:rPr>
              <w:t>DN</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277AC5F5" w14:textId="77777777" w:rsidR="009852E5" w:rsidRPr="00377EDE" w:rsidRDefault="009852E5" w:rsidP="009852E5">
            <w:pPr>
              <w:spacing w:before="57"/>
              <w:ind w:left="66"/>
              <w:jc w:val="center"/>
              <w:rPr>
                <w:rFonts w:eastAsia="Calibri"/>
                <w:color w:val="auto"/>
                <w:sz w:val="20"/>
                <w:szCs w:val="20"/>
              </w:rPr>
            </w:pPr>
            <w:r w:rsidRPr="00377EDE">
              <w:rPr>
                <w:color w:val="auto"/>
                <w:w w:val="110"/>
                <w:sz w:val="20"/>
                <w:szCs w:val="20"/>
              </w:rPr>
              <w:t>NPS</w:t>
            </w:r>
            <w:r w:rsidRPr="00377EDE">
              <w:rPr>
                <w:color w:val="auto"/>
                <w:spacing w:val="-8"/>
                <w:w w:val="110"/>
                <w:sz w:val="20"/>
                <w:szCs w:val="20"/>
              </w:rPr>
              <w:t xml:space="preserve"> </w:t>
            </w:r>
            <w:r w:rsidRPr="00377EDE">
              <w:rPr>
                <w:color w:val="auto"/>
                <w:w w:val="110"/>
                <w:sz w:val="20"/>
                <w:szCs w:val="20"/>
              </w:rPr>
              <w:t>inches</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C0919FA" w14:textId="77777777" w:rsidR="009852E5" w:rsidRPr="00377EDE" w:rsidRDefault="009852E5" w:rsidP="009852E5">
            <w:pPr>
              <w:spacing w:before="4" w:line="277" w:lineRule="auto"/>
              <w:ind w:left="107" w:right="56" w:hanging="44"/>
              <w:jc w:val="center"/>
              <w:rPr>
                <w:rFonts w:eastAsia="Calibri"/>
                <w:color w:val="auto"/>
                <w:sz w:val="20"/>
                <w:szCs w:val="20"/>
              </w:rPr>
            </w:pPr>
            <w:r w:rsidRPr="00377EDE">
              <w:rPr>
                <w:color w:val="auto"/>
                <w:w w:val="105"/>
                <w:sz w:val="20"/>
                <w:szCs w:val="20"/>
              </w:rPr>
              <w:t>AMB</w:t>
            </w:r>
            <w:r w:rsidRPr="00377EDE">
              <w:rPr>
                <w:color w:val="auto"/>
                <w:w w:val="108"/>
                <w:sz w:val="20"/>
                <w:szCs w:val="20"/>
              </w:rPr>
              <w:t xml:space="preserve"> </w:t>
            </w:r>
            <w:r w:rsidRPr="00377EDE">
              <w:rPr>
                <w:color w:val="auto"/>
                <w:w w:val="110"/>
                <w:sz w:val="20"/>
                <w:szCs w:val="20"/>
              </w:rPr>
              <w:t>50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4365AB8" w14:textId="77777777" w:rsidR="009852E5" w:rsidRPr="00377EDE" w:rsidRDefault="009852E5" w:rsidP="009852E5">
            <w:pPr>
              <w:spacing w:before="4"/>
              <w:ind w:left="8"/>
              <w:jc w:val="center"/>
              <w:rPr>
                <w:rFonts w:eastAsia="Calibri"/>
                <w:color w:val="auto"/>
                <w:sz w:val="20"/>
                <w:szCs w:val="20"/>
              </w:rPr>
            </w:pPr>
            <w:r w:rsidRPr="00377EDE">
              <w:rPr>
                <w:color w:val="auto"/>
                <w:w w:val="110"/>
                <w:sz w:val="20"/>
                <w:szCs w:val="20"/>
              </w:rPr>
              <w:t>51</w:t>
            </w:r>
          </w:p>
          <w:p w14:paraId="644328F2" w14:textId="77777777" w:rsidR="009852E5" w:rsidRPr="00377EDE" w:rsidRDefault="009852E5" w:rsidP="009852E5">
            <w:pPr>
              <w:spacing w:before="15"/>
              <w:ind w:left="9"/>
              <w:jc w:val="center"/>
              <w:rPr>
                <w:rFonts w:eastAsia="Calibri"/>
                <w:color w:val="auto"/>
                <w:sz w:val="20"/>
                <w:szCs w:val="20"/>
              </w:rPr>
            </w:pPr>
            <w:r w:rsidRPr="00377EDE">
              <w:rPr>
                <w:color w:val="auto"/>
                <w:w w:val="110"/>
                <w:sz w:val="20"/>
                <w:szCs w:val="20"/>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F86BF86" w14:textId="77777777" w:rsidR="009852E5" w:rsidRPr="00377EDE" w:rsidRDefault="009852E5" w:rsidP="009852E5">
            <w:pPr>
              <w:spacing w:before="4"/>
              <w:ind w:left="85"/>
              <w:jc w:val="center"/>
              <w:rPr>
                <w:rFonts w:eastAsia="Calibri"/>
                <w:color w:val="auto"/>
                <w:sz w:val="20"/>
                <w:szCs w:val="20"/>
              </w:rPr>
            </w:pPr>
            <w:r w:rsidRPr="00377EDE">
              <w:rPr>
                <w:color w:val="auto"/>
                <w:w w:val="110"/>
                <w:sz w:val="20"/>
                <w:szCs w:val="20"/>
              </w:rPr>
              <w:t>101</w:t>
            </w:r>
          </w:p>
          <w:p w14:paraId="6F6E824B" w14:textId="77777777" w:rsidR="009852E5" w:rsidRPr="00377EDE" w:rsidRDefault="009852E5" w:rsidP="009852E5">
            <w:pPr>
              <w:spacing w:before="15"/>
              <w:ind w:left="85"/>
              <w:jc w:val="center"/>
              <w:rPr>
                <w:rFonts w:eastAsia="Calibri"/>
                <w:color w:val="auto"/>
                <w:sz w:val="20"/>
                <w:szCs w:val="20"/>
              </w:rPr>
            </w:pPr>
            <w:r w:rsidRPr="00377EDE">
              <w:rPr>
                <w:color w:val="auto"/>
                <w:w w:val="110"/>
                <w:sz w:val="20"/>
                <w:szCs w:val="20"/>
              </w:rPr>
              <w:t>150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D8978CB" w14:textId="77777777" w:rsidR="009852E5" w:rsidRPr="00377EDE" w:rsidRDefault="009852E5" w:rsidP="009852E5">
            <w:pPr>
              <w:spacing w:before="4"/>
              <w:ind w:left="85"/>
              <w:jc w:val="center"/>
              <w:rPr>
                <w:rFonts w:eastAsia="Calibri"/>
                <w:color w:val="auto"/>
                <w:sz w:val="20"/>
                <w:szCs w:val="20"/>
              </w:rPr>
            </w:pPr>
            <w:r w:rsidRPr="00377EDE">
              <w:rPr>
                <w:color w:val="auto"/>
                <w:w w:val="110"/>
                <w:sz w:val="20"/>
                <w:szCs w:val="20"/>
              </w:rPr>
              <w:t>151</w:t>
            </w:r>
          </w:p>
          <w:p w14:paraId="1DEC0633" w14:textId="77777777" w:rsidR="009852E5" w:rsidRPr="00377EDE" w:rsidRDefault="009852E5" w:rsidP="009852E5">
            <w:pPr>
              <w:spacing w:before="15"/>
              <w:ind w:left="85"/>
              <w:jc w:val="center"/>
              <w:rPr>
                <w:rFonts w:eastAsia="Calibri"/>
                <w:color w:val="auto"/>
                <w:sz w:val="20"/>
                <w:szCs w:val="20"/>
              </w:rPr>
            </w:pPr>
            <w:r w:rsidRPr="00377EDE">
              <w:rPr>
                <w:color w:val="auto"/>
                <w:w w:val="110"/>
                <w:sz w:val="20"/>
                <w:szCs w:val="20"/>
              </w:rPr>
              <w:t>200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2B68F26" w14:textId="77777777" w:rsidR="009852E5" w:rsidRPr="00377EDE" w:rsidRDefault="009852E5" w:rsidP="009852E5">
            <w:pPr>
              <w:spacing w:before="4"/>
              <w:ind w:left="85"/>
              <w:jc w:val="center"/>
              <w:rPr>
                <w:rFonts w:eastAsia="Calibri"/>
                <w:color w:val="auto"/>
                <w:sz w:val="20"/>
                <w:szCs w:val="20"/>
              </w:rPr>
            </w:pPr>
            <w:r w:rsidRPr="00377EDE">
              <w:rPr>
                <w:color w:val="auto"/>
                <w:w w:val="110"/>
                <w:sz w:val="20"/>
                <w:szCs w:val="20"/>
              </w:rPr>
              <w:t>201</w:t>
            </w:r>
          </w:p>
          <w:p w14:paraId="309E5642" w14:textId="77777777" w:rsidR="009852E5" w:rsidRPr="00377EDE" w:rsidRDefault="009852E5" w:rsidP="009852E5">
            <w:pPr>
              <w:spacing w:before="15"/>
              <w:ind w:left="85"/>
              <w:jc w:val="center"/>
              <w:rPr>
                <w:rFonts w:eastAsia="Calibri"/>
                <w:color w:val="auto"/>
                <w:sz w:val="20"/>
                <w:szCs w:val="20"/>
              </w:rPr>
            </w:pPr>
            <w:r w:rsidRPr="00377EDE">
              <w:rPr>
                <w:color w:val="auto"/>
                <w:w w:val="110"/>
                <w:sz w:val="20"/>
                <w:szCs w:val="20"/>
              </w:rPr>
              <w:t>250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55FF752" w14:textId="77777777" w:rsidR="009852E5" w:rsidRPr="00377EDE" w:rsidRDefault="009852E5" w:rsidP="009852E5">
            <w:pPr>
              <w:spacing w:before="4"/>
              <w:ind w:left="85"/>
              <w:jc w:val="center"/>
              <w:rPr>
                <w:rFonts w:eastAsia="Calibri"/>
                <w:color w:val="auto"/>
                <w:sz w:val="20"/>
                <w:szCs w:val="20"/>
              </w:rPr>
            </w:pPr>
            <w:r w:rsidRPr="00377EDE">
              <w:rPr>
                <w:color w:val="auto"/>
                <w:w w:val="110"/>
                <w:sz w:val="20"/>
                <w:szCs w:val="20"/>
              </w:rPr>
              <w:t>251</w:t>
            </w:r>
          </w:p>
          <w:p w14:paraId="0D9FF15D" w14:textId="77777777" w:rsidR="009852E5" w:rsidRPr="00377EDE" w:rsidRDefault="009852E5" w:rsidP="009852E5">
            <w:pPr>
              <w:spacing w:before="15"/>
              <w:ind w:left="85"/>
              <w:jc w:val="center"/>
              <w:rPr>
                <w:rFonts w:eastAsia="Calibri"/>
                <w:color w:val="auto"/>
                <w:sz w:val="20"/>
                <w:szCs w:val="20"/>
              </w:rPr>
            </w:pPr>
            <w:r w:rsidRPr="00377EDE">
              <w:rPr>
                <w:color w:val="auto"/>
                <w:w w:val="110"/>
                <w:sz w:val="20"/>
                <w:szCs w:val="20"/>
              </w:rPr>
              <w:t>400</w:t>
            </w:r>
          </w:p>
        </w:tc>
      </w:tr>
      <w:tr w:rsidR="00341892" w:rsidRPr="00514477" w14:paraId="42455968"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7F999EF2" w14:textId="77777777" w:rsidR="009852E5" w:rsidRPr="00377EDE" w:rsidRDefault="009852E5" w:rsidP="003F32F6">
            <w:pPr>
              <w:spacing w:before="4"/>
              <w:ind w:left="6"/>
              <w:jc w:val="center"/>
              <w:rPr>
                <w:rFonts w:eastAsia="Calibri"/>
                <w:color w:val="auto"/>
                <w:sz w:val="20"/>
                <w:szCs w:val="20"/>
              </w:rPr>
            </w:pPr>
            <w:r w:rsidRPr="00377EDE">
              <w:rPr>
                <w:color w:val="auto"/>
                <w:w w:val="110"/>
                <w:sz w:val="20"/>
                <w:szCs w:val="20"/>
              </w:rPr>
              <w:t>15</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373AF70"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0.5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81E2963"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826A2AA"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D3B3C96"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48FFE64"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31F0923"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8AE5025"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20</w:t>
            </w:r>
          </w:p>
        </w:tc>
      </w:tr>
      <w:tr w:rsidR="00341892" w:rsidRPr="00514477" w14:paraId="2F72F823"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7983CCEF"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20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059EB14"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0.75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49C3AA7"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882F116"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267995A"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B731306"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8AD9449"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61E9CD3"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r>
      <w:tr w:rsidR="00341892" w:rsidRPr="00514477" w14:paraId="48A31CC2"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8A61401"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25</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65A5A88" w14:textId="77777777" w:rsidR="009852E5" w:rsidRPr="00377EDE" w:rsidRDefault="009852E5" w:rsidP="003F32F6">
            <w:pPr>
              <w:spacing w:before="4"/>
              <w:ind w:left="5"/>
              <w:jc w:val="center"/>
              <w:rPr>
                <w:rFonts w:eastAsia="Calibri"/>
                <w:color w:val="auto"/>
                <w:sz w:val="20"/>
                <w:szCs w:val="20"/>
              </w:rPr>
            </w:pPr>
            <w:r w:rsidRPr="00377EDE">
              <w:rPr>
                <w:color w:val="auto"/>
                <w:w w:val="105"/>
                <w:sz w:val="20"/>
                <w:szCs w:val="20"/>
              </w:rPr>
              <w:t>1</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34FEA07"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BD1C11E"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8EA8D0A"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9319D1D"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F652B44"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7399F5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r>
      <w:tr w:rsidR="00341892" w:rsidRPr="00514477" w14:paraId="46C5CD4A"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349308E2"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40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07C887BE"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30C3BFF"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7667369"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06671D1"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5291D57"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557783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7AB6EC8"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r>
      <w:tr w:rsidR="00341892" w:rsidRPr="00514477" w14:paraId="6664C11D"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2D617988"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0F803498" w14:textId="77777777" w:rsidR="009852E5" w:rsidRPr="00377EDE" w:rsidRDefault="009852E5" w:rsidP="003F32F6">
            <w:pPr>
              <w:spacing w:before="4"/>
              <w:ind w:left="5"/>
              <w:jc w:val="center"/>
              <w:rPr>
                <w:rFonts w:eastAsia="Calibri"/>
                <w:color w:val="auto"/>
                <w:sz w:val="20"/>
                <w:szCs w:val="20"/>
              </w:rPr>
            </w:pPr>
            <w:r w:rsidRPr="00377EDE">
              <w:rPr>
                <w:color w:val="auto"/>
                <w:w w:val="105"/>
                <w:sz w:val="20"/>
                <w:szCs w:val="20"/>
              </w:rPr>
              <w:t>2</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46E6B0F"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B0DEEFF"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0969097"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B35D688"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B740BE8"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DF9775A"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r>
      <w:tr w:rsidR="00341892" w:rsidRPr="00514477" w14:paraId="41C63EA9"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42515452"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80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51C9F03" w14:textId="77777777" w:rsidR="009852E5" w:rsidRPr="00377EDE" w:rsidRDefault="009852E5" w:rsidP="003F32F6">
            <w:pPr>
              <w:spacing w:before="4"/>
              <w:ind w:left="5"/>
              <w:jc w:val="center"/>
              <w:rPr>
                <w:rFonts w:eastAsia="Calibri"/>
                <w:color w:val="auto"/>
                <w:sz w:val="20"/>
                <w:szCs w:val="20"/>
              </w:rPr>
            </w:pPr>
            <w:r w:rsidRPr="00377EDE">
              <w:rPr>
                <w:color w:val="auto"/>
                <w:w w:val="105"/>
                <w:sz w:val="20"/>
                <w:szCs w:val="20"/>
              </w:rPr>
              <w:t>3</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60D0C08"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D9375DB"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D1D426D"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68A30C7"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E7E32B0"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A6B4F19"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r>
      <w:tr w:rsidR="00341892" w:rsidRPr="00514477" w14:paraId="7E3126C2"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D5EA54B" w14:textId="77777777" w:rsidR="009852E5" w:rsidRPr="00377EDE" w:rsidRDefault="009852E5" w:rsidP="003F32F6">
            <w:pPr>
              <w:spacing w:before="4"/>
              <w:ind w:left="7"/>
              <w:jc w:val="center"/>
              <w:rPr>
                <w:rFonts w:eastAsia="Calibri"/>
                <w:color w:val="auto"/>
                <w:sz w:val="20"/>
                <w:szCs w:val="20"/>
              </w:rPr>
            </w:pPr>
            <w:r w:rsidRPr="00377EDE">
              <w:rPr>
                <w:color w:val="auto"/>
                <w:w w:val="105"/>
                <w:sz w:val="20"/>
                <w:szCs w:val="20"/>
              </w:rPr>
              <w:t>100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62F82E86" w14:textId="77777777" w:rsidR="009852E5" w:rsidRPr="00377EDE" w:rsidRDefault="009852E5" w:rsidP="003F32F6">
            <w:pPr>
              <w:spacing w:before="4"/>
              <w:ind w:left="5"/>
              <w:jc w:val="center"/>
              <w:rPr>
                <w:rFonts w:eastAsia="Calibri"/>
                <w:color w:val="auto"/>
                <w:sz w:val="20"/>
                <w:szCs w:val="20"/>
              </w:rPr>
            </w:pPr>
            <w:r w:rsidRPr="00377EDE">
              <w:rPr>
                <w:color w:val="auto"/>
                <w:w w:val="105"/>
                <w:sz w:val="20"/>
                <w:szCs w:val="20"/>
              </w:rPr>
              <w:t>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61DA351"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A0F560F" w14:textId="77777777" w:rsidR="009852E5" w:rsidRPr="00377EDE" w:rsidRDefault="009852E5" w:rsidP="003F32F6">
            <w:pPr>
              <w:spacing w:before="4"/>
              <w:ind w:left="8"/>
              <w:jc w:val="center"/>
              <w:rPr>
                <w:rFonts w:eastAsia="Calibri"/>
                <w:color w:val="auto"/>
                <w:sz w:val="20"/>
                <w:szCs w:val="20"/>
              </w:rPr>
            </w:pPr>
            <w:r w:rsidRPr="00377EDE">
              <w:rPr>
                <w:color w:val="auto"/>
                <w:w w:val="105"/>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9654C0C"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E2356F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CCBAC60"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CA0C1A2"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r>
      <w:tr w:rsidR="00341892" w:rsidRPr="00514477" w14:paraId="070ED9DF"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3EA8E88C" w14:textId="77777777" w:rsidR="009852E5" w:rsidRPr="00377EDE" w:rsidRDefault="009852E5" w:rsidP="003F32F6">
            <w:pPr>
              <w:spacing w:before="4"/>
              <w:ind w:left="7"/>
              <w:jc w:val="center"/>
              <w:rPr>
                <w:rFonts w:eastAsia="Calibri"/>
                <w:color w:val="auto"/>
                <w:sz w:val="20"/>
                <w:szCs w:val="20"/>
              </w:rPr>
            </w:pPr>
            <w:r w:rsidRPr="00377EDE">
              <w:rPr>
                <w:color w:val="auto"/>
                <w:w w:val="110"/>
                <w:sz w:val="20"/>
                <w:szCs w:val="20"/>
              </w:rPr>
              <w:t>150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70EE174D" w14:textId="77777777" w:rsidR="009852E5" w:rsidRPr="00377EDE" w:rsidRDefault="009852E5" w:rsidP="003F32F6">
            <w:pPr>
              <w:spacing w:before="4"/>
              <w:ind w:left="5"/>
              <w:jc w:val="center"/>
              <w:rPr>
                <w:rFonts w:eastAsia="Calibri"/>
                <w:color w:val="auto"/>
                <w:sz w:val="20"/>
                <w:szCs w:val="20"/>
              </w:rPr>
            </w:pPr>
            <w:r w:rsidRPr="00377EDE">
              <w:rPr>
                <w:color w:val="auto"/>
                <w:w w:val="110"/>
                <w:sz w:val="20"/>
                <w:szCs w:val="20"/>
              </w:rPr>
              <w:t>6</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900DA02"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0B8744A"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F521493"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AEC0F22"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D0D9359"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CDA8AE3"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r>
      <w:tr w:rsidR="00341892" w:rsidRPr="00514477" w14:paraId="49050AE0"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5FC8E45A" w14:textId="77777777" w:rsidR="009852E5" w:rsidRPr="00377EDE" w:rsidRDefault="009852E5" w:rsidP="003F32F6">
            <w:pPr>
              <w:spacing w:before="4"/>
              <w:ind w:left="7"/>
              <w:jc w:val="center"/>
              <w:rPr>
                <w:rFonts w:eastAsia="Calibri"/>
                <w:color w:val="auto"/>
                <w:sz w:val="20"/>
                <w:szCs w:val="20"/>
              </w:rPr>
            </w:pPr>
            <w:r w:rsidRPr="00377EDE">
              <w:rPr>
                <w:color w:val="auto"/>
                <w:w w:val="110"/>
                <w:sz w:val="20"/>
                <w:szCs w:val="20"/>
              </w:rPr>
              <w:t>200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8ED2E35" w14:textId="77777777" w:rsidR="009852E5" w:rsidRPr="00377EDE" w:rsidRDefault="009852E5" w:rsidP="003F32F6">
            <w:pPr>
              <w:spacing w:before="4"/>
              <w:ind w:left="5"/>
              <w:jc w:val="center"/>
              <w:rPr>
                <w:rFonts w:eastAsia="Calibri"/>
                <w:color w:val="auto"/>
                <w:sz w:val="20"/>
                <w:szCs w:val="20"/>
              </w:rPr>
            </w:pPr>
            <w:r w:rsidRPr="00377EDE">
              <w:rPr>
                <w:color w:val="auto"/>
                <w:w w:val="110"/>
                <w:sz w:val="20"/>
                <w:szCs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E12751A"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5235C16" w14:textId="77777777" w:rsidR="009852E5" w:rsidRPr="00377EDE" w:rsidRDefault="009852E5" w:rsidP="003F32F6">
            <w:pPr>
              <w:spacing w:before="4"/>
              <w:ind w:left="8"/>
              <w:jc w:val="center"/>
              <w:rPr>
                <w:rFonts w:eastAsia="Calibri"/>
                <w:color w:val="auto"/>
                <w:sz w:val="20"/>
                <w:szCs w:val="20"/>
              </w:rPr>
            </w:pPr>
            <w:r w:rsidRPr="00377EDE">
              <w:rPr>
                <w:color w:val="auto"/>
                <w:w w:val="110"/>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8907236"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87A60A1"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9D9C041"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1B14731"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r>
      <w:tr w:rsidR="00341892" w:rsidRPr="00514477" w14:paraId="42BCD315"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17F18AD" w14:textId="77777777" w:rsidR="009852E5" w:rsidRPr="00377EDE" w:rsidRDefault="009852E5" w:rsidP="003F32F6">
            <w:pPr>
              <w:spacing w:before="4"/>
              <w:ind w:left="7"/>
              <w:jc w:val="center"/>
              <w:rPr>
                <w:rFonts w:eastAsia="Calibri"/>
                <w:color w:val="auto"/>
                <w:sz w:val="20"/>
                <w:szCs w:val="20"/>
              </w:rPr>
            </w:pPr>
            <w:r w:rsidRPr="00377EDE">
              <w:rPr>
                <w:color w:val="auto"/>
                <w:w w:val="110"/>
                <w:sz w:val="20"/>
                <w:szCs w:val="20"/>
              </w:rPr>
              <w:t>250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63E294DD" w14:textId="77777777" w:rsidR="009852E5" w:rsidRPr="00377EDE" w:rsidRDefault="009852E5" w:rsidP="003F32F6">
            <w:pPr>
              <w:spacing w:before="4"/>
              <w:ind w:left="6"/>
              <w:jc w:val="center"/>
              <w:rPr>
                <w:rFonts w:eastAsia="Calibri"/>
                <w:color w:val="auto"/>
                <w:sz w:val="20"/>
                <w:szCs w:val="20"/>
              </w:rPr>
            </w:pPr>
            <w:r w:rsidRPr="00377EDE">
              <w:rPr>
                <w:color w:val="auto"/>
                <w:w w:val="110"/>
                <w:sz w:val="20"/>
                <w:szCs w:val="20"/>
              </w:rPr>
              <w:t>10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675D155"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0EC64B2"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7DFF10F"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52F919C"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CF1DA40"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54E9527"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r>
      <w:tr w:rsidR="00341892" w:rsidRPr="00514477" w14:paraId="4A0C5921"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0FAA544" w14:textId="77777777" w:rsidR="009852E5" w:rsidRPr="00377EDE" w:rsidRDefault="009852E5" w:rsidP="003F32F6">
            <w:pPr>
              <w:spacing w:before="4"/>
              <w:ind w:left="7"/>
              <w:jc w:val="center"/>
              <w:rPr>
                <w:rFonts w:eastAsia="Calibri"/>
                <w:color w:val="auto"/>
                <w:sz w:val="20"/>
                <w:szCs w:val="20"/>
              </w:rPr>
            </w:pPr>
            <w:r w:rsidRPr="00377EDE">
              <w:rPr>
                <w:color w:val="auto"/>
                <w:w w:val="110"/>
                <w:sz w:val="20"/>
                <w:szCs w:val="20"/>
              </w:rPr>
              <w:t>300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0AA31D57" w14:textId="77777777" w:rsidR="009852E5" w:rsidRPr="00377EDE" w:rsidRDefault="009852E5" w:rsidP="003F32F6">
            <w:pPr>
              <w:spacing w:before="4"/>
              <w:ind w:left="6"/>
              <w:jc w:val="center"/>
              <w:rPr>
                <w:rFonts w:eastAsia="Calibri"/>
                <w:color w:val="auto"/>
                <w:sz w:val="20"/>
                <w:szCs w:val="20"/>
              </w:rPr>
            </w:pPr>
            <w:r w:rsidRPr="00377EDE">
              <w:rPr>
                <w:color w:val="auto"/>
                <w:w w:val="110"/>
                <w:sz w:val="20"/>
                <w:szCs w:val="20"/>
              </w:rPr>
              <w:t>12</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EA93AD8"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D4338B3"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6E308C4"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ED40398"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69AC77E"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AE40E7A"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40</w:t>
            </w:r>
          </w:p>
        </w:tc>
      </w:tr>
      <w:tr w:rsidR="00341892" w:rsidRPr="00514477" w14:paraId="7B1586AC"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56C415BD" w14:textId="77777777" w:rsidR="009852E5" w:rsidRPr="00377EDE" w:rsidRDefault="009852E5" w:rsidP="003F32F6">
            <w:pPr>
              <w:spacing w:before="4"/>
              <w:ind w:left="7"/>
              <w:jc w:val="center"/>
              <w:rPr>
                <w:rFonts w:eastAsia="Calibri"/>
                <w:color w:val="auto"/>
                <w:sz w:val="20"/>
                <w:szCs w:val="20"/>
              </w:rPr>
            </w:pPr>
            <w:r w:rsidRPr="00377EDE">
              <w:rPr>
                <w:color w:val="auto"/>
                <w:w w:val="110"/>
                <w:sz w:val="20"/>
                <w:szCs w:val="20"/>
              </w:rPr>
              <w:t>350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B82C9D4" w14:textId="77777777" w:rsidR="009852E5" w:rsidRPr="00377EDE" w:rsidRDefault="009852E5" w:rsidP="003F32F6">
            <w:pPr>
              <w:spacing w:before="4"/>
              <w:ind w:left="6"/>
              <w:jc w:val="center"/>
              <w:rPr>
                <w:rFonts w:eastAsia="Calibri"/>
                <w:color w:val="auto"/>
                <w:sz w:val="20"/>
                <w:szCs w:val="20"/>
              </w:rPr>
            </w:pPr>
            <w:r w:rsidRPr="00377EDE">
              <w:rPr>
                <w:color w:val="auto"/>
                <w:w w:val="110"/>
                <w:sz w:val="20"/>
                <w:szCs w:val="20"/>
              </w:rPr>
              <w:t>14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3859F83"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84521BB"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F2BE529"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02035B1F"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5CB6617"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718522D" w14:textId="77777777" w:rsidR="009852E5" w:rsidRPr="00377EDE" w:rsidRDefault="009852E5" w:rsidP="003F32F6">
            <w:pPr>
              <w:spacing w:before="4"/>
              <w:ind w:left="9"/>
              <w:jc w:val="center"/>
              <w:rPr>
                <w:rFonts w:eastAsia="Calibri"/>
                <w:color w:val="auto"/>
                <w:sz w:val="20"/>
                <w:szCs w:val="20"/>
              </w:rPr>
            </w:pPr>
            <w:r w:rsidRPr="00377EDE">
              <w:rPr>
                <w:color w:val="auto"/>
                <w:w w:val="110"/>
                <w:sz w:val="20"/>
                <w:szCs w:val="20"/>
              </w:rPr>
              <w:t>40</w:t>
            </w:r>
          </w:p>
        </w:tc>
      </w:tr>
      <w:tr w:rsidR="00341892" w:rsidRPr="00514477" w14:paraId="081D6E91"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03DC7E22" w14:textId="77777777" w:rsidR="009852E5" w:rsidRPr="00377EDE" w:rsidRDefault="009852E5" w:rsidP="003F32F6">
            <w:pPr>
              <w:spacing w:before="4"/>
              <w:ind w:left="7"/>
              <w:jc w:val="center"/>
              <w:rPr>
                <w:rFonts w:eastAsia="Calibri"/>
                <w:color w:val="auto"/>
                <w:sz w:val="20"/>
                <w:szCs w:val="20"/>
              </w:rPr>
            </w:pPr>
            <w:r w:rsidRPr="00377EDE">
              <w:rPr>
                <w:color w:val="auto"/>
                <w:w w:val="105"/>
                <w:sz w:val="20"/>
                <w:szCs w:val="20"/>
              </w:rPr>
              <w:t>400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CDF8564"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60D1927"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F8AE67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EB8B31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EBB018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73643CD"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7D3EC50"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r>
      <w:tr w:rsidR="00341892" w:rsidRPr="00514477" w14:paraId="308AD4E5"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C27584F" w14:textId="77777777" w:rsidR="009852E5" w:rsidRPr="00377EDE" w:rsidRDefault="009852E5" w:rsidP="003F32F6">
            <w:pPr>
              <w:spacing w:before="4"/>
              <w:ind w:left="7"/>
              <w:jc w:val="center"/>
              <w:rPr>
                <w:rFonts w:eastAsia="Calibri"/>
                <w:color w:val="auto"/>
                <w:sz w:val="20"/>
                <w:szCs w:val="20"/>
              </w:rPr>
            </w:pPr>
            <w:r w:rsidRPr="00377EDE">
              <w:rPr>
                <w:color w:val="auto"/>
                <w:w w:val="105"/>
                <w:sz w:val="20"/>
                <w:szCs w:val="20"/>
              </w:rPr>
              <w:t>450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3C73D246"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18</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42569FC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103C2854"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6EE3D73C"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5C505E5"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27FE7A6"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FE6B3C1"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r>
      <w:tr w:rsidR="00341892" w:rsidRPr="00514477" w14:paraId="04B4C995"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5916309A" w14:textId="77777777" w:rsidR="009852E5" w:rsidRPr="00377EDE" w:rsidRDefault="009852E5" w:rsidP="003F32F6">
            <w:pPr>
              <w:spacing w:before="4"/>
              <w:ind w:left="7"/>
              <w:jc w:val="center"/>
              <w:rPr>
                <w:rFonts w:eastAsia="Calibri"/>
                <w:color w:val="auto"/>
                <w:sz w:val="20"/>
                <w:szCs w:val="20"/>
              </w:rPr>
            </w:pPr>
            <w:r w:rsidRPr="00377EDE">
              <w:rPr>
                <w:color w:val="auto"/>
                <w:w w:val="105"/>
                <w:sz w:val="20"/>
                <w:szCs w:val="20"/>
              </w:rPr>
              <w:t>500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35374DD"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3B711D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134FB04"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788E970D"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145BC52"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B564D29"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8DB00A6"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r>
      <w:tr w:rsidR="00341892" w:rsidRPr="00514477" w14:paraId="14788059" w14:textId="77777777" w:rsidTr="00341892">
        <w:trPr>
          <w:trHeight w:hRule="exact" w:val="234"/>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26A6148D" w14:textId="77777777" w:rsidR="009852E5" w:rsidRPr="00377EDE" w:rsidRDefault="009852E5" w:rsidP="003F32F6">
            <w:pPr>
              <w:spacing w:before="4"/>
              <w:ind w:left="7"/>
              <w:jc w:val="center"/>
              <w:rPr>
                <w:rFonts w:eastAsia="Calibri"/>
                <w:color w:val="auto"/>
                <w:sz w:val="20"/>
                <w:szCs w:val="20"/>
              </w:rPr>
            </w:pPr>
            <w:r w:rsidRPr="00377EDE">
              <w:rPr>
                <w:color w:val="auto"/>
                <w:w w:val="105"/>
                <w:sz w:val="20"/>
                <w:szCs w:val="20"/>
              </w:rPr>
              <w:t>600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4C6F1A45"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24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D4FB9F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69EC81F"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2470235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D092894"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6366C3C1"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870A50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r>
      <w:tr w:rsidR="00341892" w:rsidRPr="0010106F" w14:paraId="4E58D394" w14:textId="77777777" w:rsidTr="00377EDE">
        <w:trPr>
          <w:trHeight w:hRule="exact" w:val="361"/>
        </w:trPr>
        <w:tc>
          <w:tcPr>
            <w:tcW w:w="965" w:type="dxa"/>
            <w:tcBorders>
              <w:top w:val="single" w:sz="4" w:space="0" w:color="000000"/>
              <w:left w:val="single" w:sz="4" w:space="0" w:color="000000"/>
              <w:bottom w:val="single" w:sz="4" w:space="0" w:color="000000"/>
              <w:right w:val="single" w:sz="4" w:space="0" w:color="000000"/>
            </w:tcBorders>
            <w:shd w:val="clear" w:color="auto" w:fill="auto"/>
          </w:tcPr>
          <w:p w14:paraId="6DE098A4" w14:textId="77777777" w:rsidR="009852E5" w:rsidRPr="00377EDE" w:rsidRDefault="009852E5" w:rsidP="003F32F6">
            <w:pPr>
              <w:spacing w:before="4"/>
              <w:ind w:left="174"/>
              <w:rPr>
                <w:rFonts w:eastAsia="Calibri"/>
                <w:color w:val="auto"/>
                <w:sz w:val="20"/>
                <w:szCs w:val="20"/>
              </w:rPr>
            </w:pPr>
            <w:r w:rsidRPr="00377EDE">
              <w:rPr>
                <w:color w:val="auto"/>
                <w:w w:val="105"/>
                <w:sz w:val="20"/>
                <w:szCs w:val="20"/>
              </w:rPr>
              <w:t>&gt;600</w:t>
            </w:r>
          </w:p>
        </w:tc>
        <w:tc>
          <w:tcPr>
            <w:tcW w:w="1045" w:type="dxa"/>
            <w:tcBorders>
              <w:top w:val="single" w:sz="4" w:space="0" w:color="000000"/>
              <w:left w:val="single" w:sz="4" w:space="0" w:color="000000"/>
              <w:bottom w:val="single" w:sz="4" w:space="0" w:color="000000"/>
              <w:right w:val="single" w:sz="4" w:space="0" w:color="000000"/>
            </w:tcBorders>
            <w:shd w:val="clear" w:color="auto" w:fill="auto"/>
          </w:tcPr>
          <w:p w14:paraId="5C4CC243" w14:textId="77777777" w:rsidR="009852E5" w:rsidRPr="00377EDE" w:rsidRDefault="009852E5" w:rsidP="003F32F6">
            <w:pPr>
              <w:spacing w:before="4"/>
              <w:ind w:left="6"/>
              <w:jc w:val="center"/>
              <w:rPr>
                <w:rFonts w:eastAsia="Calibri"/>
                <w:color w:val="auto"/>
                <w:sz w:val="20"/>
                <w:szCs w:val="20"/>
              </w:rPr>
            </w:pPr>
            <w:r w:rsidRPr="00377EDE">
              <w:rPr>
                <w:color w:val="auto"/>
                <w:w w:val="105"/>
                <w:sz w:val="20"/>
                <w:szCs w:val="20"/>
              </w:rPr>
              <w:t>&gt;24</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07C579C2"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3DDCACCB"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auto"/>
          </w:tcPr>
          <w:p w14:paraId="55DDACC1"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4394D1E"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5504C0C" w14:textId="77777777" w:rsidR="009852E5" w:rsidRPr="00377EDE" w:rsidRDefault="009852E5" w:rsidP="003F32F6">
            <w:pPr>
              <w:spacing w:before="4"/>
              <w:ind w:left="9"/>
              <w:jc w:val="center"/>
              <w:rPr>
                <w:rFonts w:eastAsia="Calibri"/>
                <w:color w:val="auto"/>
                <w:sz w:val="20"/>
                <w:szCs w:val="20"/>
              </w:rPr>
            </w:pPr>
            <w:r w:rsidRPr="00377EDE">
              <w:rPr>
                <w:color w:val="auto"/>
                <w:w w:val="105"/>
                <w:sz w:val="20"/>
                <w:szCs w:val="20"/>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4821B29" w14:textId="77777777" w:rsidR="009852E5" w:rsidRPr="0010106F" w:rsidRDefault="009852E5" w:rsidP="003F32F6">
            <w:pPr>
              <w:spacing w:before="4"/>
              <w:ind w:left="9"/>
              <w:jc w:val="center"/>
              <w:rPr>
                <w:rFonts w:eastAsia="Calibri"/>
                <w:color w:val="auto"/>
                <w:sz w:val="20"/>
                <w:szCs w:val="20"/>
              </w:rPr>
            </w:pPr>
            <w:r w:rsidRPr="00377EDE">
              <w:rPr>
                <w:color w:val="auto"/>
                <w:w w:val="105"/>
                <w:sz w:val="20"/>
                <w:szCs w:val="20"/>
              </w:rPr>
              <w:t>45</w:t>
            </w:r>
          </w:p>
        </w:tc>
      </w:tr>
    </w:tbl>
    <w:p w14:paraId="4EEC9813" w14:textId="77777777" w:rsidR="009852E5" w:rsidRPr="0010106F" w:rsidRDefault="009852E5" w:rsidP="001C061C">
      <w:pPr>
        <w:ind w:left="0"/>
      </w:pPr>
    </w:p>
    <w:p w14:paraId="4BB6467B" w14:textId="0FFE22B1" w:rsidR="00CD112F" w:rsidRPr="0010106F" w:rsidRDefault="00CD112F" w:rsidP="000656E2">
      <w:pPr>
        <w:pStyle w:val="Heading2"/>
      </w:pPr>
      <w:bookmarkStart w:id="3880" w:name="_Toc117352220"/>
      <w:del w:id="3881" w:author="Tuleshov, Kurmanbek [Bolashak Atyrau Limited]" w:date="2022-09-27T16:21:00Z">
        <w:r w:rsidRPr="0010106F" w:rsidDel="00E61B2A">
          <w:delText xml:space="preserve">Weather </w:delText>
        </w:r>
      </w:del>
      <w:r w:rsidRPr="0010106F">
        <w:t>Jacketing</w:t>
      </w:r>
      <w:bookmarkEnd w:id="3732"/>
      <w:bookmarkEnd w:id="3880"/>
    </w:p>
    <w:p w14:paraId="4BB6467C" w14:textId="472C4365" w:rsidR="00600260" w:rsidRPr="006047E0" w:rsidDel="00E61B2A" w:rsidRDefault="00CD112F" w:rsidP="006047E0">
      <w:pPr>
        <w:pStyle w:val="Text1"/>
        <w:tabs>
          <w:tab w:val="left" w:pos="1134"/>
        </w:tabs>
        <w:ind w:left="1134" w:hanging="283"/>
        <w:rPr>
          <w:del w:id="3882" w:author="Tuleshov, Kurmanbek [Bolashak Atyrau Limited]" w:date="2022-09-27T16:21:00Z"/>
        </w:rPr>
      </w:pPr>
      <w:del w:id="3883" w:author="Tuleshov, Kurmanbek [Bolashak Atyrau Limited]" w:date="2022-09-27T16:21:00Z">
        <w:r w:rsidRPr="006047E0" w:rsidDel="00E61B2A">
          <w:delText>Due to the outdoor environment a metal insulation jacket weather barrier and flashing shall be used exclusively unless specifically indicated otherwise.</w:delText>
        </w:r>
      </w:del>
    </w:p>
    <w:p w14:paraId="4BB6467D" w14:textId="7AEF7E98" w:rsidR="00600260" w:rsidRPr="006047E0" w:rsidDel="00E61B2A" w:rsidRDefault="00CD112F" w:rsidP="006047E0">
      <w:pPr>
        <w:pStyle w:val="Text1"/>
        <w:tabs>
          <w:tab w:val="left" w:pos="1134"/>
        </w:tabs>
        <w:ind w:left="1134" w:hanging="283"/>
        <w:rPr>
          <w:del w:id="3884" w:author="Tuleshov, Kurmanbek [Bolashak Atyrau Limited]" w:date="2022-09-27T16:21:00Z"/>
        </w:rPr>
      </w:pPr>
      <w:del w:id="3885" w:author="Tuleshov, Kurmanbek [Bolashak Atyrau Limited]" w:date="2022-09-27T16:21:00Z">
        <w:r w:rsidRPr="006047E0" w:rsidDel="00E61B2A">
          <w:delText>The weather barrier jacket for pipe insulation shall be Petrochem Aluzinc (or approved equal), 0.5 mm with ZX profile. Zinc weight 185 grams/metre² min. Where indicated on general arrangement drawings, stainless steel sheet cladding shall be applied.</w:delText>
        </w:r>
      </w:del>
    </w:p>
    <w:p w14:paraId="4BB6467E" w14:textId="2DF47530" w:rsidR="00D0332A" w:rsidRPr="006047E0" w:rsidDel="00E61B2A" w:rsidRDefault="00CD112F" w:rsidP="006047E0">
      <w:pPr>
        <w:pStyle w:val="List1"/>
        <w:numPr>
          <w:ilvl w:val="0"/>
          <w:numId w:val="203"/>
        </w:numPr>
        <w:tabs>
          <w:tab w:val="clear" w:pos="1080"/>
          <w:tab w:val="left" w:pos="1134"/>
        </w:tabs>
        <w:ind w:left="1134" w:hanging="283"/>
        <w:rPr>
          <w:del w:id="3886" w:author="Tuleshov, Kurmanbek [Bolashak Atyrau Limited]" w:date="2022-09-27T16:21:00Z"/>
        </w:rPr>
      </w:pPr>
      <w:del w:id="3887" w:author="Tuleshov, Kurmanbek [Bolashak Atyrau Limited]" w:date="2022-09-27T16:21:00Z">
        <w:r w:rsidRPr="006047E0" w:rsidDel="00E61B2A">
          <w:delText>Jacketting shall be installed with a minimum circumferential and longitudinal overlap of 50</w:delText>
        </w:r>
        <w:r w:rsidR="000656E2" w:rsidRPr="006047E0" w:rsidDel="00E61B2A">
          <w:delText xml:space="preserve"> </w:delText>
        </w:r>
        <w:r w:rsidRPr="006047E0" w:rsidDel="00E61B2A">
          <w:delText>mm.</w:delText>
        </w:r>
      </w:del>
    </w:p>
    <w:p w14:paraId="4BB6467F" w14:textId="43866628" w:rsidR="00D0332A" w:rsidRPr="006047E0" w:rsidDel="00E61B2A" w:rsidRDefault="00CD112F" w:rsidP="006047E0">
      <w:pPr>
        <w:pStyle w:val="List1"/>
        <w:tabs>
          <w:tab w:val="clear" w:pos="1080"/>
          <w:tab w:val="left" w:pos="1134"/>
        </w:tabs>
        <w:ind w:left="1134" w:hanging="283"/>
        <w:rPr>
          <w:del w:id="3888" w:author="Tuleshov, Kurmanbek [Bolashak Atyrau Limited]" w:date="2022-09-27T16:21:00Z"/>
        </w:rPr>
      </w:pPr>
      <w:del w:id="3889" w:author="Tuleshov, Kurmanbek [Bolashak Atyrau Limited]" w:date="2022-09-27T16:21:00Z">
        <w:r w:rsidRPr="006047E0" w:rsidDel="00E61B2A">
          <w:delText>Circumferential jacket seams on horizontal pipe and the longitudinal seams on vertical pipe shall be sealed with a continuous bead of flashing compound. Aluminium pigmented flashing compound shall be used.</w:delText>
        </w:r>
      </w:del>
    </w:p>
    <w:p w14:paraId="4BB64680" w14:textId="7D7A25B4" w:rsidR="00D0332A" w:rsidRPr="006047E0" w:rsidDel="00E61B2A" w:rsidRDefault="00CD112F" w:rsidP="006047E0">
      <w:pPr>
        <w:pStyle w:val="List1"/>
        <w:tabs>
          <w:tab w:val="clear" w:pos="1080"/>
          <w:tab w:val="left" w:pos="1134"/>
        </w:tabs>
        <w:ind w:left="1134" w:hanging="283"/>
        <w:rPr>
          <w:del w:id="3890" w:author="Tuleshov, Kurmanbek [Bolashak Atyrau Limited]" w:date="2022-09-27T16:21:00Z"/>
        </w:rPr>
      </w:pPr>
      <w:del w:id="3891" w:author="Tuleshov, Kurmanbek [Bolashak Atyrau Limited]" w:date="2022-09-27T16:21:00Z">
        <w:r w:rsidRPr="006047E0" w:rsidDel="00E61B2A">
          <w:delText>Jacketing shall be installed to ensure a tight fit over the insulation and to prevent any lifting of the lapping edge at the Longitudinal seam. The longitudinal seams shall be staggered on alternate sides of the pipe and on horizontal pipe they shall overlap in a watershed fashion at 3 or 9 o’clock positions.</w:delText>
        </w:r>
      </w:del>
    </w:p>
    <w:p w14:paraId="4BB64681" w14:textId="5DE296EA" w:rsidR="00D0332A" w:rsidRPr="006047E0" w:rsidDel="00E61B2A" w:rsidRDefault="00CD112F" w:rsidP="006047E0">
      <w:pPr>
        <w:pStyle w:val="List1"/>
        <w:tabs>
          <w:tab w:val="clear" w:pos="1080"/>
          <w:tab w:val="left" w:pos="1134"/>
        </w:tabs>
        <w:ind w:left="1134" w:hanging="283"/>
        <w:rPr>
          <w:del w:id="3892" w:author="Tuleshov, Kurmanbek [Bolashak Atyrau Limited]" w:date="2022-09-27T16:21:00Z"/>
        </w:rPr>
      </w:pPr>
      <w:del w:id="3893" w:author="Tuleshov, Kurmanbek [Bolashak Atyrau Limited]" w:date="2022-09-27T16:21:00Z">
        <w:r w:rsidRPr="006047E0" w:rsidDel="00E61B2A">
          <w:delText>Any penetrations of the metal jacket by pipe supports, nipples etc., shall be weatherproofed by metal flashing. Voids between the jacket and weatherproofed bevel shall not be filled with flashing compound. The flashing shall be refitted to give a maximum clearance of 2</w:delText>
        </w:r>
        <w:r w:rsidR="000656E2" w:rsidRPr="006047E0" w:rsidDel="00E61B2A">
          <w:delText xml:space="preserve"> </w:delText>
        </w:r>
        <w:r w:rsidRPr="006047E0" w:rsidDel="00E61B2A">
          <w:delText>mm. Provide a generous bead of flashing compound. Do not feather edge or compress the bead since this will reduce the resilience and life of the compound.</w:delText>
        </w:r>
      </w:del>
    </w:p>
    <w:p w14:paraId="4BB64682" w14:textId="04640293" w:rsidR="00D0332A" w:rsidRPr="006047E0" w:rsidDel="00E61B2A" w:rsidRDefault="00CD112F" w:rsidP="006047E0">
      <w:pPr>
        <w:pStyle w:val="List1"/>
        <w:tabs>
          <w:tab w:val="clear" w:pos="1080"/>
          <w:tab w:val="left" w:pos="1134"/>
        </w:tabs>
        <w:ind w:left="1134" w:hanging="283"/>
        <w:rPr>
          <w:del w:id="3894" w:author="Tuleshov, Kurmanbek [Bolashak Atyrau Limited]" w:date="2022-09-27T16:21:00Z"/>
        </w:rPr>
      </w:pPr>
      <w:del w:id="3895" w:author="Tuleshov, Kurmanbek [Bolashak Atyrau Limited]" w:date="2022-09-27T16:21:00Z">
        <w:r w:rsidRPr="006047E0" w:rsidDel="00E61B2A">
          <w:delText>A metal jacket shall provide the finish for all vessel insulation.</w:delText>
        </w:r>
      </w:del>
    </w:p>
    <w:p w14:paraId="4BB64683" w14:textId="1031B95D" w:rsidR="00D0332A" w:rsidRPr="006047E0" w:rsidDel="00E61B2A" w:rsidRDefault="00CD112F" w:rsidP="006047E0">
      <w:pPr>
        <w:pStyle w:val="List1"/>
        <w:tabs>
          <w:tab w:val="clear" w:pos="1080"/>
          <w:tab w:val="left" w:pos="1134"/>
        </w:tabs>
        <w:ind w:left="1134" w:hanging="283"/>
        <w:rPr>
          <w:del w:id="3896" w:author="Tuleshov, Kurmanbek [Bolashak Atyrau Limited]" w:date="2022-09-27T16:21:00Z"/>
          <w:lang w:val="en-GB"/>
          <w:rPrChange w:id="3897" w:author="Tuleshov, Kurmanbek [Bolashak Atyrau Limited]" w:date="2022-09-27T16:21:00Z">
            <w:rPr>
              <w:del w:id="3898" w:author="Tuleshov, Kurmanbek [Bolashak Atyrau Limited]" w:date="2022-09-27T16:21:00Z"/>
            </w:rPr>
          </w:rPrChange>
        </w:rPr>
      </w:pPr>
      <w:del w:id="3899" w:author="Tuleshov, Kurmanbek [Bolashak Atyrau Limited]" w:date="2022-09-27T16:21:00Z">
        <w:r w:rsidRPr="006047E0" w:rsidDel="00E61B2A">
          <w:delText>A continuous bead of flashing compound shall be installed under the circumferential overlap on horizontal vessels and under the longitudinal overlap on vertical vessels.</w:delText>
        </w:r>
      </w:del>
    </w:p>
    <w:p w14:paraId="484284AB" w14:textId="280C3ECE" w:rsidR="00B03277" w:rsidRPr="006047E0" w:rsidRDefault="00B03277">
      <w:pPr>
        <w:pStyle w:val="List1"/>
        <w:numPr>
          <w:ilvl w:val="0"/>
          <w:numId w:val="249"/>
        </w:numPr>
        <w:tabs>
          <w:tab w:val="clear" w:pos="1080"/>
          <w:tab w:val="left" w:pos="1134"/>
        </w:tabs>
        <w:ind w:left="1134" w:hanging="283"/>
        <w:rPr>
          <w:ins w:id="3900" w:author="Tuleshov, Kurmanbek [Bolashak Atyrau Limited]" w:date="2022-09-27T16:22:00Z"/>
        </w:rPr>
        <w:pPrChange w:id="3901" w:author="Tuleshov, Kurmanbek [Bolashak Atyrau Limited]" w:date="2022-10-06T10:31:00Z">
          <w:pPr>
            <w:pStyle w:val="List1"/>
          </w:pPr>
        </w:pPrChange>
      </w:pPr>
      <w:ins w:id="3902" w:author="Tuleshov, Kurmanbek [Bolashak Atyrau Limited]" w:date="2022-09-27T16:22:00Z">
        <w:r w:rsidRPr="00D05B4A">
          <w:t xml:space="preserve">Insulation shall be protected from weather, spillage, mechanical wear, or other damage by jacketing. </w:t>
        </w:r>
      </w:ins>
    </w:p>
    <w:p w14:paraId="3AE880EB" w14:textId="31DF1B90" w:rsidR="00B03277" w:rsidRPr="00D05B4A" w:rsidRDefault="00B03277" w:rsidP="006047E0">
      <w:pPr>
        <w:pStyle w:val="List1"/>
        <w:tabs>
          <w:tab w:val="clear" w:pos="1080"/>
          <w:tab w:val="left" w:pos="1134"/>
        </w:tabs>
        <w:ind w:left="1134" w:hanging="283"/>
        <w:rPr>
          <w:ins w:id="3903" w:author="Tuleshov, Kurmanbek [Bolashak Atyrau Limited]" w:date="2022-09-27T16:22:00Z"/>
        </w:rPr>
      </w:pPr>
      <w:ins w:id="3904" w:author="Tuleshov, Kurmanbek [Bolashak Atyrau Limited]" w:date="2022-09-27T16:22:00Z">
        <w:r w:rsidRPr="006047E0">
          <w:t>Jacketing shall be chosen in accordance with ASTM C1423</w:t>
        </w:r>
      </w:ins>
      <w:ins w:id="3905" w:author="Tuleshov, Kurmanbek [Bolashak Atyrau Limited]" w:date="2022-09-27T16:24:00Z">
        <w:r w:rsidR="00B86954" w:rsidRPr="006047E0">
          <w:rPr>
            <w:rPrChange w:id="3906" w:author="Tuleshov, Kurmanbek [Bolashak Atyrau Limited]" w:date="2022-10-10T21:55:00Z">
              <w:rPr>
                <w:lang w:val="ru-RU"/>
              </w:rPr>
            </w:rPrChange>
          </w:rPr>
          <w:t>.</w:t>
        </w:r>
      </w:ins>
    </w:p>
    <w:p w14:paraId="04A68753" w14:textId="37F47484" w:rsidR="00B03277" w:rsidRPr="006047E0" w:rsidRDefault="00B03277" w:rsidP="006047E0">
      <w:pPr>
        <w:pStyle w:val="List1"/>
        <w:tabs>
          <w:tab w:val="clear" w:pos="1080"/>
          <w:tab w:val="left" w:pos="1134"/>
        </w:tabs>
        <w:ind w:left="1134" w:hanging="283"/>
        <w:rPr>
          <w:ins w:id="3907" w:author="Tuleshov, Kurmanbek [Bolashak Atyrau Limited]" w:date="2022-09-27T16:22:00Z"/>
        </w:rPr>
      </w:pPr>
      <w:ins w:id="3908" w:author="Tuleshov, Kurmanbek [Bolashak Atyrau Limited]" w:date="2022-09-27T16:22:00Z">
        <w:r w:rsidRPr="006047E0">
          <w:t>The metal jacket shall be rolled to fit the circumference of the pipe covering.</w:t>
        </w:r>
      </w:ins>
    </w:p>
    <w:p w14:paraId="5EA0D317" w14:textId="2261F33E" w:rsidR="00E61B2A" w:rsidRPr="006047E0" w:rsidRDefault="00B03277" w:rsidP="006047E0">
      <w:pPr>
        <w:pStyle w:val="List1"/>
        <w:tabs>
          <w:tab w:val="clear" w:pos="1080"/>
          <w:tab w:val="left" w:pos="1134"/>
        </w:tabs>
        <w:ind w:left="1134" w:hanging="283"/>
        <w:rPr>
          <w:ins w:id="3909" w:author="Tuleshov, Kurmanbek [Bolashak Atyrau Limited]" w:date="2022-09-27T16:21:00Z"/>
          <w:rPrChange w:id="3910" w:author="Tuleshov, Kurmanbek [Bolashak Atyrau Limited]" w:date="2022-10-10T21:55:00Z">
            <w:rPr>
              <w:ins w:id="3911" w:author="Tuleshov, Kurmanbek [Bolashak Atyrau Limited]" w:date="2022-09-27T16:21:00Z"/>
              <w:lang w:val="en-GB"/>
            </w:rPr>
          </w:rPrChange>
        </w:rPr>
      </w:pPr>
      <w:ins w:id="3912" w:author="Tuleshov, Kurmanbek [Bolashak Atyrau Limited]" w:date="2022-09-27T16:22:00Z">
        <w:r w:rsidRPr="006047E0">
          <w:t>The metal jacket for piping for all horizontal vessels and exchanger shells, and for vertical vessel shells, shall</w:t>
        </w:r>
      </w:ins>
      <w:ins w:id="3913" w:author="Tuleshov, Kurmanbek [Bolashak Atyrau Limited]" w:date="2022-09-27T16:23:00Z">
        <w:r w:rsidRPr="006047E0">
          <w:rPr>
            <w:rPrChange w:id="3914" w:author="Tuleshov, Kurmanbek [Bolashak Atyrau Limited]" w:date="2022-10-10T21:55:00Z">
              <w:rPr>
                <w:lang w:val="ru-RU"/>
              </w:rPr>
            </w:rPrChange>
          </w:rPr>
          <w:t xml:space="preserve"> </w:t>
        </w:r>
        <w:r w:rsidRPr="00D05B4A">
          <w:t>have exposed heads, transitions, and boxed-in stiffener rings, and shall receive flat jacketing</w:t>
        </w:r>
        <w:r w:rsidRPr="006047E0">
          <w:rPr>
            <w:rPrChange w:id="3915" w:author="Tuleshov, Kurmanbek [Bolashak Atyrau Limited]" w:date="2022-10-10T21:55:00Z">
              <w:rPr>
                <w:lang w:val="ru-RU"/>
              </w:rPr>
            </w:rPrChange>
          </w:rPr>
          <w:t>.</w:t>
        </w:r>
      </w:ins>
    </w:p>
    <w:p w14:paraId="4BB64684" w14:textId="77777777" w:rsidR="00CD112F" w:rsidRPr="0010106F" w:rsidRDefault="00CD112F" w:rsidP="000656E2">
      <w:pPr>
        <w:pStyle w:val="Heading3"/>
      </w:pPr>
      <w:r w:rsidRPr="0010106F">
        <w:rPr>
          <w:lang w:val="en-GB"/>
        </w:rPr>
        <w:t>Aluminium</w:t>
      </w:r>
      <w:r w:rsidRPr="0010106F">
        <w:t xml:space="preserve"> Jacketing</w:t>
      </w:r>
    </w:p>
    <w:p w14:paraId="4BB64685" w14:textId="296A0AA4" w:rsidR="00CD112F" w:rsidRPr="00506E01" w:rsidRDefault="00CD112F" w:rsidP="00D05B4A">
      <w:pPr>
        <w:pStyle w:val="List1"/>
        <w:numPr>
          <w:ilvl w:val="0"/>
          <w:numId w:val="98"/>
        </w:numPr>
        <w:tabs>
          <w:tab w:val="clear" w:pos="1080"/>
          <w:tab w:val="left" w:pos="1134"/>
        </w:tabs>
        <w:ind w:left="1134" w:hanging="283"/>
      </w:pPr>
      <w:r w:rsidRPr="00506E01">
        <w:t>Aluminum jackets shall conform to</w:t>
      </w:r>
      <w:r w:rsidR="00AF73F0" w:rsidRPr="00506E01">
        <w:t xml:space="preserve"> </w:t>
      </w:r>
      <w:del w:id="3916" w:author="Tuleshov, Kurmanbek [Bolashak Atyrau Limited]" w:date="2022-09-28T17:38:00Z">
        <w:r w:rsidRPr="00506E01" w:rsidDel="00B437BB">
          <w:delText>ASTM B 209 Alloy 3003, H-14 temper</w:delText>
        </w:r>
      </w:del>
      <w:r w:rsidR="00AF73F0" w:rsidRPr="00506E01">
        <w:t xml:space="preserve"> </w:t>
      </w:r>
      <w:ins w:id="3917" w:author="Tuleshov, Kurmanbek [Bolashak Atyrau Limited]" w:date="2022-09-28T17:38:00Z">
        <w:r w:rsidR="00AF73F0" w:rsidRPr="00506E01">
          <w:rPr>
            <w:rPrChange w:id="3918" w:author="Tuleshov, Kurmanbek [Bolashak Atyrau Limited]" w:date="2022-10-11T11:34:00Z">
              <w:rPr>
                <w:rFonts w:ascii="Segoe UI" w:hAnsi="Segoe UI" w:cs="Segoe UI"/>
                <w:color w:val="323232"/>
                <w:sz w:val="20"/>
                <w:szCs w:val="20"/>
              </w:rPr>
            </w:rPrChange>
          </w:rPr>
          <w:t>ASTM C1729, Grade 1 Class A</w:t>
        </w:r>
      </w:ins>
      <w:r w:rsidRPr="000D05E6">
        <w:t>.</w:t>
      </w:r>
    </w:p>
    <w:p w14:paraId="4BB64686" w14:textId="625E230C" w:rsidR="00CD112F" w:rsidRPr="00506E01" w:rsidRDefault="00CD112F" w:rsidP="00D05B4A">
      <w:pPr>
        <w:pStyle w:val="List1"/>
        <w:tabs>
          <w:tab w:val="clear" w:pos="1080"/>
          <w:tab w:val="left" w:pos="1134"/>
        </w:tabs>
        <w:ind w:left="1134" w:hanging="283"/>
      </w:pPr>
      <w:r w:rsidRPr="000D05E6">
        <w:t xml:space="preserve">Jacket shall have integral, continuously heat </w:t>
      </w:r>
      <w:del w:id="3919" w:author="Tuleshov, Kurmanbek [Bolashak Atyrau Limited]" w:date="2022-09-29T09:12:00Z">
        <w:r w:rsidRPr="00506E01" w:rsidDel="005D0045">
          <w:delText xml:space="preserve">sealed </w:delText>
        </w:r>
      </w:del>
      <w:ins w:id="3920" w:author="Tuleshov, Kurmanbek [Bolashak Atyrau Limited]" w:date="2022-09-29T09:12:00Z">
        <w:r w:rsidR="005D0045" w:rsidRPr="00506E01">
          <w:t xml:space="preserve">laminated </w:t>
        </w:r>
      </w:ins>
      <w:r w:rsidRPr="00506E01">
        <w:t>moisture barrier</w:t>
      </w:r>
      <w:del w:id="3921" w:author="Tuleshov, Kurmanbek [Bolashak Atyrau Limited]" w:date="2022-10-10T09:48:00Z">
        <w:r w:rsidRPr="00506E01" w:rsidDel="00AA6043">
          <w:delText xml:space="preserve"> of either</w:delText>
        </w:r>
      </w:del>
      <w:r w:rsidRPr="00506E01">
        <w:t>:</w:t>
      </w:r>
    </w:p>
    <w:p w14:paraId="4BB64687" w14:textId="02BE8C42" w:rsidR="00CD112F" w:rsidRPr="00506E01" w:rsidDel="00342FAE" w:rsidRDefault="00CD112F" w:rsidP="000C7CE0">
      <w:pPr>
        <w:pStyle w:val="ListAlpha1"/>
        <w:tabs>
          <w:tab w:val="clear" w:pos="1080"/>
          <w:tab w:val="left" w:pos="1134"/>
        </w:tabs>
        <w:ind w:left="1134" w:firstLine="0"/>
        <w:rPr>
          <w:del w:id="3922" w:author="Tuleshov, Kurmanbek [Bolashak Atyrau Limited]" w:date="2022-09-29T09:13:00Z"/>
        </w:rPr>
      </w:pPr>
      <w:r w:rsidRPr="00506E01">
        <w:t>0.08</w:t>
      </w:r>
      <w:r w:rsidRPr="00506E01">
        <w:rPr>
          <w:lang w:val="en-GB"/>
        </w:rPr>
        <w:t xml:space="preserve"> mm</w:t>
      </w:r>
      <w:r w:rsidRPr="00506E01">
        <w:t xml:space="preserve"> (3 mil) co-extrusion of Surlyn and polyethylene; </w:t>
      </w:r>
      <w:del w:id="3923" w:author="Tuleshov, Kurmanbek [Bolashak Atyrau Limited]" w:date="2022-09-29T09:13:00Z">
        <w:r w:rsidRPr="00506E01" w:rsidDel="00342FAE">
          <w:delText>or</w:delText>
        </w:r>
      </w:del>
    </w:p>
    <w:p w14:paraId="4BB64688" w14:textId="39F71A3A" w:rsidR="00CD112F" w:rsidRPr="00506E01" w:rsidRDefault="00CD112F" w:rsidP="000C7CE0">
      <w:pPr>
        <w:pStyle w:val="ListAlpha1"/>
        <w:numPr>
          <w:ilvl w:val="0"/>
          <w:numId w:val="0"/>
        </w:numPr>
        <w:tabs>
          <w:tab w:val="clear" w:pos="1080"/>
          <w:tab w:val="left" w:pos="1134"/>
        </w:tabs>
        <w:ind w:left="1134"/>
        <w:rPr>
          <w:lang w:val="en-GB"/>
        </w:rPr>
      </w:pPr>
      <w:del w:id="3924" w:author="Tuleshov, Kurmanbek [Bolashak Atyrau Limited]" w:date="2022-09-29T09:13:00Z">
        <w:r w:rsidRPr="00506E01" w:rsidDel="00342FAE">
          <w:delText>0.08</w:delText>
        </w:r>
        <w:r w:rsidRPr="00506E01" w:rsidDel="00342FAE">
          <w:rPr>
            <w:lang w:val="en-GB"/>
          </w:rPr>
          <w:delText xml:space="preserve"> mm</w:delText>
        </w:r>
        <w:r w:rsidRPr="00506E01" w:rsidDel="00342FAE">
          <w:delText xml:space="preserve"> (3 mil) polyethylene laminated to 18 kg (40 pound) Kraft paper.</w:delText>
        </w:r>
      </w:del>
    </w:p>
    <w:p w14:paraId="4BB64689" w14:textId="1E78F207" w:rsidR="00CD112F" w:rsidRPr="00506E01" w:rsidRDefault="00CD112F" w:rsidP="00D05B4A">
      <w:pPr>
        <w:pStyle w:val="List1"/>
        <w:tabs>
          <w:tab w:val="clear" w:pos="1080"/>
          <w:tab w:val="left" w:pos="1134"/>
        </w:tabs>
        <w:ind w:left="1134" w:hanging="283"/>
        <w:rPr>
          <w:lang w:val="en-GB"/>
        </w:rPr>
      </w:pPr>
      <w:r w:rsidRPr="00506E01">
        <w:rPr>
          <w:lang w:val="en-GB"/>
        </w:rPr>
        <w:t>Aluminium</w:t>
      </w:r>
      <w:r w:rsidRPr="00506E01">
        <w:t xml:space="preserve"> jacketing for vessels and piping 36 inches and less in diameter shall </w:t>
      </w:r>
      <w:r w:rsidRPr="000D05E6">
        <w:t xml:space="preserve">be </w:t>
      </w:r>
      <w:ins w:id="3925" w:author="Tuleshov, Kurmanbek [Bolashak Atyrau Limited]" w:date="2022-09-27T16:32:00Z">
        <w:r w:rsidR="00700F8D" w:rsidRPr="00874BB5">
          <w:t>0.</w:t>
        </w:r>
      </w:ins>
      <w:ins w:id="3926" w:author="Tuleshov, Kurmanbek [Bolashak Atyrau Limited]" w:date="2022-09-29T15:52:00Z">
        <w:r w:rsidR="00F46324" w:rsidRPr="00B2377D">
          <w:t>6</w:t>
        </w:r>
      </w:ins>
      <w:ins w:id="3927" w:author="Tuleshov, Kurmanbek [Bolashak Atyrau Limited]" w:date="2022-09-27T16:36:00Z">
        <w:r w:rsidR="00481D98" w:rsidRPr="00B2377D">
          <w:t xml:space="preserve"> </w:t>
        </w:r>
      </w:ins>
      <w:del w:id="3928" w:author="Tuleshov, Kurmanbek [Bolashak Atyrau Limited]" w:date="2022-09-27T16:32:00Z">
        <w:r w:rsidRPr="00506E01" w:rsidDel="00700F8D">
          <w:delText>0.4</w:delText>
        </w:r>
        <w:r w:rsidR="000656E2" w:rsidRPr="00506E01" w:rsidDel="00700F8D">
          <w:delText xml:space="preserve"> </w:delText>
        </w:r>
      </w:del>
      <w:r w:rsidRPr="00506E01">
        <w:t>mm (0.</w:t>
      </w:r>
      <w:del w:id="3929" w:author="Tuleshov, Kurmanbek [Bolashak Atyrau Limited]" w:date="2022-09-27T16:34:00Z">
        <w:r w:rsidRPr="00506E01" w:rsidDel="002E39C1">
          <w:delText xml:space="preserve">016 </w:delText>
        </w:r>
      </w:del>
      <w:ins w:id="3930" w:author="Tuleshov, Kurmanbek [Bolashak Atyrau Limited]" w:date="2022-09-27T16:34:00Z">
        <w:r w:rsidR="002E39C1" w:rsidRPr="00506E01">
          <w:t>0</w:t>
        </w:r>
      </w:ins>
      <w:ins w:id="3931" w:author="Tuleshov, Kurmanbek [Bolashak Atyrau Limited]" w:date="2022-09-29T15:55:00Z">
        <w:r w:rsidR="001661D1" w:rsidRPr="00506E01">
          <w:t>24</w:t>
        </w:r>
      </w:ins>
      <w:ins w:id="3932" w:author="Tuleshov, Kurmanbek [Bolashak Atyrau Limited]" w:date="2022-09-27T16:34:00Z">
        <w:r w:rsidR="002E39C1" w:rsidRPr="00506E01">
          <w:t xml:space="preserve"> </w:t>
        </w:r>
      </w:ins>
      <w:r w:rsidRPr="00506E01">
        <w:t>inch</w:t>
      </w:r>
      <w:r w:rsidR="000656E2" w:rsidRPr="00506E01">
        <w:t>)</w:t>
      </w:r>
      <w:r w:rsidRPr="00506E01">
        <w:t xml:space="preserve"> thick.</w:t>
      </w:r>
    </w:p>
    <w:p w14:paraId="2F0731EC" w14:textId="66E74175" w:rsidR="009B4033" w:rsidRPr="00506E01" w:rsidRDefault="00CD112F" w:rsidP="00D05B4A">
      <w:pPr>
        <w:pStyle w:val="List1"/>
        <w:tabs>
          <w:tab w:val="clear" w:pos="1080"/>
          <w:tab w:val="left" w:pos="1134"/>
        </w:tabs>
        <w:ind w:left="1134" w:hanging="283"/>
        <w:rPr>
          <w:ins w:id="3933" w:author="Tuleshov, Kurmanbek [Bolashak Atyrau Limited]" w:date="2022-10-22T12:05:00Z"/>
        </w:rPr>
      </w:pPr>
      <w:r w:rsidRPr="00506E01">
        <w:rPr>
          <w:lang w:val="en-GB"/>
        </w:rPr>
        <w:lastRenderedPageBreak/>
        <w:t>Aluminium</w:t>
      </w:r>
      <w:r w:rsidRPr="00506E01">
        <w:t xml:space="preserve"> jacketing for vessels and piping larger than 36 inches in diameter shall be </w:t>
      </w:r>
      <w:ins w:id="3934" w:author="Tuleshov, Kurmanbek [Bolashak Atyrau Limited]" w:date="2022-09-29T15:52:00Z">
        <w:r w:rsidR="00F46324" w:rsidRPr="000D05E6">
          <w:t>0.8</w:t>
        </w:r>
      </w:ins>
      <w:ins w:id="3935" w:author="Tuleshov, Kurmanbek [Bolashak Atyrau Limited]" w:date="2022-09-27T16:36:00Z">
        <w:r w:rsidR="00481D98" w:rsidRPr="00874BB5">
          <w:t xml:space="preserve"> </w:t>
        </w:r>
      </w:ins>
      <w:del w:id="3936" w:author="Tuleshov, Kurmanbek [Bolashak Atyrau Limited]" w:date="2022-09-27T16:36:00Z">
        <w:r w:rsidRPr="00506E01" w:rsidDel="00481D98">
          <w:delText>0.6</w:delText>
        </w:r>
        <w:r w:rsidR="000656E2" w:rsidRPr="00506E01" w:rsidDel="00481D98">
          <w:delText xml:space="preserve"> </w:delText>
        </w:r>
      </w:del>
      <w:r w:rsidRPr="00506E01">
        <w:t>mm (0.</w:t>
      </w:r>
      <w:ins w:id="3937" w:author="Tuleshov, Kurmanbek [Bolashak Atyrau Limited]" w:date="2022-09-27T16:36:00Z">
        <w:r w:rsidR="000B260C" w:rsidRPr="00506E01">
          <w:t>0</w:t>
        </w:r>
      </w:ins>
      <w:ins w:id="3938" w:author="Tuleshov, Kurmanbek [Bolashak Atyrau Limited]" w:date="2022-09-29T15:55:00Z">
        <w:r w:rsidR="000B5D40" w:rsidRPr="00506E01">
          <w:t>31</w:t>
        </w:r>
      </w:ins>
      <w:ins w:id="3939" w:author="Tuleshov, Kurmanbek [Bolashak Atyrau Limited]" w:date="2022-09-27T16:36:00Z">
        <w:r w:rsidR="000B260C" w:rsidRPr="00506E01">
          <w:t xml:space="preserve"> </w:t>
        </w:r>
      </w:ins>
      <w:del w:id="3940" w:author="Tuleshov, Kurmanbek [Bolashak Atyrau Limited]" w:date="2022-09-27T16:36:00Z">
        <w:r w:rsidRPr="00506E01" w:rsidDel="000B260C">
          <w:delText>024</w:delText>
        </w:r>
      </w:del>
      <w:r w:rsidRPr="00506E01">
        <w:t xml:space="preserve"> inch) thick.</w:t>
      </w:r>
    </w:p>
    <w:p w14:paraId="7BABBBDD" w14:textId="39910CE0" w:rsidR="00745CB5" w:rsidRPr="00506E01" w:rsidRDefault="00641689">
      <w:pPr>
        <w:pStyle w:val="List1"/>
        <w:tabs>
          <w:tab w:val="clear" w:pos="1080"/>
          <w:tab w:val="left" w:pos="1134"/>
        </w:tabs>
        <w:ind w:left="1134" w:hanging="283"/>
        <w:rPr>
          <w:ins w:id="3941" w:author="Tuleshov, Kurmanbek [Bolashak Atyrau Limited]" w:date="2022-10-22T12:13:00Z"/>
          <w:lang w:val="en-GB"/>
          <w:rPrChange w:id="3942" w:author="Tuleshov, Kurmanbek [Bolashak Atyrau Limited]" w:date="2022-10-22T12:20:00Z">
            <w:rPr>
              <w:ins w:id="3943" w:author="Tuleshov, Kurmanbek [Bolashak Atyrau Limited]" w:date="2022-10-22T12:13:00Z"/>
              <w:vertAlign w:val="superscript"/>
            </w:rPr>
          </w:rPrChange>
        </w:rPr>
        <w:pPrChange w:id="3944" w:author="Tuleshov, Kurmanbek [Bolashak Atyrau Limited]" w:date="2022-10-22T12:19:00Z">
          <w:pPr>
            <w:pStyle w:val="List1"/>
            <w:numPr>
              <w:numId w:val="0"/>
            </w:numPr>
            <w:ind w:left="0" w:firstLine="0"/>
          </w:pPr>
        </w:pPrChange>
      </w:pPr>
      <w:ins w:id="3945" w:author="Tuleshov, Kurmanbek [Bolashak Atyrau Limited]" w:date="2022-10-22T12:08:00Z">
        <w:r w:rsidRPr="00506E01">
          <w:rPr>
            <w:lang w:val="en-GB"/>
            <w:rPrChange w:id="3946" w:author="Tuleshov, Kurmanbek [Bolashak Atyrau Limited]" w:date="2022-10-22T12:20:00Z">
              <w:rPr/>
            </w:rPrChange>
          </w:rPr>
          <w:t>Aluminium jacket</w:t>
        </w:r>
      </w:ins>
      <w:ins w:id="3947" w:author="Tuleshov, Kurmanbek [Bolashak Atyrau Limited]" w:date="2022-10-22T12:12:00Z">
        <w:r w:rsidR="00E2344C" w:rsidRPr="00506E01">
          <w:rPr>
            <w:lang w:val="en-GB"/>
            <w:rPrChange w:id="3948" w:author="Tuleshov, Kurmanbek [Bolashak Atyrau Limited]" w:date="2022-10-22T12:20:00Z">
              <w:rPr/>
            </w:rPrChange>
          </w:rPr>
          <w:t>ing</w:t>
        </w:r>
      </w:ins>
      <w:ins w:id="3949" w:author="Tuleshov, Kurmanbek [Bolashak Atyrau Limited]" w:date="2022-10-22T12:08:00Z">
        <w:r w:rsidRPr="00506E01">
          <w:rPr>
            <w:lang w:val="en-GB"/>
            <w:rPrChange w:id="3950" w:author="Tuleshov, Kurmanbek [Bolashak Atyrau Limited]" w:date="2022-10-22T12:20:00Z">
              <w:rPr/>
            </w:rPrChange>
          </w:rPr>
          <w:t xml:space="preserve"> </w:t>
        </w:r>
        <w:r w:rsidR="005B3263" w:rsidRPr="00506E01">
          <w:rPr>
            <w:lang w:val="en-GB"/>
            <w:rPrChange w:id="3951" w:author="Tuleshov, Kurmanbek [Bolashak Atyrau Limited]" w:date="2022-10-22T12:20:00Z">
              <w:rPr/>
            </w:rPrChange>
          </w:rPr>
          <w:t>by Petrochem Aluzinc ZX</w:t>
        </w:r>
      </w:ins>
      <w:ins w:id="3952" w:author="Tuleshov, Kurmanbek [Bolashak Atyrau Limited]" w:date="2022-10-22T12:09:00Z">
        <w:r w:rsidR="0078009E" w:rsidRPr="00506E01">
          <w:rPr>
            <w:lang w:val="en-GB"/>
            <w:rPrChange w:id="3953" w:author="Tuleshov, Kurmanbek [Bolashak Atyrau Limited]" w:date="2022-10-22T12:20:00Z">
              <w:rPr/>
            </w:rPrChange>
          </w:rPr>
          <w:t xml:space="preserve"> profile shall be with </w:t>
        </w:r>
        <w:r w:rsidR="009E3159" w:rsidRPr="00506E01">
          <w:rPr>
            <w:lang w:val="en-GB"/>
            <w:rPrChange w:id="3954" w:author="Tuleshov, Kurmanbek [Bolashak Atyrau Limited]" w:date="2022-10-22T12:20:00Z">
              <w:rPr/>
            </w:rPrChange>
          </w:rPr>
          <w:t>0.5 mm thick</w:t>
        </w:r>
      </w:ins>
      <w:ins w:id="3955" w:author="Tuleshov, Kurmanbek [Bolashak Atyrau Limited]" w:date="2022-10-22T12:10:00Z">
        <w:r w:rsidR="009E3159" w:rsidRPr="00506E01">
          <w:rPr>
            <w:lang w:val="en-GB"/>
            <w:rPrChange w:id="3956" w:author="Tuleshov, Kurmanbek [Bolashak Atyrau Limited]" w:date="2022-10-22T12:20:00Z">
              <w:rPr/>
            </w:rPrChange>
          </w:rPr>
          <w:t>ness, the zinc weight of ma</w:t>
        </w:r>
        <w:r w:rsidR="00F46E58" w:rsidRPr="00506E01">
          <w:rPr>
            <w:lang w:val="en-GB"/>
            <w:rPrChange w:id="3957" w:author="Tuleshov, Kurmanbek [Bolashak Atyrau Limited]" w:date="2022-10-22T12:20:00Z">
              <w:rPr/>
            </w:rPrChange>
          </w:rPr>
          <w:t xml:space="preserve">terial shall not be less than </w:t>
        </w:r>
        <w:r w:rsidR="00F46E58" w:rsidRPr="00506E01">
          <w:rPr>
            <w:lang w:val="en-GB"/>
            <w:rPrChange w:id="3958" w:author="Tuleshov, Kurmanbek [Bolashak Atyrau Limited]" w:date="2022-10-22T12:20:00Z">
              <w:rPr>
                <w:highlight w:val="darkMagenta"/>
                <w:lang w:val="ru-RU"/>
              </w:rPr>
            </w:rPrChange>
          </w:rPr>
          <w:t xml:space="preserve">185 </w:t>
        </w:r>
        <w:r w:rsidR="00F46E58" w:rsidRPr="00506E01">
          <w:rPr>
            <w:lang w:val="en-GB"/>
            <w:rPrChange w:id="3959" w:author="Tuleshov, Kurmanbek [Bolashak Atyrau Limited]" w:date="2022-10-22T12:20:00Z">
              <w:rPr>
                <w:highlight w:val="darkMagenta"/>
              </w:rPr>
            </w:rPrChange>
          </w:rPr>
          <w:t>gram</w:t>
        </w:r>
      </w:ins>
      <w:ins w:id="3960" w:author="Tuleshov, Kurmanbek [Bolashak Atyrau Limited]" w:date="2022-10-22T12:11:00Z">
        <w:r w:rsidR="00F46E58" w:rsidRPr="00506E01">
          <w:rPr>
            <w:lang w:val="en-GB"/>
            <w:rPrChange w:id="3961" w:author="Tuleshov, Kurmanbek [Bolashak Atyrau Limited]" w:date="2022-10-22T12:20:00Z">
              <w:rPr>
                <w:highlight w:val="darkMagenta"/>
              </w:rPr>
            </w:rPrChange>
          </w:rPr>
          <w:t>s</w:t>
        </w:r>
      </w:ins>
      <w:ins w:id="3962" w:author="Tuleshov, Kurmanbek [Bolashak Atyrau Limited]" w:date="2022-10-22T12:10:00Z">
        <w:r w:rsidR="00F46E58" w:rsidRPr="00506E01">
          <w:rPr>
            <w:lang w:val="en-GB"/>
            <w:rPrChange w:id="3963" w:author="Tuleshov, Kurmanbek [Bolashak Atyrau Limited]" w:date="2022-10-22T12:20:00Z">
              <w:rPr>
                <w:highlight w:val="darkMagenta"/>
                <w:lang w:val="ru-RU"/>
              </w:rPr>
            </w:rPrChange>
          </w:rPr>
          <w:t>/</w:t>
        </w:r>
      </w:ins>
      <w:ins w:id="3964" w:author="Tuleshov, Kurmanbek [Bolashak Atyrau Limited]" w:date="2022-10-22T12:11:00Z">
        <w:r w:rsidR="00F46E58" w:rsidRPr="00506E01">
          <w:rPr>
            <w:lang w:val="en-GB"/>
            <w:rPrChange w:id="3965" w:author="Tuleshov, Kurmanbek [Bolashak Atyrau Limited]" w:date="2022-10-22T12:20:00Z">
              <w:rPr>
                <w:highlight w:val="darkMagenta"/>
              </w:rPr>
            </w:rPrChange>
          </w:rPr>
          <w:t>metre</w:t>
        </w:r>
        <w:r w:rsidR="00F46E58" w:rsidRPr="00506E01">
          <w:rPr>
            <w:lang w:val="en-GB"/>
            <w:rPrChange w:id="3966" w:author="Tuleshov, Kurmanbek [Bolashak Atyrau Limited]" w:date="2022-10-22T12:20:00Z">
              <w:rPr>
                <w:vertAlign w:val="superscript"/>
              </w:rPr>
            </w:rPrChange>
          </w:rPr>
          <w:t>2</w:t>
        </w:r>
        <w:r w:rsidR="00F46E58" w:rsidRPr="00506E01">
          <w:rPr>
            <w:lang w:val="en-GB"/>
            <w:rPrChange w:id="3967" w:author="Tuleshov, Kurmanbek [Bolashak Atyrau Limited]" w:date="2022-10-22T12:20:00Z">
              <w:rPr/>
            </w:rPrChange>
          </w:rPr>
          <w:t>. Sheeting shall conform to BS E</w:t>
        </w:r>
      </w:ins>
      <w:ins w:id="3968" w:author="Tuleshov, Kurmanbek [Bolashak Atyrau Limited]" w:date="2022-10-22T12:12:00Z">
        <w:r w:rsidR="00E2344C" w:rsidRPr="00506E01">
          <w:rPr>
            <w:lang w:val="en-GB"/>
            <w:rPrChange w:id="3969" w:author="Tuleshov, Kurmanbek [Bolashak Atyrau Limited]" w:date="2022-10-22T12:20:00Z">
              <w:rPr/>
            </w:rPrChange>
          </w:rPr>
          <w:t>N</w:t>
        </w:r>
      </w:ins>
      <w:ins w:id="3970" w:author="Tuleshov, Kurmanbek [Bolashak Atyrau Limited]" w:date="2022-10-22T12:11:00Z">
        <w:r w:rsidR="00F46E58" w:rsidRPr="00506E01">
          <w:rPr>
            <w:lang w:val="en-GB"/>
            <w:rPrChange w:id="3971" w:author="Tuleshov, Kurmanbek [Bolashak Atyrau Limited]" w:date="2022-10-22T12:20:00Z">
              <w:rPr/>
            </w:rPrChange>
          </w:rPr>
          <w:t xml:space="preserve"> 10</w:t>
        </w:r>
        <w:r w:rsidR="00E2344C" w:rsidRPr="00506E01">
          <w:rPr>
            <w:lang w:val="en-GB"/>
            <w:rPrChange w:id="3972" w:author="Tuleshov, Kurmanbek [Bolashak Atyrau Limited]" w:date="2022-10-22T12:20:00Z">
              <w:rPr/>
            </w:rPrChange>
          </w:rPr>
          <w:t>215 or equal.</w:t>
        </w:r>
        <w:r w:rsidR="00F46E58" w:rsidRPr="00506E01">
          <w:rPr>
            <w:lang w:val="en-GB"/>
            <w:rPrChange w:id="3973" w:author="Tuleshov, Kurmanbek [Bolashak Atyrau Limited]" w:date="2022-10-22T12:20:00Z">
              <w:rPr>
                <w:vertAlign w:val="superscript"/>
              </w:rPr>
            </w:rPrChange>
          </w:rPr>
          <w:t xml:space="preserve">  </w:t>
        </w:r>
      </w:ins>
    </w:p>
    <w:p w14:paraId="5455A38E" w14:textId="260FB950" w:rsidR="00537EDD" w:rsidRPr="00506E01" w:rsidRDefault="003455D2">
      <w:pPr>
        <w:pStyle w:val="List1"/>
        <w:numPr>
          <w:ilvl w:val="0"/>
          <w:numId w:val="0"/>
        </w:numPr>
        <w:tabs>
          <w:tab w:val="clear" w:pos="1080"/>
          <w:tab w:val="left" w:pos="1134"/>
        </w:tabs>
        <w:ind w:left="1134"/>
        <w:rPr>
          <w:lang w:val="en-GB"/>
          <w:rPrChange w:id="3974" w:author="Tuleshov, Kurmanbek [Bolashak Atyrau Limited]" w:date="2022-10-22T12:19:00Z">
            <w:rPr/>
          </w:rPrChange>
        </w:rPr>
        <w:pPrChange w:id="3975" w:author="Tuleshov, Kurmanbek [Bolashak Atyrau Limited]" w:date="2022-10-22T12:20:00Z">
          <w:pPr>
            <w:pStyle w:val="List1"/>
          </w:pPr>
        </w:pPrChange>
      </w:pPr>
      <w:ins w:id="3976" w:author="Tuleshov, Kurmanbek [Bolashak Atyrau Limited]" w:date="2022-10-22T12:20:00Z">
        <w:r w:rsidRPr="00506E01">
          <w:rPr>
            <w:b/>
            <w:bCs/>
            <w:lang w:val="en-GB"/>
            <w:rPrChange w:id="3977" w:author="Tuleshov, Kurmanbek [Bolashak Atyrau Limited]" w:date="2022-10-22T12:20:00Z">
              <w:rPr>
                <w:lang w:val="en-GB"/>
              </w:rPr>
            </w:rPrChange>
          </w:rPr>
          <w:t>Note:</w:t>
        </w:r>
        <w:r w:rsidRPr="000D05E6">
          <w:rPr>
            <w:lang w:val="en-GB"/>
          </w:rPr>
          <w:t xml:space="preserve"> </w:t>
        </w:r>
      </w:ins>
      <w:ins w:id="3978" w:author="Tuleshov, Kurmanbek [Bolashak Atyrau Limited]" w:date="2022-10-22T12:14:00Z">
        <w:r w:rsidR="00537EDD" w:rsidRPr="00506E01">
          <w:rPr>
            <w:lang w:val="en-GB"/>
            <w:rPrChange w:id="3979" w:author="Tuleshov, Kurmanbek [Bolashak Atyrau Limited]" w:date="2022-10-22T12:20:00Z">
              <w:rPr/>
            </w:rPrChange>
          </w:rPr>
          <w:t xml:space="preserve">Application </w:t>
        </w:r>
      </w:ins>
      <w:ins w:id="3980" w:author="Tuleshov, Kurmanbek [Bolashak Atyrau Limited]" w:date="2022-10-22T12:15:00Z">
        <w:r w:rsidR="009B4033" w:rsidRPr="00506E01">
          <w:rPr>
            <w:lang w:val="en-GB"/>
            <w:rPrChange w:id="3981" w:author="Tuleshov, Kurmanbek [Bolashak Atyrau Limited]" w:date="2022-10-22T12:20:00Z">
              <w:rPr/>
            </w:rPrChange>
          </w:rPr>
          <w:t xml:space="preserve">of </w:t>
        </w:r>
      </w:ins>
      <w:ins w:id="3982" w:author="Tuleshov, Kurmanbek [Bolashak Atyrau Limited]" w:date="2022-10-22T12:14:00Z">
        <w:r w:rsidR="00537EDD" w:rsidRPr="00506E01">
          <w:rPr>
            <w:lang w:val="en-GB"/>
            <w:rPrChange w:id="3983" w:author="Tuleshov, Kurmanbek [Bolashak Atyrau Limited]" w:date="2022-10-22T12:20:00Z">
              <w:rPr/>
            </w:rPrChange>
          </w:rPr>
          <w:t>this type</w:t>
        </w:r>
        <w:r w:rsidR="005F7662" w:rsidRPr="00506E01">
          <w:rPr>
            <w:lang w:val="en-GB"/>
            <w:rPrChange w:id="3984" w:author="Tuleshov, Kurmanbek [Bolashak Atyrau Limited]" w:date="2022-10-22T12:20:00Z">
              <w:rPr/>
            </w:rPrChange>
          </w:rPr>
          <w:t xml:space="preserve"> shall be submitted to the Company Representative for review and approval.</w:t>
        </w:r>
      </w:ins>
    </w:p>
    <w:p w14:paraId="4BB6468B" w14:textId="6E4917FA" w:rsidR="00CD112F" w:rsidRPr="00506E01" w:rsidRDefault="00CD112F" w:rsidP="00D05B4A">
      <w:pPr>
        <w:pStyle w:val="List1"/>
        <w:tabs>
          <w:tab w:val="clear" w:pos="1080"/>
          <w:tab w:val="left" w:pos="1134"/>
        </w:tabs>
        <w:ind w:left="1134" w:hanging="283"/>
      </w:pPr>
      <w:r w:rsidRPr="00506E01">
        <w:t>Except as noted, aluminum jacketing for straight pipe sections and fitting, flange, and valve covers shall be flat with smooth finish</w:t>
      </w:r>
      <w:ins w:id="3985" w:author="Tuleshov, Kurmanbek [Bolashak Atyrau Limited]" w:date="2022-10-20T17:32:00Z">
        <w:r w:rsidR="00E34F5E" w:rsidRPr="00506E01">
          <w:t xml:space="preserve"> </w:t>
        </w:r>
        <w:r w:rsidR="00E34F5E" w:rsidRPr="00506E01">
          <w:rPr>
            <w:rPrChange w:id="3986" w:author="Tuleshov, Kurmanbek [Bolashak Atyrau Limited]" w:date="2022-10-20T17:32:00Z">
              <w:rPr>
                <w:rFonts w:ascii="TimesNewRomanPSMT_PDF_Subset" w:eastAsia="TimesNewRomanPSMT_PDF_Subset" w:hAnsi="Calibri" w:cs="TimesNewRomanPSMT_PDF_Subset"/>
                <w:color w:val="333333"/>
              </w:rPr>
            </w:rPrChange>
          </w:rPr>
          <w:t>or flat with stucco embossed.</w:t>
        </w:r>
      </w:ins>
      <w:del w:id="3987" w:author="Tuleshov, Kurmanbek [Bolashak Atyrau Limited]" w:date="2022-10-20T17:32:00Z">
        <w:r w:rsidRPr="00506E01" w:rsidDel="00E34F5E">
          <w:delText>.</w:delText>
        </w:r>
      </w:del>
    </w:p>
    <w:p w14:paraId="4BB6468C" w14:textId="03A8A432" w:rsidR="00CD112F" w:rsidRPr="00506E01" w:rsidRDefault="00CD112F" w:rsidP="00D05B4A">
      <w:pPr>
        <w:pStyle w:val="List1"/>
        <w:tabs>
          <w:tab w:val="clear" w:pos="1080"/>
          <w:tab w:val="left" w:pos="1134"/>
        </w:tabs>
        <w:ind w:left="1134" w:hanging="283"/>
        <w:rPr>
          <w:lang w:val="en-GB"/>
        </w:rPr>
      </w:pPr>
      <w:r w:rsidRPr="00506E01">
        <w:t xml:space="preserve">Except as noted, aluminum jacketing for equipment shall be </w:t>
      </w:r>
      <w:r w:rsidRPr="000D05E6">
        <w:t>0.</w:t>
      </w:r>
      <w:ins w:id="3988" w:author="Tuleshov, Kurmanbek [Bolashak Atyrau Limited]" w:date="2022-10-20T13:29:00Z">
        <w:r w:rsidR="008238B6" w:rsidRPr="00874BB5">
          <w:t>6</w:t>
        </w:r>
      </w:ins>
      <w:del w:id="3989" w:author="Tuleshov, Kurmanbek [Bolashak Atyrau Limited]" w:date="2022-10-20T13:29:00Z">
        <w:r w:rsidRPr="00506E01" w:rsidDel="008238B6">
          <w:delText>5</w:delText>
        </w:r>
      </w:del>
      <w:r w:rsidRPr="00506E01">
        <w:t xml:space="preserve"> mm (0.02</w:t>
      </w:r>
      <w:ins w:id="3990" w:author="Tuleshov, Kurmanbek [Bolashak Atyrau Limited]" w:date="2022-10-20T15:52:00Z">
        <w:r w:rsidR="0080005F" w:rsidRPr="00506E01">
          <w:t>4</w:t>
        </w:r>
      </w:ins>
      <w:del w:id="3991" w:author="Tuleshov, Kurmanbek [Bolashak Atyrau Limited]" w:date="2022-10-20T15:52:00Z">
        <w:r w:rsidRPr="00506E01" w:rsidDel="0080005F">
          <w:delText>0</w:delText>
        </w:r>
      </w:del>
      <w:del w:id="3992" w:author="Tuleshov, Kurmanbek [Bolashak Atyrau Limited]" w:date="2022-10-20T15:51:00Z">
        <w:r w:rsidRPr="00506E01" w:rsidDel="00DB71F5">
          <w:delText>)</w:delText>
        </w:r>
      </w:del>
      <w:r w:rsidRPr="00506E01">
        <w:t xml:space="preserve"> inch</w:t>
      </w:r>
      <w:ins w:id="3993" w:author="Tuleshov, Kurmanbek [Bolashak Atyrau Limited]" w:date="2022-10-20T15:51:00Z">
        <w:r w:rsidR="00DB71F5" w:rsidRPr="00506E01">
          <w:t>)</w:t>
        </w:r>
      </w:ins>
      <w:r w:rsidRPr="00506E01">
        <w:t xml:space="preserve"> thick, with smooth finish for straight shell sections and head, transition, flange, and stiffener covers.</w:t>
      </w:r>
    </w:p>
    <w:p w14:paraId="4BB6468D" w14:textId="77777777" w:rsidR="00CD112F" w:rsidRPr="00506E01" w:rsidRDefault="00CD112F" w:rsidP="00D05B4A">
      <w:pPr>
        <w:pStyle w:val="List1"/>
        <w:tabs>
          <w:tab w:val="clear" w:pos="1080"/>
          <w:tab w:val="left" w:pos="1134"/>
        </w:tabs>
        <w:ind w:left="1134" w:hanging="283"/>
      </w:pPr>
      <w:r w:rsidRPr="00506E01">
        <w:rPr>
          <w:lang w:val="en-GB"/>
        </w:rPr>
        <w:t>Aluminium</w:t>
      </w:r>
      <w:r w:rsidRPr="00506E01">
        <w:t xml:space="preserve"> jacketing for horizontal shell sections, vertical shell sections 36 inches in diameter and smaller, and head, transition, flange, and stiffener covers shall be flat.</w:t>
      </w:r>
    </w:p>
    <w:p w14:paraId="4BB6468E" w14:textId="77777777" w:rsidR="00CD112F" w:rsidRPr="00506E01" w:rsidRDefault="00CD112F" w:rsidP="00D05B4A">
      <w:pPr>
        <w:pStyle w:val="List1"/>
        <w:tabs>
          <w:tab w:val="clear" w:pos="1080"/>
          <w:tab w:val="left" w:pos="1134"/>
        </w:tabs>
        <w:ind w:left="1134" w:hanging="283"/>
      </w:pPr>
      <w:r w:rsidRPr="00506E01">
        <w:t>Aluminum jacketing for vertical shell sections larger than 36 inches in diameter shall be deep corrugated, 65 mm (2-1/2 inch) pitch by 16 mm (5/8 inch depth).</w:t>
      </w:r>
    </w:p>
    <w:p w14:paraId="4BB6468F" w14:textId="38480884" w:rsidR="00CD112F" w:rsidRPr="00506E01" w:rsidRDefault="00CD112F" w:rsidP="000C7CE0">
      <w:pPr>
        <w:pStyle w:val="List1"/>
        <w:tabs>
          <w:tab w:val="clear" w:pos="1080"/>
          <w:tab w:val="left" w:pos="1134"/>
        </w:tabs>
        <w:ind w:left="1134" w:hanging="425"/>
      </w:pPr>
      <w:r w:rsidRPr="00506E01">
        <w:t xml:space="preserve">All heads on horizontal vessels and all heads on vertical vessels except for skirted bottoms shall be jacketed with a metal Gore system using </w:t>
      </w:r>
      <w:del w:id="3994" w:author="Tuleshov, Kurmanbek [Bolashak Atyrau Limited]" w:date="2022-10-20T13:34:00Z">
        <w:r w:rsidRPr="00506E01" w:rsidDel="00F060FA">
          <w:delText>minimum 0.6</w:delText>
        </w:r>
        <w:r w:rsidR="000656E2" w:rsidRPr="00506E01" w:rsidDel="00F060FA">
          <w:delText xml:space="preserve"> </w:delText>
        </w:r>
        <w:r w:rsidRPr="00506E01" w:rsidDel="00F060FA">
          <w:delText xml:space="preserve">mm thick </w:delText>
        </w:r>
      </w:del>
      <w:ins w:id="3995" w:author="Tuleshov, Kurmanbek [Bolashak Atyrau Limited]" w:date="2022-10-20T13:32:00Z">
        <w:r w:rsidR="00C9528C" w:rsidRPr="000D05E6">
          <w:t xml:space="preserve">aluminium </w:t>
        </w:r>
      </w:ins>
      <w:del w:id="3996" w:author="Tuleshov, Kurmanbek [Bolashak Atyrau Limited]" w:date="2022-10-20T13:32:00Z">
        <w:r w:rsidRPr="00506E01" w:rsidDel="00C9528C">
          <w:delText xml:space="preserve">Allusion </w:delText>
        </w:r>
      </w:del>
      <w:r w:rsidRPr="00506E01">
        <w:t>flat sheet</w:t>
      </w:r>
      <w:ins w:id="3997" w:author="Tuleshov, Kurmanbek [Bolashak Atyrau Limited]" w:date="2022-10-20T13:34:00Z">
        <w:r w:rsidR="00F060FA" w:rsidRPr="00506E01">
          <w:t xml:space="preserve"> with thickness </w:t>
        </w:r>
        <w:r w:rsidR="00CF4251" w:rsidRPr="00506E01">
          <w:t>as indicated  item 3 and 4 above</w:t>
        </w:r>
      </w:ins>
      <w:del w:id="3998" w:author="Tuleshov, Kurmanbek [Bolashak Atyrau Limited]" w:date="2022-10-20T13:32:00Z">
        <w:r w:rsidRPr="00506E01" w:rsidDel="00C9528C">
          <w:delText>, or approved equal</w:delText>
        </w:r>
      </w:del>
      <w:r w:rsidRPr="00506E01">
        <w:t>.</w:t>
      </w:r>
    </w:p>
    <w:p w14:paraId="4BB64690" w14:textId="77777777" w:rsidR="00CD112F" w:rsidRPr="0010106F" w:rsidRDefault="00CD112F" w:rsidP="000656E2">
      <w:pPr>
        <w:pStyle w:val="Heading3"/>
      </w:pPr>
      <w:r w:rsidRPr="0010106F">
        <w:t>Aluminum Fitting Covers</w:t>
      </w:r>
    </w:p>
    <w:p w14:paraId="4BB64691" w14:textId="77777777" w:rsidR="00CD112F" w:rsidRPr="0010106F" w:rsidRDefault="00CD112F" w:rsidP="005435E1">
      <w:pPr>
        <w:pStyle w:val="List1"/>
        <w:numPr>
          <w:ilvl w:val="0"/>
          <w:numId w:val="99"/>
        </w:numPr>
        <w:tabs>
          <w:tab w:val="clear" w:pos="1080"/>
          <w:tab w:val="left" w:pos="1134"/>
        </w:tabs>
        <w:ind w:left="1134" w:hanging="283"/>
      </w:pPr>
      <w:r w:rsidRPr="0010106F">
        <w:t>Die-formed aluminum elbow covers shall be formed from 0.6 mm (0.024 inch) thick 1100 0 alloy and temper.</w:t>
      </w:r>
    </w:p>
    <w:p w14:paraId="4BB64692" w14:textId="77777777" w:rsidR="00CD112F" w:rsidRPr="0010106F" w:rsidRDefault="00CD112F" w:rsidP="005435E1">
      <w:pPr>
        <w:pStyle w:val="List1"/>
        <w:tabs>
          <w:tab w:val="clear" w:pos="1080"/>
          <w:tab w:val="left" w:pos="1134"/>
        </w:tabs>
        <w:ind w:left="1134" w:hanging="283"/>
      </w:pPr>
      <w:r w:rsidRPr="0010106F">
        <w:t>Covers shall be formed to follow both the inside and outside curvature of the elbows.</w:t>
      </w:r>
    </w:p>
    <w:p w14:paraId="4BB64693" w14:textId="274D2F1E" w:rsidR="00CD112F" w:rsidRPr="005435E1" w:rsidRDefault="00CD112F" w:rsidP="005435E1">
      <w:pPr>
        <w:pStyle w:val="List1"/>
        <w:tabs>
          <w:tab w:val="clear" w:pos="1080"/>
          <w:tab w:val="left" w:pos="1134"/>
        </w:tabs>
        <w:ind w:left="1134" w:hanging="283"/>
      </w:pPr>
      <w:r w:rsidRPr="000D05E6">
        <w:t xml:space="preserve">Covers shall have a factory applied </w:t>
      </w:r>
      <w:ins w:id="3999" w:author="Tuleshov, Kurmanbek [Bolashak Atyrau Limited]" w:date="2022-10-10T09:56:00Z">
        <w:r w:rsidR="008B4749" w:rsidRPr="000D05E6">
          <w:t>0.0</w:t>
        </w:r>
      </w:ins>
      <w:ins w:id="4000" w:author="Tuleshov, Kurmanbek [Bolashak Atyrau Limited]" w:date="2022-10-10T09:57:00Z">
        <w:r w:rsidR="008B4749" w:rsidRPr="005435E1">
          <w:rPr>
            <w:rPrChange w:id="4001" w:author="Tuleshov, Kurmanbek [Bolashak Atyrau Limited]" w:date="2022-10-10T21:56:00Z">
              <w:rPr>
                <w:lang w:val="ru-RU"/>
              </w:rPr>
            </w:rPrChange>
          </w:rPr>
          <w:t>3</w:t>
        </w:r>
      </w:ins>
      <w:ins w:id="4002" w:author="Tuleshov, Kurmanbek [Bolashak Atyrau Limited]" w:date="2022-10-10T09:56:00Z">
        <w:r w:rsidR="008B4749" w:rsidRPr="000D05E6">
          <w:t xml:space="preserve"> mm</w:t>
        </w:r>
      </w:ins>
      <w:ins w:id="4003" w:author="Tuleshov, Kurmanbek [Bolashak Atyrau Limited]" w:date="2022-10-10T09:57:00Z">
        <w:r w:rsidR="008B4749" w:rsidRPr="005435E1">
          <w:rPr>
            <w:rPrChange w:id="4004" w:author="Tuleshov, Kurmanbek [Bolashak Atyrau Limited]" w:date="2022-10-10T21:56:00Z">
              <w:rPr>
                <w:lang w:val="ru-RU"/>
              </w:rPr>
            </w:rPrChange>
          </w:rPr>
          <w:t xml:space="preserve"> (</w:t>
        </w:r>
      </w:ins>
      <w:ins w:id="4005" w:author="Tuleshov, Kurmanbek [Bolashak Atyrau Limited]" w:date="2022-09-27T16:39:00Z">
        <w:r w:rsidR="000E0D3E" w:rsidRPr="005435E1">
          <w:rPr>
            <w:rPrChange w:id="4006" w:author="Tuleshov, Kurmanbek [Bolashak Atyrau Limited]" w:date="2022-10-10T21:56:00Z">
              <w:rPr>
                <w:rFonts w:ascii="Segoe UI" w:hAnsi="Segoe UI" w:cs="Segoe UI"/>
                <w:color w:val="323232"/>
                <w:sz w:val="20"/>
                <w:szCs w:val="20"/>
              </w:rPr>
            </w:rPrChange>
          </w:rPr>
          <w:t>3-mil</w:t>
        </w:r>
      </w:ins>
      <w:ins w:id="4007" w:author="Tuleshov, Kurmanbek [Bolashak Atyrau Limited]" w:date="2022-10-10T09:57:00Z">
        <w:r w:rsidR="008B4749" w:rsidRPr="005435E1">
          <w:rPr>
            <w:rPrChange w:id="4008" w:author="Tuleshov, Kurmanbek [Bolashak Atyrau Limited]" w:date="2022-10-10T21:56:00Z">
              <w:rPr>
                <w:lang w:val="ru-RU"/>
              </w:rPr>
            </w:rPrChange>
          </w:rPr>
          <w:t>)</w:t>
        </w:r>
      </w:ins>
      <w:ins w:id="4009" w:author="Tuleshov, Kurmanbek [Bolashak Atyrau Limited]" w:date="2022-09-27T16:39:00Z">
        <w:r w:rsidR="000E0D3E" w:rsidRPr="005435E1">
          <w:rPr>
            <w:rPrChange w:id="4010" w:author="Tuleshov, Kurmanbek [Bolashak Atyrau Limited]" w:date="2022-10-10T21:56:00Z">
              <w:rPr>
                <w:rFonts w:ascii="Segoe UI" w:hAnsi="Segoe UI" w:cs="Segoe UI"/>
                <w:color w:val="323232"/>
                <w:sz w:val="20"/>
                <w:szCs w:val="20"/>
              </w:rPr>
            </w:rPrChange>
          </w:rPr>
          <w:t xml:space="preserve"> 3-layer poly film</w:t>
        </w:r>
        <w:r w:rsidR="000E0D3E" w:rsidRPr="000D05E6">
          <w:t xml:space="preserve"> </w:t>
        </w:r>
      </w:ins>
      <w:r w:rsidRPr="000D05E6">
        <w:t xml:space="preserve">moisture barrier coating. </w:t>
      </w:r>
    </w:p>
    <w:p w14:paraId="4BB64694" w14:textId="77777777" w:rsidR="00CD112F" w:rsidRPr="0010106F" w:rsidRDefault="00CD112F" w:rsidP="005435E1">
      <w:pPr>
        <w:pStyle w:val="List1"/>
        <w:tabs>
          <w:tab w:val="clear" w:pos="1080"/>
          <w:tab w:val="left" w:pos="1134"/>
        </w:tabs>
        <w:ind w:left="1134" w:hanging="283"/>
      </w:pPr>
      <w:r w:rsidRPr="0010106F">
        <w:t>Coating shall be applied pinhole-free and shall be tinted for identification purposes.</w:t>
      </w:r>
    </w:p>
    <w:p w14:paraId="4BB64695" w14:textId="77777777" w:rsidR="00CD112F" w:rsidRPr="0010106F" w:rsidRDefault="00CD112F" w:rsidP="005435E1">
      <w:pPr>
        <w:pStyle w:val="List1"/>
        <w:tabs>
          <w:tab w:val="clear" w:pos="1080"/>
          <w:tab w:val="left" w:pos="1134"/>
        </w:tabs>
        <w:ind w:left="1134" w:hanging="283"/>
      </w:pPr>
      <w:r w:rsidRPr="0010106F">
        <w:t>Covers shall be marked on the inside surface with the specific size/thickness combination(s) for which the covers were designed to fit.</w:t>
      </w:r>
    </w:p>
    <w:p w14:paraId="4BB64696" w14:textId="77777777" w:rsidR="00CD112F" w:rsidRPr="0010106F" w:rsidRDefault="00CD112F" w:rsidP="005435E1">
      <w:pPr>
        <w:pStyle w:val="List1"/>
        <w:tabs>
          <w:tab w:val="clear" w:pos="1080"/>
          <w:tab w:val="left" w:pos="1134"/>
        </w:tabs>
        <w:ind w:left="1134" w:hanging="283"/>
      </w:pPr>
      <w:r w:rsidRPr="0010106F">
        <w:t>Covers for larger sizes, for which two piece aluminum ell covers specified above are not available, shall be one piece. Cover shall be pre-molded glass fiber laminate consisting of long high strength glass fibers uniformly embedded in an organic resin molded to a uniform thickness with a smooth, hard pigmented surface.</w:t>
      </w:r>
    </w:p>
    <w:p w14:paraId="4BB64697" w14:textId="0EEE4E5D" w:rsidR="00CD112F" w:rsidRPr="0010106F" w:rsidRDefault="00CD112F" w:rsidP="005435E1">
      <w:pPr>
        <w:pStyle w:val="List1"/>
        <w:tabs>
          <w:tab w:val="clear" w:pos="1080"/>
          <w:tab w:val="left" w:pos="1134"/>
        </w:tabs>
        <w:ind w:left="1134" w:hanging="283"/>
      </w:pPr>
      <w:r w:rsidRPr="0010106F">
        <w:t xml:space="preserve">Prefabricated tee covers shall be </w:t>
      </w:r>
      <w:r w:rsidRPr="000F3326">
        <w:t xml:space="preserve">fabricated from </w:t>
      </w:r>
      <w:r w:rsidRPr="000D05E6">
        <w:t>0.</w:t>
      </w:r>
      <w:ins w:id="4011" w:author="Tuleshov, Kurmanbek [Bolashak Atyrau Limited]" w:date="2022-10-20T13:37:00Z">
        <w:r w:rsidR="00055320" w:rsidRPr="00874BB5">
          <w:t>6</w:t>
        </w:r>
      </w:ins>
      <w:del w:id="4012" w:author="Tuleshov, Kurmanbek [Bolashak Atyrau Limited]" w:date="2022-10-20T13:37:00Z">
        <w:r w:rsidRPr="000F3326" w:rsidDel="00055320">
          <w:delText>5</w:delText>
        </w:r>
      </w:del>
      <w:r w:rsidRPr="000F3326">
        <w:t xml:space="preserve"> mm (0.02</w:t>
      </w:r>
      <w:ins w:id="4013" w:author="Tuleshov, Kurmanbek [Bolashak Atyrau Limited]" w:date="2022-10-20T15:56:00Z">
        <w:r w:rsidR="00E95340" w:rsidRPr="000F3326">
          <w:rPr>
            <w:rPrChange w:id="4014" w:author="Tuleshov, Kurmanbek [Bolashak Atyrau Limited]" w:date="2022-10-20T15:56:00Z">
              <w:rPr>
                <w:lang w:val="ru-RU"/>
              </w:rPr>
            </w:rPrChange>
          </w:rPr>
          <w:t>4</w:t>
        </w:r>
      </w:ins>
      <w:del w:id="4015" w:author="Tuleshov, Kurmanbek [Bolashak Atyrau Limited]" w:date="2022-10-20T15:56:00Z">
        <w:r w:rsidRPr="000F3326" w:rsidDel="00E95340">
          <w:delText>0</w:delText>
        </w:r>
      </w:del>
      <w:r w:rsidRPr="000F3326">
        <w:t xml:space="preserve"> inch) thick</w:t>
      </w:r>
      <w:r w:rsidRPr="0010106F">
        <w:rPr>
          <w:lang w:val="en-GB"/>
        </w:rPr>
        <w:t xml:space="preserve"> aluminium</w:t>
      </w:r>
      <w:r w:rsidRPr="0010106F">
        <w:t>.</w:t>
      </w:r>
    </w:p>
    <w:p w14:paraId="4BB64698" w14:textId="77777777" w:rsidR="00CD112F" w:rsidRPr="0010106F" w:rsidRDefault="00CD112F" w:rsidP="000656E2">
      <w:pPr>
        <w:pStyle w:val="Heading3"/>
      </w:pPr>
      <w:r w:rsidRPr="0010106F">
        <w:t>Stainless Steel Jacketing</w:t>
      </w:r>
    </w:p>
    <w:p w14:paraId="4BB64699" w14:textId="05CB6C46" w:rsidR="00CD112F" w:rsidRPr="008F6448" w:rsidRDefault="00CD112F" w:rsidP="00E537F3">
      <w:pPr>
        <w:pStyle w:val="List1"/>
        <w:numPr>
          <w:ilvl w:val="0"/>
          <w:numId w:val="100"/>
        </w:numPr>
        <w:tabs>
          <w:tab w:val="clear" w:pos="1080"/>
          <w:tab w:val="left" w:pos="1134"/>
        </w:tabs>
        <w:ind w:left="1134" w:hanging="283"/>
      </w:pPr>
      <w:r w:rsidRPr="008F6448">
        <w:t xml:space="preserve">Stainless steel shall be </w:t>
      </w:r>
      <w:ins w:id="4016" w:author="Tuleshov, Kurmanbek [Bolashak Atyrau Limited]" w:date="2022-09-27T16:46:00Z">
        <w:r w:rsidR="00B867E6" w:rsidRPr="008F6448">
          <w:t xml:space="preserve"> </w:t>
        </w:r>
        <w:r w:rsidR="00B867E6" w:rsidRPr="008F6448">
          <w:rPr>
            <w:rPrChange w:id="4017" w:author="Tuleshov, Kurmanbek [Bolashak Atyrau Limited]" w:date="2022-10-11T11:35:00Z">
              <w:rPr>
                <w:rFonts w:ascii="Segoe UI" w:hAnsi="Segoe UI" w:cs="Segoe UI"/>
                <w:color w:val="323232"/>
                <w:sz w:val="20"/>
                <w:szCs w:val="20"/>
              </w:rPr>
            </w:rPrChange>
          </w:rPr>
          <w:t>ASTM C1767, Grade 1 or 2, Type I, Class A,</w:t>
        </w:r>
        <w:r w:rsidR="00B867E6" w:rsidRPr="000D05E6" w:rsidDel="00B5363D">
          <w:t xml:space="preserve"> </w:t>
        </w:r>
        <w:r w:rsidR="00B867E6" w:rsidRPr="00874BB5">
          <w:t xml:space="preserve"> </w:t>
        </w:r>
      </w:ins>
      <w:del w:id="4018" w:author="Tuleshov, Kurmanbek [Bolashak Atyrau Limited]" w:date="2022-09-27T16:46:00Z">
        <w:r w:rsidRPr="008F6448" w:rsidDel="00B5363D">
          <w:delText xml:space="preserve">ASTM A240, Type 304 or Type 316, </w:delText>
        </w:r>
      </w:del>
      <w:r w:rsidRPr="008F6448">
        <w:t>with 2B mill finish.</w:t>
      </w:r>
    </w:p>
    <w:p w14:paraId="4BB6469A" w14:textId="77777777" w:rsidR="00CD112F" w:rsidRPr="0010106F" w:rsidRDefault="00CD112F" w:rsidP="00E537F3">
      <w:pPr>
        <w:pStyle w:val="List1"/>
        <w:tabs>
          <w:tab w:val="clear" w:pos="1080"/>
          <w:tab w:val="left" w:pos="1134"/>
        </w:tabs>
        <w:ind w:left="1134" w:hanging="283"/>
      </w:pPr>
      <w:r w:rsidRPr="0010106F">
        <w:t>Stainless steel jacketing shall have integral, continuously heat sealed moisture barrier of 0.08</w:t>
      </w:r>
      <w:r w:rsidRPr="0010106F">
        <w:rPr>
          <w:lang w:val="en-GB"/>
        </w:rPr>
        <w:t xml:space="preserve"> mm</w:t>
      </w:r>
      <w:r w:rsidRPr="0010106F">
        <w:t xml:space="preserve"> (3 mil) co-extrusion of Surlyn and polyethylene.</w:t>
      </w:r>
    </w:p>
    <w:p w14:paraId="4BB6469B" w14:textId="77777777" w:rsidR="00CD112F" w:rsidRPr="0010106F" w:rsidRDefault="00CD112F" w:rsidP="00E537F3">
      <w:pPr>
        <w:pStyle w:val="List1"/>
        <w:tabs>
          <w:tab w:val="clear" w:pos="1080"/>
          <w:tab w:val="left" w:pos="1134"/>
        </w:tabs>
        <w:ind w:left="1134" w:hanging="283"/>
      </w:pPr>
      <w:r w:rsidRPr="0010106F">
        <w:t>Stainless steel shall be 0.25 mm (0.010 inch) thick for all piping and equipment applications.</w:t>
      </w:r>
    </w:p>
    <w:p w14:paraId="4BB6469C" w14:textId="77777777" w:rsidR="00CD112F" w:rsidRPr="0010106F" w:rsidRDefault="00CD112F" w:rsidP="00E537F3">
      <w:pPr>
        <w:pStyle w:val="List1"/>
        <w:tabs>
          <w:tab w:val="clear" w:pos="1080"/>
          <w:tab w:val="left" w:pos="1134"/>
        </w:tabs>
        <w:ind w:left="1134" w:hanging="283"/>
      </w:pPr>
      <w:r w:rsidRPr="0010106F">
        <w:t>Jacketing shall be flat for all applications, except vertical vessel shells larger than 900</w:t>
      </w:r>
      <w:r w:rsidR="000656E2" w:rsidRPr="0010106F">
        <w:t xml:space="preserve"> </w:t>
      </w:r>
      <w:r w:rsidRPr="0010106F">
        <w:t>mm (36 inches) in diameter.</w:t>
      </w:r>
    </w:p>
    <w:p w14:paraId="4432CEFD" w14:textId="77777777" w:rsidR="00DE4D17" w:rsidRPr="00F04D06" w:rsidRDefault="00CD112F" w:rsidP="00E537F3">
      <w:pPr>
        <w:pStyle w:val="List1"/>
        <w:tabs>
          <w:tab w:val="clear" w:pos="1080"/>
          <w:tab w:val="left" w:pos="1134"/>
        </w:tabs>
        <w:spacing w:before="0"/>
        <w:ind w:left="1134" w:hanging="283"/>
      </w:pPr>
      <w:r w:rsidRPr="0010106F">
        <w:lastRenderedPageBreak/>
        <w:t>Jacketing for vertical vessel shells larger than 900</w:t>
      </w:r>
      <w:r w:rsidR="000656E2" w:rsidRPr="0010106F">
        <w:t xml:space="preserve"> </w:t>
      </w:r>
      <w:r w:rsidRPr="0010106F">
        <w:t xml:space="preserve">mm (36 inches) in diameter shall be </w:t>
      </w:r>
      <w:r w:rsidRPr="00F04D06">
        <w:t>deep corrugated, 65 mm (2-1/2 inch) pitch by 16 mm (5/8 inch) depth.</w:t>
      </w:r>
    </w:p>
    <w:p w14:paraId="2D608C10" w14:textId="4C83CA68" w:rsidR="004F4EF6" w:rsidRPr="00874BB5" w:rsidRDefault="004F4EF6">
      <w:pPr>
        <w:pStyle w:val="List1"/>
        <w:numPr>
          <w:ilvl w:val="0"/>
          <w:numId w:val="92"/>
        </w:numPr>
        <w:tabs>
          <w:tab w:val="clear" w:pos="1080"/>
          <w:tab w:val="left" w:pos="1134"/>
        </w:tabs>
        <w:spacing w:before="0"/>
        <w:ind w:left="1134" w:hanging="283"/>
        <w:pPrChange w:id="4019" w:author="Tuleshov, Kurmanbek [Bolashak Atyrau Limited]" w:date="2022-10-11T00:23:00Z">
          <w:pPr>
            <w:pStyle w:val="List1"/>
            <w:numPr>
              <w:numId w:val="212"/>
            </w:numPr>
          </w:pPr>
        </w:pPrChange>
      </w:pPr>
      <w:ins w:id="4020" w:author="Tuleshov, Kurmanbek [Bolashak Atyrau Limited]" w:date="2022-09-27T16:47:00Z">
        <w:r w:rsidRPr="00F04D06">
          <w:rPr>
            <w:rPrChange w:id="4021" w:author="Tuleshov, Kurmanbek [Bolashak Atyrau Limited]" w:date="2022-10-10T10:34:00Z">
              <w:rPr>
                <w:rFonts w:ascii="Segoe UI" w:hAnsi="Segoe UI" w:cs="Segoe UI"/>
                <w:color w:val="323232"/>
                <w:sz w:val="20"/>
                <w:szCs w:val="20"/>
              </w:rPr>
            </w:rPrChange>
          </w:rPr>
          <w:t>Stainless steel jackets shall be installed such that all seams shed water. Jackets shall be flashed a minimum of 2 inches (50 mm)</w:t>
        </w:r>
      </w:ins>
      <w:r w:rsidR="008A0CD2" w:rsidRPr="000D05E6">
        <w:t>.</w:t>
      </w:r>
    </w:p>
    <w:p w14:paraId="4BB6469E" w14:textId="77777777" w:rsidR="00CD112F" w:rsidRPr="0010106F" w:rsidRDefault="00CD112F" w:rsidP="000656E2">
      <w:pPr>
        <w:pStyle w:val="Heading3"/>
      </w:pPr>
      <w:r w:rsidRPr="0010106F">
        <w:t>Stainless Steel Fitting Covers</w:t>
      </w:r>
    </w:p>
    <w:p w14:paraId="4BB6469F" w14:textId="77777777" w:rsidR="00CD112F" w:rsidRPr="0010106F" w:rsidRDefault="00CD112F" w:rsidP="00D26940">
      <w:pPr>
        <w:pStyle w:val="List1"/>
        <w:numPr>
          <w:ilvl w:val="0"/>
          <w:numId w:val="101"/>
        </w:numPr>
        <w:tabs>
          <w:tab w:val="clear" w:pos="1080"/>
          <w:tab w:val="left" w:pos="1134"/>
        </w:tabs>
        <w:ind w:left="1134" w:hanging="283"/>
      </w:pPr>
      <w:r w:rsidRPr="0010106F">
        <w:t>Die-formed stainless steel elbow covers shall be formed from 0.25 mm (0.010 inch) thick Type 304 or Type 316 stainless steel.</w:t>
      </w:r>
    </w:p>
    <w:p w14:paraId="4BB646A0" w14:textId="77777777" w:rsidR="00CD112F" w:rsidRPr="0010106F" w:rsidRDefault="00CD112F" w:rsidP="00D26940">
      <w:pPr>
        <w:pStyle w:val="List1"/>
        <w:tabs>
          <w:tab w:val="clear" w:pos="1080"/>
          <w:tab w:val="left" w:pos="1134"/>
        </w:tabs>
        <w:ind w:left="1134" w:hanging="283"/>
      </w:pPr>
      <w:r w:rsidRPr="0010106F">
        <w:t>Covers shall be formed to follow both the inside and outside curvature of the elbows.</w:t>
      </w:r>
    </w:p>
    <w:p w14:paraId="4BB646A1" w14:textId="77777777" w:rsidR="00CD112F" w:rsidRPr="0010106F" w:rsidRDefault="00CD112F" w:rsidP="00D26940">
      <w:pPr>
        <w:pStyle w:val="List1"/>
        <w:tabs>
          <w:tab w:val="clear" w:pos="1080"/>
          <w:tab w:val="left" w:pos="1134"/>
        </w:tabs>
        <w:ind w:left="1134" w:hanging="283"/>
      </w:pPr>
      <w:r w:rsidRPr="0010106F">
        <w:t>Covers shall be marked on the inside surface with the specific size/thickness combination(s) for which the covers are designed to fit.</w:t>
      </w:r>
    </w:p>
    <w:p w14:paraId="4BB646A2" w14:textId="77777777" w:rsidR="00BC3FCF" w:rsidRPr="0010106F" w:rsidRDefault="006918F7" w:rsidP="00B510DE">
      <w:pPr>
        <w:pStyle w:val="Heading3"/>
        <w:rPr>
          <w:lang w:val="ru-RU"/>
        </w:rPr>
      </w:pPr>
      <w:r w:rsidRPr="0010106F">
        <w:t>Polymeric Jacketing</w:t>
      </w:r>
    </w:p>
    <w:p w14:paraId="4BB646A4" w14:textId="58251770" w:rsidR="00BC3FCF" w:rsidRPr="00297AC2" w:rsidDel="001630B4" w:rsidRDefault="006918F7" w:rsidP="00874BB5">
      <w:pPr>
        <w:pStyle w:val="List1"/>
        <w:numPr>
          <w:ilvl w:val="0"/>
          <w:numId w:val="188"/>
        </w:numPr>
        <w:tabs>
          <w:tab w:val="clear" w:pos="1080"/>
        </w:tabs>
        <w:ind w:left="1134" w:hanging="283"/>
        <w:rPr>
          <w:del w:id="4022" w:author="Tuleshov, Kurmanbek [Bolashak Atyrau Limited]" w:date="2022-10-05T11:08:00Z"/>
        </w:rPr>
      </w:pPr>
      <w:del w:id="4023" w:author="Tuleshov, Kurmanbek [Bolashak Atyrau Limited]" w:date="2022-10-05T11:08:00Z">
        <w:r w:rsidRPr="00297AC2" w:rsidDel="001630B4">
          <w:delText xml:space="preserve">Flexible polymeric jacketing shall be ASTM C921 Type II Grades 1 or 4, and shallmeet the properties listed in Table </w:delText>
        </w:r>
        <w:r w:rsidR="00C67B12" w:rsidRPr="00297AC2" w:rsidDel="001630B4">
          <w:delText>1</w:delText>
        </w:r>
        <w:r w:rsidRPr="00297AC2" w:rsidDel="001630B4">
          <w:delText xml:space="preserve">. </w:delText>
        </w:r>
      </w:del>
    </w:p>
    <w:p w14:paraId="4BB646A5" w14:textId="0AFB7C97" w:rsidR="00BC3FCF" w:rsidRPr="00297AC2" w:rsidDel="001630B4" w:rsidRDefault="006918F7" w:rsidP="00874BB5">
      <w:pPr>
        <w:pStyle w:val="List1"/>
        <w:numPr>
          <w:ilvl w:val="0"/>
          <w:numId w:val="101"/>
        </w:numPr>
        <w:tabs>
          <w:tab w:val="clear" w:pos="1080"/>
        </w:tabs>
        <w:ind w:left="1134" w:hanging="283"/>
        <w:rPr>
          <w:del w:id="4024" w:author="Tuleshov, Kurmanbek [Bolashak Atyrau Limited]" w:date="2022-10-05T11:08:00Z"/>
        </w:rPr>
      </w:pPr>
      <w:del w:id="4025" w:author="Tuleshov, Kurmanbek [Bolashak Atyrau Limited]" w:date="2022-10-05T11:08:00Z">
        <w:r w:rsidRPr="00297AC2" w:rsidDel="001630B4">
          <w:delText xml:space="preserve">Rigid polymeric jacketing shall meet the properties listed in Table </w:delText>
        </w:r>
        <w:r w:rsidR="00C67B12" w:rsidRPr="00297AC2" w:rsidDel="001630B4">
          <w:delText>2</w:delText>
        </w:r>
      </w:del>
    </w:p>
    <w:p w14:paraId="6CE76EDD" w14:textId="5FD44A1B" w:rsidR="001630B4" w:rsidRPr="00297AC2" w:rsidRDefault="001630B4">
      <w:pPr>
        <w:pStyle w:val="List1"/>
        <w:numPr>
          <w:ilvl w:val="0"/>
          <w:numId w:val="248"/>
        </w:numPr>
        <w:tabs>
          <w:tab w:val="clear" w:pos="1080"/>
        </w:tabs>
        <w:ind w:left="1134" w:hanging="283"/>
        <w:rPr>
          <w:ins w:id="4026" w:author="Tuleshov, Kurmanbek [Bolashak Atyrau Limited]" w:date="2022-10-05T11:09:00Z"/>
        </w:rPr>
        <w:pPrChange w:id="4027" w:author="Tuleshov, Kurmanbek [Bolashak Atyrau Limited]" w:date="2022-10-05T11:09:00Z">
          <w:pPr>
            <w:pStyle w:val="List1"/>
            <w:numPr>
              <w:numId w:val="101"/>
            </w:numPr>
          </w:pPr>
        </w:pPrChange>
      </w:pPr>
      <w:ins w:id="4028" w:author="Tuleshov, Kurmanbek [Bolashak Atyrau Limited]" w:date="2022-10-05T11:09:00Z">
        <w:r w:rsidRPr="00B2377D">
          <w:t xml:space="preserve">Rigid and non-rigid polymeric jacketing shall meet the requirements of IOGP S-738, </w:t>
        </w:r>
        <w:r w:rsidRPr="000048AC">
          <w:t>Annex D.</w:t>
        </w:r>
      </w:ins>
      <w:ins w:id="4029" w:author="Tuleshov, Kurmanbek [Bolashak Atyrau Limited]" w:date="2022-10-28T14:34:00Z">
        <w:r w:rsidR="004844B8" w:rsidRPr="000048AC">
          <w:t xml:space="preserve"> </w:t>
        </w:r>
      </w:ins>
      <w:ins w:id="4030" w:author="Tuleshov, Kurmanbek [Bolashak Atyrau Limited]" w:date="2022-10-28T14:36:00Z">
        <w:r w:rsidR="00B916CB" w:rsidRPr="000048AC">
          <w:t xml:space="preserve">Material datasheets are indicated </w:t>
        </w:r>
        <w:r w:rsidR="007B511D" w:rsidRPr="000048AC">
          <w:t>in table 2 and 3 as per IOGP S-738.</w:t>
        </w:r>
      </w:ins>
    </w:p>
    <w:p w14:paraId="4BB646A6" w14:textId="5399F95C" w:rsidR="00BC3FCF" w:rsidRDefault="006918F7" w:rsidP="00874BB5">
      <w:pPr>
        <w:pStyle w:val="List1"/>
        <w:numPr>
          <w:ilvl w:val="0"/>
          <w:numId w:val="101"/>
        </w:numPr>
        <w:tabs>
          <w:tab w:val="clear" w:pos="1080"/>
        </w:tabs>
        <w:ind w:left="1134" w:hanging="283"/>
        <w:rPr>
          <w:ins w:id="4031" w:author="Tuleshov, Kurmanbek [Bolashak Atyrau Limited]" w:date="2022-10-28T14:33:00Z"/>
        </w:rPr>
      </w:pPr>
      <w:r w:rsidRPr="00297AC2">
        <w:t>Polymeric jacketing shall not be used within 25 feet (7.62 m) of fired equipment.</w:t>
      </w:r>
    </w:p>
    <w:p w14:paraId="4E897A95" w14:textId="77777777" w:rsidR="00642313" w:rsidRDefault="00642313" w:rsidP="00642313">
      <w:pPr>
        <w:pStyle w:val="List1"/>
        <w:numPr>
          <w:ilvl w:val="0"/>
          <w:numId w:val="0"/>
        </w:numPr>
        <w:spacing w:line="240" w:lineRule="auto"/>
        <w:contextualSpacing/>
        <w:rPr>
          <w:ins w:id="4032" w:author="Tuleshov, Kurmanbek [Bolashak Atyrau Limited]" w:date="2022-10-28T14:33:00Z"/>
          <w:rFonts w:ascii="Arial" w:hAnsi="Arial" w:cs="Arial"/>
          <w:b/>
          <w:color w:val="auto"/>
          <w:sz w:val="20"/>
          <w:lang w:val="en-GB" w:eastAsia="en-GB"/>
        </w:rPr>
      </w:pPr>
    </w:p>
    <w:p w14:paraId="21E37702" w14:textId="09F82D26" w:rsidR="00DC2162" w:rsidRDefault="00DC2162" w:rsidP="00DC2162">
      <w:pPr>
        <w:pStyle w:val="List1"/>
        <w:numPr>
          <w:ilvl w:val="0"/>
          <w:numId w:val="0"/>
        </w:numPr>
        <w:spacing w:after="240" w:line="240" w:lineRule="auto"/>
        <w:contextualSpacing/>
        <w:rPr>
          <w:ins w:id="4033" w:author="Tuleshov, Kurmanbek [Bolashak Atyrau Limited]" w:date="2022-10-28T14:48:00Z"/>
          <w:rFonts w:ascii="Arial" w:hAnsi="Arial" w:cs="Arial"/>
          <w:b/>
          <w:color w:val="auto"/>
          <w:sz w:val="20"/>
          <w:lang w:val="en-GB" w:eastAsia="en-GB"/>
        </w:rPr>
      </w:pPr>
      <w:ins w:id="4034" w:author="Tuleshov, Kurmanbek [Bolashak Atyrau Limited]" w:date="2022-10-28T14:48:00Z">
        <w:r w:rsidRPr="000048AC">
          <w:rPr>
            <w:rFonts w:ascii="Arial" w:hAnsi="Arial" w:cs="Arial"/>
            <w:b/>
            <w:color w:val="auto"/>
            <w:sz w:val="20"/>
            <w:lang w:val="en-GB" w:eastAsia="en-GB"/>
            <w:rPrChange w:id="4035" w:author="Tuleshov, Kurmanbek [Bolashak Atyrau Limited]" w:date="2022-11-03T15:22:00Z">
              <w:rPr>
                <w:rFonts w:ascii="Arial" w:hAnsi="Arial" w:cs="Arial"/>
                <w:b/>
                <w:color w:val="auto"/>
                <w:sz w:val="20"/>
                <w:highlight w:val="yellow"/>
                <w:lang w:val="en-GB" w:eastAsia="en-GB"/>
              </w:rPr>
            </w:rPrChange>
          </w:rPr>
          <w:tab/>
          <w:t xml:space="preserve">Table </w:t>
        </w:r>
      </w:ins>
      <w:ins w:id="4036" w:author="Tuleshov, Kurmanbek [Bolashak Atyrau Limited]" w:date="2022-10-28T14:49:00Z">
        <w:r w:rsidR="00FA1810" w:rsidRPr="000048AC">
          <w:rPr>
            <w:rFonts w:ascii="Arial" w:hAnsi="Arial" w:cs="Arial"/>
            <w:b/>
            <w:color w:val="auto"/>
            <w:sz w:val="20"/>
            <w:lang w:val="en-GB" w:eastAsia="en-GB"/>
            <w:rPrChange w:id="4037" w:author="Tuleshov, Kurmanbek [Bolashak Atyrau Limited]" w:date="2022-11-03T15:22:00Z">
              <w:rPr>
                <w:rFonts w:ascii="Arial" w:hAnsi="Arial" w:cs="Arial"/>
                <w:b/>
                <w:color w:val="auto"/>
                <w:sz w:val="20"/>
                <w:highlight w:val="yellow"/>
                <w:lang w:val="en-GB" w:eastAsia="en-GB"/>
              </w:rPr>
            </w:rPrChange>
          </w:rPr>
          <w:t>2</w:t>
        </w:r>
      </w:ins>
      <w:ins w:id="4038" w:author="Tuleshov, Kurmanbek [Bolashak Atyrau Limited]" w:date="2022-10-28T14:48:00Z">
        <w:r w:rsidRPr="000048AC">
          <w:rPr>
            <w:rFonts w:ascii="Arial" w:hAnsi="Arial" w:cs="Arial"/>
            <w:b/>
            <w:color w:val="auto"/>
            <w:sz w:val="20"/>
            <w:lang w:val="en-GB" w:eastAsia="en-GB"/>
            <w:rPrChange w:id="4039" w:author="Tuleshov, Kurmanbek [Bolashak Atyrau Limited]" w:date="2022-11-03T15:22:00Z">
              <w:rPr>
                <w:rFonts w:ascii="Arial" w:hAnsi="Arial" w:cs="Arial"/>
                <w:b/>
                <w:color w:val="auto"/>
                <w:sz w:val="20"/>
                <w:highlight w:val="yellow"/>
                <w:lang w:val="en-GB" w:eastAsia="en-GB"/>
              </w:rPr>
            </w:rPrChange>
          </w:rPr>
          <w:t>: MDS FEM with reinforcement</w:t>
        </w:r>
      </w:ins>
    </w:p>
    <w:p w14:paraId="2E593E93" w14:textId="77777777" w:rsidR="00DC2162" w:rsidRPr="004A4AD2" w:rsidRDefault="00DC2162" w:rsidP="00DC2162">
      <w:pPr>
        <w:pStyle w:val="List1"/>
        <w:numPr>
          <w:ilvl w:val="0"/>
          <w:numId w:val="0"/>
        </w:numPr>
        <w:spacing w:after="240" w:line="240" w:lineRule="auto"/>
        <w:contextualSpacing/>
        <w:rPr>
          <w:ins w:id="4040" w:author="Tuleshov, Kurmanbek [Bolashak Atyrau Limited]" w:date="2022-10-28T14:48:00Z"/>
          <w:rFonts w:ascii="Arial" w:hAnsi="Arial" w:cs="Arial"/>
          <w:b/>
          <w:color w:val="auto"/>
          <w:sz w:val="20"/>
          <w:lang w:val="en-GB" w:eastAsia="en-GB"/>
        </w:rPr>
      </w:pPr>
    </w:p>
    <w:tbl>
      <w:tblPr>
        <w:tblStyle w:val="TableGrid"/>
        <w:tblW w:w="0" w:type="auto"/>
        <w:tblInd w:w="851" w:type="dxa"/>
        <w:tblLook w:val="04A0" w:firstRow="1" w:lastRow="0" w:firstColumn="1" w:lastColumn="0" w:noHBand="0" w:noVBand="1"/>
      </w:tblPr>
      <w:tblGrid>
        <w:gridCol w:w="1261"/>
        <w:gridCol w:w="3128"/>
        <w:gridCol w:w="3777"/>
      </w:tblGrid>
      <w:tr w:rsidR="000048AC" w:rsidRPr="000048AC" w14:paraId="2CC609C9" w14:textId="77777777" w:rsidTr="000048AC">
        <w:trPr>
          <w:ins w:id="4041" w:author="Tuleshov, Kurmanbek [Bolashak Atyrau Limited]" w:date="2022-10-28T14:48:00Z"/>
        </w:trPr>
        <w:tc>
          <w:tcPr>
            <w:tcW w:w="8166" w:type="dxa"/>
            <w:gridSpan w:val="3"/>
            <w:shd w:val="clear" w:color="auto" w:fill="auto"/>
          </w:tcPr>
          <w:p w14:paraId="30C265BE" w14:textId="302E5C6C" w:rsidR="00DC2162" w:rsidRPr="000048AC" w:rsidRDefault="00DC2162" w:rsidP="004A4AD2">
            <w:pPr>
              <w:pStyle w:val="List1"/>
              <w:numPr>
                <w:ilvl w:val="0"/>
                <w:numId w:val="0"/>
              </w:numPr>
              <w:tabs>
                <w:tab w:val="clear" w:pos="1080"/>
              </w:tabs>
              <w:spacing w:after="240"/>
              <w:rPr>
                <w:ins w:id="4042" w:author="Tuleshov, Kurmanbek [Bolashak Atyrau Limited]" w:date="2022-10-28T14:48:00Z"/>
                <w:b/>
                <w:bCs/>
                <w:color w:val="auto"/>
                <w:rPrChange w:id="4043" w:author="Tuleshov, Kurmanbek [Bolashak Atyrau Limited]" w:date="2022-11-03T15:22:00Z">
                  <w:rPr>
                    <w:ins w:id="4044" w:author="Tuleshov, Kurmanbek [Bolashak Atyrau Limited]" w:date="2022-10-28T14:48:00Z"/>
                    <w:b/>
                    <w:bCs/>
                    <w:highlight w:val="yellow"/>
                  </w:rPr>
                </w:rPrChange>
              </w:rPr>
            </w:pPr>
            <w:ins w:id="4045" w:author="Tuleshov, Kurmanbek [Bolashak Atyrau Limited]" w:date="2022-10-28T14:48:00Z">
              <w:r w:rsidRPr="000048AC">
                <w:rPr>
                  <w:b/>
                  <w:bCs/>
                  <w:color w:val="auto"/>
                  <w:rPrChange w:id="4046" w:author="Tuleshov, Kurmanbek [Bolashak Atyrau Limited]" w:date="2022-11-03T15:22:00Z">
                    <w:rPr>
                      <w:b/>
                      <w:bCs/>
                      <w:highlight w:val="yellow"/>
                    </w:rPr>
                  </w:rPrChange>
                </w:rPr>
                <w:t>TYPE OF MATERIAL:                                                                                                                 Weather resistant flexible elastomeric membrane (FEM) with reinforcement</w:t>
              </w:r>
            </w:ins>
          </w:p>
        </w:tc>
      </w:tr>
      <w:tr w:rsidR="000048AC" w:rsidRPr="000048AC" w14:paraId="78C3B6EF" w14:textId="77777777" w:rsidTr="000048AC">
        <w:trPr>
          <w:ins w:id="4047" w:author="Tuleshov, Kurmanbek [Bolashak Atyrau Limited]" w:date="2022-10-28T14:48:00Z"/>
        </w:trPr>
        <w:tc>
          <w:tcPr>
            <w:tcW w:w="1261" w:type="dxa"/>
            <w:shd w:val="clear" w:color="auto" w:fill="auto"/>
          </w:tcPr>
          <w:p w14:paraId="44721CBE" w14:textId="77777777" w:rsidR="00DC2162" w:rsidRPr="000048AC" w:rsidRDefault="00DC2162" w:rsidP="004A4AD2">
            <w:pPr>
              <w:pStyle w:val="List1"/>
              <w:numPr>
                <w:ilvl w:val="0"/>
                <w:numId w:val="0"/>
              </w:numPr>
              <w:tabs>
                <w:tab w:val="clear" w:pos="1080"/>
              </w:tabs>
              <w:rPr>
                <w:ins w:id="4048" w:author="Tuleshov, Kurmanbek [Bolashak Atyrau Limited]" w:date="2022-10-28T14:48:00Z"/>
                <w:color w:val="auto"/>
                <w:lang w:val="en-US"/>
                <w:rPrChange w:id="4049" w:author="Tuleshov, Kurmanbek [Bolashak Atyrau Limited]" w:date="2022-11-03T15:22:00Z">
                  <w:rPr>
                    <w:ins w:id="4050" w:author="Tuleshov, Kurmanbek [Bolashak Atyrau Limited]" w:date="2022-10-28T14:48:00Z"/>
                    <w:highlight w:val="yellow"/>
                    <w:lang w:val="en-US"/>
                  </w:rPr>
                </w:rPrChange>
              </w:rPr>
            </w:pPr>
            <w:ins w:id="4051" w:author="Tuleshov, Kurmanbek [Bolashak Atyrau Limited]" w:date="2022-10-28T14:48:00Z">
              <w:r w:rsidRPr="000048AC">
                <w:rPr>
                  <w:color w:val="auto"/>
                  <w:rPrChange w:id="4052" w:author="Tuleshov, Kurmanbek [Bolashak Atyrau Limited]" w:date="2022-11-03T15:22:00Z">
                    <w:rPr>
                      <w:highlight w:val="yellow"/>
                    </w:rPr>
                  </w:rPrChange>
                </w:rPr>
                <w:t>General</w:t>
              </w:r>
            </w:ins>
          </w:p>
        </w:tc>
        <w:tc>
          <w:tcPr>
            <w:tcW w:w="6905" w:type="dxa"/>
            <w:gridSpan w:val="2"/>
            <w:shd w:val="clear" w:color="auto" w:fill="auto"/>
          </w:tcPr>
          <w:p w14:paraId="68C56BC1" w14:textId="53015C40" w:rsidR="00DC2162" w:rsidRPr="000048AC" w:rsidRDefault="00DC2162" w:rsidP="004A4AD2">
            <w:pPr>
              <w:pStyle w:val="List1"/>
              <w:numPr>
                <w:ilvl w:val="0"/>
                <w:numId w:val="0"/>
              </w:numPr>
              <w:tabs>
                <w:tab w:val="clear" w:pos="1080"/>
              </w:tabs>
              <w:rPr>
                <w:ins w:id="4053" w:author="Tuleshov, Kurmanbek [Bolashak Atyrau Limited]" w:date="2022-10-28T14:48:00Z"/>
                <w:color w:val="auto"/>
                <w:rPrChange w:id="4054" w:author="Tuleshov, Kurmanbek [Bolashak Atyrau Limited]" w:date="2022-11-03T15:22:00Z">
                  <w:rPr>
                    <w:ins w:id="4055" w:author="Tuleshov, Kurmanbek [Bolashak Atyrau Limited]" w:date="2022-10-28T14:48:00Z"/>
                    <w:highlight w:val="yellow"/>
                  </w:rPr>
                </w:rPrChange>
              </w:rPr>
            </w:pPr>
            <w:ins w:id="4056" w:author="Tuleshov, Kurmanbek [Bolashak Atyrau Limited]" w:date="2022-10-28T14:48:00Z">
              <w:r w:rsidRPr="000048AC">
                <w:rPr>
                  <w:color w:val="auto"/>
                  <w:rPrChange w:id="4057" w:author="Tuleshov, Kurmanbek [Bolashak Atyrau Limited]" w:date="2022-11-03T15:22:00Z">
                    <w:rPr>
                      <w:highlight w:val="yellow"/>
                    </w:rPr>
                  </w:rPrChange>
                </w:rPr>
                <w:t>This specification describes the minimum requirements for a FEM for cladding purpo</w:t>
              </w:r>
            </w:ins>
            <w:ins w:id="4058" w:author="Tuleshov, Kurmanbek [Bolashak Atyrau Limited]" w:date="2022-10-28T14:55:00Z">
              <w:r w:rsidR="000B05E5" w:rsidRPr="000048AC">
                <w:rPr>
                  <w:color w:val="auto"/>
                  <w:rPrChange w:id="4059" w:author="Tuleshov, Kurmanbek [Bolashak Atyrau Limited]" w:date="2022-11-03T15:22:00Z">
                    <w:rPr>
                      <w:highlight w:val="yellow"/>
                    </w:rPr>
                  </w:rPrChange>
                </w:rPr>
                <w:t>s</w:t>
              </w:r>
            </w:ins>
            <w:ins w:id="4060" w:author="Tuleshov, Kurmanbek [Bolashak Atyrau Limited]" w:date="2022-10-28T14:48:00Z">
              <w:r w:rsidRPr="000048AC">
                <w:rPr>
                  <w:color w:val="auto"/>
                  <w:rPrChange w:id="4061" w:author="Tuleshov, Kurmanbek [Bolashak Atyrau Limited]" w:date="2022-11-03T15:22:00Z">
                    <w:rPr>
                      <w:highlight w:val="yellow"/>
                    </w:rPr>
                  </w:rPrChange>
                </w:rPr>
                <w:t>ses</w:t>
              </w:r>
            </w:ins>
          </w:p>
        </w:tc>
      </w:tr>
      <w:tr w:rsidR="000048AC" w:rsidRPr="000048AC" w14:paraId="078B04C6" w14:textId="77777777" w:rsidTr="000048AC">
        <w:trPr>
          <w:ins w:id="4062" w:author="Tuleshov, Kurmanbek [Bolashak Atyrau Limited]" w:date="2022-10-28T14:48:00Z"/>
        </w:trPr>
        <w:tc>
          <w:tcPr>
            <w:tcW w:w="1261" w:type="dxa"/>
            <w:shd w:val="clear" w:color="auto" w:fill="auto"/>
          </w:tcPr>
          <w:p w14:paraId="074DD747" w14:textId="77777777" w:rsidR="00DC2162" w:rsidRPr="000048AC" w:rsidRDefault="00DC2162" w:rsidP="004A4AD2">
            <w:pPr>
              <w:pStyle w:val="List1"/>
              <w:numPr>
                <w:ilvl w:val="0"/>
                <w:numId w:val="0"/>
              </w:numPr>
              <w:tabs>
                <w:tab w:val="clear" w:pos="1080"/>
              </w:tabs>
              <w:rPr>
                <w:ins w:id="4063" w:author="Tuleshov, Kurmanbek [Bolashak Atyrau Limited]" w:date="2022-10-28T14:48:00Z"/>
                <w:color w:val="auto"/>
                <w:rPrChange w:id="4064" w:author="Tuleshov, Kurmanbek [Bolashak Atyrau Limited]" w:date="2022-11-03T15:22:00Z">
                  <w:rPr>
                    <w:ins w:id="4065" w:author="Tuleshov, Kurmanbek [Bolashak Atyrau Limited]" w:date="2022-10-28T14:48:00Z"/>
                    <w:highlight w:val="yellow"/>
                  </w:rPr>
                </w:rPrChange>
              </w:rPr>
            </w:pPr>
            <w:ins w:id="4066" w:author="Tuleshov, Kurmanbek [Bolashak Atyrau Limited]" w:date="2022-10-28T14:48:00Z">
              <w:r w:rsidRPr="000048AC">
                <w:rPr>
                  <w:color w:val="auto"/>
                  <w:rPrChange w:id="4067" w:author="Tuleshov, Kurmanbek [Bolashak Atyrau Limited]" w:date="2022-11-03T15:22:00Z">
                    <w:rPr>
                      <w:highlight w:val="yellow"/>
                    </w:rPr>
                  </w:rPrChange>
                </w:rPr>
                <w:t>Products</w:t>
              </w:r>
            </w:ins>
          </w:p>
        </w:tc>
        <w:tc>
          <w:tcPr>
            <w:tcW w:w="6905" w:type="dxa"/>
            <w:gridSpan w:val="2"/>
            <w:shd w:val="clear" w:color="auto" w:fill="auto"/>
          </w:tcPr>
          <w:p w14:paraId="50487A5C" w14:textId="6AA34A82" w:rsidR="00DC2162" w:rsidRPr="000048AC" w:rsidRDefault="00232A16" w:rsidP="004A4AD2">
            <w:pPr>
              <w:pStyle w:val="List1"/>
              <w:numPr>
                <w:ilvl w:val="0"/>
                <w:numId w:val="0"/>
              </w:numPr>
              <w:tabs>
                <w:tab w:val="clear" w:pos="1080"/>
              </w:tabs>
              <w:rPr>
                <w:ins w:id="4068" w:author="Tuleshov, Kurmanbek [Bolashak Atyrau Limited]" w:date="2022-10-28T14:48:00Z"/>
                <w:color w:val="auto"/>
                <w:rPrChange w:id="4069" w:author="Tuleshov, Kurmanbek [Bolashak Atyrau Limited]" w:date="2022-11-03T15:22:00Z">
                  <w:rPr>
                    <w:ins w:id="4070" w:author="Tuleshov, Kurmanbek [Bolashak Atyrau Limited]" w:date="2022-10-28T14:48:00Z"/>
                    <w:highlight w:val="yellow"/>
                  </w:rPr>
                </w:rPrChange>
              </w:rPr>
            </w:pPr>
            <w:ins w:id="4071" w:author="Tuleshov, Kurmanbek [Bolashak Atyrau Limited]" w:date="2022-10-28T14:50:00Z">
              <w:r w:rsidRPr="000048AC">
                <w:rPr>
                  <w:color w:val="auto"/>
                  <w:rPrChange w:id="4072" w:author="Tuleshov, Kurmanbek [Bolashak Atyrau Limited]" w:date="2022-11-03T15:22:00Z">
                    <w:rPr/>
                  </w:rPrChange>
                </w:rPr>
                <w:t>Woven glass scrim reinforced Chlorosulphonated Polyethylene (CSPE) polymeric covering where the CSPE content of the polymer content is greater than 30 %</w:t>
              </w:r>
            </w:ins>
          </w:p>
        </w:tc>
      </w:tr>
      <w:tr w:rsidR="000048AC" w:rsidRPr="000048AC" w14:paraId="006E37E3" w14:textId="77777777" w:rsidTr="000048AC">
        <w:trPr>
          <w:ins w:id="4073" w:author="Tuleshov, Kurmanbek [Bolashak Atyrau Limited]" w:date="2022-10-28T14:48:00Z"/>
        </w:trPr>
        <w:tc>
          <w:tcPr>
            <w:tcW w:w="1261" w:type="dxa"/>
            <w:shd w:val="clear" w:color="auto" w:fill="auto"/>
          </w:tcPr>
          <w:p w14:paraId="7B42E23D" w14:textId="77777777" w:rsidR="00DC2162" w:rsidRPr="000048AC" w:rsidRDefault="00DC2162" w:rsidP="004A4AD2">
            <w:pPr>
              <w:pStyle w:val="List1"/>
              <w:numPr>
                <w:ilvl w:val="0"/>
                <w:numId w:val="0"/>
              </w:numPr>
              <w:tabs>
                <w:tab w:val="clear" w:pos="1080"/>
              </w:tabs>
              <w:rPr>
                <w:ins w:id="4074" w:author="Tuleshov, Kurmanbek [Bolashak Atyrau Limited]" w:date="2022-10-28T14:48:00Z"/>
                <w:color w:val="auto"/>
                <w:rPrChange w:id="4075" w:author="Tuleshov, Kurmanbek [Bolashak Atyrau Limited]" w:date="2022-11-03T15:22:00Z">
                  <w:rPr>
                    <w:ins w:id="4076" w:author="Tuleshov, Kurmanbek [Bolashak Atyrau Limited]" w:date="2022-10-28T14:48:00Z"/>
                    <w:highlight w:val="yellow"/>
                  </w:rPr>
                </w:rPrChange>
              </w:rPr>
            </w:pPr>
            <w:ins w:id="4077" w:author="Tuleshov, Kurmanbek [Bolashak Atyrau Limited]" w:date="2022-10-28T14:48:00Z">
              <w:r w:rsidRPr="000048AC">
                <w:rPr>
                  <w:color w:val="auto"/>
                  <w:rPrChange w:id="4078" w:author="Tuleshov, Kurmanbek [Bolashak Atyrau Limited]" w:date="2022-11-03T15:22:00Z">
                    <w:rPr>
                      <w:highlight w:val="yellow"/>
                    </w:rPr>
                  </w:rPrChange>
                </w:rPr>
                <w:t>Standard</w:t>
              </w:r>
            </w:ins>
          </w:p>
        </w:tc>
        <w:tc>
          <w:tcPr>
            <w:tcW w:w="6905" w:type="dxa"/>
            <w:gridSpan w:val="2"/>
            <w:shd w:val="clear" w:color="auto" w:fill="auto"/>
          </w:tcPr>
          <w:p w14:paraId="4FEE34D9" w14:textId="77777777" w:rsidR="00DC2162" w:rsidRPr="000048AC" w:rsidRDefault="00DC2162" w:rsidP="004A4AD2">
            <w:pPr>
              <w:pStyle w:val="List1"/>
              <w:numPr>
                <w:ilvl w:val="0"/>
                <w:numId w:val="0"/>
              </w:numPr>
              <w:tabs>
                <w:tab w:val="clear" w:pos="1080"/>
              </w:tabs>
              <w:rPr>
                <w:ins w:id="4079" w:author="Tuleshov, Kurmanbek [Bolashak Atyrau Limited]" w:date="2022-10-28T14:48:00Z"/>
                <w:color w:val="auto"/>
                <w:rPrChange w:id="4080" w:author="Tuleshov, Kurmanbek [Bolashak Atyrau Limited]" w:date="2022-11-03T15:22:00Z">
                  <w:rPr>
                    <w:ins w:id="4081" w:author="Tuleshov, Kurmanbek [Bolashak Atyrau Limited]" w:date="2022-10-28T14:48:00Z"/>
                    <w:highlight w:val="yellow"/>
                  </w:rPr>
                </w:rPrChange>
              </w:rPr>
            </w:pPr>
            <w:ins w:id="4082" w:author="Tuleshov, Kurmanbek [Bolashak Atyrau Limited]" w:date="2022-10-28T14:48:00Z">
              <w:r w:rsidRPr="000048AC">
                <w:rPr>
                  <w:color w:val="auto"/>
                  <w:rPrChange w:id="4083" w:author="Tuleshov, Kurmanbek [Bolashak Atyrau Limited]" w:date="2022-11-03T15:22:00Z">
                    <w:rPr>
                      <w:highlight w:val="yellow"/>
                    </w:rPr>
                  </w:rPrChange>
                </w:rPr>
                <w:t>NA</w:t>
              </w:r>
            </w:ins>
          </w:p>
        </w:tc>
      </w:tr>
      <w:tr w:rsidR="000048AC" w:rsidRPr="000048AC" w14:paraId="2541D744" w14:textId="77777777" w:rsidTr="000048AC">
        <w:trPr>
          <w:ins w:id="4084" w:author="Tuleshov, Kurmanbek [Bolashak Atyrau Limited]" w:date="2022-10-28T14:48:00Z"/>
        </w:trPr>
        <w:tc>
          <w:tcPr>
            <w:tcW w:w="1261" w:type="dxa"/>
            <w:shd w:val="clear" w:color="auto" w:fill="auto"/>
          </w:tcPr>
          <w:p w14:paraId="1F62A4C8" w14:textId="77777777" w:rsidR="00DC2162" w:rsidRPr="000048AC" w:rsidRDefault="00DC2162" w:rsidP="004A4AD2">
            <w:pPr>
              <w:pStyle w:val="List1"/>
              <w:numPr>
                <w:ilvl w:val="0"/>
                <w:numId w:val="0"/>
              </w:numPr>
              <w:tabs>
                <w:tab w:val="clear" w:pos="1080"/>
              </w:tabs>
              <w:rPr>
                <w:ins w:id="4085" w:author="Tuleshov, Kurmanbek [Bolashak Atyrau Limited]" w:date="2022-10-28T14:48:00Z"/>
                <w:color w:val="auto"/>
                <w:rPrChange w:id="4086" w:author="Tuleshov, Kurmanbek [Bolashak Atyrau Limited]" w:date="2022-11-03T15:22:00Z">
                  <w:rPr>
                    <w:ins w:id="4087" w:author="Tuleshov, Kurmanbek [Bolashak Atyrau Limited]" w:date="2022-10-28T14:48:00Z"/>
                    <w:highlight w:val="yellow"/>
                  </w:rPr>
                </w:rPrChange>
              </w:rPr>
            </w:pPr>
            <w:ins w:id="4088" w:author="Tuleshov, Kurmanbek [Bolashak Atyrau Limited]" w:date="2022-10-28T14:48:00Z">
              <w:r w:rsidRPr="000048AC">
                <w:rPr>
                  <w:color w:val="auto"/>
                  <w:rPrChange w:id="4089" w:author="Tuleshov, Kurmanbek [Bolashak Atyrau Limited]" w:date="2022-11-03T15:22:00Z">
                    <w:rPr>
                      <w:highlight w:val="yellow"/>
                    </w:rPr>
                  </w:rPrChange>
                </w:rPr>
                <w:t>Application</w:t>
              </w:r>
            </w:ins>
          </w:p>
        </w:tc>
        <w:tc>
          <w:tcPr>
            <w:tcW w:w="6905" w:type="dxa"/>
            <w:gridSpan w:val="2"/>
            <w:shd w:val="clear" w:color="auto" w:fill="auto"/>
          </w:tcPr>
          <w:p w14:paraId="265851AB" w14:textId="77777777" w:rsidR="00DC2162" w:rsidRPr="000048AC" w:rsidRDefault="00DC2162" w:rsidP="004A4AD2">
            <w:pPr>
              <w:pStyle w:val="List1"/>
              <w:numPr>
                <w:ilvl w:val="0"/>
                <w:numId w:val="0"/>
              </w:numPr>
              <w:tabs>
                <w:tab w:val="clear" w:pos="1080"/>
              </w:tabs>
              <w:rPr>
                <w:ins w:id="4090" w:author="Tuleshov, Kurmanbek [Bolashak Atyrau Limited]" w:date="2022-10-28T14:48:00Z"/>
                <w:color w:val="auto"/>
                <w:rPrChange w:id="4091" w:author="Tuleshov, Kurmanbek [Bolashak Atyrau Limited]" w:date="2022-11-03T15:22:00Z">
                  <w:rPr>
                    <w:ins w:id="4092" w:author="Tuleshov, Kurmanbek [Bolashak Atyrau Limited]" w:date="2022-10-28T14:48:00Z"/>
                    <w:highlight w:val="yellow"/>
                  </w:rPr>
                </w:rPrChange>
              </w:rPr>
            </w:pPr>
            <w:ins w:id="4093" w:author="Tuleshov, Kurmanbek [Bolashak Atyrau Limited]" w:date="2022-10-28T14:48:00Z">
              <w:r w:rsidRPr="000048AC">
                <w:rPr>
                  <w:color w:val="auto"/>
                  <w:rPrChange w:id="4094" w:author="Tuleshov, Kurmanbek [Bolashak Atyrau Limited]" w:date="2022-11-03T15:22:00Z">
                    <w:rPr>
                      <w:highlight w:val="yellow"/>
                    </w:rPr>
                  </w:rPrChange>
                </w:rPr>
                <w:t>FEM is a water proof cladding system designed to prevent water ingress into the insulation material</w:t>
              </w:r>
            </w:ins>
          </w:p>
        </w:tc>
      </w:tr>
      <w:tr w:rsidR="000048AC" w:rsidRPr="000048AC" w14:paraId="1F00D9EE" w14:textId="77777777" w:rsidTr="000048AC">
        <w:trPr>
          <w:ins w:id="4095" w:author="Tuleshov, Kurmanbek [Bolashak Atyrau Limited]" w:date="2022-10-28T14:48:00Z"/>
        </w:trPr>
        <w:tc>
          <w:tcPr>
            <w:tcW w:w="8166" w:type="dxa"/>
            <w:gridSpan w:val="3"/>
            <w:shd w:val="clear" w:color="auto" w:fill="auto"/>
          </w:tcPr>
          <w:p w14:paraId="69EC0821" w14:textId="77777777" w:rsidR="00DC2162" w:rsidRPr="000048AC" w:rsidRDefault="00DC2162" w:rsidP="004A4AD2">
            <w:pPr>
              <w:pStyle w:val="List1"/>
              <w:numPr>
                <w:ilvl w:val="0"/>
                <w:numId w:val="0"/>
              </w:numPr>
              <w:tabs>
                <w:tab w:val="clear" w:pos="1080"/>
              </w:tabs>
              <w:rPr>
                <w:ins w:id="4096" w:author="Tuleshov, Kurmanbek [Bolashak Atyrau Limited]" w:date="2022-10-28T14:48:00Z"/>
                <w:b/>
                <w:bCs/>
                <w:color w:val="auto"/>
                <w:rPrChange w:id="4097" w:author="Tuleshov, Kurmanbek [Bolashak Atyrau Limited]" w:date="2022-11-03T15:22:00Z">
                  <w:rPr>
                    <w:ins w:id="4098" w:author="Tuleshov, Kurmanbek [Bolashak Atyrau Limited]" w:date="2022-10-28T14:48:00Z"/>
                    <w:b/>
                    <w:bCs/>
                    <w:highlight w:val="yellow"/>
                  </w:rPr>
                </w:rPrChange>
              </w:rPr>
            </w:pPr>
            <w:ins w:id="4099" w:author="Tuleshov, Kurmanbek [Bolashak Atyrau Limited]" w:date="2022-10-28T14:48:00Z">
              <w:r w:rsidRPr="000048AC">
                <w:rPr>
                  <w:b/>
                  <w:bCs/>
                  <w:color w:val="auto"/>
                  <w:rPrChange w:id="4100" w:author="Tuleshov, Kurmanbek [Bolashak Atyrau Limited]" w:date="2022-11-03T15:22:00Z">
                    <w:rPr>
                      <w:b/>
                      <w:bCs/>
                      <w:highlight w:val="yellow"/>
                    </w:rPr>
                  </w:rPrChange>
                </w:rPr>
                <w:t>MATERIAL DATA AND PROPERTIES</w:t>
              </w:r>
            </w:ins>
          </w:p>
        </w:tc>
      </w:tr>
      <w:tr w:rsidR="000048AC" w:rsidRPr="000048AC" w14:paraId="3B5C78FA" w14:textId="77777777" w:rsidTr="000048AC">
        <w:trPr>
          <w:ins w:id="4101" w:author="Tuleshov, Kurmanbek [Bolashak Atyrau Limited]" w:date="2022-10-28T14:48:00Z"/>
        </w:trPr>
        <w:tc>
          <w:tcPr>
            <w:tcW w:w="1261" w:type="dxa"/>
            <w:vMerge w:val="restart"/>
            <w:shd w:val="clear" w:color="auto" w:fill="auto"/>
          </w:tcPr>
          <w:p w14:paraId="7EB54BE2" w14:textId="77777777" w:rsidR="00DC2162" w:rsidRPr="000048AC" w:rsidRDefault="00DC2162" w:rsidP="004A4AD2">
            <w:pPr>
              <w:pStyle w:val="List1"/>
              <w:numPr>
                <w:ilvl w:val="0"/>
                <w:numId w:val="0"/>
              </w:numPr>
              <w:tabs>
                <w:tab w:val="clear" w:pos="1080"/>
              </w:tabs>
              <w:rPr>
                <w:ins w:id="4102" w:author="Tuleshov, Kurmanbek [Bolashak Atyrau Limited]" w:date="2022-10-28T14:48:00Z"/>
                <w:color w:val="auto"/>
                <w:rPrChange w:id="4103" w:author="Tuleshov, Kurmanbek [Bolashak Atyrau Limited]" w:date="2022-11-03T15:22:00Z">
                  <w:rPr>
                    <w:ins w:id="4104" w:author="Tuleshov, Kurmanbek [Bolashak Atyrau Limited]" w:date="2022-10-28T14:48:00Z"/>
                    <w:highlight w:val="yellow"/>
                  </w:rPr>
                </w:rPrChange>
              </w:rPr>
            </w:pPr>
            <w:ins w:id="4105" w:author="Tuleshov, Kurmanbek [Bolashak Atyrau Limited]" w:date="2022-10-28T14:48:00Z">
              <w:r w:rsidRPr="000048AC">
                <w:rPr>
                  <w:color w:val="auto"/>
                  <w:rPrChange w:id="4106" w:author="Tuleshov, Kurmanbek [Bolashak Atyrau Limited]" w:date="2022-11-03T15:22:00Z">
                    <w:rPr>
                      <w:highlight w:val="yellow"/>
                    </w:rPr>
                  </w:rPrChange>
                </w:rPr>
                <w:t>General requirements</w:t>
              </w:r>
            </w:ins>
          </w:p>
        </w:tc>
        <w:tc>
          <w:tcPr>
            <w:tcW w:w="6905" w:type="dxa"/>
            <w:gridSpan w:val="2"/>
            <w:shd w:val="clear" w:color="auto" w:fill="auto"/>
          </w:tcPr>
          <w:p w14:paraId="0C2D27CC" w14:textId="634E9E69" w:rsidR="00DC2162" w:rsidRPr="000048AC" w:rsidRDefault="007618C7" w:rsidP="004A4AD2">
            <w:pPr>
              <w:pStyle w:val="List1"/>
              <w:numPr>
                <w:ilvl w:val="0"/>
                <w:numId w:val="0"/>
              </w:numPr>
              <w:tabs>
                <w:tab w:val="clear" w:pos="1080"/>
              </w:tabs>
              <w:rPr>
                <w:ins w:id="4107" w:author="Tuleshov, Kurmanbek [Bolashak Atyrau Limited]" w:date="2022-10-28T14:48:00Z"/>
                <w:color w:val="auto"/>
                <w:rPrChange w:id="4108" w:author="Tuleshov, Kurmanbek [Bolashak Atyrau Limited]" w:date="2022-11-03T15:22:00Z">
                  <w:rPr>
                    <w:ins w:id="4109" w:author="Tuleshov, Kurmanbek [Bolashak Atyrau Limited]" w:date="2022-10-28T14:48:00Z"/>
                    <w:highlight w:val="yellow"/>
                  </w:rPr>
                </w:rPrChange>
              </w:rPr>
            </w:pPr>
            <w:ins w:id="4110" w:author="Tuleshov, Kurmanbek [Bolashak Atyrau Limited]" w:date="2022-10-28T14:51:00Z">
              <w:r w:rsidRPr="000048AC">
                <w:rPr>
                  <w:color w:val="auto"/>
                  <w:rPrChange w:id="4111" w:author="Tuleshov, Kurmanbek [Bolashak Atyrau Limited]" w:date="2022-11-03T15:22:00Z">
                    <w:rPr/>
                  </w:rPrChange>
                </w:rPr>
                <w:t>The cladding material shall have an applicable temperature range from -50 °C to + 100 °C</w:t>
              </w:r>
            </w:ins>
          </w:p>
        </w:tc>
      </w:tr>
      <w:tr w:rsidR="000048AC" w:rsidRPr="000048AC" w14:paraId="7BF5B53D" w14:textId="77777777" w:rsidTr="000048AC">
        <w:trPr>
          <w:ins w:id="4112" w:author="Tuleshov, Kurmanbek [Bolashak Atyrau Limited]" w:date="2022-10-28T14:48:00Z"/>
        </w:trPr>
        <w:tc>
          <w:tcPr>
            <w:tcW w:w="1261" w:type="dxa"/>
            <w:vMerge/>
            <w:shd w:val="clear" w:color="auto" w:fill="auto"/>
          </w:tcPr>
          <w:p w14:paraId="6599EDAD" w14:textId="77777777" w:rsidR="00DC2162" w:rsidRPr="000048AC" w:rsidRDefault="00DC2162" w:rsidP="004A4AD2">
            <w:pPr>
              <w:pStyle w:val="List1"/>
              <w:numPr>
                <w:ilvl w:val="0"/>
                <w:numId w:val="0"/>
              </w:numPr>
              <w:tabs>
                <w:tab w:val="clear" w:pos="1080"/>
              </w:tabs>
              <w:rPr>
                <w:ins w:id="4113" w:author="Tuleshov, Kurmanbek [Bolashak Atyrau Limited]" w:date="2022-10-28T14:48:00Z"/>
                <w:color w:val="auto"/>
                <w:rPrChange w:id="4114" w:author="Tuleshov, Kurmanbek [Bolashak Atyrau Limited]" w:date="2022-11-03T15:22:00Z">
                  <w:rPr>
                    <w:ins w:id="4115" w:author="Tuleshov, Kurmanbek [Bolashak Atyrau Limited]" w:date="2022-10-28T14:48:00Z"/>
                    <w:highlight w:val="yellow"/>
                  </w:rPr>
                </w:rPrChange>
              </w:rPr>
            </w:pPr>
          </w:p>
        </w:tc>
        <w:tc>
          <w:tcPr>
            <w:tcW w:w="6905" w:type="dxa"/>
            <w:gridSpan w:val="2"/>
            <w:shd w:val="clear" w:color="auto" w:fill="auto"/>
          </w:tcPr>
          <w:p w14:paraId="5D400466" w14:textId="77777777" w:rsidR="00DC2162" w:rsidRPr="000048AC" w:rsidRDefault="00DC2162" w:rsidP="004A4AD2">
            <w:pPr>
              <w:pStyle w:val="List1"/>
              <w:numPr>
                <w:ilvl w:val="0"/>
                <w:numId w:val="0"/>
              </w:numPr>
              <w:tabs>
                <w:tab w:val="clear" w:pos="1080"/>
              </w:tabs>
              <w:rPr>
                <w:ins w:id="4116" w:author="Tuleshov, Kurmanbek [Bolashak Atyrau Limited]" w:date="2022-10-28T14:48:00Z"/>
                <w:color w:val="auto"/>
                <w:rPrChange w:id="4117" w:author="Tuleshov, Kurmanbek [Bolashak Atyrau Limited]" w:date="2022-11-03T15:22:00Z">
                  <w:rPr>
                    <w:ins w:id="4118" w:author="Tuleshov, Kurmanbek [Bolashak Atyrau Limited]" w:date="2022-10-28T14:48:00Z"/>
                    <w:highlight w:val="yellow"/>
                  </w:rPr>
                </w:rPrChange>
              </w:rPr>
            </w:pPr>
            <w:ins w:id="4119" w:author="Tuleshov, Kurmanbek [Bolashak Atyrau Limited]" w:date="2022-10-28T14:48:00Z">
              <w:r w:rsidRPr="000048AC">
                <w:rPr>
                  <w:color w:val="auto"/>
                  <w:rPrChange w:id="4120" w:author="Tuleshov, Kurmanbek [Bolashak Atyrau Limited]" w:date="2022-11-03T15:22:00Z">
                    <w:rPr>
                      <w:highlight w:val="yellow"/>
                    </w:rPr>
                  </w:rPrChange>
                </w:rPr>
                <w:t>Layer thickness: ≥ 1 m</w:t>
              </w:r>
            </w:ins>
          </w:p>
        </w:tc>
      </w:tr>
      <w:tr w:rsidR="000048AC" w:rsidRPr="000048AC" w14:paraId="5565C523" w14:textId="77777777" w:rsidTr="000048AC">
        <w:trPr>
          <w:ins w:id="4121" w:author="Tuleshov, Kurmanbek [Bolashak Atyrau Limited]" w:date="2022-10-28T14:48:00Z"/>
        </w:trPr>
        <w:tc>
          <w:tcPr>
            <w:tcW w:w="1261" w:type="dxa"/>
            <w:shd w:val="clear" w:color="auto" w:fill="auto"/>
          </w:tcPr>
          <w:p w14:paraId="1C36CC7D" w14:textId="77777777" w:rsidR="00DC2162" w:rsidRPr="000048AC" w:rsidRDefault="00DC2162" w:rsidP="004A4AD2">
            <w:pPr>
              <w:pStyle w:val="List1"/>
              <w:numPr>
                <w:ilvl w:val="0"/>
                <w:numId w:val="0"/>
              </w:numPr>
              <w:tabs>
                <w:tab w:val="clear" w:pos="1080"/>
              </w:tabs>
              <w:rPr>
                <w:ins w:id="4122" w:author="Tuleshov, Kurmanbek [Bolashak Atyrau Limited]" w:date="2022-10-28T14:48:00Z"/>
                <w:color w:val="auto"/>
                <w:rPrChange w:id="4123" w:author="Tuleshov, Kurmanbek [Bolashak Atyrau Limited]" w:date="2022-11-03T15:22:00Z">
                  <w:rPr>
                    <w:ins w:id="4124" w:author="Tuleshov, Kurmanbek [Bolashak Atyrau Limited]" w:date="2022-10-28T14:48:00Z"/>
                    <w:highlight w:val="yellow"/>
                  </w:rPr>
                </w:rPrChange>
              </w:rPr>
            </w:pPr>
          </w:p>
        </w:tc>
        <w:tc>
          <w:tcPr>
            <w:tcW w:w="3128" w:type="dxa"/>
            <w:shd w:val="clear" w:color="auto" w:fill="auto"/>
          </w:tcPr>
          <w:p w14:paraId="7D4F9D77" w14:textId="77777777" w:rsidR="00DC2162" w:rsidRPr="000048AC" w:rsidRDefault="00DC2162" w:rsidP="004A4AD2">
            <w:pPr>
              <w:pStyle w:val="List1"/>
              <w:numPr>
                <w:ilvl w:val="0"/>
                <w:numId w:val="0"/>
              </w:numPr>
              <w:tabs>
                <w:tab w:val="clear" w:pos="1080"/>
              </w:tabs>
              <w:rPr>
                <w:ins w:id="4125" w:author="Tuleshov, Kurmanbek [Bolashak Atyrau Limited]" w:date="2022-10-28T14:48:00Z"/>
                <w:b/>
                <w:bCs/>
                <w:color w:val="auto"/>
                <w:rPrChange w:id="4126" w:author="Tuleshov, Kurmanbek [Bolashak Atyrau Limited]" w:date="2022-11-03T15:22:00Z">
                  <w:rPr>
                    <w:ins w:id="4127" w:author="Tuleshov, Kurmanbek [Bolashak Atyrau Limited]" w:date="2022-10-28T14:48:00Z"/>
                    <w:b/>
                    <w:bCs/>
                    <w:highlight w:val="yellow"/>
                  </w:rPr>
                </w:rPrChange>
              </w:rPr>
            </w:pPr>
            <w:ins w:id="4128" w:author="Tuleshov, Kurmanbek [Bolashak Atyrau Limited]" w:date="2022-10-28T14:48:00Z">
              <w:r w:rsidRPr="000048AC">
                <w:rPr>
                  <w:b/>
                  <w:bCs/>
                  <w:color w:val="auto"/>
                  <w:rPrChange w:id="4129" w:author="Tuleshov, Kurmanbek [Bolashak Atyrau Limited]" w:date="2022-11-03T15:22:00Z">
                    <w:rPr>
                      <w:b/>
                      <w:bCs/>
                      <w:highlight w:val="yellow"/>
                    </w:rPr>
                  </w:rPrChange>
                </w:rPr>
                <w:t>Test standard</w:t>
              </w:r>
            </w:ins>
          </w:p>
        </w:tc>
        <w:tc>
          <w:tcPr>
            <w:tcW w:w="3777" w:type="dxa"/>
            <w:shd w:val="clear" w:color="auto" w:fill="auto"/>
          </w:tcPr>
          <w:p w14:paraId="7258D810" w14:textId="77777777" w:rsidR="00DC2162" w:rsidRPr="000048AC" w:rsidRDefault="00DC2162" w:rsidP="004A4AD2">
            <w:pPr>
              <w:pStyle w:val="List1"/>
              <w:numPr>
                <w:ilvl w:val="0"/>
                <w:numId w:val="0"/>
              </w:numPr>
              <w:tabs>
                <w:tab w:val="clear" w:pos="1080"/>
              </w:tabs>
              <w:rPr>
                <w:ins w:id="4130" w:author="Tuleshov, Kurmanbek [Bolashak Atyrau Limited]" w:date="2022-10-28T14:48:00Z"/>
                <w:b/>
                <w:bCs/>
                <w:color w:val="auto"/>
                <w:rPrChange w:id="4131" w:author="Tuleshov, Kurmanbek [Bolashak Atyrau Limited]" w:date="2022-11-03T15:22:00Z">
                  <w:rPr>
                    <w:ins w:id="4132" w:author="Tuleshov, Kurmanbek [Bolashak Atyrau Limited]" w:date="2022-10-28T14:48:00Z"/>
                    <w:b/>
                    <w:bCs/>
                    <w:highlight w:val="yellow"/>
                  </w:rPr>
                </w:rPrChange>
              </w:rPr>
            </w:pPr>
            <w:ins w:id="4133" w:author="Tuleshov, Kurmanbek [Bolashak Atyrau Limited]" w:date="2022-10-28T14:48:00Z">
              <w:r w:rsidRPr="000048AC">
                <w:rPr>
                  <w:b/>
                  <w:bCs/>
                  <w:color w:val="auto"/>
                  <w:rPrChange w:id="4134" w:author="Tuleshov, Kurmanbek [Bolashak Atyrau Limited]" w:date="2022-11-03T15:22:00Z">
                    <w:rPr>
                      <w:b/>
                      <w:bCs/>
                      <w:highlight w:val="yellow"/>
                    </w:rPr>
                  </w:rPrChange>
                </w:rPr>
                <w:t>Acceptance criteria</w:t>
              </w:r>
            </w:ins>
          </w:p>
        </w:tc>
      </w:tr>
      <w:tr w:rsidR="000048AC" w:rsidRPr="000048AC" w14:paraId="62072DA8" w14:textId="77777777" w:rsidTr="000048AC">
        <w:trPr>
          <w:ins w:id="4135" w:author="Tuleshov, Kurmanbek [Bolashak Atyrau Limited]" w:date="2022-10-28T14:48:00Z"/>
        </w:trPr>
        <w:tc>
          <w:tcPr>
            <w:tcW w:w="1261" w:type="dxa"/>
            <w:vMerge w:val="restart"/>
            <w:shd w:val="clear" w:color="auto" w:fill="auto"/>
          </w:tcPr>
          <w:p w14:paraId="3C48BC23" w14:textId="77777777" w:rsidR="00B22C50" w:rsidRPr="000048AC" w:rsidRDefault="00B22C50" w:rsidP="004A4AD2">
            <w:pPr>
              <w:pStyle w:val="List1"/>
              <w:numPr>
                <w:ilvl w:val="0"/>
                <w:numId w:val="0"/>
              </w:numPr>
              <w:tabs>
                <w:tab w:val="clear" w:pos="1080"/>
              </w:tabs>
              <w:rPr>
                <w:ins w:id="4136" w:author="Tuleshov, Kurmanbek [Bolashak Atyrau Limited]" w:date="2022-10-28T14:48:00Z"/>
                <w:color w:val="auto"/>
                <w:rPrChange w:id="4137" w:author="Tuleshov, Kurmanbek [Bolashak Atyrau Limited]" w:date="2022-11-03T15:22:00Z">
                  <w:rPr>
                    <w:ins w:id="4138" w:author="Tuleshov, Kurmanbek [Bolashak Atyrau Limited]" w:date="2022-10-28T14:48:00Z"/>
                    <w:highlight w:val="yellow"/>
                  </w:rPr>
                </w:rPrChange>
              </w:rPr>
            </w:pPr>
            <w:ins w:id="4139" w:author="Tuleshov, Kurmanbek [Bolashak Atyrau Limited]" w:date="2022-10-28T14:48:00Z">
              <w:r w:rsidRPr="000048AC">
                <w:rPr>
                  <w:color w:val="auto"/>
                  <w:rPrChange w:id="4140" w:author="Tuleshov, Kurmanbek [Bolashak Atyrau Limited]" w:date="2022-11-03T15:22:00Z">
                    <w:rPr>
                      <w:highlight w:val="yellow"/>
                    </w:rPr>
                  </w:rPrChange>
                </w:rPr>
                <w:t>Mechanical properties</w:t>
              </w:r>
            </w:ins>
          </w:p>
        </w:tc>
        <w:tc>
          <w:tcPr>
            <w:tcW w:w="3128" w:type="dxa"/>
            <w:shd w:val="clear" w:color="auto" w:fill="auto"/>
          </w:tcPr>
          <w:p w14:paraId="4D665E2F" w14:textId="12CC4E27" w:rsidR="00B22C50" w:rsidRPr="000048AC" w:rsidRDefault="00B22C50" w:rsidP="004A4AD2">
            <w:pPr>
              <w:pStyle w:val="List1"/>
              <w:numPr>
                <w:ilvl w:val="0"/>
                <w:numId w:val="0"/>
              </w:numPr>
              <w:tabs>
                <w:tab w:val="clear" w:pos="1080"/>
              </w:tabs>
              <w:rPr>
                <w:ins w:id="4141" w:author="Tuleshov, Kurmanbek [Bolashak Atyrau Limited]" w:date="2022-10-28T14:48:00Z"/>
                <w:color w:val="auto"/>
                <w:rPrChange w:id="4142" w:author="Tuleshov, Kurmanbek [Bolashak Atyrau Limited]" w:date="2022-11-03T15:22:00Z">
                  <w:rPr>
                    <w:ins w:id="4143" w:author="Tuleshov, Kurmanbek [Bolashak Atyrau Limited]" w:date="2022-10-28T14:48:00Z"/>
                    <w:highlight w:val="yellow"/>
                  </w:rPr>
                </w:rPrChange>
              </w:rPr>
            </w:pPr>
            <w:ins w:id="4144" w:author="Tuleshov, Kurmanbek [Bolashak Atyrau Limited]" w:date="2022-10-28T14:51:00Z">
              <w:r w:rsidRPr="000048AC">
                <w:rPr>
                  <w:color w:val="auto"/>
                  <w:rPrChange w:id="4145" w:author="Tuleshov, Kurmanbek [Bolashak Atyrau Limited]" w:date="2022-11-03T15:22:00Z">
                    <w:rPr/>
                  </w:rPrChange>
                </w:rPr>
                <w:t>ASTM D751 (Trapezoidal tear test) or ASTM D624 (Trouser tear test) / ISO 34-1 (Method A)</w:t>
              </w:r>
            </w:ins>
          </w:p>
        </w:tc>
        <w:tc>
          <w:tcPr>
            <w:tcW w:w="3777" w:type="dxa"/>
            <w:shd w:val="clear" w:color="auto" w:fill="auto"/>
          </w:tcPr>
          <w:p w14:paraId="6B381840" w14:textId="1C42449A" w:rsidR="00B22C50" w:rsidRPr="000048AC" w:rsidRDefault="00B22C50" w:rsidP="004A4AD2">
            <w:pPr>
              <w:pStyle w:val="List1"/>
              <w:numPr>
                <w:ilvl w:val="0"/>
                <w:numId w:val="0"/>
              </w:numPr>
              <w:tabs>
                <w:tab w:val="clear" w:pos="1080"/>
              </w:tabs>
              <w:rPr>
                <w:ins w:id="4146" w:author="Tuleshov, Kurmanbek [Bolashak Atyrau Limited]" w:date="2022-10-28T14:48:00Z"/>
                <w:color w:val="auto"/>
                <w:rPrChange w:id="4147" w:author="Tuleshov, Kurmanbek [Bolashak Atyrau Limited]" w:date="2022-11-03T15:22:00Z">
                  <w:rPr>
                    <w:ins w:id="4148" w:author="Tuleshov, Kurmanbek [Bolashak Atyrau Limited]" w:date="2022-10-28T14:48:00Z"/>
                    <w:highlight w:val="yellow"/>
                  </w:rPr>
                </w:rPrChange>
              </w:rPr>
            </w:pPr>
            <w:ins w:id="4149" w:author="Tuleshov, Kurmanbek [Bolashak Atyrau Limited]" w:date="2022-10-28T14:51:00Z">
              <w:r w:rsidRPr="000048AC">
                <w:rPr>
                  <w:color w:val="auto"/>
                  <w:rPrChange w:id="4150" w:author="Tuleshov, Kurmanbek [Bolashak Atyrau Limited]" w:date="2022-11-03T15:22:00Z">
                    <w:rPr/>
                  </w:rPrChange>
                </w:rPr>
                <w:t>Trapezoidal tear strength (ASTM D751) ≥ 80 N Tear strength (ASTM D624 or ISO 34-1) ≥ 25 N/mm</w:t>
              </w:r>
            </w:ins>
          </w:p>
        </w:tc>
      </w:tr>
      <w:tr w:rsidR="000048AC" w:rsidRPr="000048AC" w14:paraId="74686D0E" w14:textId="77777777" w:rsidTr="000048AC">
        <w:trPr>
          <w:ins w:id="4151" w:author="Tuleshov, Kurmanbek [Bolashak Atyrau Limited]" w:date="2022-10-28T14:48:00Z"/>
        </w:trPr>
        <w:tc>
          <w:tcPr>
            <w:tcW w:w="1261" w:type="dxa"/>
            <w:vMerge/>
            <w:shd w:val="clear" w:color="auto" w:fill="auto"/>
          </w:tcPr>
          <w:p w14:paraId="486F8123" w14:textId="77777777" w:rsidR="00B22C50" w:rsidRPr="000048AC" w:rsidRDefault="00B22C50" w:rsidP="004A4AD2">
            <w:pPr>
              <w:pStyle w:val="List1"/>
              <w:numPr>
                <w:ilvl w:val="0"/>
                <w:numId w:val="0"/>
              </w:numPr>
              <w:tabs>
                <w:tab w:val="clear" w:pos="1080"/>
              </w:tabs>
              <w:rPr>
                <w:ins w:id="4152" w:author="Tuleshov, Kurmanbek [Bolashak Atyrau Limited]" w:date="2022-10-28T14:48:00Z"/>
                <w:color w:val="auto"/>
                <w:rPrChange w:id="4153" w:author="Tuleshov, Kurmanbek [Bolashak Atyrau Limited]" w:date="2022-11-03T15:22:00Z">
                  <w:rPr>
                    <w:ins w:id="4154" w:author="Tuleshov, Kurmanbek [Bolashak Atyrau Limited]" w:date="2022-10-28T14:48:00Z"/>
                    <w:highlight w:val="yellow"/>
                  </w:rPr>
                </w:rPrChange>
              </w:rPr>
            </w:pPr>
          </w:p>
        </w:tc>
        <w:tc>
          <w:tcPr>
            <w:tcW w:w="3128" w:type="dxa"/>
            <w:shd w:val="clear" w:color="auto" w:fill="auto"/>
          </w:tcPr>
          <w:p w14:paraId="78BA0642" w14:textId="34293966" w:rsidR="00B22C50" w:rsidRPr="000048AC" w:rsidRDefault="00B22C50" w:rsidP="004A4AD2">
            <w:pPr>
              <w:pStyle w:val="List1"/>
              <w:numPr>
                <w:ilvl w:val="0"/>
                <w:numId w:val="0"/>
              </w:numPr>
              <w:tabs>
                <w:tab w:val="clear" w:pos="1080"/>
              </w:tabs>
              <w:rPr>
                <w:ins w:id="4155" w:author="Tuleshov, Kurmanbek [Bolashak Atyrau Limited]" w:date="2022-10-28T14:48:00Z"/>
                <w:color w:val="auto"/>
                <w:rPrChange w:id="4156" w:author="Tuleshov, Kurmanbek [Bolashak Atyrau Limited]" w:date="2022-11-03T15:22:00Z">
                  <w:rPr>
                    <w:ins w:id="4157" w:author="Tuleshov, Kurmanbek [Bolashak Atyrau Limited]" w:date="2022-10-28T14:48:00Z"/>
                    <w:highlight w:val="yellow"/>
                  </w:rPr>
                </w:rPrChange>
              </w:rPr>
            </w:pPr>
            <w:ins w:id="4158" w:author="Tuleshov, Kurmanbek [Bolashak Atyrau Limited]" w:date="2022-10-28T14:51:00Z">
              <w:r w:rsidRPr="000048AC">
                <w:rPr>
                  <w:color w:val="auto"/>
                  <w:rPrChange w:id="4159" w:author="Tuleshov, Kurmanbek [Bolashak Atyrau Limited]" w:date="2022-11-03T15:22:00Z">
                    <w:rPr/>
                  </w:rPrChange>
                </w:rPr>
                <w:t>ASTM D751 or ASTM D412 / ISO 37</w:t>
              </w:r>
            </w:ins>
          </w:p>
        </w:tc>
        <w:tc>
          <w:tcPr>
            <w:tcW w:w="3777" w:type="dxa"/>
            <w:shd w:val="clear" w:color="auto" w:fill="auto"/>
          </w:tcPr>
          <w:p w14:paraId="138F1D6C" w14:textId="5652127D" w:rsidR="00B22C50" w:rsidRPr="000048AC" w:rsidRDefault="00B22C50" w:rsidP="004A4AD2">
            <w:pPr>
              <w:pStyle w:val="List1"/>
              <w:numPr>
                <w:ilvl w:val="0"/>
                <w:numId w:val="0"/>
              </w:numPr>
              <w:tabs>
                <w:tab w:val="clear" w:pos="1080"/>
              </w:tabs>
              <w:rPr>
                <w:ins w:id="4160" w:author="Tuleshov, Kurmanbek [Bolashak Atyrau Limited]" w:date="2022-10-28T14:48:00Z"/>
                <w:color w:val="auto"/>
                <w:rPrChange w:id="4161" w:author="Tuleshov, Kurmanbek [Bolashak Atyrau Limited]" w:date="2022-11-03T15:22:00Z">
                  <w:rPr>
                    <w:ins w:id="4162" w:author="Tuleshov, Kurmanbek [Bolashak Atyrau Limited]" w:date="2022-10-28T14:48:00Z"/>
                    <w:highlight w:val="yellow"/>
                  </w:rPr>
                </w:rPrChange>
              </w:rPr>
            </w:pPr>
            <w:ins w:id="4163" w:author="Tuleshov, Kurmanbek [Bolashak Atyrau Limited]" w:date="2022-10-28T14:52:00Z">
              <w:r w:rsidRPr="000048AC">
                <w:rPr>
                  <w:color w:val="auto"/>
                  <w:rPrChange w:id="4164" w:author="Tuleshov, Kurmanbek [Bolashak Atyrau Limited]" w:date="2022-11-03T15:22:00Z">
                    <w:rPr/>
                  </w:rPrChange>
                </w:rPr>
                <w:t>Breaking strength in machine direction ≥ 10 MPa</w:t>
              </w:r>
            </w:ins>
          </w:p>
        </w:tc>
      </w:tr>
      <w:tr w:rsidR="000048AC" w:rsidRPr="000048AC" w14:paraId="05F99D14" w14:textId="77777777" w:rsidTr="000048AC">
        <w:trPr>
          <w:ins w:id="4165" w:author="Tuleshov, Kurmanbek [Bolashak Atyrau Limited]" w:date="2022-10-28T14:48:00Z"/>
        </w:trPr>
        <w:tc>
          <w:tcPr>
            <w:tcW w:w="1261" w:type="dxa"/>
            <w:vMerge/>
            <w:shd w:val="clear" w:color="auto" w:fill="auto"/>
          </w:tcPr>
          <w:p w14:paraId="652CB476" w14:textId="77777777" w:rsidR="00B22C50" w:rsidRPr="000048AC" w:rsidRDefault="00B22C50" w:rsidP="004A4AD2">
            <w:pPr>
              <w:pStyle w:val="List1"/>
              <w:numPr>
                <w:ilvl w:val="0"/>
                <w:numId w:val="0"/>
              </w:numPr>
              <w:tabs>
                <w:tab w:val="clear" w:pos="1080"/>
              </w:tabs>
              <w:rPr>
                <w:ins w:id="4166" w:author="Tuleshov, Kurmanbek [Bolashak Atyrau Limited]" w:date="2022-10-28T14:48:00Z"/>
                <w:color w:val="auto"/>
                <w:rPrChange w:id="4167" w:author="Tuleshov, Kurmanbek [Bolashak Atyrau Limited]" w:date="2022-11-03T15:22:00Z">
                  <w:rPr>
                    <w:ins w:id="4168" w:author="Tuleshov, Kurmanbek [Bolashak Atyrau Limited]" w:date="2022-10-28T14:48:00Z"/>
                    <w:highlight w:val="yellow"/>
                  </w:rPr>
                </w:rPrChange>
              </w:rPr>
            </w:pPr>
          </w:p>
        </w:tc>
        <w:tc>
          <w:tcPr>
            <w:tcW w:w="3128" w:type="dxa"/>
            <w:shd w:val="clear" w:color="auto" w:fill="auto"/>
          </w:tcPr>
          <w:p w14:paraId="7F13EECD" w14:textId="3844F3D7" w:rsidR="00B22C50" w:rsidRPr="000048AC" w:rsidRDefault="00B22C50" w:rsidP="004A4AD2">
            <w:pPr>
              <w:pStyle w:val="List1"/>
              <w:numPr>
                <w:ilvl w:val="0"/>
                <w:numId w:val="0"/>
              </w:numPr>
              <w:tabs>
                <w:tab w:val="clear" w:pos="1080"/>
              </w:tabs>
              <w:rPr>
                <w:ins w:id="4169" w:author="Tuleshov, Kurmanbek [Bolashak Atyrau Limited]" w:date="2022-10-28T14:48:00Z"/>
                <w:color w:val="auto"/>
                <w:rPrChange w:id="4170" w:author="Tuleshov, Kurmanbek [Bolashak Atyrau Limited]" w:date="2022-11-03T15:22:00Z">
                  <w:rPr>
                    <w:ins w:id="4171" w:author="Tuleshov, Kurmanbek [Bolashak Atyrau Limited]" w:date="2022-10-28T14:48:00Z"/>
                    <w:highlight w:val="yellow"/>
                  </w:rPr>
                </w:rPrChange>
              </w:rPr>
            </w:pPr>
            <w:ins w:id="4172" w:author="Tuleshov, Kurmanbek [Bolashak Atyrau Limited]" w:date="2022-10-28T14:52:00Z">
              <w:r w:rsidRPr="000048AC">
                <w:rPr>
                  <w:color w:val="auto"/>
                  <w:rPrChange w:id="4173" w:author="Tuleshov, Kurmanbek [Bolashak Atyrau Limited]" w:date="2022-11-03T15:22:00Z">
                    <w:rPr/>
                  </w:rPrChange>
                </w:rPr>
                <w:t>ASTM D751 or ASTM D412 / ISO 37</w:t>
              </w:r>
            </w:ins>
          </w:p>
        </w:tc>
        <w:tc>
          <w:tcPr>
            <w:tcW w:w="3777" w:type="dxa"/>
            <w:shd w:val="clear" w:color="auto" w:fill="auto"/>
          </w:tcPr>
          <w:p w14:paraId="3ABD29CE" w14:textId="797E5355" w:rsidR="00B22C50" w:rsidRPr="000048AC" w:rsidRDefault="00B22C50" w:rsidP="004A4AD2">
            <w:pPr>
              <w:pStyle w:val="List1"/>
              <w:numPr>
                <w:ilvl w:val="0"/>
                <w:numId w:val="0"/>
              </w:numPr>
              <w:tabs>
                <w:tab w:val="clear" w:pos="1080"/>
              </w:tabs>
              <w:rPr>
                <w:ins w:id="4174" w:author="Tuleshov, Kurmanbek [Bolashak Atyrau Limited]" w:date="2022-10-28T14:48:00Z"/>
                <w:color w:val="auto"/>
                <w:rPrChange w:id="4175" w:author="Tuleshov, Kurmanbek [Bolashak Atyrau Limited]" w:date="2022-11-03T15:22:00Z">
                  <w:rPr>
                    <w:ins w:id="4176" w:author="Tuleshov, Kurmanbek [Bolashak Atyrau Limited]" w:date="2022-10-28T14:48:00Z"/>
                    <w:highlight w:val="yellow"/>
                  </w:rPr>
                </w:rPrChange>
              </w:rPr>
            </w:pPr>
            <w:ins w:id="4177" w:author="Tuleshov, Kurmanbek [Bolashak Atyrau Limited]" w:date="2022-10-28T14:52:00Z">
              <w:r w:rsidRPr="000048AC">
                <w:rPr>
                  <w:color w:val="auto"/>
                  <w:rPrChange w:id="4178" w:author="Tuleshov, Kurmanbek [Bolashak Atyrau Limited]" w:date="2022-11-03T15:22:00Z">
                    <w:rPr/>
                  </w:rPrChange>
                </w:rPr>
                <w:t>Elongation at break in machine direction ≥ 200 %</w:t>
              </w:r>
            </w:ins>
          </w:p>
        </w:tc>
      </w:tr>
      <w:tr w:rsidR="000048AC" w:rsidRPr="000048AC" w14:paraId="1EF1ADB2" w14:textId="77777777" w:rsidTr="000048AC">
        <w:trPr>
          <w:ins w:id="4179" w:author="Tuleshov, Kurmanbek [Bolashak Atyrau Limited]" w:date="2022-10-28T14:52:00Z"/>
        </w:trPr>
        <w:tc>
          <w:tcPr>
            <w:tcW w:w="1261" w:type="dxa"/>
            <w:vMerge/>
            <w:shd w:val="clear" w:color="auto" w:fill="auto"/>
          </w:tcPr>
          <w:p w14:paraId="62B80C57" w14:textId="77777777" w:rsidR="00B22C50" w:rsidRPr="000048AC" w:rsidRDefault="00B22C50" w:rsidP="004A4AD2">
            <w:pPr>
              <w:pStyle w:val="List1"/>
              <w:numPr>
                <w:ilvl w:val="0"/>
                <w:numId w:val="0"/>
              </w:numPr>
              <w:tabs>
                <w:tab w:val="clear" w:pos="1080"/>
              </w:tabs>
              <w:rPr>
                <w:ins w:id="4180" w:author="Tuleshov, Kurmanbek [Bolashak Atyrau Limited]" w:date="2022-10-28T14:52:00Z"/>
                <w:color w:val="auto"/>
                <w:rPrChange w:id="4181" w:author="Tuleshov, Kurmanbek [Bolashak Atyrau Limited]" w:date="2022-11-03T15:22:00Z">
                  <w:rPr>
                    <w:ins w:id="4182" w:author="Tuleshov, Kurmanbek [Bolashak Atyrau Limited]" w:date="2022-10-28T14:52:00Z"/>
                    <w:highlight w:val="yellow"/>
                  </w:rPr>
                </w:rPrChange>
              </w:rPr>
            </w:pPr>
          </w:p>
        </w:tc>
        <w:tc>
          <w:tcPr>
            <w:tcW w:w="3128" w:type="dxa"/>
            <w:shd w:val="clear" w:color="auto" w:fill="auto"/>
          </w:tcPr>
          <w:p w14:paraId="49BE5AA5" w14:textId="6A1E2C97" w:rsidR="00B22C50" w:rsidRPr="000048AC" w:rsidRDefault="00B22C50" w:rsidP="004A4AD2">
            <w:pPr>
              <w:pStyle w:val="List1"/>
              <w:numPr>
                <w:ilvl w:val="0"/>
                <w:numId w:val="0"/>
              </w:numPr>
              <w:tabs>
                <w:tab w:val="clear" w:pos="1080"/>
              </w:tabs>
              <w:rPr>
                <w:ins w:id="4183" w:author="Tuleshov, Kurmanbek [Bolashak Atyrau Limited]" w:date="2022-10-28T14:52:00Z"/>
                <w:color w:val="auto"/>
                <w:rPrChange w:id="4184" w:author="Tuleshov, Kurmanbek [Bolashak Atyrau Limited]" w:date="2022-11-03T15:22:00Z">
                  <w:rPr>
                    <w:ins w:id="4185" w:author="Tuleshov, Kurmanbek [Bolashak Atyrau Limited]" w:date="2022-10-28T14:52:00Z"/>
                  </w:rPr>
                </w:rPrChange>
              </w:rPr>
            </w:pPr>
            <w:ins w:id="4186" w:author="Tuleshov, Kurmanbek [Bolashak Atyrau Limited]" w:date="2022-10-28T14:52:00Z">
              <w:r w:rsidRPr="000048AC">
                <w:rPr>
                  <w:color w:val="auto"/>
                  <w:rPrChange w:id="4187" w:author="Tuleshov, Kurmanbek [Bolashak Atyrau Limited]" w:date="2022-11-03T15:22:00Z">
                    <w:rPr/>
                  </w:rPrChange>
                </w:rPr>
                <w:t>ASTM D751</w:t>
              </w:r>
            </w:ins>
          </w:p>
        </w:tc>
        <w:tc>
          <w:tcPr>
            <w:tcW w:w="3777" w:type="dxa"/>
            <w:shd w:val="clear" w:color="auto" w:fill="auto"/>
          </w:tcPr>
          <w:p w14:paraId="26A83B24" w14:textId="19E12418" w:rsidR="00B22C50" w:rsidRPr="000048AC" w:rsidRDefault="00B22C50" w:rsidP="004A4AD2">
            <w:pPr>
              <w:pStyle w:val="List1"/>
              <w:numPr>
                <w:ilvl w:val="0"/>
                <w:numId w:val="0"/>
              </w:numPr>
              <w:tabs>
                <w:tab w:val="clear" w:pos="1080"/>
              </w:tabs>
              <w:rPr>
                <w:ins w:id="4188" w:author="Tuleshov, Kurmanbek [Bolashak Atyrau Limited]" w:date="2022-10-28T14:52:00Z"/>
                <w:color w:val="auto"/>
                <w:rPrChange w:id="4189" w:author="Tuleshov, Kurmanbek [Bolashak Atyrau Limited]" w:date="2022-11-03T15:22:00Z">
                  <w:rPr>
                    <w:ins w:id="4190" w:author="Tuleshov, Kurmanbek [Bolashak Atyrau Limited]" w:date="2022-10-28T14:52:00Z"/>
                  </w:rPr>
                </w:rPrChange>
              </w:rPr>
            </w:pPr>
            <w:ins w:id="4191" w:author="Tuleshov, Kurmanbek [Bolashak Atyrau Limited]" w:date="2022-10-28T14:52:00Z">
              <w:r w:rsidRPr="000048AC">
                <w:rPr>
                  <w:color w:val="auto"/>
                  <w:rPrChange w:id="4192" w:author="Tuleshov, Kurmanbek [Bolashak Atyrau Limited]" w:date="2022-11-03T15:22:00Z">
                    <w:rPr/>
                  </w:rPrChange>
                </w:rPr>
                <w:t>Puncture resistance ≥ 100 N</w:t>
              </w:r>
            </w:ins>
          </w:p>
        </w:tc>
      </w:tr>
      <w:tr w:rsidR="000048AC" w:rsidRPr="000048AC" w14:paraId="7EA7E8FB" w14:textId="77777777" w:rsidTr="000048AC">
        <w:trPr>
          <w:ins w:id="4193" w:author="Tuleshov, Kurmanbek [Bolashak Atyrau Limited]" w:date="2022-10-28T14:48:00Z"/>
        </w:trPr>
        <w:tc>
          <w:tcPr>
            <w:tcW w:w="1261" w:type="dxa"/>
            <w:shd w:val="clear" w:color="auto" w:fill="auto"/>
          </w:tcPr>
          <w:p w14:paraId="540BC88E" w14:textId="77777777" w:rsidR="00DC2162" w:rsidRPr="000048AC" w:rsidRDefault="00DC2162" w:rsidP="004A4AD2">
            <w:pPr>
              <w:pStyle w:val="List1"/>
              <w:numPr>
                <w:ilvl w:val="0"/>
                <w:numId w:val="0"/>
              </w:numPr>
              <w:tabs>
                <w:tab w:val="clear" w:pos="1080"/>
              </w:tabs>
              <w:rPr>
                <w:ins w:id="4194" w:author="Tuleshov, Kurmanbek [Bolashak Atyrau Limited]" w:date="2022-10-28T14:48:00Z"/>
                <w:color w:val="auto"/>
                <w:rPrChange w:id="4195" w:author="Tuleshov, Kurmanbek [Bolashak Atyrau Limited]" w:date="2022-11-03T15:22:00Z">
                  <w:rPr>
                    <w:ins w:id="4196" w:author="Tuleshov, Kurmanbek [Bolashak Atyrau Limited]" w:date="2022-10-28T14:48:00Z"/>
                    <w:highlight w:val="yellow"/>
                  </w:rPr>
                </w:rPrChange>
              </w:rPr>
            </w:pPr>
            <w:ins w:id="4197" w:author="Tuleshov, Kurmanbek [Bolashak Atyrau Limited]" w:date="2022-10-28T14:48:00Z">
              <w:r w:rsidRPr="000048AC">
                <w:rPr>
                  <w:color w:val="auto"/>
                  <w:rPrChange w:id="4198" w:author="Tuleshov, Kurmanbek [Bolashak Atyrau Limited]" w:date="2022-11-03T15:22:00Z">
                    <w:rPr>
                      <w:highlight w:val="yellow"/>
                    </w:rPr>
                  </w:rPrChange>
                </w:rPr>
                <w:t>Reaction to fire</w:t>
              </w:r>
            </w:ins>
          </w:p>
        </w:tc>
        <w:tc>
          <w:tcPr>
            <w:tcW w:w="3128" w:type="dxa"/>
            <w:shd w:val="clear" w:color="auto" w:fill="auto"/>
          </w:tcPr>
          <w:p w14:paraId="6319C394" w14:textId="2D6C2DD4" w:rsidR="00DC2162" w:rsidRPr="000048AC" w:rsidRDefault="004B09FD" w:rsidP="004A4AD2">
            <w:pPr>
              <w:pStyle w:val="List1"/>
              <w:numPr>
                <w:ilvl w:val="0"/>
                <w:numId w:val="0"/>
              </w:numPr>
              <w:tabs>
                <w:tab w:val="clear" w:pos="1080"/>
              </w:tabs>
              <w:rPr>
                <w:ins w:id="4199" w:author="Tuleshov, Kurmanbek [Bolashak Atyrau Limited]" w:date="2022-10-28T14:48:00Z"/>
                <w:color w:val="auto"/>
                <w:rPrChange w:id="4200" w:author="Tuleshov, Kurmanbek [Bolashak Atyrau Limited]" w:date="2022-11-03T15:22:00Z">
                  <w:rPr>
                    <w:ins w:id="4201" w:author="Tuleshov, Kurmanbek [Bolashak Atyrau Limited]" w:date="2022-10-28T14:48:00Z"/>
                    <w:highlight w:val="yellow"/>
                  </w:rPr>
                </w:rPrChange>
              </w:rPr>
            </w:pPr>
            <w:ins w:id="4202" w:author="Tuleshov, Kurmanbek [Bolashak Atyrau Limited]" w:date="2022-10-28T14:54:00Z">
              <w:r w:rsidRPr="000048AC">
                <w:rPr>
                  <w:color w:val="auto"/>
                  <w:rPrChange w:id="4203" w:author="Tuleshov, Kurmanbek [Bolashak Atyrau Limited]" w:date="2022-11-03T15:22:00Z">
                    <w:rPr/>
                  </w:rPrChange>
                </w:rPr>
                <w:t>ASTM E84 / EN 13501-1</w:t>
              </w:r>
            </w:ins>
          </w:p>
        </w:tc>
        <w:tc>
          <w:tcPr>
            <w:tcW w:w="3777" w:type="dxa"/>
            <w:shd w:val="clear" w:color="auto" w:fill="auto"/>
          </w:tcPr>
          <w:p w14:paraId="6E70F65B" w14:textId="1A36CE77" w:rsidR="00DC2162" w:rsidRPr="000048AC" w:rsidRDefault="005C02BA" w:rsidP="004A4AD2">
            <w:pPr>
              <w:pStyle w:val="List1"/>
              <w:numPr>
                <w:ilvl w:val="0"/>
                <w:numId w:val="0"/>
              </w:numPr>
              <w:tabs>
                <w:tab w:val="clear" w:pos="1080"/>
              </w:tabs>
              <w:rPr>
                <w:ins w:id="4204" w:author="Tuleshov, Kurmanbek [Bolashak Atyrau Limited]" w:date="2022-10-28T14:48:00Z"/>
                <w:color w:val="auto"/>
                <w:rPrChange w:id="4205" w:author="Tuleshov, Kurmanbek [Bolashak Atyrau Limited]" w:date="2022-11-03T15:22:00Z">
                  <w:rPr>
                    <w:ins w:id="4206" w:author="Tuleshov, Kurmanbek [Bolashak Atyrau Limited]" w:date="2022-10-28T14:48:00Z"/>
                    <w:highlight w:val="yellow"/>
                  </w:rPr>
                </w:rPrChange>
              </w:rPr>
            </w:pPr>
            <w:ins w:id="4207" w:author="Tuleshov, Kurmanbek [Bolashak Atyrau Limited]" w:date="2022-10-28T14:54:00Z">
              <w:r w:rsidRPr="000048AC">
                <w:rPr>
                  <w:color w:val="auto"/>
                  <w:rPrChange w:id="4208" w:author="Tuleshov, Kurmanbek [Bolashak Atyrau Limited]" w:date="2022-11-03T15:22:00Z">
                    <w:rPr/>
                  </w:rPrChange>
                </w:rPr>
                <w:t>Tests shall be documented</w:t>
              </w:r>
            </w:ins>
          </w:p>
        </w:tc>
      </w:tr>
      <w:tr w:rsidR="000048AC" w:rsidRPr="000048AC" w14:paraId="3FE17216" w14:textId="77777777" w:rsidTr="000048AC">
        <w:trPr>
          <w:ins w:id="4209" w:author="Tuleshov, Kurmanbek [Bolashak Atyrau Limited]" w:date="2022-10-28T14:48:00Z"/>
        </w:trPr>
        <w:tc>
          <w:tcPr>
            <w:tcW w:w="1261" w:type="dxa"/>
            <w:shd w:val="clear" w:color="auto" w:fill="auto"/>
          </w:tcPr>
          <w:p w14:paraId="0AA1E2FE" w14:textId="77777777" w:rsidR="00DC2162" w:rsidRPr="000048AC" w:rsidRDefault="00DC2162" w:rsidP="004A4AD2">
            <w:pPr>
              <w:pStyle w:val="List1"/>
              <w:numPr>
                <w:ilvl w:val="0"/>
                <w:numId w:val="0"/>
              </w:numPr>
              <w:tabs>
                <w:tab w:val="clear" w:pos="1080"/>
              </w:tabs>
              <w:rPr>
                <w:ins w:id="4210" w:author="Tuleshov, Kurmanbek [Bolashak Atyrau Limited]" w:date="2022-10-28T14:48:00Z"/>
                <w:color w:val="auto"/>
                <w:rPrChange w:id="4211" w:author="Tuleshov, Kurmanbek [Bolashak Atyrau Limited]" w:date="2022-11-03T15:22:00Z">
                  <w:rPr>
                    <w:ins w:id="4212" w:author="Tuleshov, Kurmanbek [Bolashak Atyrau Limited]" w:date="2022-10-28T14:48:00Z"/>
                    <w:highlight w:val="yellow"/>
                  </w:rPr>
                </w:rPrChange>
              </w:rPr>
            </w:pPr>
            <w:ins w:id="4213" w:author="Tuleshov, Kurmanbek [Bolashak Atyrau Limited]" w:date="2022-10-28T14:48:00Z">
              <w:r w:rsidRPr="000048AC">
                <w:rPr>
                  <w:color w:val="auto"/>
                  <w:rPrChange w:id="4214" w:author="Tuleshov, Kurmanbek [Bolashak Atyrau Limited]" w:date="2022-11-03T15:22:00Z">
                    <w:rPr>
                      <w:highlight w:val="yellow"/>
                    </w:rPr>
                  </w:rPrChange>
                </w:rPr>
                <w:lastRenderedPageBreak/>
                <w:t>Aging test</w:t>
              </w:r>
            </w:ins>
          </w:p>
        </w:tc>
        <w:tc>
          <w:tcPr>
            <w:tcW w:w="3128" w:type="dxa"/>
            <w:shd w:val="clear" w:color="auto" w:fill="auto"/>
          </w:tcPr>
          <w:p w14:paraId="7F8DDCD9" w14:textId="77777777" w:rsidR="00DC2162" w:rsidRPr="000048AC" w:rsidRDefault="00DC2162" w:rsidP="004A4AD2">
            <w:pPr>
              <w:pStyle w:val="List1"/>
              <w:numPr>
                <w:ilvl w:val="0"/>
                <w:numId w:val="0"/>
              </w:numPr>
              <w:tabs>
                <w:tab w:val="clear" w:pos="1080"/>
              </w:tabs>
              <w:rPr>
                <w:ins w:id="4215" w:author="Tuleshov, Kurmanbek [Bolashak Atyrau Limited]" w:date="2022-10-28T14:48:00Z"/>
                <w:color w:val="auto"/>
                <w:rPrChange w:id="4216" w:author="Tuleshov, Kurmanbek [Bolashak Atyrau Limited]" w:date="2022-11-03T15:22:00Z">
                  <w:rPr>
                    <w:ins w:id="4217" w:author="Tuleshov, Kurmanbek [Bolashak Atyrau Limited]" w:date="2022-10-28T14:48:00Z"/>
                    <w:highlight w:val="yellow"/>
                  </w:rPr>
                </w:rPrChange>
              </w:rPr>
            </w:pPr>
            <w:ins w:id="4218" w:author="Tuleshov, Kurmanbek [Bolashak Atyrau Limited]" w:date="2022-10-28T14:48:00Z">
              <w:r w:rsidRPr="000048AC">
                <w:rPr>
                  <w:color w:val="auto"/>
                  <w:rPrChange w:id="4219" w:author="Tuleshov, Kurmanbek [Bolashak Atyrau Limited]" w:date="2022-11-03T15:22:00Z">
                    <w:rPr>
                      <w:highlight w:val="yellow"/>
                    </w:rPr>
                  </w:rPrChange>
                </w:rPr>
                <w:t>ISO 12944-9, Annex B (Exposure cycling test condition)</w:t>
              </w:r>
            </w:ins>
          </w:p>
        </w:tc>
        <w:tc>
          <w:tcPr>
            <w:tcW w:w="3777" w:type="dxa"/>
            <w:shd w:val="clear" w:color="auto" w:fill="auto"/>
          </w:tcPr>
          <w:p w14:paraId="005E61FA" w14:textId="7E541C50" w:rsidR="00DC2162" w:rsidRPr="000048AC" w:rsidRDefault="00DC2162" w:rsidP="004A4AD2">
            <w:pPr>
              <w:pStyle w:val="List1"/>
              <w:numPr>
                <w:ilvl w:val="0"/>
                <w:numId w:val="0"/>
              </w:numPr>
              <w:tabs>
                <w:tab w:val="clear" w:pos="1080"/>
              </w:tabs>
              <w:rPr>
                <w:ins w:id="4220" w:author="Tuleshov, Kurmanbek [Bolashak Atyrau Limited]" w:date="2022-10-28T14:48:00Z"/>
                <w:color w:val="auto"/>
                <w:rPrChange w:id="4221" w:author="Tuleshov, Kurmanbek [Bolashak Atyrau Limited]" w:date="2022-11-03T15:22:00Z">
                  <w:rPr>
                    <w:ins w:id="4222" w:author="Tuleshov, Kurmanbek [Bolashak Atyrau Limited]" w:date="2022-10-28T14:48:00Z"/>
                    <w:highlight w:val="yellow"/>
                  </w:rPr>
                </w:rPrChange>
              </w:rPr>
            </w:pPr>
            <w:ins w:id="4223" w:author="Tuleshov, Kurmanbek [Bolashak Atyrau Limited]" w:date="2022-10-28T14:48:00Z">
              <w:r w:rsidRPr="000048AC">
                <w:rPr>
                  <w:color w:val="auto"/>
                  <w:rPrChange w:id="4224" w:author="Tuleshov, Kurmanbek [Bolashak Atyrau Limited]" w:date="2022-11-03T15:22:00Z">
                    <w:rPr>
                      <w:highlight w:val="yellow"/>
                    </w:rPr>
                  </w:rPrChange>
                </w:rPr>
                <w:t>It shall be documented that the material (including system for joining) will maintain min. 90 % of its tensile strength/elongation properties after the accelerated aging</w:t>
              </w:r>
            </w:ins>
          </w:p>
        </w:tc>
      </w:tr>
      <w:tr w:rsidR="000048AC" w:rsidRPr="000048AC" w14:paraId="16B1C7E4" w14:textId="77777777" w:rsidTr="000048AC">
        <w:trPr>
          <w:ins w:id="4225" w:author="Tuleshov, Kurmanbek [Bolashak Atyrau Limited]" w:date="2022-10-28T14:48:00Z"/>
        </w:trPr>
        <w:tc>
          <w:tcPr>
            <w:tcW w:w="1261" w:type="dxa"/>
            <w:shd w:val="clear" w:color="auto" w:fill="auto"/>
          </w:tcPr>
          <w:p w14:paraId="46E28DA9" w14:textId="77777777" w:rsidR="00DC2162" w:rsidRPr="000048AC" w:rsidRDefault="00DC2162" w:rsidP="004A4AD2">
            <w:pPr>
              <w:pStyle w:val="List1"/>
              <w:numPr>
                <w:ilvl w:val="0"/>
                <w:numId w:val="0"/>
              </w:numPr>
              <w:tabs>
                <w:tab w:val="clear" w:pos="1080"/>
              </w:tabs>
              <w:rPr>
                <w:ins w:id="4226" w:author="Tuleshov, Kurmanbek [Bolashak Atyrau Limited]" w:date="2022-10-28T14:48:00Z"/>
                <w:color w:val="auto"/>
                <w:rPrChange w:id="4227" w:author="Tuleshov, Kurmanbek [Bolashak Atyrau Limited]" w:date="2022-11-03T15:22:00Z">
                  <w:rPr>
                    <w:ins w:id="4228" w:author="Tuleshov, Kurmanbek [Bolashak Atyrau Limited]" w:date="2022-10-28T14:48:00Z"/>
                    <w:highlight w:val="yellow"/>
                  </w:rPr>
                </w:rPrChange>
              </w:rPr>
            </w:pPr>
            <w:ins w:id="4229" w:author="Tuleshov, Kurmanbek [Bolashak Atyrau Limited]" w:date="2022-10-28T14:48:00Z">
              <w:r w:rsidRPr="000048AC">
                <w:rPr>
                  <w:color w:val="auto"/>
                  <w:rPrChange w:id="4230" w:author="Tuleshov, Kurmanbek [Bolashak Atyrau Limited]" w:date="2022-11-03T15:22:00Z">
                    <w:rPr>
                      <w:highlight w:val="yellow"/>
                    </w:rPr>
                  </w:rPrChange>
                </w:rPr>
                <w:t>Water vapour permeance</w:t>
              </w:r>
            </w:ins>
          </w:p>
        </w:tc>
        <w:tc>
          <w:tcPr>
            <w:tcW w:w="3128" w:type="dxa"/>
            <w:shd w:val="clear" w:color="auto" w:fill="auto"/>
          </w:tcPr>
          <w:p w14:paraId="7C61622F" w14:textId="77777777" w:rsidR="00DC2162" w:rsidRPr="000048AC" w:rsidRDefault="00DC2162" w:rsidP="004A4AD2">
            <w:pPr>
              <w:pStyle w:val="List1"/>
              <w:numPr>
                <w:ilvl w:val="0"/>
                <w:numId w:val="0"/>
              </w:numPr>
              <w:tabs>
                <w:tab w:val="clear" w:pos="1080"/>
              </w:tabs>
              <w:rPr>
                <w:ins w:id="4231" w:author="Tuleshov, Kurmanbek [Bolashak Atyrau Limited]" w:date="2022-10-28T14:48:00Z"/>
                <w:color w:val="auto"/>
                <w:rPrChange w:id="4232" w:author="Tuleshov, Kurmanbek [Bolashak Atyrau Limited]" w:date="2022-11-03T15:22:00Z">
                  <w:rPr>
                    <w:ins w:id="4233" w:author="Tuleshov, Kurmanbek [Bolashak Atyrau Limited]" w:date="2022-10-28T14:48:00Z"/>
                    <w:highlight w:val="yellow"/>
                  </w:rPr>
                </w:rPrChange>
              </w:rPr>
            </w:pPr>
            <w:ins w:id="4234" w:author="Tuleshov, Kurmanbek [Bolashak Atyrau Limited]" w:date="2022-10-28T14:48:00Z">
              <w:r w:rsidRPr="000048AC">
                <w:rPr>
                  <w:color w:val="auto"/>
                  <w:rPrChange w:id="4235" w:author="Tuleshov, Kurmanbek [Bolashak Atyrau Limited]" w:date="2022-11-03T15:22:00Z">
                    <w:rPr>
                      <w:highlight w:val="yellow"/>
                    </w:rPr>
                  </w:rPrChange>
                </w:rPr>
                <w:t>ASTM E96, procedure E / EN 12086</w:t>
              </w:r>
            </w:ins>
          </w:p>
        </w:tc>
        <w:tc>
          <w:tcPr>
            <w:tcW w:w="3777" w:type="dxa"/>
            <w:shd w:val="clear" w:color="auto" w:fill="auto"/>
          </w:tcPr>
          <w:p w14:paraId="3F00A474" w14:textId="77777777" w:rsidR="00DC2162" w:rsidRPr="000048AC" w:rsidRDefault="00DC2162" w:rsidP="004A4AD2">
            <w:pPr>
              <w:pStyle w:val="List1"/>
              <w:numPr>
                <w:ilvl w:val="0"/>
                <w:numId w:val="0"/>
              </w:numPr>
              <w:tabs>
                <w:tab w:val="clear" w:pos="1080"/>
              </w:tabs>
              <w:rPr>
                <w:ins w:id="4236" w:author="Tuleshov, Kurmanbek [Bolashak Atyrau Limited]" w:date="2022-10-28T14:48:00Z"/>
                <w:color w:val="auto"/>
                <w:rPrChange w:id="4237" w:author="Tuleshov, Kurmanbek [Bolashak Atyrau Limited]" w:date="2022-11-03T15:22:00Z">
                  <w:rPr>
                    <w:ins w:id="4238" w:author="Tuleshov, Kurmanbek [Bolashak Atyrau Limited]" w:date="2022-10-28T14:48:00Z"/>
                    <w:highlight w:val="yellow"/>
                  </w:rPr>
                </w:rPrChange>
              </w:rPr>
            </w:pPr>
            <w:ins w:id="4239" w:author="Tuleshov, Kurmanbek [Bolashak Atyrau Limited]" w:date="2022-10-28T14:48:00Z">
              <w:r w:rsidRPr="000048AC">
                <w:rPr>
                  <w:color w:val="auto"/>
                  <w:rPrChange w:id="4240" w:author="Tuleshov, Kurmanbek [Bolashak Atyrau Limited]" w:date="2022-11-03T15:22:00Z">
                    <w:rPr>
                      <w:highlight w:val="yellow"/>
                    </w:rPr>
                  </w:rPrChange>
                </w:rPr>
                <w:t>Acceptance criteria: max 0,001 g/(m2 ·h ·mm Hg)</w:t>
              </w:r>
            </w:ins>
          </w:p>
        </w:tc>
      </w:tr>
      <w:tr w:rsidR="000048AC" w:rsidRPr="000048AC" w14:paraId="7DD18D9A" w14:textId="77777777" w:rsidTr="000048AC">
        <w:trPr>
          <w:ins w:id="4241" w:author="Tuleshov, Kurmanbek [Bolashak Atyrau Limited]" w:date="2022-10-28T14:48:00Z"/>
        </w:trPr>
        <w:tc>
          <w:tcPr>
            <w:tcW w:w="1261" w:type="dxa"/>
            <w:shd w:val="clear" w:color="auto" w:fill="auto"/>
          </w:tcPr>
          <w:p w14:paraId="3D4E2FD3" w14:textId="77777777" w:rsidR="00DC2162" w:rsidRPr="000048AC" w:rsidRDefault="00DC2162" w:rsidP="004A4AD2">
            <w:pPr>
              <w:pStyle w:val="List1"/>
              <w:numPr>
                <w:ilvl w:val="0"/>
                <w:numId w:val="0"/>
              </w:numPr>
              <w:tabs>
                <w:tab w:val="clear" w:pos="1080"/>
              </w:tabs>
              <w:rPr>
                <w:ins w:id="4242" w:author="Tuleshov, Kurmanbek [Bolashak Atyrau Limited]" w:date="2022-10-28T14:48:00Z"/>
                <w:color w:val="auto"/>
                <w:rPrChange w:id="4243" w:author="Tuleshov, Kurmanbek [Bolashak Atyrau Limited]" w:date="2022-11-03T15:22:00Z">
                  <w:rPr>
                    <w:ins w:id="4244" w:author="Tuleshov, Kurmanbek [Bolashak Atyrau Limited]" w:date="2022-10-28T14:48:00Z"/>
                    <w:highlight w:val="yellow"/>
                  </w:rPr>
                </w:rPrChange>
              </w:rPr>
            </w:pPr>
            <w:ins w:id="4245" w:author="Tuleshov, Kurmanbek [Bolashak Atyrau Limited]" w:date="2022-10-28T14:48:00Z">
              <w:r w:rsidRPr="000048AC">
                <w:rPr>
                  <w:color w:val="auto"/>
                  <w:rPrChange w:id="4246" w:author="Tuleshov, Kurmanbek [Bolashak Atyrau Limited]" w:date="2022-11-03T15:22:00Z">
                    <w:rPr>
                      <w:highlight w:val="yellow"/>
                    </w:rPr>
                  </w:rPrChange>
                </w:rPr>
                <w:t>General</w:t>
              </w:r>
            </w:ins>
          </w:p>
        </w:tc>
        <w:tc>
          <w:tcPr>
            <w:tcW w:w="6905" w:type="dxa"/>
            <w:gridSpan w:val="2"/>
            <w:shd w:val="clear" w:color="auto" w:fill="auto"/>
          </w:tcPr>
          <w:p w14:paraId="7B8D7BC1" w14:textId="2E647D99" w:rsidR="00DC2162" w:rsidRPr="000048AC" w:rsidRDefault="00DC2162" w:rsidP="004A4AD2">
            <w:pPr>
              <w:pStyle w:val="List1"/>
              <w:numPr>
                <w:ilvl w:val="0"/>
                <w:numId w:val="0"/>
              </w:numPr>
              <w:tabs>
                <w:tab w:val="clear" w:pos="1080"/>
              </w:tabs>
              <w:rPr>
                <w:ins w:id="4247" w:author="Tuleshov, Kurmanbek [Bolashak Atyrau Limited]" w:date="2022-10-28T14:48:00Z"/>
                <w:color w:val="auto"/>
                <w:rPrChange w:id="4248" w:author="Tuleshov, Kurmanbek [Bolashak Atyrau Limited]" w:date="2022-11-03T15:22:00Z">
                  <w:rPr>
                    <w:ins w:id="4249" w:author="Tuleshov, Kurmanbek [Bolashak Atyrau Limited]" w:date="2022-10-28T14:48:00Z"/>
                  </w:rPr>
                </w:rPrChange>
              </w:rPr>
            </w:pPr>
            <w:ins w:id="4250" w:author="Tuleshov, Kurmanbek [Bolashak Atyrau Limited]" w:date="2022-10-28T14:48:00Z">
              <w:r w:rsidRPr="000048AC">
                <w:rPr>
                  <w:color w:val="auto"/>
                  <w:rPrChange w:id="4251" w:author="Tuleshov, Kurmanbek [Bolashak Atyrau Limited]" w:date="2022-11-03T15:22:00Z">
                    <w:rPr>
                      <w:highlight w:val="yellow"/>
                    </w:rPr>
                  </w:rPrChange>
                </w:rPr>
                <w:t>Installation according to installation manual from Manufacturer</w:t>
              </w:r>
            </w:ins>
          </w:p>
        </w:tc>
      </w:tr>
    </w:tbl>
    <w:p w14:paraId="1090CB29" w14:textId="67DC20CD" w:rsidR="00DC2162" w:rsidRDefault="00DC2162" w:rsidP="00DC2162">
      <w:pPr>
        <w:pStyle w:val="List1"/>
        <w:numPr>
          <w:ilvl w:val="0"/>
          <w:numId w:val="0"/>
        </w:numPr>
        <w:spacing w:after="240" w:line="240" w:lineRule="auto"/>
        <w:ind w:left="1134"/>
        <w:contextualSpacing/>
        <w:rPr>
          <w:ins w:id="4252" w:author="Tuleshov, Kurmanbek [Bolashak Atyrau Limited]" w:date="2022-10-28T14:48:00Z"/>
          <w:rFonts w:ascii="Arial" w:hAnsi="Arial" w:cs="Arial"/>
          <w:b/>
          <w:color w:val="auto"/>
          <w:sz w:val="20"/>
          <w:lang w:val="en-GB" w:eastAsia="en-GB"/>
        </w:rPr>
      </w:pPr>
    </w:p>
    <w:p w14:paraId="02E34E6A" w14:textId="77777777" w:rsidR="00DC2162" w:rsidRDefault="00DC2162">
      <w:pPr>
        <w:pStyle w:val="List1"/>
        <w:numPr>
          <w:ilvl w:val="0"/>
          <w:numId w:val="0"/>
        </w:numPr>
        <w:spacing w:after="240" w:line="240" w:lineRule="auto"/>
        <w:ind w:left="1134"/>
        <w:contextualSpacing/>
        <w:rPr>
          <w:ins w:id="4253" w:author="Tuleshov, Kurmanbek [Bolashak Atyrau Limited]" w:date="2022-10-28T14:48:00Z"/>
          <w:rFonts w:ascii="Arial" w:hAnsi="Arial" w:cs="Arial"/>
          <w:b/>
          <w:color w:val="auto"/>
          <w:sz w:val="20"/>
          <w:lang w:val="en-GB" w:eastAsia="en-GB"/>
        </w:rPr>
        <w:pPrChange w:id="4254" w:author="Tuleshov, Kurmanbek [Bolashak Atyrau Limited]" w:date="2022-10-28T14:48:00Z">
          <w:pPr>
            <w:pStyle w:val="List1"/>
            <w:numPr>
              <w:numId w:val="0"/>
            </w:numPr>
            <w:spacing w:after="240" w:line="240" w:lineRule="auto"/>
            <w:ind w:left="0" w:firstLine="0"/>
            <w:contextualSpacing/>
          </w:pPr>
        </w:pPrChange>
      </w:pPr>
    </w:p>
    <w:p w14:paraId="55003302" w14:textId="4D74EFB8" w:rsidR="00642313" w:rsidRDefault="00FA1810" w:rsidP="00642313">
      <w:pPr>
        <w:pStyle w:val="List1"/>
        <w:numPr>
          <w:ilvl w:val="0"/>
          <w:numId w:val="0"/>
        </w:numPr>
        <w:spacing w:after="240" w:line="240" w:lineRule="auto"/>
        <w:contextualSpacing/>
        <w:rPr>
          <w:ins w:id="4255" w:author="Tuleshov, Kurmanbek [Bolashak Atyrau Limited]" w:date="2022-10-28T14:37:00Z"/>
          <w:rFonts w:ascii="Arial" w:hAnsi="Arial" w:cs="Arial"/>
          <w:b/>
          <w:color w:val="auto"/>
          <w:sz w:val="20"/>
          <w:lang w:val="en-GB" w:eastAsia="en-GB"/>
        </w:rPr>
      </w:pPr>
      <w:ins w:id="4256" w:author="Tuleshov, Kurmanbek [Bolashak Atyrau Limited]" w:date="2022-10-28T14:49:00Z">
        <w:r w:rsidRPr="00D324C9">
          <w:rPr>
            <w:rFonts w:ascii="Arial" w:hAnsi="Arial" w:cs="Arial"/>
            <w:b/>
            <w:color w:val="auto"/>
            <w:sz w:val="20"/>
            <w:lang w:val="en-GB" w:eastAsia="en-GB"/>
            <w:rPrChange w:id="4257" w:author="Tuleshov, Kurmanbek [Bolashak Atyrau Limited]" w:date="2022-11-03T15:22:00Z">
              <w:rPr>
                <w:rFonts w:ascii="Arial" w:hAnsi="Arial" w:cs="Arial"/>
                <w:b/>
                <w:color w:val="auto"/>
                <w:sz w:val="20"/>
                <w:highlight w:val="yellow"/>
                <w:lang w:val="en-GB" w:eastAsia="en-GB"/>
              </w:rPr>
            </w:rPrChange>
          </w:rPr>
          <w:tab/>
        </w:r>
      </w:ins>
      <w:ins w:id="4258" w:author="Tuleshov, Kurmanbek [Bolashak Atyrau Limited]" w:date="2022-10-28T14:33:00Z">
        <w:r w:rsidR="00642313" w:rsidRPr="00D324C9">
          <w:rPr>
            <w:rFonts w:ascii="Arial" w:hAnsi="Arial" w:cs="Arial"/>
            <w:b/>
            <w:color w:val="auto"/>
            <w:sz w:val="20"/>
            <w:lang w:val="en-GB" w:eastAsia="en-GB"/>
          </w:rPr>
          <w:t xml:space="preserve">Table </w:t>
        </w:r>
      </w:ins>
      <w:ins w:id="4259" w:author="Tuleshov, Kurmanbek [Bolashak Atyrau Limited]" w:date="2022-10-28T14:44:00Z">
        <w:r w:rsidR="0045720D" w:rsidRPr="00D324C9">
          <w:rPr>
            <w:rFonts w:ascii="Arial" w:hAnsi="Arial" w:cs="Arial"/>
            <w:b/>
            <w:color w:val="auto"/>
            <w:sz w:val="20"/>
            <w:lang w:val="en-GB" w:eastAsia="en-GB"/>
          </w:rPr>
          <w:t>3</w:t>
        </w:r>
      </w:ins>
      <w:ins w:id="4260" w:author="Tuleshov, Kurmanbek [Bolashak Atyrau Limited]" w:date="2022-10-28T14:33:00Z">
        <w:r w:rsidR="00642313" w:rsidRPr="00D324C9">
          <w:rPr>
            <w:rFonts w:ascii="Arial" w:hAnsi="Arial" w:cs="Arial"/>
            <w:b/>
            <w:color w:val="auto"/>
            <w:sz w:val="20"/>
            <w:lang w:val="en-GB" w:eastAsia="en-GB"/>
          </w:rPr>
          <w:t xml:space="preserve">: </w:t>
        </w:r>
      </w:ins>
      <w:ins w:id="4261" w:author="Tuleshov, Kurmanbek [Bolashak Atyrau Limited]" w:date="2022-10-28T14:37:00Z">
        <w:r w:rsidR="003A4887" w:rsidRPr="00D324C9">
          <w:rPr>
            <w:rFonts w:ascii="Arial" w:hAnsi="Arial" w:cs="Arial"/>
            <w:b/>
            <w:color w:val="auto"/>
            <w:sz w:val="20"/>
            <w:lang w:val="en-GB" w:eastAsia="en-GB"/>
            <w:rPrChange w:id="4262" w:author="Tuleshov, Kurmanbek [Bolashak Atyrau Limited]" w:date="2022-11-03T15:22:00Z">
              <w:rPr/>
            </w:rPrChange>
          </w:rPr>
          <w:t>MDS FEM without reinforcement</w:t>
        </w:r>
      </w:ins>
    </w:p>
    <w:p w14:paraId="23332F86" w14:textId="77777777" w:rsidR="003A4887" w:rsidRPr="00642313" w:rsidRDefault="003A4887">
      <w:pPr>
        <w:pStyle w:val="List1"/>
        <w:numPr>
          <w:ilvl w:val="0"/>
          <w:numId w:val="0"/>
        </w:numPr>
        <w:spacing w:after="240" w:line="240" w:lineRule="auto"/>
        <w:contextualSpacing/>
        <w:rPr>
          <w:rFonts w:ascii="Arial" w:hAnsi="Arial" w:cs="Arial"/>
          <w:b/>
          <w:color w:val="auto"/>
          <w:sz w:val="20"/>
          <w:lang w:val="en-GB" w:eastAsia="en-GB"/>
          <w:rPrChange w:id="4263" w:author="Tuleshov, Kurmanbek [Bolashak Atyrau Limited]" w:date="2022-10-28T14:34:00Z">
            <w:rPr/>
          </w:rPrChange>
        </w:rPr>
        <w:pPrChange w:id="4264" w:author="Tuleshov, Kurmanbek [Bolashak Atyrau Limited]" w:date="2022-10-28T14:34:00Z">
          <w:pPr>
            <w:pStyle w:val="List1"/>
            <w:numPr>
              <w:numId w:val="101"/>
            </w:numPr>
            <w:tabs>
              <w:tab w:val="clear" w:pos="1080"/>
            </w:tabs>
            <w:ind w:left="1134" w:hanging="283"/>
          </w:pPr>
        </w:pPrChange>
      </w:pPr>
    </w:p>
    <w:tbl>
      <w:tblPr>
        <w:tblStyle w:val="TableGrid"/>
        <w:tblW w:w="0" w:type="auto"/>
        <w:tblInd w:w="851" w:type="dxa"/>
        <w:tblLook w:val="04A0" w:firstRow="1" w:lastRow="0" w:firstColumn="1" w:lastColumn="0" w:noHBand="0" w:noVBand="1"/>
      </w:tblPr>
      <w:tblGrid>
        <w:gridCol w:w="1261"/>
        <w:gridCol w:w="3128"/>
        <w:gridCol w:w="3777"/>
        <w:tblGridChange w:id="4265">
          <w:tblGrid>
            <w:gridCol w:w="1261"/>
            <w:gridCol w:w="2822"/>
            <w:gridCol w:w="306"/>
            <w:gridCol w:w="1301"/>
            <w:gridCol w:w="27"/>
            <w:gridCol w:w="2449"/>
          </w:tblGrid>
        </w:tblGridChange>
      </w:tblGrid>
      <w:tr w:rsidR="007A0B4D" w:rsidRPr="00B66ED7" w14:paraId="0FABD9FC" w14:textId="77777777" w:rsidTr="00DF39AA">
        <w:trPr>
          <w:ins w:id="4266" w:author="Tuleshov, Kurmanbek [Bolashak Atyrau Limited]" w:date="2022-10-28T14:33:00Z"/>
        </w:trPr>
        <w:tc>
          <w:tcPr>
            <w:tcW w:w="8166" w:type="dxa"/>
            <w:gridSpan w:val="3"/>
          </w:tcPr>
          <w:p w14:paraId="12F9AE99" w14:textId="7286BFBE" w:rsidR="007A0B4D" w:rsidRPr="00D324C9" w:rsidRDefault="007A0B4D">
            <w:pPr>
              <w:pStyle w:val="List1"/>
              <w:numPr>
                <w:ilvl w:val="0"/>
                <w:numId w:val="0"/>
              </w:numPr>
              <w:tabs>
                <w:tab w:val="clear" w:pos="1080"/>
              </w:tabs>
              <w:spacing w:after="240"/>
              <w:rPr>
                <w:ins w:id="4267" w:author="Tuleshov, Kurmanbek [Bolashak Atyrau Limited]" w:date="2022-10-28T14:33:00Z"/>
                <w:b/>
                <w:bCs/>
                <w:rPrChange w:id="4268" w:author="Tuleshov, Kurmanbek [Bolashak Atyrau Limited]" w:date="2022-11-03T15:22:00Z">
                  <w:rPr>
                    <w:ins w:id="4269" w:author="Tuleshov, Kurmanbek [Bolashak Atyrau Limited]" w:date="2022-10-28T14:33:00Z"/>
                  </w:rPr>
                </w:rPrChange>
              </w:rPr>
              <w:pPrChange w:id="4270" w:author="Tuleshov, Kurmanbek [Bolashak Atyrau Limited]" w:date="2022-10-28T14:34:00Z">
                <w:pPr>
                  <w:pStyle w:val="List1"/>
                  <w:numPr>
                    <w:numId w:val="0"/>
                  </w:numPr>
                  <w:tabs>
                    <w:tab w:val="clear" w:pos="1080"/>
                  </w:tabs>
                  <w:ind w:left="0" w:firstLine="0"/>
                </w:pPr>
              </w:pPrChange>
            </w:pPr>
            <w:ins w:id="4271" w:author="Tuleshov, Kurmanbek [Bolashak Atyrau Limited]" w:date="2022-10-28T14:38:00Z">
              <w:r w:rsidRPr="00D324C9">
                <w:rPr>
                  <w:b/>
                  <w:bCs/>
                  <w:rPrChange w:id="4272" w:author="Tuleshov, Kurmanbek [Bolashak Atyrau Limited]" w:date="2022-11-03T15:22:00Z">
                    <w:rPr/>
                  </w:rPrChange>
                </w:rPr>
                <w:t xml:space="preserve">TYPE OF MATERIAL: </w:t>
              </w:r>
            </w:ins>
            <w:ins w:id="4273" w:author="Tuleshov, Kurmanbek [Bolashak Atyrau Limited]" w:date="2022-10-28T14:39:00Z">
              <w:r w:rsidR="003707EE" w:rsidRPr="00B66ED7">
                <w:rPr>
                  <w:b/>
                  <w:bCs/>
                </w:rPr>
                <w:t xml:space="preserve">                                                                                                                </w:t>
              </w:r>
            </w:ins>
            <w:ins w:id="4274" w:author="Tuleshov, Kurmanbek [Bolashak Atyrau Limited]" w:date="2022-10-28T14:38:00Z">
              <w:r w:rsidRPr="00D324C9">
                <w:rPr>
                  <w:b/>
                  <w:bCs/>
                  <w:rPrChange w:id="4275" w:author="Tuleshov, Kurmanbek [Bolashak Atyrau Limited]" w:date="2022-11-03T15:22:00Z">
                    <w:rPr/>
                  </w:rPrChange>
                </w:rPr>
                <w:t>Weather resistant flexible elastomeric membrane (FEM) without reinforcement</w:t>
              </w:r>
            </w:ins>
          </w:p>
        </w:tc>
      </w:tr>
      <w:tr w:rsidR="00642313" w:rsidRPr="00B66ED7" w14:paraId="5A895ECD" w14:textId="77777777" w:rsidTr="00D57721">
        <w:tblPrEx>
          <w:tblW w:w="0" w:type="auto"/>
          <w:tblInd w:w="851" w:type="dxa"/>
          <w:tblPrExChange w:id="4276" w:author="Tuleshov, Kurmanbek [Bolashak Atyrau Limited]" w:date="2022-10-28T14:41:00Z">
            <w:tblPrEx>
              <w:tblW w:w="0" w:type="auto"/>
              <w:tblInd w:w="851" w:type="dxa"/>
            </w:tblPrEx>
          </w:tblPrExChange>
        </w:tblPrEx>
        <w:trPr>
          <w:ins w:id="4277" w:author="Tuleshov, Kurmanbek [Bolashak Atyrau Limited]" w:date="2022-10-28T14:33:00Z"/>
        </w:trPr>
        <w:tc>
          <w:tcPr>
            <w:tcW w:w="1261" w:type="dxa"/>
            <w:tcPrChange w:id="4278" w:author="Tuleshov, Kurmanbek [Bolashak Atyrau Limited]" w:date="2022-10-28T14:41:00Z">
              <w:tcPr>
                <w:tcW w:w="4083" w:type="dxa"/>
                <w:gridSpan w:val="2"/>
              </w:tcPr>
            </w:tcPrChange>
          </w:tcPr>
          <w:p w14:paraId="4ED64714" w14:textId="4C808ACD" w:rsidR="00642313" w:rsidRPr="00D324C9" w:rsidRDefault="00647EF5" w:rsidP="00817AEF">
            <w:pPr>
              <w:pStyle w:val="List1"/>
              <w:numPr>
                <w:ilvl w:val="0"/>
                <w:numId w:val="0"/>
              </w:numPr>
              <w:tabs>
                <w:tab w:val="clear" w:pos="1080"/>
              </w:tabs>
              <w:rPr>
                <w:ins w:id="4279" w:author="Tuleshov, Kurmanbek [Bolashak Atyrau Limited]" w:date="2022-10-28T14:33:00Z"/>
                <w:lang w:val="en-US"/>
                <w:rPrChange w:id="4280" w:author="Tuleshov, Kurmanbek [Bolashak Atyrau Limited]" w:date="2022-11-03T15:22:00Z">
                  <w:rPr>
                    <w:ins w:id="4281" w:author="Tuleshov, Kurmanbek [Bolashak Atyrau Limited]" w:date="2022-10-28T14:33:00Z"/>
                  </w:rPr>
                </w:rPrChange>
              </w:rPr>
            </w:pPr>
            <w:ins w:id="4282" w:author="Tuleshov, Kurmanbek [Bolashak Atyrau Limited]" w:date="2022-10-28T14:40:00Z">
              <w:r w:rsidRPr="00B66ED7">
                <w:t>General</w:t>
              </w:r>
            </w:ins>
          </w:p>
        </w:tc>
        <w:tc>
          <w:tcPr>
            <w:tcW w:w="6905" w:type="dxa"/>
            <w:gridSpan w:val="2"/>
            <w:tcPrChange w:id="4283" w:author="Tuleshov, Kurmanbek [Bolashak Atyrau Limited]" w:date="2022-10-28T14:41:00Z">
              <w:tcPr>
                <w:tcW w:w="4083" w:type="dxa"/>
                <w:gridSpan w:val="4"/>
              </w:tcPr>
            </w:tcPrChange>
          </w:tcPr>
          <w:p w14:paraId="0D719C64" w14:textId="5C288A6F" w:rsidR="00642313" w:rsidRPr="00B66ED7" w:rsidRDefault="00647EF5" w:rsidP="00817AEF">
            <w:pPr>
              <w:pStyle w:val="List1"/>
              <w:numPr>
                <w:ilvl w:val="0"/>
                <w:numId w:val="0"/>
              </w:numPr>
              <w:tabs>
                <w:tab w:val="clear" w:pos="1080"/>
              </w:tabs>
              <w:rPr>
                <w:ins w:id="4284" w:author="Tuleshov, Kurmanbek [Bolashak Atyrau Limited]" w:date="2022-10-28T14:33:00Z"/>
              </w:rPr>
            </w:pPr>
            <w:ins w:id="4285" w:author="Tuleshov, Kurmanbek [Bolashak Atyrau Limited]" w:date="2022-10-28T14:40:00Z">
              <w:r w:rsidRPr="00B66ED7">
                <w:t>This specification describes the minimum requirements for a FEM for cladding purposes</w:t>
              </w:r>
            </w:ins>
          </w:p>
        </w:tc>
      </w:tr>
      <w:tr w:rsidR="00642313" w:rsidRPr="00B66ED7" w14:paraId="414B7EBC" w14:textId="77777777" w:rsidTr="00D57721">
        <w:tblPrEx>
          <w:tblW w:w="0" w:type="auto"/>
          <w:tblInd w:w="851" w:type="dxa"/>
          <w:tblPrExChange w:id="4286" w:author="Tuleshov, Kurmanbek [Bolashak Atyrau Limited]" w:date="2022-10-28T14:41:00Z">
            <w:tblPrEx>
              <w:tblW w:w="0" w:type="auto"/>
              <w:tblInd w:w="851" w:type="dxa"/>
            </w:tblPrEx>
          </w:tblPrExChange>
        </w:tblPrEx>
        <w:trPr>
          <w:ins w:id="4287" w:author="Tuleshov, Kurmanbek [Bolashak Atyrau Limited]" w:date="2022-10-28T14:33:00Z"/>
        </w:trPr>
        <w:tc>
          <w:tcPr>
            <w:tcW w:w="1261" w:type="dxa"/>
            <w:tcPrChange w:id="4288" w:author="Tuleshov, Kurmanbek [Bolashak Atyrau Limited]" w:date="2022-10-28T14:41:00Z">
              <w:tcPr>
                <w:tcW w:w="4083" w:type="dxa"/>
                <w:gridSpan w:val="2"/>
              </w:tcPr>
            </w:tcPrChange>
          </w:tcPr>
          <w:p w14:paraId="6306BA55" w14:textId="29A1F402" w:rsidR="00642313" w:rsidRPr="00B66ED7" w:rsidRDefault="00647EF5" w:rsidP="00817AEF">
            <w:pPr>
              <w:pStyle w:val="List1"/>
              <w:numPr>
                <w:ilvl w:val="0"/>
                <w:numId w:val="0"/>
              </w:numPr>
              <w:tabs>
                <w:tab w:val="clear" w:pos="1080"/>
              </w:tabs>
              <w:rPr>
                <w:ins w:id="4289" w:author="Tuleshov, Kurmanbek [Bolashak Atyrau Limited]" w:date="2022-10-28T14:33:00Z"/>
              </w:rPr>
            </w:pPr>
            <w:ins w:id="4290" w:author="Tuleshov, Kurmanbek [Bolashak Atyrau Limited]" w:date="2022-10-28T14:40:00Z">
              <w:r w:rsidRPr="00B66ED7">
                <w:t>Products</w:t>
              </w:r>
            </w:ins>
          </w:p>
        </w:tc>
        <w:tc>
          <w:tcPr>
            <w:tcW w:w="6905" w:type="dxa"/>
            <w:gridSpan w:val="2"/>
            <w:tcPrChange w:id="4291" w:author="Tuleshov, Kurmanbek [Bolashak Atyrau Limited]" w:date="2022-10-28T14:41:00Z">
              <w:tcPr>
                <w:tcW w:w="4083" w:type="dxa"/>
                <w:gridSpan w:val="4"/>
              </w:tcPr>
            </w:tcPrChange>
          </w:tcPr>
          <w:p w14:paraId="6B84FC0E" w14:textId="77777777" w:rsidR="006F0B0C" w:rsidRPr="00D324C9" w:rsidRDefault="00647EF5" w:rsidP="00817AEF">
            <w:pPr>
              <w:pStyle w:val="List1"/>
              <w:numPr>
                <w:ilvl w:val="0"/>
                <w:numId w:val="0"/>
              </w:numPr>
              <w:tabs>
                <w:tab w:val="clear" w:pos="1080"/>
              </w:tabs>
              <w:rPr>
                <w:ins w:id="4292" w:author="Tuleshov, Kurmanbek [Bolashak Atyrau Limited]" w:date="2022-10-28T14:57:00Z"/>
                <w:rPrChange w:id="4293" w:author="Tuleshov, Kurmanbek [Bolashak Atyrau Limited]" w:date="2022-11-03T15:22:00Z">
                  <w:rPr>
                    <w:ins w:id="4294" w:author="Tuleshov, Kurmanbek [Bolashak Atyrau Limited]" w:date="2022-10-28T14:57:00Z"/>
                    <w:highlight w:val="yellow"/>
                  </w:rPr>
                </w:rPrChange>
              </w:rPr>
            </w:pPr>
            <w:ins w:id="4295" w:author="Tuleshov, Kurmanbek [Bolashak Atyrau Limited]" w:date="2022-10-28T14:40:00Z">
              <w:r w:rsidRPr="00B66ED7">
                <w:t xml:space="preserve">Chlorosulphonated Polyethylene (CSPE) polymeric covering where the CSPE content of the polymer content is greater than 30 % without woven glass scrim reinforcement </w:t>
              </w:r>
            </w:ins>
          </w:p>
          <w:p w14:paraId="1427433F" w14:textId="0CF34404" w:rsidR="00642313" w:rsidRPr="00B66ED7" w:rsidRDefault="00647EF5" w:rsidP="00817AEF">
            <w:pPr>
              <w:pStyle w:val="List1"/>
              <w:numPr>
                <w:ilvl w:val="0"/>
                <w:numId w:val="0"/>
              </w:numPr>
              <w:tabs>
                <w:tab w:val="clear" w:pos="1080"/>
              </w:tabs>
              <w:rPr>
                <w:ins w:id="4296" w:author="Tuleshov, Kurmanbek [Bolashak Atyrau Limited]" w:date="2022-10-28T14:33:00Z"/>
              </w:rPr>
            </w:pPr>
            <w:ins w:id="4297" w:author="Tuleshov, Kurmanbek [Bolashak Atyrau Limited]" w:date="2022-10-28T14:40:00Z">
              <w:r w:rsidRPr="00B66ED7">
                <w:t>Ethylene Propylene Diene Monomer (EPDM) polymeric covering</w:t>
              </w:r>
            </w:ins>
          </w:p>
        </w:tc>
      </w:tr>
      <w:tr w:rsidR="00642313" w:rsidRPr="00B66ED7" w14:paraId="3318658B" w14:textId="77777777" w:rsidTr="00D57721">
        <w:tblPrEx>
          <w:tblW w:w="0" w:type="auto"/>
          <w:tblInd w:w="851" w:type="dxa"/>
          <w:tblPrExChange w:id="4298" w:author="Tuleshov, Kurmanbek [Bolashak Atyrau Limited]" w:date="2022-10-28T14:41:00Z">
            <w:tblPrEx>
              <w:tblW w:w="0" w:type="auto"/>
              <w:tblInd w:w="851" w:type="dxa"/>
            </w:tblPrEx>
          </w:tblPrExChange>
        </w:tblPrEx>
        <w:trPr>
          <w:ins w:id="4299" w:author="Tuleshov, Kurmanbek [Bolashak Atyrau Limited]" w:date="2022-10-28T14:33:00Z"/>
        </w:trPr>
        <w:tc>
          <w:tcPr>
            <w:tcW w:w="1261" w:type="dxa"/>
            <w:tcPrChange w:id="4300" w:author="Tuleshov, Kurmanbek [Bolashak Atyrau Limited]" w:date="2022-10-28T14:41:00Z">
              <w:tcPr>
                <w:tcW w:w="4083" w:type="dxa"/>
                <w:gridSpan w:val="2"/>
              </w:tcPr>
            </w:tcPrChange>
          </w:tcPr>
          <w:p w14:paraId="0849CAA4" w14:textId="2C8CB711" w:rsidR="00642313" w:rsidRPr="00B66ED7" w:rsidRDefault="00647EF5" w:rsidP="00817AEF">
            <w:pPr>
              <w:pStyle w:val="List1"/>
              <w:numPr>
                <w:ilvl w:val="0"/>
                <w:numId w:val="0"/>
              </w:numPr>
              <w:tabs>
                <w:tab w:val="clear" w:pos="1080"/>
              </w:tabs>
              <w:rPr>
                <w:ins w:id="4301" w:author="Tuleshov, Kurmanbek [Bolashak Atyrau Limited]" w:date="2022-10-28T14:33:00Z"/>
              </w:rPr>
            </w:pPr>
            <w:ins w:id="4302" w:author="Tuleshov, Kurmanbek [Bolashak Atyrau Limited]" w:date="2022-10-28T14:40:00Z">
              <w:r w:rsidRPr="00B66ED7">
                <w:t>Standard</w:t>
              </w:r>
            </w:ins>
          </w:p>
        </w:tc>
        <w:tc>
          <w:tcPr>
            <w:tcW w:w="6905" w:type="dxa"/>
            <w:gridSpan w:val="2"/>
            <w:tcPrChange w:id="4303" w:author="Tuleshov, Kurmanbek [Bolashak Atyrau Limited]" w:date="2022-10-28T14:41:00Z">
              <w:tcPr>
                <w:tcW w:w="4083" w:type="dxa"/>
                <w:gridSpan w:val="4"/>
              </w:tcPr>
            </w:tcPrChange>
          </w:tcPr>
          <w:p w14:paraId="11EFAEFA" w14:textId="5857191A" w:rsidR="00642313" w:rsidRPr="00B66ED7" w:rsidRDefault="00647EF5" w:rsidP="00817AEF">
            <w:pPr>
              <w:pStyle w:val="List1"/>
              <w:numPr>
                <w:ilvl w:val="0"/>
                <w:numId w:val="0"/>
              </w:numPr>
              <w:tabs>
                <w:tab w:val="clear" w:pos="1080"/>
              </w:tabs>
              <w:rPr>
                <w:ins w:id="4304" w:author="Tuleshov, Kurmanbek [Bolashak Atyrau Limited]" w:date="2022-10-28T14:33:00Z"/>
              </w:rPr>
            </w:pPr>
            <w:ins w:id="4305" w:author="Tuleshov, Kurmanbek [Bolashak Atyrau Limited]" w:date="2022-10-28T14:40:00Z">
              <w:r w:rsidRPr="00B66ED7">
                <w:t>NA</w:t>
              </w:r>
            </w:ins>
          </w:p>
        </w:tc>
      </w:tr>
      <w:tr w:rsidR="00642313" w:rsidRPr="00B66ED7" w14:paraId="36646B47" w14:textId="77777777" w:rsidTr="00D57721">
        <w:tblPrEx>
          <w:tblW w:w="0" w:type="auto"/>
          <w:tblInd w:w="851" w:type="dxa"/>
          <w:tblPrExChange w:id="4306" w:author="Tuleshov, Kurmanbek [Bolashak Atyrau Limited]" w:date="2022-10-28T14:41:00Z">
            <w:tblPrEx>
              <w:tblW w:w="0" w:type="auto"/>
              <w:tblInd w:w="851" w:type="dxa"/>
            </w:tblPrEx>
          </w:tblPrExChange>
        </w:tblPrEx>
        <w:trPr>
          <w:ins w:id="4307" w:author="Tuleshov, Kurmanbek [Bolashak Atyrau Limited]" w:date="2022-10-28T14:33:00Z"/>
        </w:trPr>
        <w:tc>
          <w:tcPr>
            <w:tcW w:w="1261" w:type="dxa"/>
            <w:tcPrChange w:id="4308" w:author="Tuleshov, Kurmanbek [Bolashak Atyrau Limited]" w:date="2022-10-28T14:41:00Z">
              <w:tcPr>
                <w:tcW w:w="4083" w:type="dxa"/>
                <w:gridSpan w:val="2"/>
              </w:tcPr>
            </w:tcPrChange>
          </w:tcPr>
          <w:p w14:paraId="49FC4C3A" w14:textId="1EA47EC7" w:rsidR="00642313" w:rsidRPr="00B66ED7" w:rsidRDefault="00647EF5" w:rsidP="00817AEF">
            <w:pPr>
              <w:pStyle w:val="List1"/>
              <w:numPr>
                <w:ilvl w:val="0"/>
                <w:numId w:val="0"/>
              </w:numPr>
              <w:tabs>
                <w:tab w:val="clear" w:pos="1080"/>
              </w:tabs>
              <w:rPr>
                <w:ins w:id="4309" w:author="Tuleshov, Kurmanbek [Bolashak Atyrau Limited]" w:date="2022-10-28T14:33:00Z"/>
              </w:rPr>
            </w:pPr>
            <w:ins w:id="4310" w:author="Tuleshov, Kurmanbek [Bolashak Atyrau Limited]" w:date="2022-10-28T14:40:00Z">
              <w:r w:rsidRPr="00B66ED7">
                <w:t>Application</w:t>
              </w:r>
            </w:ins>
          </w:p>
        </w:tc>
        <w:tc>
          <w:tcPr>
            <w:tcW w:w="6905" w:type="dxa"/>
            <w:gridSpan w:val="2"/>
            <w:tcPrChange w:id="4311" w:author="Tuleshov, Kurmanbek [Bolashak Atyrau Limited]" w:date="2022-10-28T14:41:00Z">
              <w:tcPr>
                <w:tcW w:w="4083" w:type="dxa"/>
                <w:gridSpan w:val="4"/>
              </w:tcPr>
            </w:tcPrChange>
          </w:tcPr>
          <w:p w14:paraId="6F0538E4" w14:textId="2D3BE252" w:rsidR="00642313" w:rsidRPr="00B66ED7" w:rsidRDefault="00DF5229" w:rsidP="00817AEF">
            <w:pPr>
              <w:pStyle w:val="List1"/>
              <w:numPr>
                <w:ilvl w:val="0"/>
                <w:numId w:val="0"/>
              </w:numPr>
              <w:tabs>
                <w:tab w:val="clear" w:pos="1080"/>
              </w:tabs>
              <w:rPr>
                <w:ins w:id="4312" w:author="Tuleshov, Kurmanbek [Bolashak Atyrau Limited]" w:date="2022-10-28T14:33:00Z"/>
              </w:rPr>
            </w:pPr>
            <w:ins w:id="4313" w:author="Tuleshov, Kurmanbek [Bolashak Atyrau Limited]" w:date="2022-10-28T14:40:00Z">
              <w:r w:rsidRPr="00B66ED7">
                <w:t>FEM is a water proof cladding system designed to prevent water ingress into the insulation material</w:t>
              </w:r>
            </w:ins>
          </w:p>
        </w:tc>
      </w:tr>
      <w:tr w:rsidR="00DF5229" w:rsidRPr="00B66ED7" w14:paraId="13278E44" w14:textId="77777777" w:rsidTr="0098734F">
        <w:trPr>
          <w:ins w:id="4314" w:author="Tuleshov, Kurmanbek [Bolashak Atyrau Limited]" w:date="2022-10-28T14:33:00Z"/>
        </w:trPr>
        <w:tc>
          <w:tcPr>
            <w:tcW w:w="8166" w:type="dxa"/>
            <w:gridSpan w:val="3"/>
          </w:tcPr>
          <w:p w14:paraId="1D48F68F" w14:textId="3F7EF17D" w:rsidR="00DF5229" w:rsidRPr="00D324C9" w:rsidRDefault="00DF5229" w:rsidP="00817AEF">
            <w:pPr>
              <w:pStyle w:val="List1"/>
              <w:numPr>
                <w:ilvl w:val="0"/>
                <w:numId w:val="0"/>
              </w:numPr>
              <w:tabs>
                <w:tab w:val="clear" w:pos="1080"/>
              </w:tabs>
              <w:rPr>
                <w:ins w:id="4315" w:author="Tuleshov, Kurmanbek [Bolashak Atyrau Limited]" w:date="2022-10-28T14:33:00Z"/>
                <w:b/>
                <w:bCs/>
                <w:rPrChange w:id="4316" w:author="Tuleshov, Kurmanbek [Bolashak Atyrau Limited]" w:date="2022-11-03T15:22:00Z">
                  <w:rPr>
                    <w:ins w:id="4317" w:author="Tuleshov, Kurmanbek [Bolashak Atyrau Limited]" w:date="2022-10-28T14:33:00Z"/>
                  </w:rPr>
                </w:rPrChange>
              </w:rPr>
            </w:pPr>
            <w:ins w:id="4318" w:author="Tuleshov, Kurmanbek [Bolashak Atyrau Limited]" w:date="2022-10-28T14:41:00Z">
              <w:r w:rsidRPr="00D324C9">
                <w:rPr>
                  <w:b/>
                  <w:bCs/>
                  <w:rPrChange w:id="4319" w:author="Tuleshov, Kurmanbek [Bolashak Atyrau Limited]" w:date="2022-11-03T15:22:00Z">
                    <w:rPr/>
                  </w:rPrChange>
                </w:rPr>
                <w:t>MATERIAL DATA AND PROPERTIES</w:t>
              </w:r>
            </w:ins>
          </w:p>
        </w:tc>
      </w:tr>
      <w:tr w:rsidR="00D57721" w:rsidRPr="00B66ED7" w14:paraId="415CE8F4" w14:textId="77777777" w:rsidTr="00D57721">
        <w:trPr>
          <w:ins w:id="4320" w:author="Tuleshov, Kurmanbek [Bolashak Atyrau Limited]" w:date="2022-10-28T14:33:00Z"/>
        </w:trPr>
        <w:tc>
          <w:tcPr>
            <w:tcW w:w="1261" w:type="dxa"/>
            <w:vMerge w:val="restart"/>
          </w:tcPr>
          <w:p w14:paraId="6F8970A9" w14:textId="5354E32D" w:rsidR="00D57721" w:rsidRPr="00B66ED7" w:rsidRDefault="00D57721" w:rsidP="00817AEF">
            <w:pPr>
              <w:pStyle w:val="List1"/>
              <w:numPr>
                <w:ilvl w:val="0"/>
                <w:numId w:val="0"/>
              </w:numPr>
              <w:tabs>
                <w:tab w:val="clear" w:pos="1080"/>
              </w:tabs>
              <w:rPr>
                <w:ins w:id="4321" w:author="Tuleshov, Kurmanbek [Bolashak Atyrau Limited]" w:date="2022-10-28T14:33:00Z"/>
              </w:rPr>
            </w:pPr>
            <w:ins w:id="4322" w:author="Tuleshov, Kurmanbek [Bolashak Atyrau Limited]" w:date="2022-10-28T14:41:00Z">
              <w:r w:rsidRPr="00B66ED7">
                <w:t>General requirements</w:t>
              </w:r>
            </w:ins>
          </w:p>
        </w:tc>
        <w:tc>
          <w:tcPr>
            <w:tcW w:w="6905" w:type="dxa"/>
            <w:gridSpan w:val="2"/>
          </w:tcPr>
          <w:p w14:paraId="06B3F8D0" w14:textId="2B15F14E" w:rsidR="00D57721" w:rsidRPr="00B66ED7" w:rsidRDefault="00D57721" w:rsidP="00817AEF">
            <w:pPr>
              <w:pStyle w:val="List1"/>
              <w:numPr>
                <w:ilvl w:val="0"/>
                <w:numId w:val="0"/>
              </w:numPr>
              <w:tabs>
                <w:tab w:val="clear" w:pos="1080"/>
              </w:tabs>
              <w:rPr>
                <w:ins w:id="4323" w:author="Tuleshov, Kurmanbek [Bolashak Atyrau Limited]" w:date="2022-10-28T14:33:00Z"/>
              </w:rPr>
            </w:pPr>
            <w:ins w:id="4324" w:author="Tuleshov, Kurmanbek [Bolashak Atyrau Limited]" w:date="2022-10-28T14:42:00Z">
              <w:r w:rsidRPr="00B66ED7">
                <w:t>The cladding material shall have an applicable temperature specified by the supplier in the material data sheet</w:t>
              </w:r>
            </w:ins>
          </w:p>
        </w:tc>
      </w:tr>
      <w:tr w:rsidR="00D57721" w:rsidRPr="00B66ED7" w14:paraId="6730F8AC" w14:textId="77777777" w:rsidTr="00D57721">
        <w:trPr>
          <w:ins w:id="4325" w:author="Tuleshov, Kurmanbek [Bolashak Atyrau Limited]" w:date="2022-10-28T14:33:00Z"/>
        </w:trPr>
        <w:tc>
          <w:tcPr>
            <w:tcW w:w="1261" w:type="dxa"/>
            <w:vMerge/>
          </w:tcPr>
          <w:p w14:paraId="2461A49F" w14:textId="77777777" w:rsidR="00D57721" w:rsidRPr="00B66ED7" w:rsidRDefault="00D57721" w:rsidP="00817AEF">
            <w:pPr>
              <w:pStyle w:val="List1"/>
              <w:numPr>
                <w:ilvl w:val="0"/>
                <w:numId w:val="0"/>
              </w:numPr>
              <w:tabs>
                <w:tab w:val="clear" w:pos="1080"/>
              </w:tabs>
              <w:rPr>
                <w:ins w:id="4326" w:author="Tuleshov, Kurmanbek [Bolashak Atyrau Limited]" w:date="2022-10-28T14:33:00Z"/>
              </w:rPr>
            </w:pPr>
          </w:p>
        </w:tc>
        <w:tc>
          <w:tcPr>
            <w:tcW w:w="6905" w:type="dxa"/>
            <w:gridSpan w:val="2"/>
          </w:tcPr>
          <w:p w14:paraId="50F52248" w14:textId="4E611283" w:rsidR="00D57721" w:rsidRPr="00B66ED7" w:rsidRDefault="00D57721" w:rsidP="00817AEF">
            <w:pPr>
              <w:pStyle w:val="List1"/>
              <w:numPr>
                <w:ilvl w:val="0"/>
                <w:numId w:val="0"/>
              </w:numPr>
              <w:tabs>
                <w:tab w:val="clear" w:pos="1080"/>
              </w:tabs>
              <w:rPr>
                <w:ins w:id="4327" w:author="Tuleshov, Kurmanbek [Bolashak Atyrau Limited]" w:date="2022-10-28T14:33:00Z"/>
              </w:rPr>
            </w:pPr>
            <w:ins w:id="4328" w:author="Tuleshov, Kurmanbek [Bolashak Atyrau Limited]" w:date="2022-10-28T14:42:00Z">
              <w:r w:rsidRPr="00B66ED7">
                <w:t>Layer thickness: ≥ 1 m</w:t>
              </w:r>
            </w:ins>
          </w:p>
        </w:tc>
      </w:tr>
      <w:tr w:rsidR="00D57721" w:rsidRPr="00B66ED7" w14:paraId="709EEC84" w14:textId="3D0702BF" w:rsidTr="004B7A23">
        <w:tblPrEx>
          <w:tblW w:w="0" w:type="auto"/>
          <w:tblInd w:w="851" w:type="dxa"/>
          <w:tblPrExChange w:id="4329" w:author="Tuleshov, Kurmanbek [Bolashak Atyrau Limited]" w:date="2022-10-28T14:45:00Z">
            <w:tblPrEx>
              <w:tblW w:w="0" w:type="auto"/>
              <w:tblInd w:w="851" w:type="dxa"/>
            </w:tblPrEx>
          </w:tblPrExChange>
        </w:tblPrEx>
        <w:trPr>
          <w:ins w:id="4330" w:author="Tuleshov, Kurmanbek [Bolashak Atyrau Limited]" w:date="2022-10-28T14:42:00Z"/>
        </w:trPr>
        <w:tc>
          <w:tcPr>
            <w:tcW w:w="1261" w:type="dxa"/>
            <w:tcPrChange w:id="4331" w:author="Tuleshov, Kurmanbek [Bolashak Atyrau Limited]" w:date="2022-10-28T14:45:00Z">
              <w:tcPr>
                <w:tcW w:w="1261" w:type="dxa"/>
              </w:tcPr>
            </w:tcPrChange>
          </w:tcPr>
          <w:p w14:paraId="2D31DEE6" w14:textId="77777777" w:rsidR="00D57721" w:rsidRPr="00B66ED7" w:rsidRDefault="00D57721" w:rsidP="00817AEF">
            <w:pPr>
              <w:pStyle w:val="List1"/>
              <w:numPr>
                <w:ilvl w:val="0"/>
                <w:numId w:val="0"/>
              </w:numPr>
              <w:tabs>
                <w:tab w:val="clear" w:pos="1080"/>
              </w:tabs>
              <w:rPr>
                <w:ins w:id="4332" w:author="Tuleshov, Kurmanbek [Bolashak Atyrau Limited]" w:date="2022-10-28T14:42:00Z"/>
              </w:rPr>
            </w:pPr>
          </w:p>
        </w:tc>
        <w:tc>
          <w:tcPr>
            <w:tcW w:w="3128" w:type="dxa"/>
            <w:tcPrChange w:id="4333" w:author="Tuleshov, Kurmanbek [Bolashak Atyrau Limited]" w:date="2022-10-28T14:45:00Z">
              <w:tcPr>
                <w:tcW w:w="4456" w:type="dxa"/>
                <w:gridSpan w:val="4"/>
              </w:tcPr>
            </w:tcPrChange>
          </w:tcPr>
          <w:p w14:paraId="6D40F90A" w14:textId="6D9D6F6F" w:rsidR="00D57721" w:rsidRPr="00D324C9" w:rsidRDefault="00D57721" w:rsidP="00817AEF">
            <w:pPr>
              <w:pStyle w:val="List1"/>
              <w:numPr>
                <w:ilvl w:val="0"/>
                <w:numId w:val="0"/>
              </w:numPr>
              <w:tabs>
                <w:tab w:val="clear" w:pos="1080"/>
              </w:tabs>
              <w:rPr>
                <w:ins w:id="4334" w:author="Tuleshov, Kurmanbek [Bolashak Atyrau Limited]" w:date="2022-10-28T14:42:00Z"/>
                <w:b/>
                <w:bCs/>
                <w:rPrChange w:id="4335" w:author="Tuleshov, Kurmanbek [Bolashak Atyrau Limited]" w:date="2022-11-03T15:22:00Z">
                  <w:rPr>
                    <w:ins w:id="4336" w:author="Tuleshov, Kurmanbek [Bolashak Atyrau Limited]" w:date="2022-10-28T14:42:00Z"/>
                  </w:rPr>
                </w:rPrChange>
              </w:rPr>
            </w:pPr>
            <w:ins w:id="4337" w:author="Tuleshov, Kurmanbek [Bolashak Atyrau Limited]" w:date="2022-10-28T14:42:00Z">
              <w:r w:rsidRPr="00D324C9">
                <w:rPr>
                  <w:b/>
                  <w:bCs/>
                  <w:rPrChange w:id="4338" w:author="Tuleshov, Kurmanbek [Bolashak Atyrau Limited]" w:date="2022-11-03T15:22:00Z">
                    <w:rPr/>
                  </w:rPrChange>
                </w:rPr>
                <w:t>Test standard</w:t>
              </w:r>
            </w:ins>
          </w:p>
        </w:tc>
        <w:tc>
          <w:tcPr>
            <w:tcW w:w="3777" w:type="dxa"/>
            <w:tcPrChange w:id="4339" w:author="Tuleshov, Kurmanbek [Bolashak Atyrau Limited]" w:date="2022-10-28T14:45:00Z">
              <w:tcPr>
                <w:tcW w:w="2449" w:type="dxa"/>
              </w:tcPr>
            </w:tcPrChange>
          </w:tcPr>
          <w:p w14:paraId="51012FEE" w14:textId="79D25526" w:rsidR="00D57721" w:rsidRPr="00D324C9" w:rsidRDefault="00C41519" w:rsidP="00817AEF">
            <w:pPr>
              <w:pStyle w:val="List1"/>
              <w:numPr>
                <w:ilvl w:val="0"/>
                <w:numId w:val="0"/>
              </w:numPr>
              <w:tabs>
                <w:tab w:val="clear" w:pos="1080"/>
              </w:tabs>
              <w:rPr>
                <w:ins w:id="4340" w:author="Tuleshov, Kurmanbek [Bolashak Atyrau Limited]" w:date="2022-10-28T14:42:00Z"/>
                <w:b/>
                <w:bCs/>
                <w:rPrChange w:id="4341" w:author="Tuleshov, Kurmanbek [Bolashak Atyrau Limited]" w:date="2022-11-03T15:22:00Z">
                  <w:rPr>
                    <w:ins w:id="4342" w:author="Tuleshov, Kurmanbek [Bolashak Atyrau Limited]" w:date="2022-10-28T14:42:00Z"/>
                  </w:rPr>
                </w:rPrChange>
              </w:rPr>
            </w:pPr>
            <w:ins w:id="4343" w:author="Tuleshov, Kurmanbek [Bolashak Atyrau Limited]" w:date="2022-10-28T14:43:00Z">
              <w:r w:rsidRPr="00D324C9">
                <w:rPr>
                  <w:b/>
                  <w:bCs/>
                  <w:rPrChange w:id="4344" w:author="Tuleshov, Kurmanbek [Bolashak Atyrau Limited]" w:date="2022-11-03T15:22:00Z">
                    <w:rPr/>
                  </w:rPrChange>
                </w:rPr>
                <w:t>Acceptance criteria</w:t>
              </w:r>
            </w:ins>
          </w:p>
        </w:tc>
      </w:tr>
      <w:tr w:rsidR="00B22C50" w:rsidRPr="00B66ED7" w14:paraId="2AFD950C" w14:textId="68A0870A" w:rsidTr="00B178FD">
        <w:trPr>
          <w:ins w:id="4345" w:author="Tuleshov, Kurmanbek [Bolashak Atyrau Limited]" w:date="2022-10-28T14:42:00Z"/>
        </w:trPr>
        <w:tc>
          <w:tcPr>
            <w:tcW w:w="1261" w:type="dxa"/>
            <w:vMerge w:val="restart"/>
          </w:tcPr>
          <w:p w14:paraId="4C2CE786" w14:textId="466CCAC3" w:rsidR="00B22C50" w:rsidRPr="00B66ED7" w:rsidRDefault="00B22C50" w:rsidP="00817AEF">
            <w:pPr>
              <w:pStyle w:val="List1"/>
              <w:numPr>
                <w:ilvl w:val="0"/>
                <w:numId w:val="0"/>
              </w:numPr>
              <w:tabs>
                <w:tab w:val="clear" w:pos="1080"/>
              </w:tabs>
              <w:rPr>
                <w:ins w:id="4346" w:author="Tuleshov, Kurmanbek [Bolashak Atyrau Limited]" w:date="2022-10-28T14:42:00Z"/>
              </w:rPr>
            </w:pPr>
            <w:ins w:id="4347" w:author="Tuleshov, Kurmanbek [Bolashak Atyrau Limited]" w:date="2022-10-28T14:44:00Z">
              <w:r w:rsidRPr="00B66ED7">
                <w:t>Mechanical properties</w:t>
              </w:r>
            </w:ins>
          </w:p>
        </w:tc>
        <w:tc>
          <w:tcPr>
            <w:tcW w:w="3128" w:type="dxa"/>
          </w:tcPr>
          <w:p w14:paraId="71BAEC06" w14:textId="72D785BA" w:rsidR="00B22C50" w:rsidRPr="00B66ED7" w:rsidRDefault="00B22C50" w:rsidP="00817AEF">
            <w:pPr>
              <w:pStyle w:val="List1"/>
              <w:numPr>
                <w:ilvl w:val="0"/>
                <w:numId w:val="0"/>
              </w:numPr>
              <w:tabs>
                <w:tab w:val="clear" w:pos="1080"/>
              </w:tabs>
              <w:rPr>
                <w:ins w:id="4348" w:author="Tuleshov, Kurmanbek [Bolashak Atyrau Limited]" w:date="2022-10-28T14:42:00Z"/>
              </w:rPr>
            </w:pPr>
            <w:ins w:id="4349" w:author="Tuleshov, Kurmanbek [Bolashak Atyrau Limited]" w:date="2022-10-28T14:44:00Z">
              <w:r w:rsidRPr="00B66ED7">
                <w:t>ASTM D624 / ISO 34</w:t>
              </w:r>
            </w:ins>
          </w:p>
        </w:tc>
        <w:tc>
          <w:tcPr>
            <w:tcW w:w="3777" w:type="dxa"/>
          </w:tcPr>
          <w:p w14:paraId="716986DD" w14:textId="17FE3D14" w:rsidR="00B22C50" w:rsidRPr="00B66ED7" w:rsidRDefault="00B22C50" w:rsidP="00817AEF">
            <w:pPr>
              <w:pStyle w:val="List1"/>
              <w:numPr>
                <w:ilvl w:val="0"/>
                <w:numId w:val="0"/>
              </w:numPr>
              <w:tabs>
                <w:tab w:val="clear" w:pos="1080"/>
              </w:tabs>
              <w:rPr>
                <w:ins w:id="4350" w:author="Tuleshov, Kurmanbek [Bolashak Atyrau Limited]" w:date="2022-10-28T14:42:00Z"/>
              </w:rPr>
            </w:pPr>
            <w:ins w:id="4351" w:author="Tuleshov, Kurmanbek [Bolashak Atyrau Limited]" w:date="2022-10-28T14:44:00Z">
              <w:r w:rsidRPr="00B66ED7">
                <w:t>Tear strength ≥ 5 N/mm</w:t>
              </w:r>
            </w:ins>
          </w:p>
        </w:tc>
      </w:tr>
      <w:tr w:rsidR="00B22C50" w:rsidRPr="00B66ED7" w14:paraId="3A41BEF6" w14:textId="00B514D4" w:rsidTr="00B178FD">
        <w:trPr>
          <w:ins w:id="4352" w:author="Tuleshov, Kurmanbek [Bolashak Atyrau Limited]" w:date="2022-10-28T14:42:00Z"/>
        </w:trPr>
        <w:tc>
          <w:tcPr>
            <w:tcW w:w="1261" w:type="dxa"/>
            <w:vMerge/>
          </w:tcPr>
          <w:p w14:paraId="1720A07C" w14:textId="77777777" w:rsidR="00B22C50" w:rsidRPr="00B66ED7" w:rsidRDefault="00B22C50" w:rsidP="00817AEF">
            <w:pPr>
              <w:pStyle w:val="List1"/>
              <w:numPr>
                <w:ilvl w:val="0"/>
                <w:numId w:val="0"/>
              </w:numPr>
              <w:tabs>
                <w:tab w:val="clear" w:pos="1080"/>
              </w:tabs>
              <w:rPr>
                <w:ins w:id="4353" w:author="Tuleshov, Kurmanbek [Bolashak Atyrau Limited]" w:date="2022-10-28T14:42:00Z"/>
              </w:rPr>
            </w:pPr>
          </w:p>
        </w:tc>
        <w:tc>
          <w:tcPr>
            <w:tcW w:w="3128" w:type="dxa"/>
          </w:tcPr>
          <w:p w14:paraId="59B97170" w14:textId="5E9FE91F" w:rsidR="00B22C50" w:rsidRPr="00B66ED7" w:rsidRDefault="00B22C50" w:rsidP="00817AEF">
            <w:pPr>
              <w:pStyle w:val="List1"/>
              <w:numPr>
                <w:ilvl w:val="0"/>
                <w:numId w:val="0"/>
              </w:numPr>
              <w:tabs>
                <w:tab w:val="clear" w:pos="1080"/>
              </w:tabs>
              <w:rPr>
                <w:ins w:id="4354" w:author="Tuleshov, Kurmanbek [Bolashak Atyrau Limited]" w:date="2022-10-28T14:42:00Z"/>
              </w:rPr>
            </w:pPr>
            <w:ins w:id="4355" w:author="Tuleshov, Kurmanbek [Bolashak Atyrau Limited]" w:date="2022-10-28T14:44:00Z">
              <w:r w:rsidRPr="00B66ED7">
                <w:t>ASTM D412 / ISO 37</w:t>
              </w:r>
            </w:ins>
          </w:p>
        </w:tc>
        <w:tc>
          <w:tcPr>
            <w:tcW w:w="3777" w:type="dxa"/>
          </w:tcPr>
          <w:p w14:paraId="3DECB406" w14:textId="120D3B9E" w:rsidR="00B22C50" w:rsidRPr="00B66ED7" w:rsidRDefault="00B22C50" w:rsidP="00817AEF">
            <w:pPr>
              <w:pStyle w:val="List1"/>
              <w:numPr>
                <w:ilvl w:val="0"/>
                <w:numId w:val="0"/>
              </w:numPr>
              <w:tabs>
                <w:tab w:val="clear" w:pos="1080"/>
              </w:tabs>
              <w:rPr>
                <w:ins w:id="4356" w:author="Tuleshov, Kurmanbek [Bolashak Atyrau Limited]" w:date="2022-10-28T14:42:00Z"/>
              </w:rPr>
            </w:pPr>
            <w:ins w:id="4357" w:author="Tuleshov, Kurmanbek [Bolashak Atyrau Limited]" w:date="2022-10-28T14:45:00Z">
              <w:r w:rsidRPr="00B66ED7">
                <w:t>Breaking strength ≥ 4 MPa</w:t>
              </w:r>
            </w:ins>
          </w:p>
        </w:tc>
      </w:tr>
      <w:tr w:rsidR="00B22C50" w:rsidRPr="00B66ED7" w14:paraId="7B1F0C59" w14:textId="0CB92E1F" w:rsidTr="00B178FD">
        <w:trPr>
          <w:ins w:id="4358" w:author="Tuleshov, Kurmanbek [Bolashak Atyrau Limited]" w:date="2022-10-28T14:42:00Z"/>
        </w:trPr>
        <w:tc>
          <w:tcPr>
            <w:tcW w:w="1261" w:type="dxa"/>
            <w:vMerge/>
          </w:tcPr>
          <w:p w14:paraId="7E66D650" w14:textId="77777777" w:rsidR="00B22C50" w:rsidRPr="00B66ED7" w:rsidRDefault="00B22C50" w:rsidP="00817AEF">
            <w:pPr>
              <w:pStyle w:val="List1"/>
              <w:numPr>
                <w:ilvl w:val="0"/>
                <w:numId w:val="0"/>
              </w:numPr>
              <w:tabs>
                <w:tab w:val="clear" w:pos="1080"/>
              </w:tabs>
              <w:rPr>
                <w:ins w:id="4359" w:author="Tuleshov, Kurmanbek [Bolashak Atyrau Limited]" w:date="2022-10-28T14:42:00Z"/>
              </w:rPr>
            </w:pPr>
          </w:p>
        </w:tc>
        <w:tc>
          <w:tcPr>
            <w:tcW w:w="3128" w:type="dxa"/>
          </w:tcPr>
          <w:p w14:paraId="4A38ABAE" w14:textId="38252380" w:rsidR="00B22C50" w:rsidRPr="00B66ED7" w:rsidRDefault="00B22C50" w:rsidP="00817AEF">
            <w:pPr>
              <w:pStyle w:val="List1"/>
              <w:numPr>
                <w:ilvl w:val="0"/>
                <w:numId w:val="0"/>
              </w:numPr>
              <w:tabs>
                <w:tab w:val="clear" w:pos="1080"/>
              </w:tabs>
              <w:rPr>
                <w:ins w:id="4360" w:author="Tuleshov, Kurmanbek [Bolashak Atyrau Limited]" w:date="2022-10-28T14:42:00Z"/>
              </w:rPr>
            </w:pPr>
            <w:ins w:id="4361" w:author="Tuleshov, Kurmanbek [Bolashak Atyrau Limited]" w:date="2022-10-28T14:44:00Z">
              <w:r w:rsidRPr="00B66ED7">
                <w:t>ASTM D412 / ISO 37</w:t>
              </w:r>
            </w:ins>
          </w:p>
        </w:tc>
        <w:tc>
          <w:tcPr>
            <w:tcW w:w="3777" w:type="dxa"/>
          </w:tcPr>
          <w:p w14:paraId="372B0825" w14:textId="6042E1BE" w:rsidR="00B22C50" w:rsidRPr="00B66ED7" w:rsidRDefault="00B22C50" w:rsidP="00817AEF">
            <w:pPr>
              <w:pStyle w:val="List1"/>
              <w:numPr>
                <w:ilvl w:val="0"/>
                <w:numId w:val="0"/>
              </w:numPr>
              <w:tabs>
                <w:tab w:val="clear" w:pos="1080"/>
              </w:tabs>
              <w:rPr>
                <w:ins w:id="4362" w:author="Tuleshov, Kurmanbek [Bolashak Atyrau Limited]" w:date="2022-10-28T14:42:00Z"/>
              </w:rPr>
            </w:pPr>
            <w:ins w:id="4363" w:author="Tuleshov, Kurmanbek [Bolashak Atyrau Limited]" w:date="2022-10-28T14:45:00Z">
              <w:r w:rsidRPr="00B66ED7">
                <w:t>Elongation at break ≥ 150 %</w:t>
              </w:r>
            </w:ins>
          </w:p>
        </w:tc>
      </w:tr>
      <w:tr w:rsidR="00930A7F" w:rsidRPr="00B66ED7" w14:paraId="3B7CA536" w14:textId="77777777" w:rsidTr="004B7A23">
        <w:trPr>
          <w:ins w:id="4364" w:author="Tuleshov, Kurmanbek [Bolashak Atyrau Limited]" w:date="2022-10-28T14:45:00Z"/>
        </w:trPr>
        <w:tc>
          <w:tcPr>
            <w:tcW w:w="1261" w:type="dxa"/>
          </w:tcPr>
          <w:p w14:paraId="306CBBF7" w14:textId="0B70B7DE" w:rsidR="00930A7F" w:rsidRPr="00B66ED7" w:rsidRDefault="00930A7F" w:rsidP="00817AEF">
            <w:pPr>
              <w:pStyle w:val="List1"/>
              <w:numPr>
                <w:ilvl w:val="0"/>
                <w:numId w:val="0"/>
              </w:numPr>
              <w:tabs>
                <w:tab w:val="clear" w:pos="1080"/>
              </w:tabs>
              <w:rPr>
                <w:ins w:id="4365" w:author="Tuleshov, Kurmanbek [Bolashak Atyrau Limited]" w:date="2022-10-28T14:45:00Z"/>
              </w:rPr>
            </w:pPr>
            <w:ins w:id="4366" w:author="Tuleshov, Kurmanbek [Bolashak Atyrau Limited]" w:date="2022-10-28T14:46:00Z">
              <w:r w:rsidRPr="00B66ED7">
                <w:t>Reaction to fire</w:t>
              </w:r>
            </w:ins>
          </w:p>
        </w:tc>
        <w:tc>
          <w:tcPr>
            <w:tcW w:w="3128" w:type="dxa"/>
          </w:tcPr>
          <w:p w14:paraId="5673CE24" w14:textId="131F7EBC" w:rsidR="00930A7F" w:rsidRPr="00B66ED7" w:rsidRDefault="00905F60" w:rsidP="00817AEF">
            <w:pPr>
              <w:pStyle w:val="List1"/>
              <w:numPr>
                <w:ilvl w:val="0"/>
                <w:numId w:val="0"/>
              </w:numPr>
              <w:tabs>
                <w:tab w:val="clear" w:pos="1080"/>
              </w:tabs>
              <w:rPr>
                <w:ins w:id="4367" w:author="Tuleshov, Kurmanbek [Bolashak Atyrau Limited]" w:date="2022-10-28T14:45:00Z"/>
              </w:rPr>
            </w:pPr>
            <w:ins w:id="4368" w:author="Tuleshov, Kurmanbek [Bolashak Atyrau Limited]" w:date="2022-10-28T14:46:00Z">
              <w:r w:rsidRPr="00B66ED7">
                <w:t>ASTM E84 / EN 13501-1</w:t>
              </w:r>
            </w:ins>
          </w:p>
        </w:tc>
        <w:tc>
          <w:tcPr>
            <w:tcW w:w="3777" w:type="dxa"/>
          </w:tcPr>
          <w:p w14:paraId="33B82BFF" w14:textId="3BFA6227" w:rsidR="00930A7F" w:rsidRPr="00B66ED7" w:rsidRDefault="00905F60" w:rsidP="00817AEF">
            <w:pPr>
              <w:pStyle w:val="List1"/>
              <w:numPr>
                <w:ilvl w:val="0"/>
                <w:numId w:val="0"/>
              </w:numPr>
              <w:tabs>
                <w:tab w:val="clear" w:pos="1080"/>
              </w:tabs>
              <w:rPr>
                <w:ins w:id="4369" w:author="Tuleshov, Kurmanbek [Bolashak Atyrau Limited]" w:date="2022-10-28T14:45:00Z"/>
              </w:rPr>
            </w:pPr>
            <w:ins w:id="4370" w:author="Tuleshov, Kurmanbek [Bolashak Atyrau Limited]" w:date="2022-10-28T14:46:00Z">
              <w:r w:rsidRPr="00B66ED7">
                <w:t>Tests shall be documented.</w:t>
              </w:r>
            </w:ins>
          </w:p>
        </w:tc>
      </w:tr>
      <w:tr w:rsidR="003902EF" w:rsidRPr="00B66ED7" w14:paraId="33DD6C01" w14:textId="6E67AE91" w:rsidTr="004B7A23">
        <w:tblPrEx>
          <w:tblW w:w="0" w:type="auto"/>
          <w:tblInd w:w="851" w:type="dxa"/>
          <w:tblPrExChange w:id="4371" w:author="Tuleshov, Kurmanbek [Bolashak Atyrau Limited]" w:date="2022-10-28T14:45:00Z">
            <w:tblPrEx>
              <w:tblW w:w="0" w:type="auto"/>
              <w:tblInd w:w="851" w:type="dxa"/>
            </w:tblPrEx>
          </w:tblPrExChange>
        </w:tblPrEx>
        <w:trPr>
          <w:ins w:id="4372" w:author="Tuleshov, Kurmanbek [Bolashak Atyrau Limited]" w:date="2022-10-28T14:42:00Z"/>
        </w:trPr>
        <w:tc>
          <w:tcPr>
            <w:tcW w:w="1261" w:type="dxa"/>
            <w:tcPrChange w:id="4373" w:author="Tuleshov, Kurmanbek [Bolashak Atyrau Limited]" w:date="2022-10-28T14:45:00Z">
              <w:tcPr>
                <w:tcW w:w="1261" w:type="dxa"/>
              </w:tcPr>
            </w:tcPrChange>
          </w:tcPr>
          <w:p w14:paraId="73689E32" w14:textId="6FC5990B" w:rsidR="003902EF" w:rsidRPr="00B66ED7" w:rsidRDefault="00905F60" w:rsidP="00817AEF">
            <w:pPr>
              <w:pStyle w:val="List1"/>
              <w:numPr>
                <w:ilvl w:val="0"/>
                <w:numId w:val="0"/>
              </w:numPr>
              <w:tabs>
                <w:tab w:val="clear" w:pos="1080"/>
              </w:tabs>
              <w:rPr>
                <w:ins w:id="4374" w:author="Tuleshov, Kurmanbek [Bolashak Atyrau Limited]" w:date="2022-10-28T14:42:00Z"/>
              </w:rPr>
            </w:pPr>
            <w:ins w:id="4375" w:author="Tuleshov, Kurmanbek [Bolashak Atyrau Limited]" w:date="2022-10-28T14:46:00Z">
              <w:r w:rsidRPr="00B66ED7">
                <w:t>Aging test</w:t>
              </w:r>
            </w:ins>
          </w:p>
        </w:tc>
        <w:tc>
          <w:tcPr>
            <w:tcW w:w="3128" w:type="dxa"/>
            <w:tcPrChange w:id="4376" w:author="Tuleshov, Kurmanbek [Bolashak Atyrau Limited]" w:date="2022-10-28T14:45:00Z">
              <w:tcPr>
                <w:tcW w:w="4429" w:type="dxa"/>
                <w:gridSpan w:val="3"/>
              </w:tcPr>
            </w:tcPrChange>
          </w:tcPr>
          <w:p w14:paraId="0F89C87F" w14:textId="253CB125" w:rsidR="003902EF" w:rsidRPr="00B66ED7" w:rsidRDefault="00905F60" w:rsidP="00817AEF">
            <w:pPr>
              <w:pStyle w:val="List1"/>
              <w:numPr>
                <w:ilvl w:val="0"/>
                <w:numId w:val="0"/>
              </w:numPr>
              <w:tabs>
                <w:tab w:val="clear" w:pos="1080"/>
              </w:tabs>
              <w:rPr>
                <w:ins w:id="4377" w:author="Tuleshov, Kurmanbek [Bolashak Atyrau Limited]" w:date="2022-10-28T14:42:00Z"/>
              </w:rPr>
            </w:pPr>
            <w:ins w:id="4378" w:author="Tuleshov, Kurmanbek [Bolashak Atyrau Limited]" w:date="2022-10-28T14:46:00Z">
              <w:r w:rsidRPr="00B66ED7">
                <w:t>I</w:t>
              </w:r>
            </w:ins>
            <w:ins w:id="4379" w:author="Tuleshov, Kurmanbek [Bolashak Atyrau Limited]" w:date="2022-10-28T14:45:00Z">
              <w:r w:rsidR="00930A7F" w:rsidRPr="00B66ED7">
                <w:t>SO 12944-9, Annex B (Exposure cycling test condition)</w:t>
              </w:r>
            </w:ins>
          </w:p>
        </w:tc>
        <w:tc>
          <w:tcPr>
            <w:tcW w:w="3777" w:type="dxa"/>
            <w:tcPrChange w:id="4380" w:author="Tuleshov, Kurmanbek [Bolashak Atyrau Limited]" w:date="2022-10-28T14:45:00Z">
              <w:tcPr>
                <w:tcW w:w="2476" w:type="dxa"/>
                <w:gridSpan w:val="2"/>
              </w:tcPr>
            </w:tcPrChange>
          </w:tcPr>
          <w:p w14:paraId="1AA0D349" w14:textId="78F897EC" w:rsidR="003902EF" w:rsidRPr="00B66ED7" w:rsidRDefault="00930A7F" w:rsidP="00817AEF">
            <w:pPr>
              <w:pStyle w:val="List1"/>
              <w:numPr>
                <w:ilvl w:val="0"/>
                <w:numId w:val="0"/>
              </w:numPr>
              <w:tabs>
                <w:tab w:val="clear" w:pos="1080"/>
              </w:tabs>
              <w:rPr>
                <w:ins w:id="4381" w:author="Tuleshov, Kurmanbek [Bolashak Atyrau Limited]" w:date="2022-10-28T14:42:00Z"/>
              </w:rPr>
            </w:pPr>
            <w:ins w:id="4382" w:author="Tuleshov, Kurmanbek [Bolashak Atyrau Limited]" w:date="2022-10-28T14:45:00Z">
              <w:r w:rsidRPr="00B66ED7">
                <w:t>It shall be documented that the material (including system for joining) will maintain min. 90 % of its tensile strength/elongation properties after the accelerated aging.</w:t>
              </w:r>
            </w:ins>
          </w:p>
        </w:tc>
      </w:tr>
      <w:tr w:rsidR="00930A7F" w:rsidRPr="00B66ED7" w14:paraId="3CFE4795" w14:textId="77777777" w:rsidTr="004B7A23">
        <w:trPr>
          <w:ins w:id="4383" w:author="Tuleshov, Kurmanbek [Bolashak Atyrau Limited]" w:date="2022-10-28T14:45:00Z"/>
        </w:trPr>
        <w:tc>
          <w:tcPr>
            <w:tcW w:w="1261" w:type="dxa"/>
          </w:tcPr>
          <w:p w14:paraId="15A443BF" w14:textId="24D6673A" w:rsidR="00930A7F" w:rsidRPr="00B66ED7" w:rsidRDefault="00B05416" w:rsidP="00817AEF">
            <w:pPr>
              <w:pStyle w:val="List1"/>
              <w:numPr>
                <w:ilvl w:val="0"/>
                <w:numId w:val="0"/>
              </w:numPr>
              <w:tabs>
                <w:tab w:val="clear" w:pos="1080"/>
              </w:tabs>
              <w:rPr>
                <w:ins w:id="4384" w:author="Tuleshov, Kurmanbek [Bolashak Atyrau Limited]" w:date="2022-10-28T14:45:00Z"/>
              </w:rPr>
            </w:pPr>
            <w:ins w:id="4385" w:author="Tuleshov, Kurmanbek [Bolashak Atyrau Limited]" w:date="2022-10-28T14:46:00Z">
              <w:r w:rsidRPr="00B66ED7">
                <w:t>Water vapour permeance</w:t>
              </w:r>
            </w:ins>
          </w:p>
        </w:tc>
        <w:tc>
          <w:tcPr>
            <w:tcW w:w="3128" w:type="dxa"/>
          </w:tcPr>
          <w:p w14:paraId="59C7AD28" w14:textId="56BE69AF" w:rsidR="00930A7F" w:rsidRPr="00B66ED7" w:rsidRDefault="00B05416" w:rsidP="00817AEF">
            <w:pPr>
              <w:pStyle w:val="List1"/>
              <w:numPr>
                <w:ilvl w:val="0"/>
                <w:numId w:val="0"/>
              </w:numPr>
              <w:tabs>
                <w:tab w:val="clear" w:pos="1080"/>
              </w:tabs>
              <w:rPr>
                <w:ins w:id="4386" w:author="Tuleshov, Kurmanbek [Bolashak Atyrau Limited]" w:date="2022-10-28T14:45:00Z"/>
              </w:rPr>
            </w:pPr>
            <w:ins w:id="4387" w:author="Tuleshov, Kurmanbek [Bolashak Atyrau Limited]" w:date="2022-10-28T14:46:00Z">
              <w:r w:rsidRPr="00B66ED7">
                <w:t>ASTM E96, procedure E / EN 12086</w:t>
              </w:r>
            </w:ins>
          </w:p>
        </w:tc>
        <w:tc>
          <w:tcPr>
            <w:tcW w:w="3777" w:type="dxa"/>
          </w:tcPr>
          <w:p w14:paraId="5C4ACF44" w14:textId="7D6A3474" w:rsidR="00930A7F" w:rsidRPr="00B66ED7" w:rsidRDefault="00B05416" w:rsidP="00817AEF">
            <w:pPr>
              <w:pStyle w:val="List1"/>
              <w:numPr>
                <w:ilvl w:val="0"/>
                <w:numId w:val="0"/>
              </w:numPr>
              <w:tabs>
                <w:tab w:val="clear" w:pos="1080"/>
              </w:tabs>
              <w:rPr>
                <w:ins w:id="4388" w:author="Tuleshov, Kurmanbek [Bolashak Atyrau Limited]" w:date="2022-10-28T14:45:00Z"/>
              </w:rPr>
            </w:pPr>
            <w:ins w:id="4389" w:author="Tuleshov, Kurmanbek [Bolashak Atyrau Limited]" w:date="2022-10-28T14:46:00Z">
              <w:r w:rsidRPr="00B66ED7">
                <w:t>Acceptance criteria: max 0,001 g/(m2 ·h ·mm Hg)</w:t>
              </w:r>
            </w:ins>
          </w:p>
        </w:tc>
      </w:tr>
      <w:tr w:rsidR="00B05416" w14:paraId="0FE2CACE" w14:textId="77777777" w:rsidTr="00412828">
        <w:trPr>
          <w:ins w:id="4390" w:author="Tuleshov, Kurmanbek [Bolashak Atyrau Limited]" w:date="2022-10-28T14:45:00Z"/>
        </w:trPr>
        <w:tc>
          <w:tcPr>
            <w:tcW w:w="1261" w:type="dxa"/>
          </w:tcPr>
          <w:p w14:paraId="17065944" w14:textId="68B49874" w:rsidR="00B05416" w:rsidRPr="00B66ED7" w:rsidRDefault="00B05416" w:rsidP="00817AEF">
            <w:pPr>
              <w:pStyle w:val="List1"/>
              <w:numPr>
                <w:ilvl w:val="0"/>
                <w:numId w:val="0"/>
              </w:numPr>
              <w:tabs>
                <w:tab w:val="clear" w:pos="1080"/>
              </w:tabs>
              <w:rPr>
                <w:ins w:id="4391" w:author="Tuleshov, Kurmanbek [Bolashak Atyrau Limited]" w:date="2022-10-28T14:45:00Z"/>
              </w:rPr>
            </w:pPr>
            <w:ins w:id="4392" w:author="Tuleshov, Kurmanbek [Bolashak Atyrau Limited]" w:date="2022-10-28T14:47:00Z">
              <w:r w:rsidRPr="00B66ED7">
                <w:t>General</w:t>
              </w:r>
            </w:ins>
          </w:p>
        </w:tc>
        <w:tc>
          <w:tcPr>
            <w:tcW w:w="6905" w:type="dxa"/>
            <w:gridSpan w:val="2"/>
          </w:tcPr>
          <w:p w14:paraId="075CD84E" w14:textId="1D7ACE82" w:rsidR="00B05416" w:rsidRDefault="00B05416" w:rsidP="00817AEF">
            <w:pPr>
              <w:pStyle w:val="List1"/>
              <w:numPr>
                <w:ilvl w:val="0"/>
                <w:numId w:val="0"/>
              </w:numPr>
              <w:tabs>
                <w:tab w:val="clear" w:pos="1080"/>
              </w:tabs>
              <w:rPr>
                <w:ins w:id="4393" w:author="Tuleshov, Kurmanbek [Bolashak Atyrau Limited]" w:date="2022-10-28T14:45:00Z"/>
              </w:rPr>
            </w:pPr>
            <w:ins w:id="4394" w:author="Tuleshov, Kurmanbek [Bolashak Atyrau Limited]" w:date="2022-10-28T14:47:00Z">
              <w:r w:rsidRPr="00B66ED7">
                <w:t>Installation according to installation manual from Manufacturer</w:t>
              </w:r>
            </w:ins>
          </w:p>
        </w:tc>
      </w:tr>
    </w:tbl>
    <w:p w14:paraId="276971DF" w14:textId="223A5114" w:rsidR="00817AEF" w:rsidRPr="00297AC2" w:rsidRDefault="00817AEF" w:rsidP="00FA1810">
      <w:pPr>
        <w:pStyle w:val="List1"/>
        <w:numPr>
          <w:ilvl w:val="0"/>
          <w:numId w:val="0"/>
        </w:numPr>
        <w:tabs>
          <w:tab w:val="clear" w:pos="1080"/>
        </w:tabs>
      </w:pPr>
    </w:p>
    <w:p w14:paraId="4BB64705" w14:textId="77777777" w:rsidR="00CD112F" w:rsidRPr="0010106F" w:rsidRDefault="00CD112F" w:rsidP="000656E2">
      <w:pPr>
        <w:pStyle w:val="Heading2"/>
      </w:pPr>
      <w:bookmarkStart w:id="4395" w:name="_Toc322011390"/>
      <w:bookmarkStart w:id="4396" w:name="_Toc117352221"/>
      <w:r w:rsidRPr="0010106F">
        <w:lastRenderedPageBreak/>
        <w:t>Fasteners</w:t>
      </w:r>
      <w:bookmarkEnd w:id="4395"/>
      <w:bookmarkEnd w:id="4396"/>
    </w:p>
    <w:p w14:paraId="4BB64706" w14:textId="13B1ECC7" w:rsidR="00CD112F" w:rsidRPr="00B2377D" w:rsidRDefault="00CD112F" w:rsidP="00B2377D">
      <w:pPr>
        <w:pStyle w:val="List1"/>
        <w:numPr>
          <w:ilvl w:val="0"/>
          <w:numId w:val="29"/>
        </w:numPr>
        <w:tabs>
          <w:tab w:val="clear" w:pos="1080"/>
          <w:tab w:val="left" w:pos="1134"/>
        </w:tabs>
        <w:ind w:left="1134" w:hanging="283"/>
      </w:pPr>
      <w:r w:rsidRPr="00B2377D">
        <w:t>Tie wire, banding, rivets, and screws shall be fully annealed Type 304</w:t>
      </w:r>
      <w:ins w:id="4397" w:author="Tuleshov, Kurmanbek [Bolashak Atyrau Limited]" w:date="2022-09-30T10:50:00Z">
        <w:r w:rsidR="00ED688A" w:rsidRPr="00B2377D">
          <w:rPr>
            <w:rPrChange w:id="4398" w:author="Tuleshov, Kurmanbek [Bolashak Atyrau Limited]" w:date="2022-10-20T15:57:00Z">
              <w:rPr>
                <w:lang w:val="ru-RU"/>
              </w:rPr>
            </w:rPrChange>
          </w:rPr>
          <w:t xml:space="preserve"> </w:t>
        </w:r>
      </w:ins>
      <w:ins w:id="4399" w:author="Tuleshov, Kurmanbek [Bolashak Atyrau Limited]" w:date="2022-10-20T13:37:00Z">
        <w:r w:rsidR="009C23CF" w:rsidRPr="00B2377D">
          <w:rPr>
            <w:rPrChange w:id="4400" w:author="Tuleshov, Kurmanbek [Bolashak Atyrau Limited]" w:date="2022-10-20T15:57:00Z">
              <w:rPr>
                <w:highlight w:val="yellow"/>
              </w:rPr>
            </w:rPrChange>
          </w:rPr>
          <w:t>or</w:t>
        </w:r>
      </w:ins>
      <w:ins w:id="4401" w:author="Tuleshov, Kurmanbek [Bolashak Atyrau Limited]" w:date="2022-09-30T10:50:00Z">
        <w:r w:rsidR="00ED688A" w:rsidRPr="00B2377D">
          <w:t xml:space="preserve"> 316</w:t>
        </w:r>
      </w:ins>
      <w:r w:rsidRPr="00B2377D">
        <w:t xml:space="preserve"> stainless steel.</w:t>
      </w:r>
    </w:p>
    <w:p w14:paraId="4BB64707" w14:textId="77777777" w:rsidR="00CD112F" w:rsidRPr="0010106F" w:rsidRDefault="00CD112F" w:rsidP="00B2377D">
      <w:pPr>
        <w:pStyle w:val="List1"/>
        <w:tabs>
          <w:tab w:val="clear" w:pos="1080"/>
          <w:tab w:val="left" w:pos="1134"/>
        </w:tabs>
        <w:ind w:left="1134" w:hanging="283"/>
      </w:pPr>
      <w:r w:rsidRPr="0010106F">
        <w:t>Wire for securing insulation shall be 16-gauge stainless steel. If required, vessel head floating rings shall be fabricated from stainless steel wire or cable heavier than 16-gauge.</w:t>
      </w:r>
    </w:p>
    <w:p w14:paraId="4BB64708" w14:textId="2013871D" w:rsidR="00CD112F" w:rsidRPr="0010106F" w:rsidRDefault="00CD112F" w:rsidP="00B2377D">
      <w:pPr>
        <w:pStyle w:val="List1"/>
        <w:tabs>
          <w:tab w:val="clear" w:pos="1080"/>
          <w:tab w:val="left" w:pos="1134"/>
        </w:tabs>
        <w:ind w:left="1134" w:hanging="283"/>
      </w:pPr>
      <w:r w:rsidRPr="0010106F">
        <w:t xml:space="preserve">Stainless steel </w:t>
      </w:r>
      <w:r w:rsidRPr="00B2377D">
        <w:t>fasteners for insulation and jacketing shall comply with table</w:t>
      </w:r>
      <w:r w:rsidR="00B2377D">
        <w:t xml:space="preserve"> </w:t>
      </w:r>
      <w:r w:rsidR="005B0940">
        <w:t>4</w:t>
      </w:r>
      <w:r w:rsidR="00B2377D" w:rsidRPr="00B2377D">
        <w:t>.</w:t>
      </w:r>
    </w:p>
    <w:p w14:paraId="4BB6471D" w14:textId="77777777" w:rsidR="00CD112F" w:rsidRPr="0010106F" w:rsidRDefault="00CD112F" w:rsidP="00B2377D">
      <w:pPr>
        <w:pStyle w:val="List1"/>
        <w:tabs>
          <w:tab w:val="clear" w:pos="1080"/>
          <w:tab w:val="left" w:pos="1134"/>
        </w:tabs>
        <w:ind w:left="1134" w:hanging="283"/>
      </w:pPr>
      <w:r w:rsidRPr="0010106F">
        <w:t>Rivets shall be of the type where the mandrel is retained after setting.</w:t>
      </w:r>
    </w:p>
    <w:p w14:paraId="4BB6471E" w14:textId="37B79F07" w:rsidR="00CD112F" w:rsidRDefault="00CD112F" w:rsidP="00B2377D">
      <w:pPr>
        <w:pStyle w:val="List1"/>
        <w:tabs>
          <w:tab w:val="clear" w:pos="1080"/>
          <w:tab w:val="left" w:pos="1134"/>
        </w:tabs>
        <w:ind w:left="1134" w:hanging="283"/>
      </w:pPr>
      <w:r w:rsidRPr="0010106F">
        <w:t>Tape shall be 20 mm (3/4 inch) wide glass fiber reinforced.</w:t>
      </w:r>
    </w:p>
    <w:p w14:paraId="123638B4" w14:textId="52F33A65" w:rsidR="00C17ED2" w:rsidRPr="00CF5BF1" w:rsidRDefault="00C17ED2" w:rsidP="00B2377D">
      <w:pPr>
        <w:pStyle w:val="List1"/>
        <w:tabs>
          <w:tab w:val="clear" w:pos="1080"/>
          <w:tab w:val="left" w:pos="1134"/>
        </w:tabs>
        <w:ind w:left="1134" w:hanging="283"/>
        <w:rPr>
          <w:ins w:id="4402" w:author="Tuleshov, Kurmanbek [Bolashak Atyrau Limited]" w:date="2022-09-27T16:50:00Z"/>
        </w:rPr>
      </w:pPr>
      <w:ins w:id="4403" w:author="Tuleshov, Kurmanbek [Bolashak Atyrau Limited]" w:date="2022-09-27T16:50:00Z">
        <w:r w:rsidRPr="00BE1FF3">
          <w:t>Breather springs shall be</w:t>
        </w:r>
      </w:ins>
      <w:ins w:id="4404" w:author="Tuleshov, Kurmanbek [Bolashak Atyrau Limited]" w:date="2022-09-27T16:53:00Z">
        <w:r w:rsidR="000B4CAB" w:rsidRPr="00E60B85">
          <w:t xml:space="preserve"> 100 mm</w:t>
        </w:r>
      </w:ins>
      <w:ins w:id="4405" w:author="Tuleshov, Kurmanbek [Bolashak Atyrau Limited]" w:date="2022-09-27T16:50:00Z">
        <w:r w:rsidRPr="006A0E02">
          <w:t xml:space="preserve"> </w:t>
        </w:r>
      </w:ins>
      <w:ins w:id="4406" w:author="Tuleshov, Kurmanbek [Bolashak Atyrau Limited]" w:date="2022-09-27T16:53:00Z">
        <w:r w:rsidR="00870FC9" w:rsidRPr="006A0E02">
          <w:t>(</w:t>
        </w:r>
      </w:ins>
      <w:ins w:id="4407" w:author="Tuleshov, Kurmanbek [Bolashak Atyrau Limited]" w:date="2022-09-27T16:50:00Z">
        <w:r w:rsidRPr="00122053">
          <w:t>4 inch</w:t>
        </w:r>
      </w:ins>
      <w:ins w:id="4408" w:author="Tuleshov, Kurmanbek [Bolashak Atyrau Limited]" w:date="2022-09-27T16:53:00Z">
        <w:r w:rsidR="00870FC9" w:rsidRPr="002B6A39">
          <w:t>)</w:t>
        </w:r>
      </w:ins>
      <w:ins w:id="4409" w:author="Tuleshov, Kurmanbek [Bolashak Atyrau Limited]" w:date="2022-09-27T16:50:00Z">
        <w:r w:rsidRPr="00657E2B">
          <w:t xml:space="preserve"> long by </w:t>
        </w:r>
      </w:ins>
      <w:ins w:id="4410" w:author="Tuleshov, Kurmanbek [Bolashak Atyrau Limited]" w:date="2022-09-27T16:54:00Z">
        <w:r w:rsidR="00340B54" w:rsidRPr="00ED6FEA">
          <w:t>30 mm (</w:t>
        </w:r>
      </w:ins>
      <w:ins w:id="4411" w:author="Tuleshov, Kurmanbek [Bolashak Atyrau Limited]" w:date="2022-09-27T16:50:00Z">
        <w:r w:rsidRPr="007C080B">
          <w:t>1.1875 inch</w:t>
        </w:r>
      </w:ins>
      <w:ins w:id="4412" w:author="Tuleshov, Kurmanbek [Bolashak Atyrau Limited]" w:date="2022-09-27T16:54:00Z">
        <w:r w:rsidR="00340B54" w:rsidRPr="007C080B">
          <w:t xml:space="preserve">) </w:t>
        </w:r>
      </w:ins>
      <w:ins w:id="4413" w:author="Tuleshov, Kurmanbek [Bolashak Atyrau Limited]" w:date="2022-09-27T16:50:00Z">
        <w:r w:rsidRPr="00CF5BF1">
          <w:t xml:space="preserve">wide by </w:t>
        </w:r>
      </w:ins>
      <w:ins w:id="4414" w:author="Tuleshov, Kurmanbek [Bolashak Atyrau Limited]" w:date="2022-09-27T16:53:00Z">
        <w:r w:rsidR="00870FC9" w:rsidRPr="00CF5BF1">
          <w:t xml:space="preserve"> 10 mm </w:t>
        </w:r>
      </w:ins>
      <w:ins w:id="4415" w:author="Tuleshov, Kurmanbek [Bolashak Atyrau Limited]" w:date="2022-09-27T16:52:00Z">
        <w:r w:rsidR="00870FC9" w:rsidRPr="00CF5BF1">
          <w:t>(</w:t>
        </w:r>
      </w:ins>
      <w:ins w:id="4416" w:author="Tuleshov, Kurmanbek [Bolashak Atyrau Limited]" w:date="2022-09-27T16:50:00Z">
        <w:r w:rsidRPr="00CF5BF1">
          <w:t>0.375 inch</w:t>
        </w:r>
      </w:ins>
      <w:ins w:id="4417" w:author="Tuleshov, Kurmanbek [Bolashak Atyrau Limited]" w:date="2022-09-27T16:52:00Z">
        <w:r w:rsidR="00870FC9" w:rsidRPr="00CF5BF1">
          <w:t>)</w:t>
        </w:r>
      </w:ins>
      <w:ins w:id="4418" w:author="Tuleshov, Kurmanbek [Bolashak Atyrau Limited]" w:date="2022-09-27T16:50:00Z">
        <w:r w:rsidRPr="00CF5BF1">
          <w:t xml:space="preserve"> thick Type 302 SS.</w:t>
        </w:r>
      </w:ins>
    </w:p>
    <w:p w14:paraId="270A699E" w14:textId="77777777" w:rsidR="00C17ED2" w:rsidRPr="00CF5BF1" w:rsidRDefault="00C17ED2" w:rsidP="00B2377D">
      <w:pPr>
        <w:pStyle w:val="List1"/>
        <w:tabs>
          <w:tab w:val="clear" w:pos="1080"/>
          <w:tab w:val="left" w:pos="1134"/>
        </w:tabs>
        <w:ind w:left="1134" w:hanging="283"/>
        <w:rPr>
          <w:ins w:id="4419" w:author="Tuleshov, Kurmanbek [Bolashak Atyrau Limited]" w:date="2022-09-27T16:50:00Z"/>
        </w:rPr>
      </w:pPr>
      <w:ins w:id="4420" w:author="Tuleshov, Kurmanbek [Bolashak Atyrau Limited]" w:date="2022-09-27T16:50:00Z">
        <w:r w:rsidRPr="00CF5BF1">
          <w:t>Jacket compression springs shall meet the following requirements:</w:t>
        </w:r>
      </w:ins>
    </w:p>
    <w:p w14:paraId="55828A98" w14:textId="6B389EA6" w:rsidR="00C17ED2" w:rsidRPr="00CF5BF1" w:rsidRDefault="00C17ED2">
      <w:pPr>
        <w:pStyle w:val="List1"/>
        <w:numPr>
          <w:ilvl w:val="0"/>
          <w:numId w:val="0"/>
        </w:numPr>
        <w:tabs>
          <w:tab w:val="clear" w:pos="1080"/>
          <w:tab w:val="left" w:pos="1276"/>
        </w:tabs>
        <w:ind w:left="1276" w:hanging="142"/>
        <w:rPr>
          <w:ins w:id="4421" w:author="Tuleshov, Kurmanbek [Bolashak Atyrau Limited]" w:date="2022-09-27T16:50:00Z"/>
        </w:rPr>
        <w:pPrChange w:id="4422" w:author="Tuleshov, Kurmanbek [Bolashak Atyrau Limited]" w:date="2022-10-10T23:55:00Z">
          <w:pPr>
            <w:pStyle w:val="List1"/>
            <w:numPr>
              <w:numId w:val="0"/>
            </w:numPr>
            <w:ind w:left="1080" w:firstLine="0"/>
          </w:pPr>
        </w:pPrChange>
      </w:pPr>
      <w:ins w:id="4423" w:author="Tuleshov, Kurmanbek [Bolashak Atyrau Limited]" w:date="2022-09-27T16:50:00Z">
        <w:r w:rsidRPr="00CF5BF1">
          <w:t xml:space="preserve">1. Provide </w:t>
        </w:r>
      </w:ins>
      <w:ins w:id="4424" w:author="Tuleshov, Kurmanbek [Bolashak Atyrau Limited]" w:date="2022-09-27T16:55:00Z">
        <w:r w:rsidR="00DD6F85" w:rsidRPr="00CF5BF1">
          <w:t xml:space="preserve"> 1.4 kg/mm  (</w:t>
        </w:r>
      </w:ins>
      <w:ins w:id="4425" w:author="Tuleshov, Kurmanbek [Bolashak Atyrau Limited]" w:date="2022-09-27T16:50:00Z">
        <w:r w:rsidRPr="00CF5BF1">
          <w:t>80 lb/inch</w:t>
        </w:r>
      </w:ins>
      <w:ins w:id="4426" w:author="Tuleshov, Kurmanbek [Bolashak Atyrau Limited]" w:date="2022-09-27T16:55:00Z">
        <w:r w:rsidR="00DD6F85" w:rsidRPr="00CF5BF1">
          <w:t>)</w:t>
        </w:r>
      </w:ins>
      <w:ins w:id="4427" w:author="Tuleshov, Kurmanbek [Bolashak Atyrau Limited]" w:date="2022-09-27T16:50:00Z">
        <w:r w:rsidRPr="00CF5BF1">
          <w:t xml:space="preserve"> of compression.</w:t>
        </w:r>
      </w:ins>
    </w:p>
    <w:p w14:paraId="0B24E6AF" w14:textId="6DBB706F" w:rsidR="00AD5D4B" w:rsidRPr="00BE1FF3" w:rsidRDefault="00AD5D4B">
      <w:pPr>
        <w:pStyle w:val="List1"/>
        <w:numPr>
          <w:ilvl w:val="0"/>
          <w:numId w:val="0"/>
        </w:numPr>
        <w:tabs>
          <w:tab w:val="clear" w:pos="1080"/>
          <w:tab w:val="left" w:pos="1276"/>
        </w:tabs>
        <w:ind w:left="1276" w:hanging="142"/>
        <w:rPr>
          <w:ins w:id="4428" w:author="Tuleshov, Kurmanbek [Bolashak Atyrau Limited]" w:date="2022-09-27T16:50:00Z"/>
        </w:rPr>
        <w:pPrChange w:id="4429" w:author="Tuleshov, Kurmanbek [Bolashak Atyrau Limited]" w:date="2022-10-10T23:55:00Z">
          <w:pPr>
            <w:pStyle w:val="List1"/>
          </w:pPr>
        </w:pPrChange>
      </w:pPr>
      <w:ins w:id="4430" w:author="Tuleshov, Kurmanbek [Bolashak Atyrau Limited]" w:date="2022-09-27T16:50:00Z">
        <w:r w:rsidRPr="00CF5BF1">
          <w:rPr>
            <w:rPrChange w:id="4431" w:author="Tuleshov, Kurmanbek [Bolashak Atyrau Limited]" w:date="2022-10-10T21:58:00Z">
              <w:rPr>
                <w:rFonts w:ascii="Segoe UI" w:hAnsi="Segoe UI" w:cs="Segoe UI"/>
                <w:sz w:val="20"/>
                <w:szCs w:val="20"/>
              </w:rPr>
            </w:rPrChange>
          </w:rPr>
          <w:t xml:space="preserve">2. </w:t>
        </w:r>
        <w:r w:rsidRPr="00CF5BF1">
          <w:rPr>
            <w:rPrChange w:id="4432" w:author="Tuleshov, Kurmanbek [Bolashak Atyrau Limited]" w:date="2022-10-10T21:58:00Z">
              <w:rPr>
                <w:rFonts w:ascii="Segoe UI" w:hAnsi="Segoe UI" w:cs="Segoe UI"/>
                <w:color w:val="323232"/>
                <w:sz w:val="20"/>
                <w:szCs w:val="20"/>
              </w:rPr>
            </w:rPrChange>
          </w:rPr>
          <w:t xml:space="preserve">Be sized for use with </w:t>
        </w:r>
      </w:ins>
      <w:ins w:id="4433" w:author="Tuleshov, Kurmanbek [Bolashak Atyrau Limited]" w:date="2022-10-10T11:02:00Z">
        <w:r w:rsidR="00924ACE" w:rsidRPr="00CF5BF1">
          <w:rPr>
            <w:rPrChange w:id="4434" w:author="Tuleshov, Kurmanbek [Bolashak Atyrau Limited]" w:date="2022-10-10T21:58:00Z">
              <w:rPr>
                <w:lang w:val="ru-RU"/>
              </w:rPr>
            </w:rPrChange>
          </w:rPr>
          <w:t>20</w:t>
        </w:r>
      </w:ins>
      <w:ins w:id="4435" w:author="Tuleshov, Kurmanbek [Bolashak Atyrau Limited]" w:date="2022-09-27T16:55:00Z">
        <w:r w:rsidR="00DD6F85" w:rsidRPr="00BE1FF3">
          <w:t xml:space="preserve"> mm (</w:t>
        </w:r>
      </w:ins>
      <w:ins w:id="4436" w:author="Tuleshov, Kurmanbek [Bolashak Atyrau Limited]" w:date="2022-09-27T16:50:00Z">
        <w:r w:rsidRPr="00CF5BF1">
          <w:rPr>
            <w:rPrChange w:id="4437" w:author="Tuleshov, Kurmanbek [Bolashak Atyrau Limited]" w:date="2022-10-10T21:58:00Z">
              <w:rPr>
                <w:rFonts w:ascii="Segoe UI" w:hAnsi="Segoe UI" w:cs="Segoe UI"/>
                <w:color w:val="323232"/>
                <w:sz w:val="20"/>
                <w:szCs w:val="20"/>
              </w:rPr>
            </w:rPrChange>
          </w:rPr>
          <w:t>0.75 inch</w:t>
        </w:r>
      </w:ins>
      <w:ins w:id="4438" w:author="Tuleshov, Kurmanbek [Bolashak Atyrau Limited]" w:date="2022-09-27T16:55:00Z">
        <w:r w:rsidR="00DD6F85" w:rsidRPr="00BE1FF3">
          <w:t>)</w:t>
        </w:r>
      </w:ins>
      <w:ins w:id="4439" w:author="Tuleshov, Kurmanbek [Bolashak Atyrau Limited]" w:date="2022-09-27T16:50:00Z">
        <w:r w:rsidRPr="00CF5BF1">
          <w:rPr>
            <w:rPrChange w:id="4440" w:author="Tuleshov, Kurmanbek [Bolashak Atyrau Limited]" w:date="2022-10-10T21:58:00Z">
              <w:rPr>
                <w:rFonts w:ascii="Segoe UI" w:hAnsi="Segoe UI" w:cs="Segoe UI"/>
                <w:color w:val="323232"/>
                <w:sz w:val="20"/>
                <w:szCs w:val="20"/>
              </w:rPr>
            </w:rPrChange>
          </w:rPr>
          <w:t xml:space="preserve"> wide banding.</w:t>
        </w:r>
      </w:ins>
    </w:p>
    <w:p w14:paraId="1A5C95C1" w14:textId="35952042" w:rsidR="006936C7" w:rsidRPr="00BE1FF3" w:rsidRDefault="00870FC9" w:rsidP="00B2377D">
      <w:pPr>
        <w:pStyle w:val="List1"/>
        <w:tabs>
          <w:tab w:val="clear" w:pos="1080"/>
          <w:tab w:val="left" w:pos="1134"/>
        </w:tabs>
        <w:ind w:left="1134" w:hanging="283"/>
      </w:pPr>
      <w:ins w:id="4441" w:author="Tuleshov, Kurmanbek [Bolashak Atyrau Limited]" w:date="2022-09-27T16:52:00Z">
        <w:r w:rsidRPr="00CF5BF1">
          <w:rPr>
            <w:rPrChange w:id="4442" w:author="Tuleshov, Kurmanbek [Bolashak Atyrau Limited]" w:date="2022-10-10T21:58:00Z">
              <w:rPr>
                <w:rFonts w:ascii="Segoe UI" w:hAnsi="Segoe UI" w:cs="Segoe UI"/>
                <w:color w:val="323232"/>
                <w:sz w:val="20"/>
                <w:szCs w:val="20"/>
              </w:rPr>
            </w:rPrChange>
          </w:rPr>
          <w:t>Crimp-type closed seals shall be used for band securement with compression springs.</w:t>
        </w:r>
      </w:ins>
    </w:p>
    <w:p w14:paraId="4BB6471F" w14:textId="1681E8DE" w:rsidR="00CD112F" w:rsidRPr="0010106F" w:rsidRDefault="00CD112F" w:rsidP="007E6327">
      <w:pPr>
        <w:pStyle w:val="Heading2"/>
      </w:pPr>
      <w:bookmarkStart w:id="4443" w:name="_Toc322011392"/>
      <w:bookmarkStart w:id="4444" w:name="_Toc117352222"/>
      <w:r w:rsidRPr="0010106F">
        <w:t>Ancillary Materials</w:t>
      </w:r>
      <w:bookmarkEnd w:id="4443"/>
      <w:bookmarkEnd w:id="4444"/>
    </w:p>
    <w:p w14:paraId="4BB64720" w14:textId="77777777" w:rsidR="00D0332A" w:rsidRPr="0010106F" w:rsidRDefault="00CD112F" w:rsidP="003F5D72">
      <w:pPr>
        <w:pStyle w:val="Text1"/>
        <w:ind w:left="851"/>
      </w:pPr>
      <w:r w:rsidRPr="0010106F">
        <w:t>There are several ancillary materials which shall be used to ensure that the insulation system forms an effective seal to prevent ingress of fluids, or for other special applications.</w:t>
      </w:r>
    </w:p>
    <w:p w14:paraId="4BB64721" w14:textId="77777777" w:rsidR="00D0332A" w:rsidRPr="0010106F" w:rsidRDefault="00CD112F" w:rsidP="003F5D72">
      <w:pPr>
        <w:pStyle w:val="List1"/>
        <w:numPr>
          <w:ilvl w:val="0"/>
          <w:numId w:val="104"/>
        </w:numPr>
        <w:ind w:left="851" w:firstLine="0"/>
        <w:jc w:val="both"/>
      </w:pPr>
      <w:r w:rsidRPr="0010106F">
        <w:t>Hard Set Cements. Armour Set BD6 or Equivalent.</w:t>
      </w:r>
    </w:p>
    <w:p w14:paraId="4BB64722" w14:textId="77777777" w:rsidR="00D0332A" w:rsidRPr="0010106F" w:rsidRDefault="00CD112F" w:rsidP="003F5D72">
      <w:pPr>
        <w:pStyle w:val="List1Continued"/>
        <w:ind w:left="851"/>
      </w:pPr>
      <w:r w:rsidRPr="0010106F">
        <w:t>An asbestos-free composition consisting of Portland Cement reinforced with long, graded, glass silk fibres. It provides a low cost protective coating with a hydraulic set and gives a high degree of mechanical protection. It shall be used for sealing ends of pipe runs at flanges (in hydrocarbon service even where the Flanges are being insulated), and can be used over mattresses on heat exchanger end covers, pumps etc.</w:t>
      </w:r>
    </w:p>
    <w:p w14:paraId="4BB64723" w14:textId="77777777" w:rsidR="00D0332A" w:rsidRPr="0010106F" w:rsidRDefault="00CD112F" w:rsidP="003F5D72">
      <w:pPr>
        <w:pStyle w:val="List1Continued"/>
        <w:ind w:left="851"/>
      </w:pPr>
      <w:r w:rsidRPr="0010106F">
        <w:t>After several expansion cycles this finish has a tendency to crack. Consider the use of aluzinc bevelled end caps as a recommended alternate.</w:t>
      </w:r>
    </w:p>
    <w:p w14:paraId="4BB64724" w14:textId="77777777" w:rsidR="00D0332A" w:rsidRPr="0010106F" w:rsidRDefault="00CD112F" w:rsidP="003F5D72">
      <w:pPr>
        <w:pStyle w:val="List1"/>
        <w:ind w:left="851" w:firstLine="0"/>
        <w:jc w:val="both"/>
      </w:pPr>
      <w:r w:rsidRPr="0010106F">
        <w:t>Sheeting Sealants:</w:t>
      </w:r>
    </w:p>
    <w:p w14:paraId="4BB64725" w14:textId="77777777" w:rsidR="00D0332A" w:rsidRPr="0010106F" w:rsidRDefault="00CD112F" w:rsidP="003F5D72">
      <w:pPr>
        <w:pStyle w:val="List1Continued"/>
        <w:ind w:left="851"/>
      </w:pPr>
      <w:r w:rsidRPr="0010106F">
        <w:t>For sealing joints in metal sheeting, mastic sealants such as Foster Elastolar Metal 95-44, or equivalent shall be used.</w:t>
      </w:r>
    </w:p>
    <w:p w14:paraId="4BB64726" w14:textId="77777777" w:rsidR="00D0332A" w:rsidRPr="0010106F" w:rsidRDefault="00CD112F" w:rsidP="003F5D72">
      <w:pPr>
        <w:pStyle w:val="List1"/>
        <w:ind w:left="851" w:firstLine="0"/>
        <w:jc w:val="both"/>
      </w:pPr>
      <w:r w:rsidRPr="0010106F">
        <w:t>Bandages:</w:t>
      </w:r>
    </w:p>
    <w:p w14:paraId="4BB64727" w14:textId="77777777" w:rsidR="00D0332A" w:rsidRPr="0010106F" w:rsidRDefault="00CD112F" w:rsidP="003F5D72">
      <w:pPr>
        <w:pStyle w:val="List1Continued"/>
        <w:ind w:left="851"/>
      </w:pPr>
      <w:r w:rsidRPr="0010106F">
        <w:t>These shall be used in areas particularly prone to ingress of fluids into insulation e.g. sheeting in below grade lagged drain lines.</w:t>
      </w:r>
    </w:p>
    <w:p w14:paraId="4BB64728" w14:textId="77777777" w:rsidR="00CD112F" w:rsidRPr="0010106F" w:rsidRDefault="00CD112F" w:rsidP="00E329B7">
      <w:pPr>
        <w:pStyle w:val="Heading2"/>
      </w:pPr>
      <w:bookmarkStart w:id="4445" w:name="_Toc322011393"/>
      <w:bookmarkStart w:id="4446" w:name="_Toc117352223"/>
      <w:r w:rsidRPr="0010106F">
        <w:t>Mastic</w:t>
      </w:r>
      <w:bookmarkEnd w:id="4445"/>
      <w:bookmarkEnd w:id="4446"/>
    </w:p>
    <w:p w14:paraId="4BB64729" w14:textId="77777777" w:rsidR="00CD112F" w:rsidRPr="0010106F" w:rsidRDefault="00CD112F" w:rsidP="003F5D72">
      <w:pPr>
        <w:pStyle w:val="List1"/>
        <w:numPr>
          <w:ilvl w:val="0"/>
          <w:numId w:val="30"/>
        </w:numPr>
        <w:tabs>
          <w:tab w:val="clear" w:pos="1080"/>
          <w:tab w:val="left" w:pos="1134"/>
        </w:tabs>
        <w:ind w:left="1134" w:hanging="283"/>
      </w:pPr>
      <w:r w:rsidRPr="0010106F">
        <w:t>Mastic shall be of the asphalt emulsion-base type or the polyvinyl-acetate emulsion type.</w:t>
      </w:r>
    </w:p>
    <w:p w14:paraId="4BB6472A" w14:textId="77777777" w:rsidR="00CD112F" w:rsidRPr="0010106F" w:rsidRDefault="00CD112F" w:rsidP="003F5D72">
      <w:pPr>
        <w:pStyle w:val="List1"/>
        <w:numPr>
          <w:ilvl w:val="0"/>
          <w:numId w:val="30"/>
        </w:numPr>
        <w:tabs>
          <w:tab w:val="clear" w:pos="1080"/>
          <w:tab w:val="left" w:pos="1134"/>
        </w:tabs>
        <w:ind w:left="1134" w:hanging="283"/>
      </w:pPr>
      <w:r w:rsidRPr="0010106F">
        <w:t>Mastics shall be weather and fire resistant and capable of withstanding 90°C (200°F) surface temperatures.</w:t>
      </w:r>
    </w:p>
    <w:p w14:paraId="4BB6472B" w14:textId="77777777" w:rsidR="00D0332A" w:rsidRPr="0010106F" w:rsidRDefault="00CD112F" w:rsidP="00AD51BE">
      <w:pPr>
        <w:pStyle w:val="Heading2"/>
      </w:pPr>
      <w:bookmarkStart w:id="4447" w:name="_Toc322011394"/>
      <w:bookmarkStart w:id="4448" w:name="_Toc117352224"/>
      <w:r w:rsidRPr="0010106F">
        <w:t>Selection of Materials</w:t>
      </w:r>
      <w:bookmarkEnd w:id="4447"/>
      <w:bookmarkEnd w:id="4448"/>
    </w:p>
    <w:p w14:paraId="4BB6472C" w14:textId="0746C76F" w:rsidR="00D0332A" w:rsidRPr="00C42C61" w:rsidDel="00535E7A" w:rsidRDefault="00CD112F" w:rsidP="00AD51BE">
      <w:pPr>
        <w:pStyle w:val="List1"/>
        <w:numPr>
          <w:ilvl w:val="0"/>
          <w:numId w:val="68"/>
        </w:numPr>
        <w:rPr>
          <w:del w:id="4449" w:author="Tuleshov, Kurmanbek [Bolashak Atyrau Limited]" w:date="2022-09-27T17:20:00Z"/>
        </w:rPr>
      </w:pPr>
      <w:del w:id="4450" w:author="Tuleshov, Kurmanbek [Bolashak Atyrau Limited]" w:date="2022-09-27T17:20:00Z">
        <w:r w:rsidRPr="00C42C61" w:rsidDel="00535E7A">
          <w:delText>Unless otherwise agreed by the Company, materials shall be selected from those described below. All materials used shall comply with the relevant BS or ASTM standards</w:delText>
        </w:r>
      </w:del>
    </w:p>
    <w:p w14:paraId="4BB6472D" w14:textId="2D51FE00" w:rsidR="00D0332A" w:rsidRPr="00C42C61" w:rsidDel="000706DA" w:rsidRDefault="00CD112F" w:rsidP="00AD51BE">
      <w:pPr>
        <w:pStyle w:val="List1"/>
        <w:numPr>
          <w:ilvl w:val="0"/>
          <w:numId w:val="67"/>
        </w:numPr>
        <w:rPr>
          <w:del w:id="4451" w:author="Tuleshov, Kurmanbek [Bolashak Atyrau Limited]" w:date="2022-09-29T09:32:00Z"/>
        </w:rPr>
      </w:pPr>
      <w:del w:id="4452" w:author="Tuleshov, Kurmanbek [Bolashak Atyrau Limited]" w:date="2022-09-29T09:32:00Z">
        <w:r w:rsidRPr="00C42C61" w:rsidDel="000706DA">
          <w:delText>The amount of water-soluble chloride in Mineral Wool insulation shall not exceed 14mg per kg material, when measured in accordance with BS 2972 Part 22.</w:delText>
        </w:r>
      </w:del>
    </w:p>
    <w:p w14:paraId="4BB6472E" w14:textId="2D15B85A" w:rsidR="00D0332A" w:rsidRPr="00C42C61" w:rsidDel="00BD6A03" w:rsidRDefault="00CD112F">
      <w:pPr>
        <w:pStyle w:val="List1"/>
        <w:numPr>
          <w:ilvl w:val="0"/>
          <w:numId w:val="279"/>
        </w:numPr>
        <w:rPr>
          <w:del w:id="4453" w:author="Tuleshov, Kurmanbek [Bolashak Atyrau Limited]" w:date="2022-10-21T10:38:00Z"/>
        </w:rPr>
        <w:pPrChange w:id="4454" w:author="Tuleshov, Kurmanbek [Bolashak Atyrau Limited]" w:date="2022-10-10T11:07:00Z">
          <w:pPr>
            <w:pStyle w:val="List1"/>
            <w:numPr>
              <w:numId w:val="67"/>
            </w:numPr>
          </w:pPr>
        </w:pPrChange>
      </w:pPr>
      <w:del w:id="4455" w:author="Tuleshov, Kurmanbek [Bolashak Atyrau Limited]" w:date="2022-10-21T10:38:00Z">
        <w:r w:rsidRPr="00BE1FF3" w:rsidDel="00BD6A03">
          <w:delText>The pH shall be between 7 and 8 in wet conditions. The insulation shall be water repellent quality when measured in accordance with BS 2972 Part 2, Partial Immersion, based on the following:</w:delText>
        </w:r>
      </w:del>
    </w:p>
    <w:p w14:paraId="4BB6472F" w14:textId="481635EF" w:rsidR="00D0332A" w:rsidRPr="00C42C61" w:rsidDel="00BD6A03" w:rsidRDefault="00CD112F" w:rsidP="00AD51BE">
      <w:pPr>
        <w:pStyle w:val="ListAlpha1"/>
        <w:rPr>
          <w:del w:id="4456" w:author="Tuleshov, Kurmanbek [Bolashak Atyrau Limited]" w:date="2022-10-21T10:38:00Z"/>
        </w:rPr>
      </w:pPr>
      <w:del w:id="4457" w:author="Tuleshov, Kurmanbek [Bolashak Atyrau Limited]" w:date="2022-10-21T10:38:00Z">
        <w:r w:rsidRPr="00C42C61" w:rsidDel="00BD6A03">
          <w:delText>Water depth 6</w:delText>
        </w:r>
        <w:r w:rsidR="000656E2" w:rsidRPr="00C42C61" w:rsidDel="00BD6A03">
          <w:delText xml:space="preserve"> </w:delText>
        </w:r>
        <w:r w:rsidRPr="00C42C61" w:rsidDel="00BD6A03">
          <w:delText>mm</w:delText>
        </w:r>
      </w:del>
    </w:p>
    <w:p w14:paraId="4BB64730" w14:textId="65B8BA3A" w:rsidR="00D0332A" w:rsidRPr="00C42C61" w:rsidDel="00BD6A03" w:rsidRDefault="00CD112F" w:rsidP="00AD51BE">
      <w:pPr>
        <w:pStyle w:val="ListAlpha1"/>
        <w:rPr>
          <w:del w:id="4458" w:author="Tuleshov, Kurmanbek [Bolashak Atyrau Limited]" w:date="2022-10-21T10:38:00Z"/>
        </w:rPr>
      </w:pPr>
      <w:del w:id="4459" w:author="Tuleshov, Kurmanbek [Bolashak Atyrau Limited]" w:date="2022-10-21T10:38:00Z">
        <w:r w:rsidRPr="00C42C61" w:rsidDel="00BD6A03">
          <w:delText>Maximum absorption 0.5 kg/m²</w:delText>
        </w:r>
      </w:del>
    </w:p>
    <w:p w14:paraId="4BB64731" w14:textId="216C4476" w:rsidR="00D0332A" w:rsidRPr="00C42C61" w:rsidDel="006F6B90" w:rsidRDefault="00CD112F" w:rsidP="00AD51BE">
      <w:pPr>
        <w:pStyle w:val="List1"/>
        <w:numPr>
          <w:ilvl w:val="0"/>
          <w:numId w:val="67"/>
        </w:numPr>
        <w:rPr>
          <w:del w:id="4460" w:author="Tuleshov, Kurmanbek [Bolashak Atyrau Limited]" w:date="2022-10-20T13:43:00Z"/>
        </w:rPr>
      </w:pPr>
      <w:del w:id="4461" w:author="Tuleshov, Kurmanbek [Bolashak Atyrau Limited]" w:date="2022-10-20T13:43:00Z">
        <w:r w:rsidRPr="00C42C61" w:rsidDel="006F6B90">
          <w:delText>No flammable materials shall be attached to the insulation. Insulation materials shall be free from asbestos.</w:delText>
        </w:r>
      </w:del>
    </w:p>
    <w:p w14:paraId="4BB64732" w14:textId="2F6DEB77" w:rsidR="00D0332A" w:rsidRPr="00C42C61" w:rsidDel="00054686" w:rsidRDefault="002B1853" w:rsidP="00AD51BE">
      <w:pPr>
        <w:pStyle w:val="Text1Bold"/>
        <w:rPr>
          <w:del w:id="4462" w:author="Tuleshov, Kurmanbek [Bolashak Atyrau Limited]" w:date="2022-09-29T09:33:00Z"/>
        </w:rPr>
      </w:pPr>
      <w:del w:id="4463" w:author="Tuleshov, Kurmanbek [Bolashak Atyrau Limited]" w:date="2022-09-29T09:33:00Z">
        <w:r w:rsidRPr="00C42C61" w:rsidDel="00054686">
          <w:delText>Note a</w:delText>
        </w:r>
        <w:r w:rsidR="00CD112F" w:rsidRPr="00C42C61" w:rsidDel="00054686">
          <w:delText xml:space="preserve">: </w:delText>
        </w:r>
        <w:r w:rsidR="00D0332A" w:rsidRPr="00C42C61" w:rsidDel="00054686">
          <w:rPr>
            <w:b w:val="0"/>
          </w:rPr>
          <w:delText>Insulation can be rigid pre-formed, flexible slab or flexible mat types.</w:delText>
        </w:r>
      </w:del>
    </w:p>
    <w:p w14:paraId="4BB64733" w14:textId="77777777" w:rsidR="00D0332A" w:rsidRPr="00C42C61" w:rsidRDefault="00CD112F" w:rsidP="00AD51BE">
      <w:pPr>
        <w:pStyle w:val="Heading3"/>
      </w:pPr>
      <w:r w:rsidRPr="00C42C61">
        <w:t>Pipework (up to 600</w:t>
      </w:r>
      <w:r w:rsidR="000656E2" w:rsidRPr="00C42C61">
        <w:t xml:space="preserve"> </w:t>
      </w:r>
      <w:r w:rsidRPr="00C42C61">
        <w:t>mm Dia)</w:t>
      </w:r>
    </w:p>
    <w:p w14:paraId="4BB64734" w14:textId="74D3ACB7" w:rsidR="00D0332A" w:rsidRPr="00C42C61" w:rsidDel="00834EE4" w:rsidRDefault="00CD112F" w:rsidP="00AD51BE">
      <w:pPr>
        <w:pStyle w:val="Text1"/>
        <w:rPr>
          <w:del w:id="4464" w:author="Tuleshov, Kurmanbek [Bolashak Atyrau Limited]" w:date="2022-09-28T09:08:00Z"/>
        </w:rPr>
      </w:pPr>
      <w:del w:id="4465" w:author="Tuleshov, Kurmanbek [Bolashak Atyrau Limited]" w:date="2022-09-28T09:08:00Z">
        <w:r w:rsidRPr="00C42C61" w:rsidDel="00834EE4">
          <w:delText>Pre-formed section as per para 10.0.1</w:delText>
        </w:r>
      </w:del>
    </w:p>
    <w:p w14:paraId="7795E77B" w14:textId="38984527" w:rsidR="00834EE4" w:rsidRPr="00C42C61" w:rsidRDefault="00834EE4" w:rsidP="00AD51BE">
      <w:pPr>
        <w:pStyle w:val="Text1"/>
        <w:rPr>
          <w:ins w:id="4466" w:author="Tuleshov, Kurmanbek [Bolashak Atyrau Limited]" w:date="2022-10-10T11:17:00Z"/>
        </w:rPr>
      </w:pPr>
      <w:ins w:id="4467" w:author="Tuleshov, Kurmanbek [Bolashak Atyrau Limited]" w:date="2022-09-28T09:08:00Z">
        <w:r w:rsidRPr="00BE1FF3">
          <w:t xml:space="preserve">All piping in hot service, except size 1½” and below at operating temperature 150º C and below, shall be insulated with rigid preformed half sections of water repellent mineral wool. </w:t>
        </w:r>
        <w:r w:rsidRPr="00BE1FF3">
          <w:lastRenderedPageBreak/>
          <w:t>For pipe work up to and including 2</w:t>
        </w:r>
        <w:r w:rsidRPr="00C42C61">
          <w:t>4″ nominal bore (610 mm O.D.), PAROC  (or approved equal), pre-formed 100 - 120 E, (100 to 120 kg/m³ density), shall be used.</w:t>
        </w:r>
      </w:ins>
    </w:p>
    <w:p w14:paraId="44A1AD34" w14:textId="5F26B2F0" w:rsidR="007566F0" w:rsidRPr="00C42C61" w:rsidRDefault="007566F0">
      <w:pPr>
        <w:pStyle w:val="List1Continued"/>
        <w:ind w:hanging="371"/>
        <w:rPr>
          <w:ins w:id="4468" w:author="Tuleshov, Kurmanbek [Bolashak Atyrau Limited]" w:date="2022-09-28T09:10:00Z"/>
        </w:rPr>
        <w:pPrChange w:id="4469" w:author="Tuleshov, Kurmanbek [Bolashak Atyrau Limited]" w:date="2022-10-10T11:17:00Z">
          <w:pPr>
            <w:pStyle w:val="Text1"/>
          </w:pPr>
        </w:pPrChange>
      </w:pPr>
      <w:ins w:id="4470" w:author="Tuleshov, Kurmanbek [Bolashak Atyrau Limited]" w:date="2022-10-10T11:17:00Z">
        <w:r w:rsidRPr="00C42C61">
          <w:rPr>
            <w:b/>
          </w:rPr>
          <w:t>Note</w:t>
        </w:r>
        <w:r w:rsidRPr="00C42C61">
          <w:t>: Insulation can be rigid pre-formed, flexible slab or flexible mat types.</w:t>
        </w:r>
      </w:ins>
    </w:p>
    <w:p w14:paraId="0C72C710" w14:textId="0C08E390" w:rsidR="00834EE4" w:rsidRDefault="00834EE4">
      <w:pPr>
        <w:pStyle w:val="List1"/>
        <w:numPr>
          <w:ilvl w:val="0"/>
          <w:numId w:val="0"/>
        </w:numPr>
        <w:ind w:left="720"/>
        <w:rPr>
          <w:ins w:id="4471" w:author="Tuleshov, Kurmanbek [Bolashak Atyrau Limited]" w:date="2022-10-10T11:14:00Z"/>
        </w:rPr>
      </w:pPr>
      <w:ins w:id="4472" w:author="Tuleshov, Kurmanbek [Bolashak Atyrau Limited]" w:date="2022-09-28T09:12:00Z">
        <w:r w:rsidRPr="00C42C61">
          <w:t>Piping size 1½” and below at operating temperature 150º C and below, shall be insulated with HT/Armaflex (or approved equal) Foamed Nitrile Rubber flexible insulation</w:t>
        </w:r>
        <w:r w:rsidRPr="00866EA9">
          <w:rPr>
            <w:highlight w:val="yellow"/>
            <w:rPrChange w:id="4473" w:author="Tuleshov, Kurmanbek [Bolashak Atyrau Limited]" w:date="2022-10-10T22:03:00Z">
              <w:rPr/>
            </w:rPrChange>
          </w:rPr>
          <w:t>.</w:t>
        </w:r>
      </w:ins>
    </w:p>
    <w:p w14:paraId="4BB64735" w14:textId="77777777" w:rsidR="00D0332A" w:rsidRPr="0010106F" w:rsidRDefault="00CD112F" w:rsidP="00AD51BE">
      <w:pPr>
        <w:pStyle w:val="Heading3"/>
      </w:pPr>
      <w:r w:rsidRPr="0010106F">
        <w:t>Pipework (Greater than 600</w:t>
      </w:r>
      <w:r w:rsidR="000656E2" w:rsidRPr="0010106F">
        <w:t xml:space="preserve"> </w:t>
      </w:r>
      <w:r w:rsidRPr="0010106F">
        <w:t>mm Dia.)</w:t>
      </w:r>
    </w:p>
    <w:p w14:paraId="4BB64736" w14:textId="48FCC566" w:rsidR="00D0332A" w:rsidRPr="00C42C61" w:rsidDel="00834EE4" w:rsidRDefault="00CD112F" w:rsidP="00AD51BE">
      <w:pPr>
        <w:pStyle w:val="Text1"/>
        <w:rPr>
          <w:del w:id="4474" w:author="Tuleshov, Kurmanbek [Bolashak Atyrau Limited]" w:date="2022-09-28T09:09:00Z"/>
        </w:rPr>
      </w:pPr>
      <w:del w:id="4475" w:author="Tuleshov, Kurmanbek [Bolashak Atyrau Limited]" w:date="2022-09-28T09:09:00Z">
        <w:r w:rsidRPr="00C42C61" w:rsidDel="00834EE4">
          <w:delText>Where pipe sections are not available, radius and bevelled lags shall be used, manufactured from Mineral Wool slabs. As per para 10.0.1</w:delText>
        </w:r>
      </w:del>
    </w:p>
    <w:p w14:paraId="242DA429" w14:textId="2A520D19" w:rsidR="00834EE4" w:rsidRPr="00C42C61" w:rsidRDefault="00834EE4" w:rsidP="00834EE4">
      <w:pPr>
        <w:pStyle w:val="List1"/>
        <w:numPr>
          <w:ilvl w:val="0"/>
          <w:numId w:val="0"/>
        </w:numPr>
        <w:tabs>
          <w:tab w:val="clear" w:pos="1080"/>
          <w:tab w:val="left" w:pos="709"/>
        </w:tabs>
        <w:ind w:left="709"/>
        <w:rPr>
          <w:ins w:id="4476" w:author="Tuleshov, Kurmanbek [Bolashak Atyrau Limited]" w:date="2022-09-28T09:10:00Z"/>
        </w:rPr>
      </w:pPr>
      <w:ins w:id="4477" w:author="Tuleshov, Kurmanbek [Bolashak Atyrau Limited]" w:date="2022-09-28T09:09:00Z">
        <w:r w:rsidRPr="00BE1FF3">
          <w:t>For pipework, above 24” nominal bore (610 mm O.D.), Rockwool PAL Fire Protection Slab (or approved equal), with a density of 100 kg/m³, shall be used. The slab shall be cut to the pipe radius with bevelled longitudina</w:t>
        </w:r>
        <w:r w:rsidRPr="00C42C61">
          <w:t xml:space="preserve">l joints for complete closure. </w:t>
        </w:r>
      </w:ins>
    </w:p>
    <w:p w14:paraId="28CD335A" w14:textId="76190364" w:rsidR="00834EE4" w:rsidRPr="0010106F" w:rsidRDefault="00834EE4">
      <w:pPr>
        <w:pStyle w:val="List1Continued"/>
        <w:ind w:hanging="371"/>
        <w:rPr>
          <w:ins w:id="4478" w:author="Tuleshov, Kurmanbek [Bolashak Atyrau Limited]" w:date="2022-09-28T09:09:00Z"/>
        </w:rPr>
        <w:pPrChange w:id="4479" w:author="Tuleshov, Kurmanbek [Bolashak Atyrau Limited]" w:date="2022-09-28T09:11:00Z">
          <w:pPr>
            <w:pStyle w:val="Text1"/>
          </w:pPr>
        </w:pPrChange>
      </w:pPr>
      <w:ins w:id="4480" w:author="Tuleshov, Kurmanbek [Bolashak Atyrau Limited]" w:date="2022-09-28T09:10:00Z">
        <w:r w:rsidRPr="00C42C61">
          <w:rPr>
            <w:b/>
          </w:rPr>
          <w:t>Note</w:t>
        </w:r>
        <w:r w:rsidRPr="00C42C61">
          <w:t>: Insulation can be rigid pre-formed, flexible slab or flexible mat types.</w:t>
        </w:r>
      </w:ins>
    </w:p>
    <w:p w14:paraId="4BB64737" w14:textId="77777777" w:rsidR="00D0332A" w:rsidRPr="0010106F" w:rsidRDefault="00CD112F" w:rsidP="00AD51BE">
      <w:pPr>
        <w:pStyle w:val="Heading3"/>
      </w:pPr>
      <w:r w:rsidRPr="0010106F">
        <w:t>Vessels, Exchanger and Equipment</w:t>
      </w:r>
    </w:p>
    <w:p w14:paraId="4BB64738" w14:textId="0917D2D7" w:rsidR="00D0332A" w:rsidRPr="0010106F" w:rsidRDefault="00CD112F" w:rsidP="00AD51BE">
      <w:pPr>
        <w:pStyle w:val="Text1"/>
      </w:pPr>
      <w:del w:id="4481" w:author="Tuleshov, Kurmanbek [Bolashak Atyrau Limited]" w:date="2022-10-04T16:20:00Z">
        <w:r w:rsidRPr="00BE1FF3" w:rsidDel="008B323C">
          <w:delText xml:space="preserve">PAROC </w:delText>
        </w:r>
      </w:del>
      <w:r w:rsidRPr="00E60B85">
        <w:t xml:space="preserve">Rockwool </w:t>
      </w:r>
      <w:ins w:id="4482" w:author="Tuleshov, Kurmanbek [Bolashak Atyrau Limited]" w:date="2022-10-04T16:19:00Z">
        <w:r w:rsidR="008B323C" w:rsidRPr="006A0E02">
          <w:t xml:space="preserve">blanket </w:t>
        </w:r>
      </w:ins>
      <w:r w:rsidRPr="006A0E02">
        <w:t>(or approved equal)</w:t>
      </w:r>
      <w:del w:id="4483" w:author="Tuleshov, Kurmanbek [Bolashak Atyrau Limited]" w:date="2022-10-04T16:20:00Z">
        <w:r w:rsidRPr="00C42C61" w:rsidDel="008B323C">
          <w:delText xml:space="preserve"> Fire Protection Slab</w:delText>
        </w:r>
      </w:del>
      <w:r w:rsidRPr="00C42C61">
        <w:t>, 100 to 140 kg/m³ density.</w:t>
      </w:r>
    </w:p>
    <w:p w14:paraId="4BB64739" w14:textId="77777777" w:rsidR="00D0332A" w:rsidRPr="0010106F" w:rsidRDefault="00CD112F" w:rsidP="00AD51BE">
      <w:pPr>
        <w:pStyle w:val="Heading3"/>
      </w:pPr>
      <w:r w:rsidRPr="0010106F">
        <w:t>Vessel Heads, Valves, Flange and Manway Boxes</w:t>
      </w:r>
    </w:p>
    <w:p w14:paraId="4BB6473A" w14:textId="20A38030" w:rsidR="00D0332A" w:rsidRPr="00C42C61" w:rsidRDefault="00CD112F">
      <w:pPr>
        <w:pStyle w:val="List1"/>
        <w:numPr>
          <w:ilvl w:val="0"/>
          <w:numId w:val="74"/>
        </w:numPr>
        <w:ind w:left="993" w:hanging="284"/>
        <w:pPrChange w:id="4484" w:author="Tuleshov, Kurmanbek [Bolashak Atyrau Limited]" w:date="2022-10-11T00:24:00Z">
          <w:pPr>
            <w:pStyle w:val="List1"/>
            <w:numPr>
              <w:numId w:val="74"/>
            </w:numPr>
          </w:pPr>
        </w:pPrChange>
      </w:pPr>
      <w:del w:id="4485" w:author="Tuleshov, Kurmanbek [Bolashak Atyrau Limited]" w:date="2022-10-04T16:20:00Z">
        <w:r w:rsidRPr="00BE1FF3" w:rsidDel="008B323C">
          <w:delText xml:space="preserve">PAROC </w:delText>
        </w:r>
      </w:del>
      <w:r w:rsidRPr="00BE1FF3">
        <w:t>Rockwool</w:t>
      </w:r>
      <w:ins w:id="4486" w:author="Tuleshov, Kurmanbek [Bolashak Atyrau Limited]" w:date="2022-10-04T16:20:00Z">
        <w:r w:rsidR="008B323C" w:rsidRPr="00E60B85">
          <w:t xml:space="preserve"> blanket</w:t>
        </w:r>
      </w:ins>
      <w:r w:rsidRPr="006A0E02">
        <w:t xml:space="preserve">, </w:t>
      </w:r>
      <w:del w:id="4487" w:author="Tuleshov, Kurmanbek [Bolashak Atyrau Limited]" w:date="2022-10-04T16:20:00Z">
        <w:r w:rsidRPr="00C42C61" w:rsidDel="008B323C">
          <w:delText>Fire Protection Slab</w:delText>
        </w:r>
      </w:del>
      <w:r w:rsidRPr="00C42C61">
        <w:t>, 100 to 140 kg/m³ density, or approved equal, for vessel heads only.</w:t>
      </w:r>
    </w:p>
    <w:p w14:paraId="4BB6473B" w14:textId="456B1779" w:rsidR="00D0332A" w:rsidRPr="00C42C61" w:rsidDel="00E82073" w:rsidRDefault="00D670D0">
      <w:pPr>
        <w:pStyle w:val="List1"/>
        <w:numPr>
          <w:ilvl w:val="0"/>
          <w:numId w:val="74"/>
        </w:numPr>
        <w:ind w:left="993" w:hanging="284"/>
        <w:rPr>
          <w:del w:id="4488" w:author="Tuleshov, Kurmanbek [Bolashak Atyrau Limited]" w:date="2022-09-28T09:17:00Z"/>
        </w:rPr>
        <w:pPrChange w:id="4489" w:author="Tuleshov, Kurmanbek [Bolashak Atyrau Limited]" w:date="2022-10-11T00:24:00Z">
          <w:pPr>
            <w:pStyle w:val="List1"/>
            <w:numPr>
              <w:numId w:val="74"/>
            </w:numPr>
          </w:pPr>
        </w:pPrChange>
      </w:pPr>
      <w:ins w:id="4490" w:author="Tuleshov, Kurmanbek [Bolashak Atyrau Limited]" w:date="2022-10-22T11:42:00Z">
        <w:r w:rsidRPr="00C42C61">
          <w:t>F</w:t>
        </w:r>
      </w:ins>
      <w:del w:id="4491" w:author="Tuleshov, Kurmanbek [Bolashak Atyrau Limited]" w:date="2022-09-28T09:17:00Z">
        <w:r w:rsidR="00CD112F" w:rsidRPr="00C42C61" w:rsidDel="00E82073">
          <w:delText>Flanges and valves shall be insulated with PAROC Rockwool Slab (density 100 to 120 kg/m³) filled boxes contained in Aluzinc, or approved equal, fabricated boxes, except for specifically designated valves and flanges, which shall be insulated with soft type removable/reusable insulation covers</w:delText>
        </w:r>
      </w:del>
    </w:p>
    <w:p w14:paraId="17C89BAE" w14:textId="0F0E5709" w:rsidR="00E82073" w:rsidRPr="00C42C61" w:rsidRDefault="00E82073">
      <w:pPr>
        <w:pStyle w:val="List1"/>
        <w:numPr>
          <w:ilvl w:val="0"/>
          <w:numId w:val="74"/>
        </w:numPr>
        <w:ind w:left="993" w:hanging="284"/>
        <w:rPr>
          <w:ins w:id="4492" w:author="Tuleshov, Kurmanbek [Bolashak Atyrau Limited]" w:date="2022-09-28T09:17:00Z"/>
        </w:rPr>
        <w:pPrChange w:id="4493" w:author="Tuleshov, Kurmanbek [Bolashak Atyrau Limited]" w:date="2022-10-11T00:24:00Z">
          <w:pPr>
            <w:pStyle w:val="List1"/>
            <w:numPr>
              <w:numId w:val="74"/>
            </w:numPr>
          </w:pPr>
        </w:pPrChange>
      </w:pPr>
      <w:ins w:id="4494" w:author="Tuleshov, Kurmanbek [Bolashak Atyrau Limited]" w:date="2022-09-28T09:17:00Z">
        <w:r w:rsidRPr="00C42C61">
          <w:t>lange and valve boxes shall be lined with PAROC Rockwool  (or approved equal) F100L or F110L slab, (density 100 or 110 kg/m³), thickness shall be the same as the mating pipework. Specifically designated valves and flanges shall be insulated with soft type removable/reusable insulation covers. Flange and valve boxes shall be fastened with stainless steel toggle clips, secured to the box with stainless steel pop rivets.</w:t>
        </w:r>
      </w:ins>
    </w:p>
    <w:p w14:paraId="4BB6473C" w14:textId="0B9B4F7D" w:rsidR="00D0332A" w:rsidRPr="0010106F" w:rsidDel="00571E30" w:rsidRDefault="00CD112F" w:rsidP="00AD51BE">
      <w:pPr>
        <w:pStyle w:val="Heading3"/>
        <w:rPr>
          <w:del w:id="4495" w:author="Tuleshov, Kurmanbek [Bolashak Atyrau Limited]" w:date="2022-09-28T10:24:00Z"/>
        </w:rPr>
      </w:pPr>
      <w:del w:id="4496" w:author="Tuleshov, Kurmanbek [Bolashak Atyrau Limited]" w:date="2022-09-28T10:24:00Z">
        <w:r w:rsidRPr="0010106F" w:rsidDel="00571E30">
          <w:delText>Weather Protective Jacketing</w:delText>
        </w:r>
      </w:del>
    </w:p>
    <w:p w14:paraId="4BB6473D" w14:textId="7812C28F" w:rsidR="00D0332A" w:rsidRPr="0010106F" w:rsidDel="00571E30" w:rsidRDefault="00CD112F" w:rsidP="00AD51BE">
      <w:pPr>
        <w:pStyle w:val="List1"/>
        <w:numPr>
          <w:ilvl w:val="0"/>
          <w:numId w:val="76"/>
        </w:numPr>
        <w:rPr>
          <w:del w:id="4497" w:author="Tuleshov, Kurmanbek [Bolashak Atyrau Limited]" w:date="2022-09-28T10:24:00Z"/>
        </w:rPr>
      </w:pPr>
      <w:del w:id="4498" w:author="Tuleshov, Kurmanbek [Bolashak Atyrau Limited]" w:date="2022-09-28T10:24:00Z">
        <w:r w:rsidRPr="0010106F" w:rsidDel="00571E30">
          <w:delText>Insulation shall be protected from weather, oil spillage, mechanical wear or other damage.</w:delText>
        </w:r>
      </w:del>
    </w:p>
    <w:p w14:paraId="4BB6473E" w14:textId="5FE90D76" w:rsidR="00D0332A" w:rsidRPr="0010106F" w:rsidDel="00571E30" w:rsidRDefault="00CD112F" w:rsidP="00AD51BE">
      <w:pPr>
        <w:pStyle w:val="List1"/>
        <w:numPr>
          <w:ilvl w:val="0"/>
          <w:numId w:val="76"/>
        </w:numPr>
        <w:rPr>
          <w:del w:id="4499" w:author="Tuleshov, Kurmanbek [Bolashak Atyrau Limited]" w:date="2022-09-28T10:24:00Z"/>
        </w:rPr>
      </w:pPr>
      <w:del w:id="4500" w:author="Tuleshov, Kurmanbek [Bolashak Atyrau Limited]" w:date="2022-09-28T10:24:00Z">
        <w:r w:rsidRPr="0010106F" w:rsidDel="00571E30">
          <w:delText>Tankage walls shall be jacketed with minimum 0.6</w:delText>
        </w:r>
        <w:r w:rsidR="00A76A91" w:rsidRPr="0010106F" w:rsidDel="00571E30">
          <w:delText xml:space="preserve"> </w:delText>
        </w:r>
        <w:r w:rsidRPr="0010106F" w:rsidDel="00571E30">
          <w:delText>mm corrugated sheet. Depth of corrugation to be 10</w:delText>
        </w:r>
        <w:r w:rsidR="00A76A91" w:rsidRPr="0010106F" w:rsidDel="00571E30">
          <w:delText xml:space="preserve"> </w:delText>
        </w:r>
        <w:r w:rsidRPr="0010106F" w:rsidDel="00571E30">
          <w:delText>mm minimum. Tankage roofs shall be jacketed with 0.7</w:delText>
        </w:r>
        <w:r w:rsidR="00A76A91" w:rsidRPr="0010106F" w:rsidDel="00571E30">
          <w:delText xml:space="preserve"> </w:delText>
        </w:r>
        <w:r w:rsidRPr="0010106F" w:rsidDel="00571E30">
          <w:delText>mm flat sheeting.</w:delText>
        </w:r>
      </w:del>
    </w:p>
    <w:p w14:paraId="4BB6473F" w14:textId="17FA5009" w:rsidR="00D0332A" w:rsidRPr="0010106F" w:rsidRDefault="00CD112F" w:rsidP="00AD51BE">
      <w:pPr>
        <w:pStyle w:val="Heading2"/>
      </w:pPr>
      <w:bookmarkStart w:id="4501" w:name="_Toc322011395"/>
      <w:bookmarkStart w:id="4502" w:name="_Toc117352225"/>
      <w:r w:rsidRPr="0010106F">
        <w:t xml:space="preserve">Instrument Insulation </w:t>
      </w:r>
      <w:del w:id="4503" w:author="Tuleshov, Kurmanbek [Bolashak Atyrau Limited]" w:date="2022-09-29T23:02:00Z">
        <w:r w:rsidRPr="0010106F" w:rsidDel="00D515D8">
          <w:delText>– General</w:delText>
        </w:r>
      </w:del>
      <w:bookmarkEnd w:id="4501"/>
      <w:bookmarkEnd w:id="4502"/>
    </w:p>
    <w:p w14:paraId="4BB64740" w14:textId="1686687B" w:rsidR="00D0332A" w:rsidRPr="0010106F" w:rsidDel="00D515D8" w:rsidRDefault="00CD112F" w:rsidP="00C42C61">
      <w:pPr>
        <w:pStyle w:val="Heading3"/>
        <w:tabs>
          <w:tab w:val="left" w:pos="1134"/>
        </w:tabs>
        <w:ind w:left="1134" w:hanging="283"/>
        <w:rPr>
          <w:del w:id="4504" w:author="Tuleshov, Kurmanbek [Bolashak Atyrau Limited]" w:date="2022-09-29T23:03:00Z"/>
        </w:rPr>
      </w:pPr>
      <w:del w:id="4505" w:author="Tuleshov, Kurmanbek [Bolashak Atyrau Limited]" w:date="2022-09-29T23:03:00Z">
        <w:r w:rsidRPr="0010106F" w:rsidDel="00D515D8">
          <w:delText>General</w:delText>
        </w:r>
      </w:del>
    </w:p>
    <w:p w14:paraId="4BB64741" w14:textId="77777777" w:rsidR="00D0332A" w:rsidRPr="0010106F" w:rsidRDefault="00CD112F" w:rsidP="00C42C61">
      <w:pPr>
        <w:pStyle w:val="List1"/>
        <w:numPr>
          <w:ilvl w:val="0"/>
          <w:numId w:val="78"/>
        </w:numPr>
        <w:tabs>
          <w:tab w:val="clear" w:pos="1080"/>
          <w:tab w:val="left" w:pos="1134"/>
        </w:tabs>
        <w:ind w:left="1134" w:hanging="283"/>
      </w:pPr>
      <w:r w:rsidRPr="0010106F">
        <w:t>Insulate instruments, including components, valves, tubing and piping whenever indicated on the Piping and Instrument Diagrams.</w:t>
      </w:r>
    </w:p>
    <w:p w14:paraId="4BB64742" w14:textId="77777777" w:rsidR="00D0332A" w:rsidRPr="0010106F" w:rsidRDefault="00CD112F" w:rsidP="00C42C61">
      <w:pPr>
        <w:pStyle w:val="List1"/>
        <w:numPr>
          <w:ilvl w:val="0"/>
          <w:numId w:val="78"/>
        </w:numPr>
        <w:tabs>
          <w:tab w:val="clear" w:pos="1080"/>
          <w:tab w:val="left" w:pos="1134"/>
        </w:tabs>
        <w:ind w:left="1134" w:hanging="283"/>
      </w:pPr>
      <w:r w:rsidRPr="0010106F">
        <w:t>If installed lengths of tubing are field routed, actual field measurements shall be required to determine dimensions.</w:t>
      </w:r>
    </w:p>
    <w:p w14:paraId="4BB64743" w14:textId="77777777" w:rsidR="00D0332A" w:rsidRPr="0010106F" w:rsidRDefault="00CD112F" w:rsidP="00C42C61">
      <w:pPr>
        <w:pStyle w:val="List1"/>
        <w:numPr>
          <w:ilvl w:val="0"/>
          <w:numId w:val="78"/>
        </w:numPr>
        <w:tabs>
          <w:tab w:val="clear" w:pos="1080"/>
          <w:tab w:val="left" w:pos="1134"/>
        </w:tabs>
        <w:ind w:left="1134" w:hanging="283"/>
      </w:pPr>
      <w:r w:rsidRPr="0010106F">
        <w:t>Insulate flanges and unions in instrument lines, unless otherwise noted on the drawings.</w:t>
      </w:r>
    </w:p>
    <w:p w14:paraId="4BB64744" w14:textId="4A5D19DD" w:rsidR="00D0332A" w:rsidRDefault="00CD112F" w:rsidP="00C42C61">
      <w:pPr>
        <w:pStyle w:val="List1"/>
        <w:numPr>
          <w:ilvl w:val="0"/>
          <w:numId w:val="78"/>
        </w:numPr>
        <w:tabs>
          <w:tab w:val="clear" w:pos="1080"/>
          <w:tab w:val="left" w:pos="1134"/>
        </w:tabs>
        <w:ind w:left="1134" w:hanging="283"/>
        <w:rPr>
          <w:ins w:id="4506" w:author="Tuleshov, Kurmanbek [Bolashak Atyrau Limited]" w:date="2022-09-28T10:25:00Z"/>
        </w:rPr>
      </w:pPr>
      <w:r w:rsidRPr="0010106F">
        <w:t>If possible, complete pressure test before insulation is installed. If insulation is applied before testing, all connections, including welds, shall be left un-insulated and exposed until completion of testing.</w:t>
      </w:r>
    </w:p>
    <w:p w14:paraId="27329A28" w14:textId="77777777" w:rsidR="00F9036C" w:rsidRPr="006A0E02" w:rsidRDefault="00F9036C" w:rsidP="00C42C61">
      <w:pPr>
        <w:pStyle w:val="List1"/>
        <w:numPr>
          <w:ilvl w:val="0"/>
          <w:numId w:val="78"/>
        </w:numPr>
        <w:tabs>
          <w:tab w:val="clear" w:pos="1080"/>
          <w:tab w:val="left" w:pos="1134"/>
        </w:tabs>
        <w:ind w:left="1134" w:hanging="283"/>
        <w:rPr>
          <w:ins w:id="4507" w:author="Tuleshov, Kurmanbek [Bolashak Atyrau Limited]" w:date="2022-09-28T10:25:00Z"/>
        </w:rPr>
      </w:pPr>
      <w:ins w:id="4508" w:author="Tuleshov, Kurmanbek [Bolashak Atyrau Limited]" w:date="2022-09-28T10:25:00Z">
        <w:r w:rsidRPr="00BE1FF3">
          <w:t xml:space="preserve">Insulation materials and </w:t>
        </w:r>
        <w:r w:rsidRPr="00E60B85">
          <w:t>application shall be in accordance with this specification.</w:t>
        </w:r>
      </w:ins>
    </w:p>
    <w:p w14:paraId="70B61F1B" w14:textId="7A9E3CAB" w:rsidR="00F9036C" w:rsidRPr="00C42C61" w:rsidRDefault="00F9036C">
      <w:pPr>
        <w:pStyle w:val="List1"/>
        <w:numPr>
          <w:ilvl w:val="0"/>
          <w:numId w:val="78"/>
        </w:numPr>
        <w:tabs>
          <w:tab w:val="clear" w:pos="1080"/>
          <w:tab w:val="left" w:pos="720"/>
          <w:tab w:val="left" w:pos="1134"/>
        </w:tabs>
        <w:ind w:left="1134" w:hanging="283"/>
        <w:pPrChange w:id="4509" w:author="Tuleshov, Kurmanbek [Bolashak Atyrau Limited]" w:date="2022-10-11T00:24:00Z">
          <w:pPr>
            <w:pStyle w:val="List1"/>
            <w:numPr>
              <w:numId w:val="78"/>
            </w:numPr>
          </w:pPr>
        </w:pPrChange>
      </w:pPr>
      <w:ins w:id="4510" w:author="Tuleshov, Kurmanbek [Bolashak Atyrau Limited]" w:date="2022-09-28T10:25:00Z">
        <w:r w:rsidRPr="006A0E02">
          <w:t>Insulate in-line instruments with the same material and thickness as that specified for the adjoining pipe.</w:t>
        </w:r>
      </w:ins>
    </w:p>
    <w:p w14:paraId="46A30F61" w14:textId="4C4634C2" w:rsidR="003D7CD8" w:rsidRPr="003B0178" w:rsidRDefault="003D7CD8" w:rsidP="003D7CD8">
      <w:pPr>
        <w:pStyle w:val="Heading2"/>
      </w:pPr>
      <w:bookmarkStart w:id="4511" w:name="_Toc117352226"/>
      <w:r w:rsidRPr="003B0178">
        <w:t>Fireproof insulation</w:t>
      </w:r>
      <w:bookmarkEnd w:id="4511"/>
    </w:p>
    <w:p w14:paraId="4BB64749" w14:textId="77777777" w:rsidR="00D0332A" w:rsidRPr="003B0178" w:rsidRDefault="00CD112F" w:rsidP="003B0178">
      <w:pPr>
        <w:pStyle w:val="List1"/>
        <w:numPr>
          <w:ilvl w:val="0"/>
          <w:numId w:val="81"/>
        </w:numPr>
        <w:tabs>
          <w:tab w:val="clear" w:pos="1080"/>
          <w:tab w:val="left" w:pos="1134"/>
        </w:tabs>
        <w:ind w:left="1134" w:hanging="283"/>
      </w:pPr>
      <w:r w:rsidRPr="003B0178">
        <w:t>The vessels that are required to be insulated with fireproof insulation materials shall use materials comprising of specially impregnated non-combustible mineral fibre slabs, i.e. Rockwool Firebatt, and 0.5 mm thick stainless steel sheet cladding, securing wire, clips etc.</w:t>
      </w:r>
    </w:p>
    <w:p w14:paraId="4BB6474A" w14:textId="77777777" w:rsidR="00D0332A" w:rsidRPr="0010106F" w:rsidRDefault="00CD112F" w:rsidP="003B0178">
      <w:pPr>
        <w:pStyle w:val="List1"/>
        <w:numPr>
          <w:ilvl w:val="0"/>
          <w:numId w:val="81"/>
        </w:numPr>
        <w:tabs>
          <w:tab w:val="clear" w:pos="1080"/>
          <w:tab w:val="left" w:pos="1134"/>
        </w:tabs>
        <w:ind w:left="1134" w:hanging="283"/>
      </w:pPr>
      <w:r w:rsidRPr="003B0178">
        <w:t>These vessels shall have a tag attached to the insulation, indicating compliance with API RP 521</w:t>
      </w:r>
      <w:r w:rsidRPr="0010106F">
        <w:t>.</w:t>
      </w:r>
    </w:p>
    <w:p w14:paraId="4BB6474B" w14:textId="77777777" w:rsidR="00CD112F" w:rsidRPr="0010106F" w:rsidRDefault="00CD112F" w:rsidP="00F85E17">
      <w:pPr>
        <w:pStyle w:val="Heading1"/>
        <w:numPr>
          <w:ilvl w:val="0"/>
          <w:numId w:val="154"/>
        </w:numPr>
        <w:ind w:left="720" w:hanging="720"/>
        <w:rPr>
          <w:rFonts w:ascii="Arial" w:hAnsi="Arial"/>
        </w:rPr>
      </w:pPr>
      <w:bookmarkStart w:id="4512" w:name="_Toc322011396"/>
      <w:bookmarkStart w:id="4513" w:name="_Toc117352227"/>
      <w:r w:rsidRPr="0010106F">
        <w:rPr>
          <w:rFonts w:ascii="Arial" w:hAnsi="Arial"/>
        </w:rPr>
        <w:lastRenderedPageBreak/>
        <w:t>DESIGN OF INSULATION</w:t>
      </w:r>
      <w:bookmarkEnd w:id="4512"/>
      <w:bookmarkEnd w:id="4513"/>
    </w:p>
    <w:p w14:paraId="4BB6474C" w14:textId="77777777" w:rsidR="00CD112F" w:rsidRPr="0010106F" w:rsidRDefault="00CD112F" w:rsidP="00E12FC5">
      <w:pPr>
        <w:pStyle w:val="List1"/>
        <w:numPr>
          <w:ilvl w:val="0"/>
          <w:numId w:val="31"/>
        </w:numPr>
        <w:tabs>
          <w:tab w:val="clear" w:pos="1080"/>
          <w:tab w:val="left" w:pos="1134"/>
        </w:tabs>
        <w:ind w:left="1134" w:hanging="283"/>
      </w:pPr>
      <w:r w:rsidRPr="0010106F">
        <w:t>Insulation shall be applied so that the valves, instrumentation, drains, vents, flange bolting, and other equipment are easily accessible for maintenance.</w:t>
      </w:r>
    </w:p>
    <w:p w14:paraId="4BB6474D" w14:textId="77777777" w:rsidR="006669A1" w:rsidRPr="0010106F" w:rsidRDefault="006669A1" w:rsidP="00E12FC5">
      <w:pPr>
        <w:pStyle w:val="List1"/>
        <w:numPr>
          <w:ilvl w:val="0"/>
          <w:numId w:val="31"/>
        </w:numPr>
        <w:tabs>
          <w:tab w:val="clear" w:pos="1080"/>
          <w:tab w:val="left" w:pos="1134"/>
        </w:tabs>
        <w:ind w:left="1276" w:hanging="425"/>
      </w:pPr>
      <w:r w:rsidRPr="0010106F">
        <w:t>To allow for bolt removal at flanged connections, the insulation shall have a</w:t>
      </w:r>
    </w:p>
    <w:p w14:paraId="4BB6474E" w14:textId="77777777" w:rsidR="00BC3FCF" w:rsidRPr="0010106F" w:rsidRDefault="006669A1" w:rsidP="00E12FC5">
      <w:pPr>
        <w:pStyle w:val="List1"/>
        <w:numPr>
          <w:ilvl w:val="0"/>
          <w:numId w:val="0"/>
        </w:numPr>
        <w:tabs>
          <w:tab w:val="clear" w:pos="1080"/>
        </w:tabs>
        <w:ind w:left="1560" w:hanging="426"/>
        <w:contextualSpacing/>
      </w:pPr>
      <w:r w:rsidRPr="0010106F">
        <w:t>minimum bevel back at the flanges equal to the bolt length plus 25 mm.</w:t>
      </w:r>
    </w:p>
    <w:p w14:paraId="4BB6474F" w14:textId="77777777" w:rsidR="00CD112F" w:rsidRPr="0010106F" w:rsidRDefault="00CD112F" w:rsidP="00E12FC5">
      <w:pPr>
        <w:pStyle w:val="List1"/>
        <w:numPr>
          <w:ilvl w:val="0"/>
          <w:numId w:val="31"/>
        </w:numPr>
        <w:tabs>
          <w:tab w:val="clear" w:pos="1080"/>
          <w:tab w:val="left" w:pos="1134"/>
        </w:tabs>
        <w:ind w:left="1134" w:hanging="283"/>
      </w:pPr>
      <w:r w:rsidRPr="0010106F">
        <w:t>Mechanical equipment insulation shall not interfere with the normal operation or maintenance of the equipment.</w:t>
      </w:r>
    </w:p>
    <w:p w14:paraId="4BB64750" w14:textId="77777777" w:rsidR="00CD112F" w:rsidRPr="0010106F" w:rsidRDefault="00CD112F" w:rsidP="00E12FC5">
      <w:pPr>
        <w:pStyle w:val="List1"/>
        <w:numPr>
          <w:ilvl w:val="0"/>
          <w:numId w:val="31"/>
        </w:numPr>
        <w:tabs>
          <w:tab w:val="clear" w:pos="1080"/>
          <w:tab w:val="left" w:pos="1134"/>
        </w:tabs>
        <w:ind w:left="1134" w:hanging="283"/>
      </w:pPr>
      <w:r w:rsidRPr="0010106F">
        <w:t>Insulation thickness shall be based on normal operating temperatures and, if necessary, temperatures for special conditions such as steam out.</w:t>
      </w:r>
    </w:p>
    <w:p w14:paraId="4BB64751" w14:textId="77777777" w:rsidR="00CD112F" w:rsidRPr="0010106F" w:rsidRDefault="00CD112F" w:rsidP="00E12FC5">
      <w:pPr>
        <w:pStyle w:val="List1"/>
        <w:numPr>
          <w:ilvl w:val="0"/>
          <w:numId w:val="31"/>
        </w:numPr>
        <w:tabs>
          <w:tab w:val="clear" w:pos="1080"/>
          <w:tab w:val="left" w:pos="1134"/>
        </w:tabs>
        <w:ind w:left="1134" w:hanging="283"/>
      </w:pPr>
      <w:r w:rsidRPr="0010106F">
        <w:t>Expansion joints in insulation shall be provided to compensate for the differences in the coefficient of thermal expansion (or contraction) between the insulating material and the piping and/or equipment material.</w:t>
      </w:r>
    </w:p>
    <w:p w14:paraId="4BB64752" w14:textId="77777777" w:rsidR="00CD112F" w:rsidRPr="0010106F" w:rsidRDefault="00CD112F" w:rsidP="00E12FC5">
      <w:pPr>
        <w:pStyle w:val="List1"/>
        <w:numPr>
          <w:ilvl w:val="0"/>
          <w:numId w:val="31"/>
        </w:numPr>
        <w:tabs>
          <w:tab w:val="clear" w:pos="1080"/>
          <w:tab w:val="left" w:pos="1134"/>
        </w:tabs>
        <w:ind w:left="1134" w:hanging="283"/>
      </w:pPr>
      <w:r w:rsidRPr="0010106F">
        <w:t>Insulation design shall be submitted to the Company Representative for review and approval.</w:t>
      </w:r>
    </w:p>
    <w:p w14:paraId="4BB64753" w14:textId="77777777" w:rsidR="00CD112F" w:rsidRPr="0010106F" w:rsidRDefault="00CD112F" w:rsidP="00E12FC5">
      <w:pPr>
        <w:pStyle w:val="List1"/>
        <w:numPr>
          <w:ilvl w:val="0"/>
          <w:numId w:val="31"/>
        </w:numPr>
        <w:tabs>
          <w:tab w:val="clear" w:pos="1080"/>
          <w:tab w:val="left" w:pos="1134"/>
        </w:tabs>
        <w:ind w:left="1134" w:hanging="283"/>
      </w:pPr>
      <w:r w:rsidRPr="0010106F">
        <w:t>Stainless steel jacketing and cellular glass insulation shall be used on equipment and piping when fire protection is required to comply with API RP 521.</w:t>
      </w:r>
    </w:p>
    <w:p w14:paraId="4BB64754" w14:textId="7949362B" w:rsidR="00CD112F" w:rsidRPr="00431F90" w:rsidDel="002C42D8" w:rsidRDefault="00CD112F" w:rsidP="00E12FC5">
      <w:pPr>
        <w:pStyle w:val="List1"/>
        <w:numPr>
          <w:ilvl w:val="0"/>
          <w:numId w:val="31"/>
        </w:numPr>
        <w:tabs>
          <w:tab w:val="clear" w:pos="1080"/>
          <w:tab w:val="left" w:pos="1134"/>
        </w:tabs>
        <w:ind w:left="1134" w:hanging="283"/>
        <w:rPr>
          <w:del w:id="4514" w:author="Tuleshov, Kurmanbek [Bolashak Atyrau Limited]" w:date="2022-09-28T10:30:00Z"/>
        </w:rPr>
      </w:pPr>
      <w:del w:id="4515" w:author="Tuleshov, Kurmanbek [Bolashak Atyrau Limited]" w:date="2022-09-28T10:30:00Z">
        <w:r w:rsidRPr="00431F90" w:rsidDel="002C42D8">
          <w:delText xml:space="preserve">Stainless steel jacketing and an outer layer of cellular glass insulation shall be used on equipment and piping when fire protection is required to comply with </w:delText>
        </w:r>
        <w:r w:rsidR="00231A0E" w:rsidRPr="00431F90" w:rsidDel="002C42D8">
          <w:delText>FPM-DU-5091-TCO</w:delText>
        </w:r>
        <w:r w:rsidRPr="00431F90" w:rsidDel="002C42D8">
          <w:delText>.</w:delText>
        </w:r>
      </w:del>
    </w:p>
    <w:p w14:paraId="08AFF899" w14:textId="7B3777E0" w:rsidR="002C42D8" w:rsidRPr="00E60B85" w:rsidRDefault="002C42D8" w:rsidP="00E12FC5">
      <w:pPr>
        <w:pStyle w:val="List1"/>
        <w:numPr>
          <w:ilvl w:val="0"/>
          <w:numId w:val="31"/>
        </w:numPr>
        <w:tabs>
          <w:tab w:val="clear" w:pos="1080"/>
          <w:tab w:val="left" w:pos="1134"/>
        </w:tabs>
        <w:ind w:left="1134" w:hanging="283"/>
        <w:rPr>
          <w:ins w:id="4516" w:author="Tuleshov, Kurmanbek [Bolashak Atyrau Limited]" w:date="2022-09-28T10:30:00Z"/>
        </w:rPr>
      </w:pPr>
      <w:ins w:id="4517" w:author="Tuleshov, Kurmanbek [Bolashak Atyrau Limited]" w:date="2022-09-28T10:30:00Z">
        <w:r w:rsidRPr="00431F90">
          <w:rPr>
            <w:rPrChange w:id="4518" w:author="Tuleshov, Kurmanbek [Bolashak Atyrau Limited]" w:date="2022-10-10T22:06:00Z">
              <w:rPr>
                <w:rFonts w:ascii="Segoe UI" w:hAnsi="Segoe UI" w:cs="Segoe UI"/>
                <w:sz w:val="20"/>
                <w:szCs w:val="20"/>
              </w:rPr>
            </w:rPrChange>
          </w:rPr>
          <w:t>Insulation shall comply with the requirements of FPM-DU-5091-TCO when used for fire protection</w:t>
        </w:r>
      </w:ins>
      <w:ins w:id="4519" w:author="Tuleshov, Kurmanbek [Bolashak Atyrau Limited]" w:date="2022-10-04T16:22:00Z">
        <w:r w:rsidR="007E3CB4" w:rsidRPr="00BE1FF3">
          <w:t>.</w:t>
        </w:r>
      </w:ins>
    </w:p>
    <w:p w14:paraId="4BB64755" w14:textId="25BA51AA" w:rsidR="00CD112F" w:rsidRPr="0010106F" w:rsidRDefault="00CD112F" w:rsidP="00E12FC5">
      <w:pPr>
        <w:pStyle w:val="List1"/>
        <w:numPr>
          <w:ilvl w:val="0"/>
          <w:numId w:val="31"/>
        </w:numPr>
        <w:tabs>
          <w:tab w:val="clear" w:pos="1080"/>
          <w:tab w:val="left" w:pos="1134"/>
        </w:tabs>
        <w:ind w:left="1134" w:hanging="283"/>
      </w:pPr>
      <w:r w:rsidRPr="0010106F">
        <w:t>Insulation thickness shall be designed with 3E PLUS or comparable commercially available software in accordance with ASTM C680</w:t>
      </w:r>
    </w:p>
    <w:p w14:paraId="4BB64756" w14:textId="77777777" w:rsidR="00CD112F" w:rsidRPr="0010106F" w:rsidRDefault="00CD112F" w:rsidP="00E12FC5">
      <w:pPr>
        <w:pStyle w:val="List1"/>
        <w:numPr>
          <w:ilvl w:val="0"/>
          <w:numId w:val="31"/>
        </w:numPr>
        <w:tabs>
          <w:tab w:val="clear" w:pos="1080"/>
          <w:tab w:val="left" w:pos="1134"/>
        </w:tabs>
        <w:ind w:left="1134" w:hanging="425"/>
      </w:pPr>
      <w:r w:rsidRPr="0010106F">
        <w:t>Designer shall complete the Date Steets in INSH1000 as applicable for Purchaser approval</w:t>
      </w:r>
      <w:r w:rsidR="006669A1" w:rsidRPr="0010106F">
        <w:t>.</w:t>
      </w:r>
    </w:p>
    <w:p w14:paraId="4BB64757" w14:textId="77777777" w:rsidR="006669A1" w:rsidRPr="0010106F" w:rsidRDefault="006669A1" w:rsidP="00E12FC5">
      <w:pPr>
        <w:pStyle w:val="List1"/>
        <w:numPr>
          <w:ilvl w:val="0"/>
          <w:numId w:val="31"/>
        </w:numPr>
        <w:tabs>
          <w:tab w:val="clear" w:pos="1080"/>
          <w:tab w:val="left" w:pos="1134"/>
        </w:tabs>
        <w:ind w:left="1134" w:hanging="425"/>
      </w:pPr>
      <w:r w:rsidRPr="0010106F">
        <w:t>Insulation for hot service on flanges and flanged valves shall be shop fabricated in</w:t>
      </w:r>
    </w:p>
    <w:p w14:paraId="4BB64758" w14:textId="77777777" w:rsidR="00BC3FCF" w:rsidRPr="0010106F" w:rsidRDefault="006669A1" w:rsidP="00E12FC5">
      <w:pPr>
        <w:pStyle w:val="List1"/>
        <w:numPr>
          <w:ilvl w:val="0"/>
          <w:numId w:val="0"/>
        </w:numPr>
        <w:tabs>
          <w:tab w:val="clear" w:pos="1080"/>
          <w:tab w:val="left" w:pos="1134"/>
        </w:tabs>
        <w:ind w:left="1134"/>
        <w:contextualSpacing/>
      </w:pPr>
      <w:r w:rsidRPr="0010106F">
        <w:t>accordance with PIP INSR1000.</w:t>
      </w:r>
    </w:p>
    <w:p w14:paraId="4BB64759" w14:textId="225E40B3" w:rsidR="00BC3FCF" w:rsidRPr="0010106F" w:rsidRDefault="006669A1" w:rsidP="00E12FC5">
      <w:pPr>
        <w:pStyle w:val="List1"/>
        <w:tabs>
          <w:tab w:val="clear" w:pos="1080"/>
          <w:tab w:val="left" w:pos="1134"/>
        </w:tabs>
        <w:ind w:left="1276" w:hanging="567"/>
      </w:pPr>
      <w:r w:rsidRPr="0010106F">
        <w:t xml:space="preserve">If insulation thickness </w:t>
      </w:r>
      <w:r w:rsidRPr="00CA3CD8">
        <w:t xml:space="preserve">exceeds </w:t>
      </w:r>
      <w:ins w:id="4520" w:author="Tuleshov, Kurmanbek [Bolashak Atyrau Limited]" w:date="2022-09-28T10:31:00Z">
        <w:r w:rsidR="0047317F" w:rsidRPr="00CA3CD8">
          <w:t xml:space="preserve">75 </w:t>
        </w:r>
      </w:ins>
      <w:del w:id="4521" w:author="Tuleshov, Kurmanbek [Bolashak Atyrau Limited]" w:date="2022-09-28T10:31:00Z">
        <w:r w:rsidRPr="00CA3CD8" w:rsidDel="0047317F">
          <w:delText>65</w:delText>
        </w:r>
      </w:del>
      <w:r w:rsidRPr="00CA3CD8">
        <w:t xml:space="preserve"> mm, the</w:t>
      </w:r>
      <w:r w:rsidRPr="0010106F">
        <w:t xml:space="preserve"> insulation shall be</w:t>
      </w:r>
    </w:p>
    <w:p w14:paraId="4BB6475A" w14:textId="77777777" w:rsidR="00BC3FCF" w:rsidRPr="0010106F" w:rsidRDefault="006669A1" w:rsidP="00E12FC5">
      <w:pPr>
        <w:pStyle w:val="List1"/>
        <w:numPr>
          <w:ilvl w:val="0"/>
          <w:numId w:val="0"/>
        </w:numPr>
        <w:tabs>
          <w:tab w:val="clear" w:pos="1080"/>
          <w:tab w:val="left" w:pos="1134"/>
        </w:tabs>
        <w:ind w:left="1276" w:hanging="142"/>
        <w:contextualSpacing/>
      </w:pPr>
      <w:r w:rsidRPr="0010106F">
        <w:t>installed in two or more layers.</w:t>
      </w:r>
    </w:p>
    <w:p w14:paraId="4BB6475B" w14:textId="77777777" w:rsidR="00BC3FCF" w:rsidRPr="0010106F" w:rsidRDefault="006669A1" w:rsidP="00E12FC5">
      <w:pPr>
        <w:pStyle w:val="List1"/>
        <w:tabs>
          <w:tab w:val="clear" w:pos="1080"/>
          <w:tab w:val="left" w:pos="1134"/>
        </w:tabs>
        <w:spacing w:line="240" w:lineRule="auto"/>
        <w:ind w:left="1276" w:hanging="567"/>
      </w:pPr>
      <w:r w:rsidRPr="0010106F">
        <w:t>Until all insulation materials, including mastic, have been removed from working</w:t>
      </w:r>
    </w:p>
    <w:p w14:paraId="4BB6475C" w14:textId="77777777" w:rsidR="00BC3FCF" w:rsidRPr="0010106F" w:rsidRDefault="006669A1" w:rsidP="00E12FC5">
      <w:pPr>
        <w:pStyle w:val="List1"/>
        <w:numPr>
          <w:ilvl w:val="0"/>
          <w:numId w:val="0"/>
        </w:numPr>
        <w:tabs>
          <w:tab w:val="clear" w:pos="1080"/>
          <w:tab w:val="left" w:pos="1134"/>
        </w:tabs>
        <w:spacing w:line="240" w:lineRule="auto"/>
        <w:ind w:left="1276" w:hanging="142"/>
        <w:contextualSpacing/>
      </w:pPr>
      <w:r w:rsidRPr="0010106F">
        <w:t>parts such as valve stems and governor linkages, the installation of insulation is not</w:t>
      </w:r>
    </w:p>
    <w:p w14:paraId="4BB6475D" w14:textId="77777777" w:rsidR="00BC3FCF" w:rsidRPr="0010106F" w:rsidRDefault="006669A1" w:rsidP="00E12FC5">
      <w:pPr>
        <w:pStyle w:val="List1"/>
        <w:numPr>
          <w:ilvl w:val="0"/>
          <w:numId w:val="0"/>
        </w:numPr>
        <w:tabs>
          <w:tab w:val="clear" w:pos="1080"/>
          <w:tab w:val="left" w:pos="1134"/>
        </w:tabs>
        <w:spacing w:line="240" w:lineRule="auto"/>
        <w:ind w:left="1276" w:hanging="142"/>
        <w:contextualSpacing/>
      </w:pPr>
      <w:r w:rsidRPr="0010106F">
        <w:t>complete.</w:t>
      </w:r>
    </w:p>
    <w:p w14:paraId="4BB6475E" w14:textId="77777777" w:rsidR="00BC3FCF" w:rsidRPr="0010106F" w:rsidRDefault="006669A1" w:rsidP="00E12FC5">
      <w:pPr>
        <w:pStyle w:val="List1"/>
        <w:tabs>
          <w:tab w:val="clear" w:pos="1080"/>
          <w:tab w:val="left" w:pos="1134"/>
        </w:tabs>
        <w:ind w:left="1276" w:hanging="567"/>
      </w:pPr>
      <w:r w:rsidRPr="0010106F">
        <w:t>Mechanical equipment such as mufflers shall be insulated for heat conservation,</w:t>
      </w:r>
    </w:p>
    <w:p w14:paraId="0B8A5A13" w14:textId="77777777" w:rsidR="000D4832" w:rsidRDefault="006669A1" w:rsidP="00E12FC5">
      <w:pPr>
        <w:pStyle w:val="List1"/>
        <w:numPr>
          <w:ilvl w:val="0"/>
          <w:numId w:val="0"/>
        </w:numPr>
        <w:tabs>
          <w:tab w:val="clear" w:pos="1080"/>
          <w:tab w:val="left" w:pos="1134"/>
        </w:tabs>
        <w:ind w:left="1134"/>
        <w:contextualSpacing/>
      </w:pPr>
      <w:r w:rsidRPr="0010106F">
        <w:t>condensation prevention, process control, and personnel protection.</w:t>
      </w:r>
    </w:p>
    <w:p w14:paraId="556CD7CC" w14:textId="45C411C6" w:rsidR="000D4832" w:rsidRPr="00E60B85" w:rsidRDefault="000D4832" w:rsidP="00E12FC5">
      <w:pPr>
        <w:pStyle w:val="List1"/>
        <w:tabs>
          <w:tab w:val="clear" w:pos="1080"/>
          <w:tab w:val="left" w:pos="1134"/>
        </w:tabs>
        <w:ind w:left="1134" w:hanging="425"/>
        <w:rPr>
          <w:ins w:id="4522" w:author="Tuleshov, Kurmanbek [Bolashak Atyrau Limited]" w:date="2022-09-28T10:36:00Z"/>
        </w:rPr>
      </w:pPr>
      <w:ins w:id="4523" w:author="Tuleshov, Kurmanbek [Bolashak Atyrau Limited]" w:date="2022-09-28T10:29:00Z">
        <w:r w:rsidRPr="00431F90">
          <w:rPr>
            <w:rPrChange w:id="4524" w:author="Tuleshov, Kurmanbek [Bolashak Atyrau Limited]" w:date="2022-10-10T22:06:00Z">
              <w:rPr>
                <w:rFonts w:ascii="Segoe UI" w:hAnsi="Segoe UI" w:cs="Segoe UI"/>
                <w:color w:val="323232"/>
                <w:sz w:val="20"/>
                <w:szCs w:val="20"/>
              </w:rPr>
            </w:rPrChange>
          </w:rPr>
          <w:t>Any damage or defects identified during routine inspection of the insulation system during its service life shall be repaired</w:t>
        </w:r>
      </w:ins>
      <w:ins w:id="4525" w:author="Tuleshov, Kurmanbek [Bolashak Atyrau Limited]" w:date="2022-10-05T17:21:00Z">
        <w:r w:rsidR="00C06AE9" w:rsidRPr="00BE1FF3">
          <w:t>.</w:t>
        </w:r>
      </w:ins>
    </w:p>
    <w:p w14:paraId="22DCAC7D" w14:textId="4EFDC16F" w:rsidR="0047317F" w:rsidRPr="00431F90" w:rsidRDefault="0047317F">
      <w:pPr>
        <w:pStyle w:val="List1"/>
        <w:numPr>
          <w:ilvl w:val="0"/>
          <w:numId w:val="92"/>
        </w:numPr>
        <w:tabs>
          <w:tab w:val="clear" w:pos="1080"/>
          <w:tab w:val="left" w:pos="1134"/>
        </w:tabs>
        <w:ind w:left="1134" w:hanging="425"/>
        <w:rPr>
          <w:ins w:id="4526" w:author="Tuleshov, Kurmanbek [Bolashak Atyrau Limited]" w:date="2022-09-28T10:36:00Z"/>
        </w:rPr>
        <w:pPrChange w:id="4527" w:author="Tuleshov, Kurmanbek [Bolashak Atyrau Limited]" w:date="2022-09-28T10:42:00Z">
          <w:pPr>
            <w:pStyle w:val="List1"/>
            <w:numPr>
              <w:numId w:val="0"/>
            </w:numPr>
            <w:ind w:left="0" w:firstLine="0"/>
          </w:pPr>
        </w:pPrChange>
      </w:pPr>
      <w:ins w:id="4528" w:author="Tuleshov, Kurmanbek [Bolashak Atyrau Limited]" w:date="2022-09-28T10:36:00Z">
        <w:r w:rsidRPr="00E60B85">
          <w:t xml:space="preserve">Insulation ends adjacent to piping or </w:t>
        </w:r>
        <w:r w:rsidRPr="006A0E02">
          <w:t>equipment flanges shall be beveled to a 45-degree angle and sealed with mastic.</w:t>
        </w:r>
      </w:ins>
    </w:p>
    <w:p w14:paraId="29F531E1" w14:textId="77777777" w:rsidR="0047317F" w:rsidRPr="00431F90" w:rsidRDefault="0047317F">
      <w:pPr>
        <w:pStyle w:val="List1"/>
        <w:tabs>
          <w:tab w:val="clear" w:pos="1080"/>
          <w:tab w:val="left" w:pos="1134"/>
        </w:tabs>
        <w:ind w:left="1134" w:hanging="425"/>
        <w:rPr>
          <w:ins w:id="4529" w:author="Tuleshov, Kurmanbek [Bolashak Atyrau Limited]" w:date="2022-09-28T10:36:00Z"/>
          <w:rPrChange w:id="4530" w:author="Tuleshov, Kurmanbek [Bolashak Atyrau Limited]" w:date="2022-10-10T22:06:00Z">
            <w:rPr>
              <w:ins w:id="4531" w:author="Tuleshov, Kurmanbek [Bolashak Atyrau Limited]" w:date="2022-09-28T10:36:00Z"/>
              <w:rFonts w:ascii="Segoe UI" w:hAnsi="Segoe UI" w:cs="Segoe UI"/>
              <w:color w:val="303030"/>
              <w:sz w:val="20"/>
              <w:szCs w:val="20"/>
            </w:rPr>
          </w:rPrChange>
        </w:rPr>
        <w:pPrChange w:id="4532" w:author="Tuleshov, Kurmanbek [Bolashak Atyrau Limited]" w:date="2022-09-28T10:42:00Z">
          <w:pPr>
            <w:spacing w:before="0" w:line="240" w:lineRule="auto"/>
            <w:ind w:left="0"/>
          </w:pPr>
        </w:pPrChange>
      </w:pPr>
      <w:ins w:id="4533" w:author="Tuleshov, Kurmanbek [Bolashak Atyrau Limited]" w:date="2022-09-28T10:36:00Z">
        <w:r w:rsidRPr="00431F90">
          <w:rPr>
            <w:rPrChange w:id="4534" w:author="Tuleshov, Kurmanbek [Bolashak Atyrau Limited]" w:date="2022-10-10T22:06:00Z">
              <w:rPr>
                <w:rFonts w:ascii="Segoe UI" w:hAnsi="Segoe UI" w:cs="Segoe UI"/>
                <w:color w:val="303030"/>
                <w:sz w:val="20"/>
                <w:szCs w:val="20"/>
              </w:rPr>
            </w:rPrChange>
          </w:rPr>
          <w:t>Pipe supports shall allow the piping to be insulated to the full thickness specified.</w:t>
        </w:r>
      </w:ins>
    </w:p>
    <w:p w14:paraId="6CD2234D" w14:textId="486FB22D" w:rsidR="0047317F" w:rsidRPr="00431F90" w:rsidRDefault="00384B53">
      <w:pPr>
        <w:pStyle w:val="List1"/>
        <w:tabs>
          <w:tab w:val="clear" w:pos="1080"/>
          <w:tab w:val="left" w:pos="1134"/>
        </w:tabs>
        <w:ind w:left="1134" w:hanging="425"/>
        <w:rPr>
          <w:ins w:id="4535" w:author="Tuleshov, Kurmanbek [Bolashak Atyrau Limited]" w:date="2022-09-28T10:37:00Z"/>
          <w:rPrChange w:id="4536" w:author="Tuleshov, Kurmanbek [Bolashak Atyrau Limited]" w:date="2022-10-10T22:06:00Z">
            <w:rPr>
              <w:ins w:id="4537" w:author="Tuleshov, Kurmanbek [Bolashak Atyrau Limited]" w:date="2022-09-28T10:37:00Z"/>
              <w:rFonts w:ascii="Segoe UI" w:hAnsi="Segoe UI" w:cs="Segoe UI"/>
              <w:color w:val="313131"/>
              <w:sz w:val="20"/>
              <w:szCs w:val="20"/>
            </w:rPr>
          </w:rPrChange>
        </w:rPr>
        <w:pPrChange w:id="4538" w:author="Tuleshov, Kurmanbek [Bolashak Atyrau Limited]" w:date="2022-09-28T10:42:00Z">
          <w:pPr>
            <w:spacing w:before="0" w:line="240" w:lineRule="auto"/>
            <w:ind w:left="0"/>
          </w:pPr>
        </w:pPrChange>
      </w:pPr>
      <w:ins w:id="4539" w:author="Tuleshov, Kurmanbek [Bolashak Atyrau Limited]" w:date="2022-09-28T10:37:00Z">
        <w:r w:rsidRPr="00431F90">
          <w:rPr>
            <w:rPrChange w:id="4540" w:author="Tuleshov, Kurmanbek [Bolashak Atyrau Limited]" w:date="2022-10-10T22:06:00Z">
              <w:rPr>
                <w:rFonts w:ascii="Segoe UI" w:hAnsi="Segoe UI" w:cs="Segoe UI"/>
                <w:color w:val="313131"/>
                <w:sz w:val="20"/>
                <w:szCs w:val="20"/>
              </w:rPr>
            </w:rPrChange>
          </w:rPr>
          <w:t>The insulation thickness required for the shell portion of the heat exchanger may differ from the insulation thickness on the channel portion of the exchanger.</w:t>
        </w:r>
      </w:ins>
    </w:p>
    <w:p w14:paraId="47CFB6A5" w14:textId="77777777" w:rsidR="00384B53" w:rsidRPr="00431F90" w:rsidRDefault="00384B53">
      <w:pPr>
        <w:pStyle w:val="List1"/>
        <w:tabs>
          <w:tab w:val="clear" w:pos="1080"/>
          <w:tab w:val="left" w:pos="1134"/>
        </w:tabs>
        <w:ind w:left="1134" w:hanging="425"/>
        <w:rPr>
          <w:ins w:id="4541" w:author="Tuleshov, Kurmanbek [Bolashak Atyrau Limited]" w:date="2022-09-28T10:37:00Z"/>
          <w:rPrChange w:id="4542" w:author="Tuleshov, Kurmanbek [Bolashak Atyrau Limited]" w:date="2022-10-10T22:06:00Z">
            <w:rPr>
              <w:ins w:id="4543" w:author="Tuleshov, Kurmanbek [Bolashak Atyrau Limited]" w:date="2022-09-28T10:37:00Z"/>
              <w:rFonts w:ascii="Segoe UI" w:hAnsi="Segoe UI" w:cs="Segoe UI"/>
              <w:color w:val="323232"/>
              <w:sz w:val="20"/>
              <w:szCs w:val="20"/>
            </w:rPr>
          </w:rPrChange>
        </w:rPr>
        <w:pPrChange w:id="4544" w:author="Tuleshov, Kurmanbek [Bolashak Atyrau Limited]" w:date="2022-09-28T10:42:00Z">
          <w:pPr>
            <w:spacing w:before="0" w:line="240" w:lineRule="auto"/>
            <w:ind w:left="0"/>
          </w:pPr>
        </w:pPrChange>
      </w:pPr>
      <w:ins w:id="4545" w:author="Tuleshov, Kurmanbek [Bolashak Atyrau Limited]" w:date="2022-09-28T10:37:00Z">
        <w:r w:rsidRPr="00431F90">
          <w:rPr>
            <w:rPrChange w:id="4546" w:author="Tuleshov, Kurmanbek [Bolashak Atyrau Limited]" w:date="2022-10-10T22:06:00Z">
              <w:rPr>
                <w:rFonts w:ascii="Segoe UI" w:hAnsi="Segoe UI" w:cs="Segoe UI"/>
                <w:color w:val="323232"/>
                <w:sz w:val="20"/>
                <w:szCs w:val="20"/>
              </w:rPr>
            </w:rPrChange>
          </w:rPr>
          <w:t>Piping and equipment that are heat-traced shall be insulated.</w:t>
        </w:r>
      </w:ins>
    </w:p>
    <w:p w14:paraId="49962894" w14:textId="77777777" w:rsidR="00384B53" w:rsidRPr="00431F90" w:rsidRDefault="00384B53">
      <w:pPr>
        <w:pStyle w:val="List1"/>
        <w:tabs>
          <w:tab w:val="clear" w:pos="1080"/>
          <w:tab w:val="left" w:pos="1134"/>
        </w:tabs>
        <w:ind w:left="1134" w:hanging="425"/>
        <w:rPr>
          <w:ins w:id="4547" w:author="Tuleshov, Kurmanbek [Bolashak Atyrau Limited]" w:date="2022-09-28T10:37:00Z"/>
          <w:rPrChange w:id="4548" w:author="Tuleshov, Kurmanbek [Bolashak Atyrau Limited]" w:date="2022-10-10T22:06:00Z">
            <w:rPr>
              <w:ins w:id="4549" w:author="Tuleshov, Kurmanbek [Bolashak Atyrau Limited]" w:date="2022-09-28T10:37:00Z"/>
              <w:rFonts w:ascii="Segoe UI" w:hAnsi="Segoe UI" w:cs="Segoe UI"/>
              <w:color w:val="323232"/>
              <w:sz w:val="20"/>
              <w:szCs w:val="20"/>
            </w:rPr>
          </w:rPrChange>
        </w:rPr>
        <w:pPrChange w:id="4550" w:author="Tuleshov, Kurmanbek [Bolashak Atyrau Limited]" w:date="2022-09-28T10:42:00Z">
          <w:pPr>
            <w:spacing w:before="0" w:line="240" w:lineRule="auto"/>
            <w:ind w:left="0"/>
          </w:pPr>
        </w:pPrChange>
      </w:pPr>
      <w:ins w:id="4551" w:author="Tuleshov, Kurmanbek [Bolashak Atyrau Limited]" w:date="2022-09-28T10:37:00Z">
        <w:r w:rsidRPr="00431F90">
          <w:rPr>
            <w:rPrChange w:id="4552" w:author="Tuleshov, Kurmanbek [Bolashak Atyrau Limited]" w:date="2022-10-10T22:06:00Z">
              <w:rPr>
                <w:rFonts w:ascii="Segoe UI" w:hAnsi="Segoe UI" w:cs="Segoe UI"/>
                <w:color w:val="323232"/>
                <w:sz w:val="20"/>
                <w:szCs w:val="20"/>
              </w:rPr>
            </w:rPrChange>
          </w:rPr>
          <w:t>Expansion loops and crossovers shall be wrapped with fiberglass cloth tape and weatherproofed.</w:t>
        </w:r>
      </w:ins>
    </w:p>
    <w:p w14:paraId="08E3071C" w14:textId="27E3889C" w:rsidR="00384B53" w:rsidRPr="00BE1FF3" w:rsidRDefault="00384B53" w:rsidP="00E12FC5">
      <w:pPr>
        <w:pStyle w:val="List1"/>
        <w:tabs>
          <w:tab w:val="clear" w:pos="1080"/>
          <w:tab w:val="left" w:pos="1134"/>
        </w:tabs>
        <w:ind w:left="1134" w:hanging="425"/>
        <w:rPr>
          <w:ins w:id="4553" w:author="Tuleshov, Kurmanbek [Bolashak Atyrau Limited]" w:date="2022-09-28T10:43:00Z"/>
        </w:rPr>
      </w:pPr>
      <w:ins w:id="4554" w:author="Tuleshov, Kurmanbek [Bolashak Atyrau Limited]" w:date="2022-09-28T10:37:00Z">
        <w:r w:rsidRPr="00431F90">
          <w:rPr>
            <w:rPrChange w:id="4555" w:author="Tuleshov, Kurmanbek [Bolashak Atyrau Limited]" w:date="2022-10-10T22:06:00Z">
              <w:rPr>
                <w:rFonts w:ascii="Segoe UI" w:hAnsi="Segoe UI" w:cs="Segoe UI"/>
                <w:color w:val="323232"/>
                <w:sz w:val="20"/>
                <w:szCs w:val="20"/>
              </w:rPr>
            </w:rPrChange>
          </w:rPr>
          <w:t>The insulation thickness for expansion loops and crossovers in the heat-tracing tubing shall be a minimum of 6 mm (1/4 inch) thick</w:t>
        </w:r>
      </w:ins>
      <w:ins w:id="4556" w:author="Tuleshov, Kurmanbek [Bolashak Atyrau Limited]" w:date="2022-09-28T10:38:00Z">
        <w:r w:rsidRPr="00431F90">
          <w:rPr>
            <w:rPrChange w:id="4557" w:author="Tuleshov, Kurmanbek [Bolashak Atyrau Limited]" w:date="2022-10-10T22:06:00Z">
              <w:rPr>
                <w:rFonts w:ascii="Segoe UI" w:hAnsi="Segoe UI" w:cs="Segoe UI"/>
                <w:color w:val="323232"/>
                <w:sz w:val="20"/>
                <w:szCs w:val="20"/>
              </w:rPr>
            </w:rPrChange>
          </w:rPr>
          <w:t>.</w:t>
        </w:r>
      </w:ins>
    </w:p>
    <w:p w14:paraId="7399964B" w14:textId="5EE6188E" w:rsidR="000D4832" w:rsidRPr="00412E07" w:rsidDel="000D4832" w:rsidRDefault="000D4832">
      <w:pPr>
        <w:pStyle w:val="List1"/>
        <w:numPr>
          <w:ilvl w:val="0"/>
          <w:numId w:val="92"/>
        </w:numPr>
        <w:ind w:left="1134" w:hanging="425"/>
        <w:rPr>
          <w:del w:id="4558" w:author="Tuleshov, Kurmanbek [Bolashak Atyrau Limited]" w:date="2022-09-28T10:29:00Z"/>
          <w:highlight w:val="yellow"/>
          <w:rPrChange w:id="4559" w:author="Tuleshov, Kurmanbek [Bolashak Atyrau Limited]" w:date="2022-10-21T15:51:00Z">
            <w:rPr>
              <w:del w:id="4560" w:author="Tuleshov, Kurmanbek [Bolashak Atyrau Limited]" w:date="2022-09-28T10:29:00Z"/>
            </w:rPr>
          </w:rPrChange>
        </w:rPr>
        <w:pPrChange w:id="4561" w:author="Tuleshov, Kurmanbek [Bolashak Atyrau Limited]" w:date="2022-10-21T15:51:00Z">
          <w:pPr>
            <w:pStyle w:val="List1"/>
            <w:numPr>
              <w:numId w:val="0"/>
            </w:numPr>
            <w:ind w:left="1077" w:firstLine="0"/>
            <w:contextualSpacing/>
          </w:pPr>
        </w:pPrChange>
      </w:pPr>
    </w:p>
    <w:p w14:paraId="4BB64760" w14:textId="5BE70930" w:rsidR="00CD112F" w:rsidRPr="0010106F" w:rsidRDefault="00993C2A" w:rsidP="00F85E17">
      <w:pPr>
        <w:pStyle w:val="Heading1"/>
        <w:numPr>
          <w:ilvl w:val="0"/>
          <w:numId w:val="154"/>
        </w:numPr>
        <w:ind w:left="720" w:hanging="720"/>
        <w:rPr>
          <w:rFonts w:ascii="Arial" w:hAnsi="Arial"/>
        </w:rPr>
      </w:pPr>
      <w:bookmarkStart w:id="4562" w:name="_Toc322011397"/>
      <w:bookmarkStart w:id="4563" w:name="_Toc117352228"/>
      <w:ins w:id="4564" w:author="Tuleshov, Kurmanbek [Bolashak Atyrau Limited]" w:date="2022-10-21T15:51:00Z">
        <w:r>
          <w:rPr>
            <w:rFonts w:ascii="Arial" w:hAnsi="Arial"/>
          </w:rPr>
          <w:t xml:space="preserve">Installation </w:t>
        </w:r>
      </w:ins>
      <w:del w:id="4565" w:author="Tuleshov, Kurmanbek [Bolashak Atyrau Limited]" w:date="2022-10-20T11:14:00Z">
        <w:r w:rsidR="00CD112F" w:rsidRPr="0010106F" w:rsidDel="00555EE7">
          <w:rPr>
            <w:rFonts w:ascii="Arial" w:hAnsi="Arial"/>
          </w:rPr>
          <w:delText>APPLICATION</w:delText>
        </w:r>
      </w:del>
      <w:bookmarkEnd w:id="4562"/>
      <w:bookmarkEnd w:id="4563"/>
    </w:p>
    <w:p w14:paraId="4BB64765" w14:textId="128DFDFA" w:rsidR="00CD112F" w:rsidRPr="0010106F" w:rsidRDefault="00CD112F" w:rsidP="000656E2">
      <w:pPr>
        <w:pStyle w:val="Heading2"/>
      </w:pPr>
      <w:bookmarkStart w:id="4566" w:name="_Toc322011398"/>
      <w:bookmarkStart w:id="4567" w:name="_Toc117352229"/>
      <w:r w:rsidRPr="0010106F">
        <w:t>Storage and Handling of Insulation Materials</w:t>
      </w:r>
      <w:bookmarkEnd w:id="4566"/>
      <w:bookmarkEnd w:id="4567"/>
    </w:p>
    <w:p w14:paraId="4BB64766" w14:textId="77777777" w:rsidR="00CD112F" w:rsidRPr="0010106F" w:rsidRDefault="00CD112F" w:rsidP="00BE1FF3">
      <w:pPr>
        <w:pStyle w:val="List1"/>
        <w:numPr>
          <w:ilvl w:val="0"/>
          <w:numId w:val="32"/>
        </w:numPr>
        <w:tabs>
          <w:tab w:val="clear" w:pos="1080"/>
          <w:tab w:val="left" w:pos="1134"/>
        </w:tabs>
        <w:ind w:left="1134" w:hanging="283"/>
      </w:pPr>
      <w:r w:rsidRPr="0010106F">
        <w:t>From delivery to installed finished product, insulation materials shall at all times be protected from the elements and have adequate drainage.</w:t>
      </w:r>
    </w:p>
    <w:p w14:paraId="4BB64767" w14:textId="77777777" w:rsidR="00CD112F" w:rsidRPr="0010106F" w:rsidRDefault="00CD112F" w:rsidP="00BE1FF3">
      <w:pPr>
        <w:pStyle w:val="List1"/>
        <w:numPr>
          <w:ilvl w:val="0"/>
          <w:numId w:val="32"/>
        </w:numPr>
        <w:tabs>
          <w:tab w:val="clear" w:pos="1080"/>
          <w:tab w:val="left" w:pos="1134"/>
        </w:tabs>
        <w:ind w:left="1134" w:hanging="283"/>
      </w:pPr>
      <w:r w:rsidRPr="0010106F">
        <w:t>Insulation materials shall be handled and stored per manufacturer's printed recommendations.</w:t>
      </w:r>
    </w:p>
    <w:p w14:paraId="4BB64768" w14:textId="77777777" w:rsidR="00CD112F" w:rsidRPr="0010106F" w:rsidRDefault="00CD112F" w:rsidP="00BE1FF3">
      <w:pPr>
        <w:pStyle w:val="List1"/>
        <w:numPr>
          <w:ilvl w:val="0"/>
          <w:numId w:val="32"/>
        </w:numPr>
        <w:tabs>
          <w:tab w:val="clear" w:pos="1080"/>
          <w:tab w:val="left" w:pos="1134"/>
        </w:tabs>
        <w:ind w:left="1134" w:hanging="283"/>
      </w:pPr>
      <w:r w:rsidRPr="0010106F">
        <w:t>Mastics, adhesives, and sealers that are exposed to temperatures outside the recommended temperature ranges during storage shall be removed from the site and replaced with new material.</w:t>
      </w:r>
    </w:p>
    <w:p w14:paraId="4BB64769" w14:textId="77777777" w:rsidR="00CD112F" w:rsidRPr="0010106F" w:rsidRDefault="00CD112F" w:rsidP="00BE1FF3">
      <w:pPr>
        <w:pStyle w:val="List1"/>
        <w:numPr>
          <w:ilvl w:val="0"/>
          <w:numId w:val="32"/>
        </w:numPr>
        <w:tabs>
          <w:tab w:val="clear" w:pos="1080"/>
          <w:tab w:val="left" w:pos="1134"/>
        </w:tabs>
        <w:ind w:left="1134" w:hanging="283"/>
      </w:pPr>
      <w:r w:rsidRPr="0010106F">
        <w:t>Materials that have exceeded their shelf life shall be removed from the site and replaced with new material.</w:t>
      </w:r>
    </w:p>
    <w:p w14:paraId="4BB6476A" w14:textId="77777777" w:rsidR="00CD112F" w:rsidRPr="0010106F" w:rsidRDefault="00CD112F" w:rsidP="00BE1FF3">
      <w:pPr>
        <w:pStyle w:val="List1"/>
        <w:numPr>
          <w:ilvl w:val="0"/>
          <w:numId w:val="32"/>
        </w:numPr>
        <w:tabs>
          <w:tab w:val="clear" w:pos="1080"/>
          <w:tab w:val="left" w:pos="1134"/>
        </w:tabs>
        <w:ind w:left="1134" w:hanging="283"/>
      </w:pPr>
      <w:r w:rsidRPr="0010106F">
        <w:t>Insulation cement is not a substitute for insulation since it has poor thermal resistance. It shall only be used to finish irregular surfaces over insulation to a max. thickness of 13</w:t>
      </w:r>
      <w:r w:rsidR="000656E2" w:rsidRPr="0010106F">
        <w:t xml:space="preserve"> </w:t>
      </w:r>
      <w:r w:rsidRPr="0010106F">
        <w:t>mm. Allow to dry prior to covering with a moisture barrier. Any cracks or voids in the insulation greater than 3</w:t>
      </w:r>
      <w:r w:rsidR="000656E2" w:rsidRPr="0010106F">
        <w:t xml:space="preserve"> </w:t>
      </w:r>
      <w:r w:rsidRPr="0010106F">
        <w:t>mm shall be replaced with new insulation.</w:t>
      </w:r>
    </w:p>
    <w:p w14:paraId="4BB6476B" w14:textId="77777777" w:rsidR="00CD112F" w:rsidRPr="0010106F" w:rsidRDefault="00CD112F" w:rsidP="00BE1FF3">
      <w:pPr>
        <w:pStyle w:val="List1"/>
        <w:numPr>
          <w:ilvl w:val="0"/>
          <w:numId w:val="32"/>
        </w:numPr>
        <w:tabs>
          <w:tab w:val="clear" w:pos="1080"/>
          <w:tab w:val="left" w:pos="1134"/>
        </w:tabs>
        <w:ind w:left="1134" w:hanging="283"/>
      </w:pPr>
      <w:r w:rsidRPr="0010106F">
        <w:t>All insulation materials in this specification have a flame spread and smoke density rating of 25/50 or less in accordance with ASTM E84.</w:t>
      </w:r>
    </w:p>
    <w:p w14:paraId="4BB6476C" w14:textId="77777777" w:rsidR="00CD112F" w:rsidRPr="0010106F" w:rsidRDefault="00CD112F" w:rsidP="000656E2">
      <w:pPr>
        <w:pStyle w:val="Heading2"/>
      </w:pPr>
      <w:bookmarkStart w:id="4568" w:name="_Toc322011399"/>
      <w:bookmarkStart w:id="4569" w:name="_Toc117352230"/>
      <w:r w:rsidRPr="0010106F">
        <w:t>General</w:t>
      </w:r>
      <w:bookmarkEnd w:id="4568"/>
      <w:bookmarkEnd w:id="4569"/>
    </w:p>
    <w:p w14:paraId="4BB6476D" w14:textId="771F1668" w:rsidR="00CD112F" w:rsidRPr="0010106F" w:rsidRDefault="00CD112F" w:rsidP="003A6C7B">
      <w:pPr>
        <w:pStyle w:val="List1"/>
        <w:numPr>
          <w:ilvl w:val="0"/>
          <w:numId w:val="33"/>
        </w:numPr>
        <w:tabs>
          <w:tab w:val="clear" w:pos="1080"/>
          <w:tab w:val="left" w:pos="1134"/>
        </w:tabs>
        <w:ind w:left="1134" w:hanging="283"/>
      </w:pPr>
      <w:r w:rsidRPr="0010106F">
        <w:t xml:space="preserve">All materials shall be stored, mixed, thinned, and applied in accordance with the manufacturer's </w:t>
      </w:r>
      <w:r w:rsidRPr="00E60B85">
        <w:t>printed instructions</w:t>
      </w:r>
      <w:ins w:id="4570" w:author="Tuleshov, Kurmanbek [Bolashak Atyrau Limited]" w:date="2022-09-29T23:06:00Z">
        <w:r w:rsidR="00D515D8" w:rsidRPr="00E60B85">
          <w:t xml:space="preserve"> and IOGP S-738</w:t>
        </w:r>
      </w:ins>
      <w:r w:rsidRPr="00E60B85">
        <w:t>. All conflicts between this Practice and the manufacturer's instructions shall be brought to the attention</w:t>
      </w:r>
      <w:r w:rsidRPr="0010106F">
        <w:t xml:space="preserve"> of the Purchaser for resolution.</w:t>
      </w:r>
    </w:p>
    <w:p w14:paraId="4BB6476E" w14:textId="77777777" w:rsidR="00CD112F" w:rsidRPr="0010106F" w:rsidRDefault="00CD112F" w:rsidP="003A6C7B">
      <w:pPr>
        <w:pStyle w:val="List1"/>
        <w:numPr>
          <w:ilvl w:val="0"/>
          <w:numId w:val="32"/>
        </w:numPr>
        <w:tabs>
          <w:tab w:val="clear" w:pos="1080"/>
          <w:tab w:val="left" w:pos="1134"/>
        </w:tabs>
        <w:ind w:left="1134" w:hanging="283"/>
      </w:pPr>
      <w:r w:rsidRPr="0010106F">
        <w:t>Authorization to proceed with application of insulation shall be obtained in writing from the Purchaser.</w:t>
      </w:r>
    </w:p>
    <w:p w14:paraId="4BB6476F" w14:textId="77777777" w:rsidR="00CD112F" w:rsidRPr="0010106F" w:rsidRDefault="00CD112F" w:rsidP="003A6C7B">
      <w:pPr>
        <w:pStyle w:val="List1"/>
        <w:numPr>
          <w:ilvl w:val="0"/>
          <w:numId w:val="32"/>
        </w:numPr>
        <w:tabs>
          <w:tab w:val="clear" w:pos="1080"/>
          <w:tab w:val="left" w:pos="1134"/>
        </w:tabs>
        <w:ind w:left="1134" w:hanging="283"/>
      </w:pPr>
      <w:r w:rsidRPr="0010106F">
        <w:t>Unless otherwise specified, insulation shall not be applied until completion of the following has been verified:</w:t>
      </w:r>
    </w:p>
    <w:p w14:paraId="4BB64770" w14:textId="77777777" w:rsidR="00CD112F" w:rsidRPr="0010106F" w:rsidRDefault="00CD112F" w:rsidP="00D75D58">
      <w:pPr>
        <w:pStyle w:val="ListAlpha1"/>
        <w:tabs>
          <w:tab w:val="clear" w:pos="1080"/>
          <w:tab w:val="left" w:pos="1418"/>
        </w:tabs>
        <w:ind w:left="1418" w:hanging="284"/>
      </w:pPr>
      <w:r w:rsidRPr="0010106F">
        <w:t>Required hydrostatic and/or pneumatic pressure testing.</w:t>
      </w:r>
    </w:p>
    <w:p w14:paraId="4BB64771" w14:textId="77777777" w:rsidR="00CD112F" w:rsidRPr="0010106F" w:rsidRDefault="00CD112F" w:rsidP="00D75D58">
      <w:pPr>
        <w:pStyle w:val="ListAlpha1"/>
        <w:tabs>
          <w:tab w:val="clear" w:pos="1080"/>
          <w:tab w:val="left" w:pos="1418"/>
        </w:tabs>
        <w:ind w:left="1418" w:hanging="284"/>
      </w:pPr>
      <w:r w:rsidRPr="0010106F">
        <w:t>Application of required substrate protective coating systems, including touch-up of previously applied coatings.</w:t>
      </w:r>
    </w:p>
    <w:p w14:paraId="4BB64772" w14:textId="77777777" w:rsidR="00CD112F" w:rsidRPr="0010106F" w:rsidRDefault="00CD112F" w:rsidP="00D75D58">
      <w:pPr>
        <w:pStyle w:val="ListAlpha1"/>
        <w:tabs>
          <w:tab w:val="clear" w:pos="1080"/>
          <w:tab w:val="left" w:pos="1418"/>
        </w:tabs>
        <w:ind w:left="1418" w:hanging="284"/>
      </w:pPr>
      <w:r w:rsidRPr="0010106F">
        <w:t>Installation and testing of required tracing systems.</w:t>
      </w:r>
    </w:p>
    <w:p w14:paraId="4BB64773" w14:textId="77777777" w:rsidR="00CD112F" w:rsidRPr="0010106F" w:rsidRDefault="00CD112F" w:rsidP="00D75D58">
      <w:pPr>
        <w:pStyle w:val="ListAlpha1"/>
        <w:tabs>
          <w:tab w:val="clear" w:pos="1080"/>
          <w:tab w:val="left" w:pos="1418"/>
        </w:tabs>
        <w:ind w:left="1418" w:hanging="284"/>
      </w:pPr>
      <w:r w:rsidRPr="0010106F">
        <w:t>Cleaning of surfaces that are to receive insulation.</w:t>
      </w:r>
    </w:p>
    <w:p w14:paraId="4BB64774" w14:textId="77777777" w:rsidR="00CD112F" w:rsidRPr="0010106F" w:rsidRDefault="00CD112F" w:rsidP="003A6C7B">
      <w:pPr>
        <w:pStyle w:val="List1"/>
        <w:tabs>
          <w:tab w:val="clear" w:pos="1080"/>
          <w:tab w:val="left" w:pos="1134"/>
        </w:tabs>
        <w:ind w:left="1134" w:hanging="283"/>
      </w:pPr>
      <w:r w:rsidRPr="0010106F">
        <w:t>If required by the Purchaser, application of insulation may proceed before pressure testing is complete, provided that all welds and flanged and threaded connections are left exposed until the pressure testing is complete. Temporary terminations of installed insulation shall be adequately protected at all times.</w:t>
      </w:r>
    </w:p>
    <w:p w14:paraId="4BB64775" w14:textId="77777777" w:rsidR="00CD112F" w:rsidRPr="0010106F" w:rsidRDefault="00CD112F" w:rsidP="003A6C7B">
      <w:pPr>
        <w:pStyle w:val="List1"/>
        <w:tabs>
          <w:tab w:val="clear" w:pos="1080"/>
          <w:tab w:val="left" w:pos="1134"/>
        </w:tabs>
        <w:ind w:left="1134" w:hanging="283"/>
      </w:pPr>
      <w:r w:rsidRPr="0010106F">
        <w:t>When applying insulation, the circumferential butt joints of each section shall be staggered.</w:t>
      </w:r>
    </w:p>
    <w:p w14:paraId="4BB64776" w14:textId="77777777" w:rsidR="00CD112F" w:rsidRPr="0010106F" w:rsidRDefault="00CD112F" w:rsidP="003A6C7B">
      <w:pPr>
        <w:pStyle w:val="List1"/>
        <w:tabs>
          <w:tab w:val="clear" w:pos="1080"/>
          <w:tab w:val="left" w:pos="1134"/>
        </w:tabs>
        <w:ind w:left="1134" w:hanging="283"/>
      </w:pPr>
      <w:r w:rsidRPr="0010106F">
        <w:t>When applying multi-layer insulation, each succeeding layer shall be staggered to the longitudinal and circumferential joint of the layer beneath.</w:t>
      </w:r>
    </w:p>
    <w:p w14:paraId="4BB64777" w14:textId="77777777" w:rsidR="00CD112F" w:rsidRPr="0010106F" w:rsidRDefault="00CD112F" w:rsidP="003A6C7B">
      <w:pPr>
        <w:pStyle w:val="List1"/>
        <w:tabs>
          <w:tab w:val="clear" w:pos="1080"/>
          <w:tab w:val="left" w:pos="1134"/>
        </w:tabs>
        <w:ind w:left="1134" w:hanging="283"/>
      </w:pPr>
      <w:r w:rsidRPr="0010106F">
        <w:t>Joint sealer shall be applied to all joints of single layer and only to joints of the outer layer of multi-layer applications.</w:t>
      </w:r>
    </w:p>
    <w:p w14:paraId="4BB64778" w14:textId="77777777" w:rsidR="00CD112F" w:rsidRPr="0010106F" w:rsidRDefault="00CD112F" w:rsidP="003A6C7B">
      <w:pPr>
        <w:pStyle w:val="List1"/>
        <w:tabs>
          <w:tab w:val="clear" w:pos="1080"/>
          <w:tab w:val="left" w:pos="1134"/>
        </w:tabs>
        <w:ind w:left="1134" w:hanging="283"/>
      </w:pPr>
      <w:r w:rsidRPr="0010106F">
        <w:t>Each layer of multi-layer insulation shall be held in place separately.</w:t>
      </w:r>
    </w:p>
    <w:p w14:paraId="4BB64779" w14:textId="77777777" w:rsidR="00CD112F" w:rsidRPr="0010106F" w:rsidRDefault="00CD112F" w:rsidP="003A6C7B">
      <w:pPr>
        <w:pStyle w:val="List1"/>
        <w:tabs>
          <w:tab w:val="clear" w:pos="1080"/>
          <w:tab w:val="left" w:pos="1134"/>
        </w:tabs>
        <w:ind w:left="1134" w:hanging="283"/>
      </w:pPr>
      <w:r w:rsidRPr="0010106F">
        <w:lastRenderedPageBreak/>
        <w:t>All insulation shall be smooth and free from cracks, voids and depressions greater than 3</w:t>
      </w:r>
      <w:r w:rsidR="000656E2" w:rsidRPr="0010106F">
        <w:t xml:space="preserve"> </w:t>
      </w:r>
      <w:r w:rsidRPr="0010106F">
        <w:t>mm (1/8 inch). All cracks, voids and depressions in the insulation greater than 3</w:t>
      </w:r>
      <w:r w:rsidR="000656E2" w:rsidRPr="0010106F">
        <w:t xml:space="preserve"> </w:t>
      </w:r>
      <w:r w:rsidRPr="0010106F">
        <w:t>mm (1/8 inch) shall be refitted, not filled.</w:t>
      </w:r>
    </w:p>
    <w:p w14:paraId="4BB6477A" w14:textId="77777777" w:rsidR="00CD112F" w:rsidRPr="0010106F" w:rsidRDefault="00CD112F" w:rsidP="00D75D58">
      <w:pPr>
        <w:pStyle w:val="List1"/>
        <w:tabs>
          <w:tab w:val="clear" w:pos="1080"/>
          <w:tab w:val="left" w:pos="1134"/>
        </w:tabs>
        <w:ind w:left="1134" w:hanging="425"/>
      </w:pPr>
      <w:r w:rsidRPr="0010106F">
        <w:t>The Purchaser shall identify areas that require bore coating of cellular glass such as the following:</w:t>
      </w:r>
    </w:p>
    <w:p w14:paraId="4BB6477B" w14:textId="77777777" w:rsidR="00CD112F" w:rsidRPr="0010106F" w:rsidRDefault="00CD112F" w:rsidP="00D75D58">
      <w:pPr>
        <w:pStyle w:val="ListAlpha1"/>
        <w:tabs>
          <w:tab w:val="clear" w:pos="1080"/>
          <w:tab w:val="left" w:pos="1418"/>
        </w:tabs>
        <w:ind w:left="1418" w:hanging="284"/>
      </w:pPr>
      <w:r w:rsidRPr="0010106F">
        <w:t>The surface being insulated cycles or swings through an operating temperature range greater than 200°C (400°F).</w:t>
      </w:r>
    </w:p>
    <w:p w14:paraId="4BB6477C" w14:textId="77777777" w:rsidR="00CD112F" w:rsidRPr="0010106F" w:rsidRDefault="00CD112F" w:rsidP="00D75D58">
      <w:pPr>
        <w:pStyle w:val="ListAlpha1"/>
        <w:tabs>
          <w:tab w:val="clear" w:pos="1080"/>
          <w:tab w:val="left" w:pos="1418"/>
        </w:tabs>
        <w:ind w:left="1418" w:hanging="284"/>
      </w:pPr>
      <w:r w:rsidRPr="0010106F">
        <w:t>The surface being insulated experiences high vibrations.</w:t>
      </w:r>
    </w:p>
    <w:p w14:paraId="4BB6477D" w14:textId="77777777" w:rsidR="00CD112F" w:rsidRPr="0010106F" w:rsidRDefault="00CD112F" w:rsidP="00D75D58">
      <w:pPr>
        <w:pStyle w:val="ListAlpha1"/>
        <w:tabs>
          <w:tab w:val="clear" w:pos="1080"/>
          <w:tab w:val="left" w:pos="1418"/>
        </w:tabs>
        <w:ind w:left="1418" w:hanging="284"/>
      </w:pPr>
      <w:r w:rsidRPr="0010106F">
        <w:t>The insulation is carrying the load of the pipe such as at a pipe hanger or supports.</w:t>
      </w:r>
    </w:p>
    <w:p w14:paraId="4BB6477E" w14:textId="77777777" w:rsidR="00CD112F" w:rsidRPr="0010106F" w:rsidRDefault="00CD112F" w:rsidP="00D75D58">
      <w:pPr>
        <w:pStyle w:val="List1"/>
        <w:tabs>
          <w:tab w:val="clear" w:pos="1080"/>
          <w:tab w:val="left" w:pos="1134"/>
        </w:tabs>
        <w:ind w:left="1134" w:hanging="425"/>
      </w:pPr>
      <w:r w:rsidRPr="0010106F">
        <w:t>Protrusions, other than nozzles, through the insulation on equipment and piping shall be insulated for a minimum distance equal to 4 times the adjacent insulation thickness measured from the surfaces of the equipment or pipe.</w:t>
      </w:r>
    </w:p>
    <w:p w14:paraId="4BB6477F" w14:textId="77777777" w:rsidR="00CD112F" w:rsidRPr="0010106F" w:rsidRDefault="00CD112F" w:rsidP="00D75D58">
      <w:pPr>
        <w:pStyle w:val="List1"/>
        <w:tabs>
          <w:tab w:val="clear" w:pos="1080"/>
          <w:tab w:val="left" w:pos="1134"/>
        </w:tabs>
        <w:ind w:left="1134" w:hanging="425"/>
      </w:pPr>
      <w:r w:rsidRPr="0010106F">
        <w:t>The insulation thickness for protrusions shall be half the insulation thickness of the adjacent insulated surface but not less than 40 mm (1-1/2 inches).</w:t>
      </w:r>
    </w:p>
    <w:p w14:paraId="4BB64780" w14:textId="61CB06F4" w:rsidR="00CD112F" w:rsidRPr="0010106F" w:rsidRDefault="00CD112F" w:rsidP="00D75D58">
      <w:pPr>
        <w:pStyle w:val="List1"/>
        <w:tabs>
          <w:tab w:val="clear" w:pos="1080"/>
          <w:tab w:val="left" w:pos="1134"/>
        </w:tabs>
        <w:ind w:left="1134" w:hanging="425"/>
      </w:pPr>
      <w:r w:rsidRPr="0010106F">
        <w:t xml:space="preserve">The insulation shall be single layer </w:t>
      </w:r>
      <w:r w:rsidRPr="00E60B85">
        <w:t xml:space="preserve">up to and including </w:t>
      </w:r>
      <w:del w:id="4571" w:author="Tuleshov, Kurmanbek [Bolashak Atyrau Limited]" w:date="2022-09-28T10:55:00Z">
        <w:r w:rsidRPr="00E60B85" w:rsidDel="0056307D">
          <w:delText>70</w:delText>
        </w:r>
        <w:r w:rsidR="000656E2" w:rsidRPr="00E60B85" w:rsidDel="0056307D">
          <w:delText xml:space="preserve"> </w:delText>
        </w:r>
      </w:del>
      <w:ins w:id="4572" w:author="Tuleshov, Kurmanbek [Bolashak Atyrau Limited]" w:date="2022-09-28T10:55:00Z">
        <w:r w:rsidR="0056307D" w:rsidRPr="006A0E02">
          <w:t xml:space="preserve">75 </w:t>
        </w:r>
      </w:ins>
      <w:r w:rsidRPr="006A0E02">
        <w:t>mm</w:t>
      </w:r>
      <w:r w:rsidRPr="0010106F">
        <w:t xml:space="preserve"> thickness and double layer at 80</w:t>
      </w:r>
      <w:r w:rsidR="000656E2" w:rsidRPr="0010106F">
        <w:t xml:space="preserve"> </w:t>
      </w:r>
      <w:r w:rsidRPr="0010106F">
        <w:t>mm thickness and greater. When ordering insulation, indicate double layer insulation to the manufacturer so the layers will nest properly.</w:t>
      </w:r>
    </w:p>
    <w:p w14:paraId="4BB64781" w14:textId="77777777" w:rsidR="00CD112F" w:rsidRPr="0010106F" w:rsidRDefault="00CD112F" w:rsidP="00D75D58">
      <w:pPr>
        <w:pStyle w:val="List1"/>
        <w:tabs>
          <w:tab w:val="clear" w:pos="1080"/>
          <w:tab w:val="left" w:pos="1134"/>
        </w:tabs>
        <w:ind w:left="1134" w:hanging="425"/>
      </w:pPr>
      <w:r w:rsidRPr="0010106F">
        <w:t>The pipe surface to be insulated, including all fittings, valves and flanges etc., shall be cleaned free of oil, grease and all other foreign matter, be free from moisture prior to the application of any insulation and be painted per Specification COM-SU-4743-TCO.</w:t>
      </w:r>
    </w:p>
    <w:p w14:paraId="4BB64782" w14:textId="77777777" w:rsidR="00CD112F" w:rsidRPr="0010106F" w:rsidRDefault="00CD112F" w:rsidP="00D75D58">
      <w:pPr>
        <w:pStyle w:val="List1"/>
        <w:tabs>
          <w:tab w:val="clear" w:pos="1080"/>
          <w:tab w:val="left" w:pos="1134"/>
        </w:tabs>
        <w:ind w:left="1134" w:hanging="425"/>
      </w:pPr>
      <w:r w:rsidRPr="0010106F">
        <w:t>Insulation shall only be applied if it can be properly protected with the weather barrier jacketing prior to the end of the work day or prior to any predicted inclement weather.</w:t>
      </w:r>
    </w:p>
    <w:p w14:paraId="4BB64783" w14:textId="5B5379BD" w:rsidR="00CD112F" w:rsidRDefault="00CD112F" w:rsidP="00D75D58">
      <w:pPr>
        <w:pStyle w:val="List1"/>
        <w:tabs>
          <w:tab w:val="clear" w:pos="1080"/>
          <w:tab w:val="left" w:pos="1134"/>
        </w:tabs>
        <w:ind w:left="1134" w:hanging="425"/>
      </w:pPr>
      <w:r w:rsidRPr="0010106F">
        <w:t>All insulation shall be snugly fitted, with all joints tightly butted. Circumferential joints shall be staggered on single layer insulation. On double layer insulation, both the circumferential and longitudinal joints shall be staggered between layers. Insulation shall be made good around ‘U’ bolts and other small supports to conserve heat. For pipe with stiffening rings, the insulation shall be made good against the stiffening ring protrusions.</w:t>
      </w:r>
    </w:p>
    <w:p w14:paraId="196BEA82" w14:textId="7982EE32" w:rsidR="00B65CFE" w:rsidRPr="006A0E02" w:rsidRDefault="00B65CFE" w:rsidP="00D75D58">
      <w:pPr>
        <w:pStyle w:val="List1"/>
        <w:tabs>
          <w:tab w:val="clear" w:pos="1080"/>
          <w:tab w:val="left" w:pos="1134"/>
        </w:tabs>
        <w:ind w:left="1134" w:hanging="425"/>
        <w:rPr>
          <w:ins w:id="4573" w:author="Tuleshov, Kurmanbek [Bolashak Atyrau Limited]" w:date="2022-09-29T09:40:00Z"/>
        </w:rPr>
      </w:pPr>
      <w:ins w:id="4574" w:author="Tuleshov, Kurmanbek [Bolashak Atyrau Limited]" w:date="2022-09-29T09:40:00Z">
        <w:r w:rsidRPr="00122053">
          <w:t xml:space="preserve">Vertical lines longer than </w:t>
        </w:r>
      </w:ins>
      <w:ins w:id="4575" w:author="Tuleshov, Kurmanbek [Bolashak Atyrau Limited]" w:date="2022-09-29T09:41:00Z">
        <w:r w:rsidRPr="00122053">
          <w:t xml:space="preserve">6100 mm </w:t>
        </w:r>
      </w:ins>
      <w:ins w:id="4576" w:author="Tuleshov, Kurmanbek [Bolashak Atyrau Limited]" w:date="2022-09-29T09:40:00Z">
        <w:r w:rsidRPr="002B6A39">
          <w:t xml:space="preserve">(20 feet) shall have welded insulation support rings at approximately </w:t>
        </w:r>
      </w:ins>
      <w:ins w:id="4577" w:author="Tuleshov, Kurmanbek [Bolashak Atyrau Limited]" w:date="2022-09-29T09:42:00Z">
        <w:r w:rsidRPr="002B6A39">
          <w:t>5400 mm (</w:t>
        </w:r>
      </w:ins>
      <w:ins w:id="4578" w:author="Tuleshov, Kurmanbek [Bolashak Atyrau Limited]" w:date="2022-09-29T09:40:00Z">
        <w:r w:rsidRPr="00657E2B">
          <w:t>18 foot</w:t>
        </w:r>
      </w:ins>
      <w:ins w:id="4579" w:author="Tuleshov, Kurmanbek [Bolashak Atyrau Limited]" w:date="2022-09-29T09:42:00Z">
        <w:r w:rsidRPr="00ED6FEA">
          <w:t>)</w:t>
        </w:r>
      </w:ins>
      <w:ins w:id="4580" w:author="Tuleshov, Kurmanbek [Bolashak Atyrau Limited]" w:date="2022-09-29T09:43:00Z">
        <w:r w:rsidRPr="007C080B">
          <w:t xml:space="preserve"> intervals</w:t>
        </w:r>
      </w:ins>
      <w:ins w:id="4581" w:author="Tuleshov, Kurmanbek [Bolashak Atyrau Limited]" w:date="2022-09-29T09:42:00Z">
        <w:r w:rsidRPr="007C080B">
          <w:t>.</w:t>
        </w:r>
      </w:ins>
      <w:ins w:id="4582" w:author="Tuleshov, Kurmanbek [Bolashak Atyrau Limited]" w:date="2022-09-29T09:51:00Z">
        <w:r w:rsidR="001D2450" w:rsidRPr="007C080B">
          <w:t xml:space="preserve"> Insulation support rings are not required for flexible aerogel insulation, however, a jacket support shall be located just above the bottom elbow or tangent line. Additional jacket supports may be required in accordance with manufacturer's prin</w:t>
        </w:r>
        <w:r w:rsidR="001D2450" w:rsidRPr="006A0E02">
          <w:t>ted instructions</w:t>
        </w:r>
      </w:ins>
      <w:ins w:id="4583" w:author="Tuleshov, Kurmanbek [Bolashak Atyrau Limited]" w:date="2022-10-05T17:22:00Z">
        <w:r w:rsidR="006327C8" w:rsidRPr="006A0E02">
          <w:t>.</w:t>
        </w:r>
      </w:ins>
    </w:p>
    <w:p w14:paraId="3EE18BF7" w14:textId="7820BDDB" w:rsidR="00B65CFE" w:rsidRPr="006A0E02" w:rsidRDefault="001D2450" w:rsidP="00D75D58">
      <w:pPr>
        <w:pStyle w:val="List1"/>
        <w:tabs>
          <w:tab w:val="clear" w:pos="1080"/>
          <w:tab w:val="left" w:pos="1134"/>
        </w:tabs>
        <w:ind w:left="1134" w:hanging="425"/>
        <w:rPr>
          <w:ins w:id="4584" w:author="Tuleshov, Kurmanbek [Bolashak Atyrau Limited]" w:date="2022-09-29T09:40:00Z"/>
        </w:rPr>
      </w:pPr>
      <w:ins w:id="4585" w:author="Tuleshov, Kurmanbek [Bolashak Atyrau Limited]" w:date="2022-09-29T09:52:00Z">
        <w:r w:rsidRPr="006A0E02">
          <w:t xml:space="preserve">25-mm </w:t>
        </w:r>
      </w:ins>
      <w:ins w:id="4586" w:author="Tuleshov, Kurmanbek [Bolashak Atyrau Limited]" w:date="2022-09-29T09:51:00Z">
        <w:r w:rsidRPr="006A0E02">
          <w:t>(</w:t>
        </w:r>
      </w:ins>
      <w:ins w:id="4587" w:author="Tuleshov, Kurmanbek [Bolashak Atyrau Limited]" w:date="2022-09-29T09:40:00Z">
        <w:r w:rsidR="00B65CFE" w:rsidRPr="006A0E02">
          <w:t>1-inch</w:t>
        </w:r>
      </w:ins>
      <w:ins w:id="4588" w:author="Tuleshov, Kurmanbek [Bolashak Atyrau Limited]" w:date="2022-09-29T09:51:00Z">
        <w:r w:rsidRPr="006A0E02">
          <w:t>)</w:t>
        </w:r>
      </w:ins>
      <w:ins w:id="4589" w:author="Tuleshov, Kurmanbek [Bolashak Atyrau Limited]" w:date="2022-09-29T09:40:00Z">
        <w:r w:rsidR="00B65CFE" w:rsidRPr="006A0E02">
          <w:t xml:space="preserve"> expansion joint packed with resilient mineral fiber blanket material shall be provided under</w:t>
        </w:r>
      </w:ins>
      <w:ins w:id="4590" w:author="Tuleshov, Kurmanbek [Bolashak Atyrau Limited]" w:date="2022-09-29T09:52:00Z">
        <w:r w:rsidRPr="006A0E02">
          <w:t xml:space="preserve"> the insulation support ring.</w:t>
        </w:r>
      </w:ins>
    </w:p>
    <w:p w14:paraId="46368470" w14:textId="62027FD5" w:rsidR="00B65CFE" w:rsidRPr="006A0E02" w:rsidRDefault="00B65CFE" w:rsidP="00D75D58">
      <w:pPr>
        <w:pStyle w:val="List1"/>
        <w:tabs>
          <w:tab w:val="clear" w:pos="1080"/>
          <w:tab w:val="left" w:pos="1134"/>
        </w:tabs>
        <w:ind w:left="1134" w:hanging="425"/>
        <w:rPr>
          <w:ins w:id="4591" w:author="Tuleshov, Kurmanbek [Bolashak Atyrau Limited]" w:date="2022-09-29T09:40:00Z"/>
        </w:rPr>
      </w:pPr>
      <w:ins w:id="4592" w:author="Tuleshov, Kurmanbek [Bolashak Atyrau Limited]" w:date="2022-09-29T09:40:00Z">
        <w:r w:rsidRPr="006A0E02">
          <w:t>Insulation shall not cover vessel and machinery nameplates and code-inspection plates. The insulation shall be</w:t>
        </w:r>
      </w:ins>
      <w:ins w:id="4593" w:author="Tuleshov, Kurmanbek [Bolashak Atyrau Limited]" w:date="2022-09-29T09:52:00Z">
        <w:r w:rsidR="001D2450" w:rsidRPr="006A0E02">
          <w:t xml:space="preserve"> beveled away from the plates and sealed against water entry.</w:t>
        </w:r>
      </w:ins>
    </w:p>
    <w:p w14:paraId="348399F9" w14:textId="28B401C9" w:rsidR="00B65CFE" w:rsidRPr="006A0E02" w:rsidRDefault="00B65CFE" w:rsidP="00D75D58">
      <w:pPr>
        <w:pStyle w:val="List1"/>
        <w:tabs>
          <w:tab w:val="clear" w:pos="1080"/>
          <w:tab w:val="left" w:pos="1134"/>
        </w:tabs>
        <w:ind w:left="1134" w:hanging="425"/>
        <w:rPr>
          <w:ins w:id="4594" w:author="Tuleshov, Kurmanbek [Bolashak Atyrau Limited]" w:date="2022-09-29T09:40:00Z"/>
        </w:rPr>
      </w:pPr>
      <w:ins w:id="4595" w:author="Tuleshov, Kurmanbek [Bolashak Atyrau Limited]" w:date="2022-09-29T09:40:00Z">
        <w:r w:rsidRPr="006A0E02">
          <w:t>Moving parts of mechanical equipment shall be protected when insulation is installed.</w:t>
        </w:r>
      </w:ins>
    </w:p>
    <w:p w14:paraId="37B6C4C4" w14:textId="79B9FB4B" w:rsidR="00B65CFE" w:rsidRPr="006A0E02" w:rsidRDefault="00B65CFE" w:rsidP="00D75D58">
      <w:pPr>
        <w:pStyle w:val="List1"/>
        <w:tabs>
          <w:tab w:val="clear" w:pos="1080"/>
          <w:tab w:val="left" w:pos="1134"/>
        </w:tabs>
        <w:ind w:left="1134" w:hanging="425"/>
        <w:rPr>
          <w:ins w:id="4596" w:author="Tuleshov, Kurmanbek [Bolashak Atyrau Limited]" w:date="2022-09-29T09:40:00Z"/>
        </w:rPr>
      </w:pPr>
      <w:ins w:id="4597" w:author="Tuleshov, Kurmanbek [Bolashak Atyrau Limited]" w:date="2022-09-29T09:40:00Z">
        <w:r w:rsidRPr="006A0E02">
          <w:t>Rigid block insulation for hot applications shall be installed in accordance with PIP INIH1000</w:t>
        </w:r>
      </w:ins>
      <w:ins w:id="4598" w:author="Tuleshov, Kurmanbek [Bolashak Atyrau Limited]" w:date="2022-10-05T17:22:00Z">
        <w:r w:rsidR="006327C8" w:rsidRPr="006A0E02">
          <w:t>.</w:t>
        </w:r>
      </w:ins>
    </w:p>
    <w:p w14:paraId="36E1396C" w14:textId="0DA6497D" w:rsidR="00B65CFE" w:rsidRPr="006A0E02" w:rsidRDefault="00B65CFE" w:rsidP="00D75D58">
      <w:pPr>
        <w:pStyle w:val="List1"/>
        <w:tabs>
          <w:tab w:val="clear" w:pos="1080"/>
          <w:tab w:val="left" w:pos="1134"/>
        </w:tabs>
        <w:ind w:left="1134" w:hanging="425"/>
        <w:rPr>
          <w:ins w:id="4599" w:author="Tuleshov, Kurmanbek [Bolashak Atyrau Limited]" w:date="2022-09-29T09:40:00Z"/>
        </w:rPr>
      </w:pPr>
      <w:ins w:id="4600" w:author="Tuleshov, Kurmanbek [Bolashak Atyrau Limited]" w:date="2022-09-29T09:40:00Z">
        <w:r w:rsidRPr="006A0E02">
          <w:t>The installation of preformed, flexible, elastomeric insulation shall conform to ASTM C1710 and</w:t>
        </w:r>
      </w:ins>
      <w:ins w:id="4601" w:author="Tuleshov, Kurmanbek [Bolashak Atyrau Limited]" w:date="2022-09-29T09:52:00Z">
        <w:r w:rsidR="001D2450" w:rsidRPr="006A0E02">
          <w:t xml:space="preserve"> manufacturer’s specifications.</w:t>
        </w:r>
      </w:ins>
    </w:p>
    <w:p w14:paraId="0B2B4538" w14:textId="24ED8ACD" w:rsidR="001C1E2E" w:rsidRPr="006A0E02" w:rsidRDefault="00B65CFE">
      <w:pPr>
        <w:pStyle w:val="List1"/>
        <w:numPr>
          <w:ilvl w:val="0"/>
          <w:numId w:val="97"/>
        </w:numPr>
        <w:tabs>
          <w:tab w:val="clear" w:pos="1080"/>
          <w:tab w:val="left" w:pos="851"/>
          <w:tab w:val="left" w:pos="1134"/>
        </w:tabs>
        <w:ind w:left="1134" w:hanging="425"/>
        <w:pPrChange w:id="4602" w:author="Tuleshov, Kurmanbek [Bolashak Atyrau Limited]" w:date="2022-10-11T00:24:00Z">
          <w:pPr>
            <w:pStyle w:val="List1"/>
          </w:pPr>
        </w:pPrChange>
      </w:pPr>
      <w:ins w:id="4603" w:author="Tuleshov, Kurmanbek [Bolashak Atyrau Limited]" w:date="2022-09-29T09:40:00Z">
        <w:r w:rsidRPr="006A0E02">
          <w:t>The installation of flexible aerogel insulation shall conform to manufacturer’s specifications</w:t>
        </w:r>
      </w:ins>
      <w:ins w:id="4604" w:author="Tuleshov, Kurmanbek [Bolashak Atyrau Limited]" w:date="2022-10-04T16:29:00Z">
        <w:r w:rsidR="006A2857" w:rsidRPr="006A0E02">
          <w:t>.</w:t>
        </w:r>
      </w:ins>
    </w:p>
    <w:p w14:paraId="08B6D3D5" w14:textId="3C43D738" w:rsidR="00B6267D" w:rsidRDefault="00CD112F" w:rsidP="00122053">
      <w:pPr>
        <w:pStyle w:val="Heading2"/>
      </w:pPr>
      <w:bookmarkStart w:id="4605" w:name="_Toc322011400"/>
      <w:bookmarkStart w:id="4606" w:name="_Toc117352231"/>
      <w:r w:rsidRPr="0010106F">
        <w:lastRenderedPageBreak/>
        <w:t>Securement</w:t>
      </w:r>
      <w:bookmarkEnd w:id="4605"/>
      <w:bookmarkEnd w:id="4606"/>
    </w:p>
    <w:p w14:paraId="36C1C580" w14:textId="0A10A5BE" w:rsidR="00383B43" w:rsidRPr="002B6A39" w:rsidRDefault="00DA4EFD" w:rsidP="00B66ED7">
      <w:pPr>
        <w:pStyle w:val="List1"/>
        <w:numPr>
          <w:ilvl w:val="0"/>
          <w:numId w:val="251"/>
        </w:numPr>
        <w:tabs>
          <w:tab w:val="clear" w:pos="1080"/>
          <w:tab w:val="left" w:pos="851"/>
        </w:tabs>
        <w:ind w:left="1134" w:hanging="283"/>
      </w:pPr>
      <w:r w:rsidRPr="00814ABF">
        <w:t xml:space="preserve">Insulation and jacketing shall be secured as shown Table </w:t>
      </w:r>
      <w:r w:rsidR="00B3604B">
        <w:t>4</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4"/>
        <w:gridCol w:w="3863"/>
        <w:tblGridChange w:id="4607">
          <w:tblGrid>
            <w:gridCol w:w="115"/>
            <w:gridCol w:w="3849"/>
            <w:gridCol w:w="115"/>
            <w:gridCol w:w="3748"/>
            <w:gridCol w:w="115"/>
          </w:tblGrid>
        </w:tblGridChange>
      </w:tblGrid>
      <w:tr w:rsidR="0085779D" w:rsidRPr="00814ABF" w14:paraId="68025D8D" w14:textId="77777777" w:rsidTr="008263CD">
        <w:trPr>
          <w:trHeight w:val="395"/>
          <w:ins w:id="4608" w:author="Tuleshov, Kurmanbek [Bolashak Atyrau Limited]" w:date="2022-10-04T16:35:00Z"/>
        </w:trPr>
        <w:tc>
          <w:tcPr>
            <w:tcW w:w="7827" w:type="dxa"/>
            <w:gridSpan w:val="2"/>
            <w:tcBorders>
              <w:top w:val="nil"/>
              <w:left w:val="nil"/>
              <w:right w:val="nil"/>
            </w:tcBorders>
          </w:tcPr>
          <w:p w14:paraId="2086A205" w14:textId="1750C905" w:rsidR="0085779D" w:rsidRPr="007C080B" w:rsidRDefault="0085779D">
            <w:pPr>
              <w:pStyle w:val="TableTitle1"/>
              <w:numPr>
                <w:ilvl w:val="0"/>
                <w:numId w:val="0"/>
              </w:numPr>
              <w:ind w:left="360" w:hanging="413"/>
              <w:rPr>
                <w:ins w:id="4609" w:author="Tuleshov, Kurmanbek [Bolashak Atyrau Limited]" w:date="2022-10-04T16:35:00Z"/>
                <w:color w:val="auto"/>
                <w:lang w:val="en-GB" w:eastAsia="en-GB"/>
              </w:rPr>
              <w:pPrChange w:id="4610" w:author="Tuleshov, Kurmanbek [Bolashak Atyrau Limited]" w:date="2022-10-04T16:55:00Z">
                <w:pPr>
                  <w:pStyle w:val="TableTitle1"/>
                  <w:numPr>
                    <w:numId w:val="0"/>
                  </w:numPr>
                  <w:tabs>
                    <w:tab w:val="clear" w:pos="0"/>
                  </w:tabs>
                  <w:ind w:left="360" w:firstLine="0"/>
                </w:pPr>
              </w:pPrChange>
            </w:pPr>
            <w:ins w:id="4611" w:author="Tuleshov, Kurmanbek [Bolashak Atyrau Limited]" w:date="2022-10-04T16:35:00Z">
              <w:r w:rsidRPr="002B6A39">
                <w:rPr>
                  <w:color w:val="auto"/>
                  <w:lang w:val="en-GB" w:eastAsia="en-GB"/>
                </w:rPr>
                <w:t xml:space="preserve">Table </w:t>
              </w:r>
            </w:ins>
            <w:ins w:id="4612" w:author="Tuleshov, Kurmanbek [Bolashak Atyrau Limited]" w:date="2022-11-03T15:43:00Z">
              <w:r w:rsidR="00822F90">
                <w:rPr>
                  <w:color w:val="auto"/>
                  <w:lang w:val="en-GB" w:eastAsia="en-GB"/>
                </w:rPr>
                <w:t>4</w:t>
              </w:r>
            </w:ins>
            <w:ins w:id="4613" w:author="Tuleshov, Kurmanbek [Bolashak Atyrau Limited]" w:date="2022-10-04T16:35:00Z">
              <w:r w:rsidRPr="00ED6FEA">
                <w:rPr>
                  <w:color w:val="auto"/>
                  <w:lang w:val="en-GB" w:eastAsia="en-GB"/>
                </w:rPr>
                <w:t xml:space="preserve">: </w:t>
              </w:r>
            </w:ins>
            <w:ins w:id="4614" w:author="Tuleshov, Kurmanbek [Bolashak Atyrau Limited]" w:date="2022-10-04T17:24:00Z">
              <w:r w:rsidR="008263CD" w:rsidRPr="007C080B">
                <w:rPr>
                  <w:color w:val="auto"/>
                  <w:lang w:val="en-GB" w:eastAsia="en-GB"/>
                </w:rPr>
                <w:t>Securement</w:t>
              </w:r>
            </w:ins>
          </w:p>
        </w:tc>
      </w:tr>
      <w:tr w:rsidR="0085779D" w:rsidRPr="00814ABF" w14:paraId="60C71DBE"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615" w:author="Tuleshov, Kurmanbek [Bolashak Atyrau Limited]" w:date="2022-10-10T14:56: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1792"/>
          <w:ins w:id="4616" w:author="Tuleshov, Kurmanbek [Bolashak Atyrau Limited]" w:date="2022-10-04T16:35:00Z"/>
          <w:trPrChange w:id="4617" w:author="Tuleshov, Kurmanbek [Bolashak Atyrau Limited]" w:date="2022-10-10T14:56:00Z">
            <w:trPr>
              <w:gridBefore w:val="1"/>
            </w:trPr>
          </w:trPrChange>
        </w:trPr>
        <w:tc>
          <w:tcPr>
            <w:tcW w:w="3964" w:type="dxa"/>
            <w:tcPrChange w:id="4618" w:author="Tuleshov, Kurmanbek [Bolashak Atyrau Limited]" w:date="2022-10-10T14:56:00Z">
              <w:tcPr>
                <w:tcW w:w="3964" w:type="dxa"/>
                <w:gridSpan w:val="2"/>
              </w:tcPr>
            </w:tcPrChange>
          </w:tcPr>
          <w:p w14:paraId="6C8524FF" w14:textId="5E0C2EE7" w:rsidR="0085779D" w:rsidRPr="002B6A39" w:rsidRDefault="002B0734">
            <w:pPr>
              <w:spacing w:before="0" w:line="240" w:lineRule="auto"/>
              <w:ind w:left="0"/>
              <w:rPr>
                <w:ins w:id="4619" w:author="Tuleshov, Kurmanbek [Bolashak Atyrau Limited]" w:date="2022-10-04T16:35:00Z"/>
                <w:lang w:val="en-GB" w:eastAsia="en-GB"/>
              </w:rPr>
              <w:pPrChange w:id="4620" w:author="Tuleshov, Kurmanbek [Bolashak Atyrau Limited]" w:date="2022-10-04T16:52:00Z">
                <w:pPr>
                  <w:pStyle w:val="CellBody"/>
                  <w:overflowPunct w:val="0"/>
                  <w:spacing w:before="120"/>
                  <w:textAlignment w:val="baseline"/>
                </w:pPr>
              </w:pPrChange>
            </w:pPr>
            <w:ins w:id="4621" w:author="Tuleshov, Kurmanbek [Bolashak Atyrau Limited]" w:date="2022-10-04T16:52:00Z">
              <w:r w:rsidRPr="00814ABF">
                <w:rPr>
                  <w:sz w:val="20"/>
                  <w:szCs w:val="20"/>
                  <w:lang w:val="en-GB" w:eastAsia="en-GB"/>
                  <w:rPrChange w:id="4622" w:author="Tuleshov, Kurmanbek [Bolashak Atyrau Limited]" w:date="2022-10-10T22:10:00Z">
                    <w:rPr>
                      <w:rFonts w:ascii="ArialMT_PDF_Subset" w:eastAsia="ArialMT_PDF_Subset" w:hAnsi="Calibri" w:cs="ArialMT_PDF_Subset"/>
                      <w:color w:val="333333"/>
                      <w:sz w:val="18"/>
                      <w:szCs w:val="18"/>
                    </w:rPr>
                  </w:rPrChange>
                </w:rPr>
                <w:t xml:space="preserve">Insulation &lt; </w:t>
              </w:r>
              <w:r w:rsidRPr="00814ABF">
                <w:rPr>
                  <w:sz w:val="20"/>
                  <w:szCs w:val="20"/>
                  <w:lang w:val="en-GB" w:eastAsia="en-GB"/>
                </w:rPr>
                <w:t xml:space="preserve"> </w:t>
              </w:r>
              <w:r w:rsidRPr="00814ABF">
                <w:rPr>
                  <w:sz w:val="20"/>
                  <w:szCs w:val="20"/>
                  <w:lang w:val="en-GB" w:eastAsia="en-GB"/>
                  <w:rPrChange w:id="4623" w:author="Tuleshov, Kurmanbek [Bolashak Atyrau Limited]" w:date="2022-10-10T22:10:00Z">
                    <w:rPr>
                      <w:rFonts w:ascii="ArialMT_PDF_Subset" w:eastAsia="ArialMT_PDF_Subset" w:hAnsi="Calibri" w:cs="ArialMT_PDF_Subset"/>
                      <w:color w:val="333333"/>
                      <w:sz w:val="18"/>
                      <w:szCs w:val="18"/>
                    </w:rPr>
                  </w:rPrChange>
                </w:rPr>
                <w:t>12 inch</w:t>
              </w:r>
            </w:ins>
            <w:ins w:id="4624" w:author="Tuleshov, Kurmanbek [Bolashak Atyrau Limited]" w:date="2022-10-04T17:07:00Z">
              <w:r w:rsidR="00EA0957" w:rsidRPr="00814ABF">
                <w:rPr>
                  <w:sz w:val="20"/>
                  <w:szCs w:val="20"/>
                  <w:lang w:val="en-GB" w:eastAsia="en-GB"/>
                </w:rPr>
                <w:t xml:space="preserve"> </w:t>
              </w:r>
            </w:ins>
            <w:ins w:id="4625" w:author="Tuleshov, Kurmanbek [Bolashak Atyrau Limited]" w:date="2022-10-04T16:52:00Z">
              <w:r w:rsidRPr="00814ABF">
                <w:rPr>
                  <w:sz w:val="20"/>
                  <w:szCs w:val="20"/>
                  <w:lang w:val="en-GB" w:eastAsia="en-GB"/>
                  <w:rPrChange w:id="4626" w:author="Tuleshov, Kurmanbek [Bolashak Atyrau Limited]" w:date="2022-10-10T22:10:00Z">
                    <w:rPr>
                      <w:rFonts w:ascii="ArialMT_PDF_Subset" w:eastAsia="ArialMT_PDF_Subset" w:hAnsi="Calibri" w:cs="ArialMT_PDF_Subset"/>
                      <w:color w:val="333333"/>
                      <w:sz w:val="18"/>
                      <w:szCs w:val="18"/>
                    </w:rPr>
                  </w:rPrChange>
                </w:rPr>
                <w:t>outside diameter (OD)</w:t>
              </w:r>
            </w:ins>
          </w:p>
        </w:tc>
        <w:tc>
          <w:tcPr>
            <w:tcW w:w="3863" w:type="dxa"/>
            <w:tcPrChange w:id="4627" w:author="Tuleshov, Kurmanbek [Bolashak Atyrau Limited]" w:date="2022-10-10T14:56:00Z">
              <w:tcPr>
                <w:tcW w:w="3863" w:type="dxa"/>
                <w:gridSpan w:val="2"/>
              </w:tcPr>
            </w:tcPrChange>
          </w:tcPr>
          <w:p w14:paraId="73676629" w14:textId="0353C086" w:rsidR="0085779D" w:rsidRPr="00814ABF" w:rsidRDefault="00383B43">
            <w:pPr>
              <w:pStyle w:val="List1"/>
              <w:numPr>
                <w:ilvl w:val="0"/>
                <w:numId w:val="0"/>
              </w:numPr>
              <w:spacing w:before="0"/>
              <w:ind w:left="-24" w:hanging="11"/>
              <w:rPr>
                <w:ins w:id="4628" w:author="Tuleshov, Kurmanbek [Bolashak Atyrau Limited]" w:date="2022-10-04T16:35:00Z"/>
                <w:lang w:eastAsia="en-GB"/>
                <w:rPrChange w:id="4629" w:author="Tuleshov, Kurmanbek [Bolashak Atyrau Limited]" w:date="2022-10-10T22:10:00Z">
                  <w:rPr>
                    <w:ins w:id="4630" w:author="Tuleshov, Kurmanbek [Bolashak Atyrau Limited]" w:date="2022-10-04T16:35:00Z"/>
                    <w:lang w:val="en-GB" w:eastAsia="en-GB"/>
                  </w:rPr>
                </w:rPrChange>
              </w:rPr>
              <w:pPrChange w:id="4631" w:author="Tuleshov, Kurmanbek [Bolashak Atyrau Limited]" w:date="2022-10-10T14:56:00Z">
                <w:pPr>
                  <w:pStyle w:val="CellBody"/>
                  <w:overflowPunct w:val="0"/>
                  <w:spacing w:before="120"/>
                  <w:textAlignment w:val="baseline"/>
                </w:pPr>
              </w:pPrChange>
            </w:pPr>
            <w:ins w:id="4632" w:author="Tuleshov, Kurmanbek [Bolashak Atyrau Limited]" w:date="2022-10-04T16:56:00Z">
              <w:r w:rsidRPr="00814ABF">
                <w:rPr>
                  <w:sz w:val="20"/>
                  <w:szCs w:val="20"/>
                  <w:lang w:val="en-GB" w:eastAsia="en-GB"/>
                  <w:rPrChange w:id="4633" w:author="Tuleshov, Kurmanbek [Bolashak Atyrau Limited]" w:date="2022-10-10T22:10:00Z">
                    <w:rPr/>
                  </w:rPrChange>
                </w:rPr>
                <w:t>H</w:t>
              </w:r>
            </w:ins>
            <w:ins w:id="4634" w:author="Tuleshov, Kurmanbek [Bolashak Atyrau Limited]" w:date="2022-10-04T16:53:00Z">
              <w:r w:rsidR="002B0734" w:rsidRPr="00814ABF">
                <w:rPr>
                  <w:sz w:val="20"/>
                  <w:szCs w:val="20"/>
                  <w:lang w:val="en-GB" w:eastAsia="en-GB"/>
                  <w:rPrChange w:id="4635" w:author="Tuleshov, Kurmanbek [Bolashak Atyrau Limited]" w:date="2022-10-10T22:10:00Z">
                    <w:rPr/>
                  </w:rPrChange>
                </w:rPr>
                <w:t xml:space="preserve">eld in place with 16 gauge Type 304 </w:t>
              </w:r>
            </w:ins>
            <w:ins w:id="4636" w:author="Tuleshov, Kurmanbek [Bolashak Atyrau Limited]" w:date="2022-10-20T16:05:00Z">
              <w:r w:rsidR="00CA6E3B" w:rsidRPr="00814ABF">
                <w:rPr>
                  <w:sz w:val="20"/>
                  <w:szCs w:val="20"/>
                  <w:lang w:val="en-GB" w:eastAsia="en-GB"/>
                  <w:rPrChange w:id="4637" w:author="Tuleshov, Kurmanbek [Bolashak Atyrau Limited]" w:date="2022-10-20T16:05:00Z">
                    <w:rPr>
                      <w:highlight w:val="yellow"/>
                      <w:lang w:val="en-GB" w:eastAsia="en-GB"/>
                    </w:rPr>
                  </w:rPrChange>
                </w:rPr>
                <w:t>or</w:t>
              </w:r>
            </w:ins>
            <w:ins w:id="4638" w:author="Tuleshov, Kurmanbek [Bolashak Atyrau Limited]" w:date="2022-10-04T16:53:00Z">
              <w:r w:rsidR="002B0734" w:rsidRPr="00814ABF">
                <w:rPr>
                  <w:sz w:val="20"/>
                  <w:szCs w:val="20"/>
                  <w:lang w:val="en-GB" w:eastAsia="en-GB"/>
                  <w:rPrChange w:id="4639" w:author="Tuleshov, Kurmanbek [Bolashak Atyrau Limited]" w:date="2022-10-10T22:10:00Z">
                    <w:rPr/>
                  </w:rPrChange>
                </w:rPr>
                <w:t xml:space="preserve"> 316 stainless steel tie wire, except cellular glass foam insulation, which may be held in place with fiberglass reinforced pressure-sensitive tape or stainless steel tie wires applied over the tape.</w:t>
              </w:r>
            </w:ins>
          </w:p>
        </w:tc>
      </w:tr>
      <w:tr w:rsidR="0085779D" w:rsidRPr="00814ABF" w14:paraId="35ACF15A"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640" w:author="Tuleshov, Kurmanbek [Bolashak Atyrau Limited]" w:date="2022-10-10T14:56: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825"/>
          <w:ins w:id="4641" w:author="Tuleshov, Kurmanbek [Bolashak Atyrau Limited]" w:date="2022-10-04T16:35:00Z"/>
          <w:trPrChange w:id="4642" w:author="Tuleshov, Kurmanbek [Bolashak Atyrau Limited]" w:date="2022-10-10T14:56:00Z">
            <w:trPr>
              <w:gridBefore w:val="1"/>
            </w:trPr>
          </w:trPrChange>
        </w:trPr>
        <w:tc>
          <w:tcPr>
            <w:tcW w:w="3964" w:type="dxa"/>
            <w:tcPrChange w:id="4643" w:author="Tuleshov, Kurmanbek [Bolashak Atyrau Limited]" w:date="2022-10-10T14:56:00Z">
              <w:tcPr>
                <w:tcW w:w="3964" w:type="dxa"/>
                <w:gridSpan w:val="2"/>
              </w:tcPr>
            </w:tcPrChange>
          </w:tcPr>
          <w:p w14:paraId="51CCDCC3" w14:textId="2B461503" w:rsidR="0085779D" w:rsidRPr="00814ABF" w:rsidRDefault="00EA0957">
            <w:pPr>
              <w:pStyle w:val="CellBody"/>
              <w:overflowPunct w:val="0"/>
              <w:textAlignment w:val="baseline"/>
              <w:rPr>
                <w:ins w:id="4644" w:author="Tuleshov, Kurmanbek [Bolashak Atyrau Limited]" w:date="2022-10-04T16:35:00Z"/>
                <w:lang w:val="en-GB" w:eastAsia="en-GB"/>
              </w:rPr>
              <w:pPrChange w:id="4645" w:author="Tuleshov, Kurmanbek [Bolashak Atyrau Limited]" w:date="2022-10-10T14:56:00Z">
                <w:pPr>
                  <w:pStyle w:val="CellBody"/>
                  <w:overflowPunct w:val="0"/>
                  <w:spacing w:before="120"/>
                  <w:textAlignment w:val="baseline"/>
                </w:pPr>
              </w:pPrChange>
            </w:pPr>
            <w:ins w:id="4646" w:author="Tuleshov, Kurmanbek [Bolashak Atyrau Limited]" w:date="2022-10-04T17:07:00Z">
              <w:r w:rsidRPr="002B6A39">
                <w:rPr>
                  <w:lang w:val="en-GB" w:eastAsia="en-GB"/>
                </w:rPr>
                <w:t>Insulation</w:t>
              </w:r>
            </w:ins>
            <w:ins w:id="4647" w:author="Tuleshov, Kurmanbek [Bolashak Atyrau Limited]" w:date="2022-10-04T17:08:00Z">
              <w:r w:rsidRPr="002B6A39">
                <w:rPr>
                  <w:lang w:val="en-GB" w:eastAsia="en-GB"/>
                </w:rPr>
                <w:t xml:space="preserve"> </w:t>
              </w:r>
            </w:ins>
            <w:ins w:id="4648" w:author="Tuleshov, Kurmanbek [Bolashak Atyrau Limited]" w:date="2022-10-04T17:07:00Z">
              <w:r w:rsidRPr="00657E2B">
                <w:rPr>
                  <w:lang w:val="en-GB" w:eastAsia="en-GB"/>
                </w:rPr>
                <w:t>12 inch</w:t>
              </w:r>
            </w:ins>
            <w:ins w:id="4649" w:author="Tuleshov, Kurmanbek [Bolashak Atyrau Limited]" w:date="2022-10-04T17:08:00Z">
              <w:r w:rsidRPr="00ED6FEA">
                <w:rPr>
                  <w:lang w:val="en-GB" w:eastAsia="en-GB"/>
                </w:rPr>
                <w:t xml:space="preserve"> – 24 inch</w:t>
              </w:r>
            </w:ins>
            <w:ins w:id="4650" w:author="Tuleshov, Kurmanbek [Bolashak Atyrau Limited]" w:date="2022-10-04T17:07:00Z">
              <w:r w:rsidRPr="007C080B">
                <w:rPr>
                  <w:lang w:val="en-GB" w:eastAsia="en-GB"/>
                </w:rPr>
                <w:t xml:space="preserve"> outside diameter (OD)</w:t>
              </w:r>
            </w:ins>
          </w:p>
        </w:tc>
        <w:tc>
          <w:tcPr>
            <w:tcW w:w="3863" w:type="dxa"/>
            <w:tcPrChange w:id="4651" w:author="Tuleshov, Kurmanbek [Bolashak Atyrau Limited]" w:date="2022-10-10T14:56:00Z">
              <w:tcPr>
                <w:tcW w:w="3863" w:type="dxa"/>
                <w:gridSpan w:val="2"/>
              </w:tcPr>
            </w:tcPrChange>
          </w:tcPr>
          <w:p w14:paraId="542F4D15" w14:textId="40BDA8A5" w:rsidR="0085779D" w:rsidRPr="002B6A39" w:rsidRDefault="00B065AB">
            <w:pPr>
              <w:pStyle w:val="CellBody"/>
              <w:overflowPunct w:val="0"/>
              <w:textAlignment w:val="baseline"/>
              <w:rPr>
                <w:ins w:id="4652" w:author="Tuleshov, Kurmanbek [Bolashak Atyrau Limited]" w:date="2022-10-04T16:35:00Z"/>
                <w:lang w:val="en-GB" w:eastAsia="en-GB"/>
              </w:rPr>
              <w:pPrChange w:id="4653" w:author="Tuleshov, Kurmanbek [Bolashak Atyrau Limited]" w:date="2022-10-10T14:56:00Z">
                <w:pPr>
                  <w:pStyle w:val="CellBody"/>
                  <w:overflowPunct w:val="0"/>
                  <w:spacing w:before="120"/>
                  <w:textAlignment w:val="baseline"/>
                </w:pPr>
              </w:pPrChange>
            </w:pPr>
            <w:ins w:id="4654" w:author="Tuleshov, Kurmanbek [Bolashak Atyrau Limited]" w:date="2022-10-04T17:09:00Z">
              <w:r w:rsidRPr="00814ABF">
                <w:rPr>
                  <w:lang w:val="en-GB" w:eastAsia="en-GB"/>
                  <w:rPrChange w:id="4655" w:author="Tuleshov, Kurmanbek [Bolashak Atyrau Limited]" w:date="2022-10-10T22:10:00Z">
                    <w:rPr/>
                  </w:rPrChange>
                </w:rPr>
                <w:t xml:space="preserve">Held in place with 15 mm (1/2 inch) wide by 0.5 mm (0.020 inch) thick Type 304 </w:t>
              </w:r>
            </w:ins>
            <w:ins w:id="4656" w:author="Tuleshov, Kurmanbek [Bolashak Atyrau Limited]" w:date="2022-10-20T16:06:00Z">
              <w:r w:rsidR="00CA6E3B" w:rsidRPr="00814ABF">
                <w:rPr>
                  <w:lang w:val="en-GB" w:eastAsia="en-GB"/>
                  <w:rPrChange w:id="4657" w:author="Tuleshov, Kurmanbek [Bolashak Atyrau Limited]" w:date="2022-10-20T16:06:00Z">
                    <w:rPr>
                      <w:highlight w:val="yellow"/>
                      <w:lang w:val="en-GB" w:eastAsia="en-GB"/>
                    </w:rPr>
                  </w:rPrChange>
                </w:rPr>
                <w:t>or</w:t>
              </w:r>
            </w:ins>
            <w:ins w:id="4658" w:author="Tuleshov, Kurmanbek [Bolashak Atyrau Limited]" w:date="2022-10-04T17:09:00Z">
              <w:r w:rsidRPr="00814ABF">
                <w:rPr>
                  <w:lang w:val="en-GB" w:eastAsia="en-GB"/>
                  <w:rPrChange w:id="4659" w:author="Tuleshov, Kurmanbek [Bolashak Atyrau Limited]" w:date="2022-10-20T16:06:00Z">
                    <w:rPr/>
                  </w:rPrChange>
                </w:rPr>
                <w:t xml:space="preserve"> </w:t>
              </w:r>
              <w:r w:rsidRPr="00814ABF">
                <w:rPr>
                  <w:lang w:val="en-GB" w:eastAsia="en-GB"/>
                  <w:rPrChange w:id="4660" w:author="Tuleshov, Kurmanbek [Bolashak Atyrau Limited]" w:date="2022-10-10T22:10:00Z">
                    <w:rPr/>
                  </w:rPrChange>
                </w:rPr>
                <w:t>316 stainless steel bands and wing seals</w:t>
              </w:r>
            </w:ins>
          </w:p>
        </w:tc>
      </w:tr>
      <w:tr w:rsidR="00D108FA" w:rsidRPr="00814ABF" w14:paraId="30E6480D"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661" w:author="Tuleshov, Kurmanbek [Bolashak Atyrau Limited]" w:date="2022-10-10T14:56: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852"/>
          <w:ins w:id="4662" w:author="Tuleshov, Kurmanbek [Bolashak Atyrau Limited]" w:date="2022-10-04T17:17:00Z"/>
          <w:trPrChange w:id="4663" w:author="Tuleshov, Kurmanbek [Bolashak Atyrau Limited]" w:date="2022-10-10T14:56:00Z">
            <w:trPr>
              <w:gridBefore w:val="1"/>
            </w:trPr>
          </w:trPrChange>
        </w:trPr>
        <w:tc>
          <w:tcPr>
            <w:tcW w:w="3964" w:type="dxa"/>
            <w:tcPrChange w:id="4664" w:author="Tuleshov, Kurmanbek [Bolashak Atyrau Limited]" w:date="2022-10-10T14:56:00Z">
              <w:tcPr>
                <w:tcW w:w="3964" w:type="dxa"/>
                <w:gridSpan w:val="2"/>
              </w:tcPr>
            </w:tcPrChange>
          </w:tcPr>
          <w:p w14:paraId="274071AC" w14:textId="159CD872" w:rsidR="00D108FA" w:rsidRPr="00ED6FEA" w:rsidRDefault="00D108FA">
            <w:pPr>
              <w:pStyle w:val="CellBody"/>
              <w:overflowPunct w:val="0"/>
              <w:textAlignment w:val="baseline"/>
              <w:rPr>
                <w:ins w:id="4665" w:author="Tuleshov, Kurmanbek [Bolashak Atyrau Limited]" w:date="2022-10-04T17:18:00Z"/>
                <w:lang w:val="en-GB" w:eastAsia="en-GB"/>
              </w:rPr>
              <w:pPrChange w:id="4666" w:author="Tuleshov, Kurmanbek [Bolashak Atyrau Limited]" w:date="2022-10-10T14:56:00Z">
                <w:pPr>
                  <w:pStyle w:val="CellBody"/>
                  <w:overflowPunct w:val="0"/>
                  <w:spacing w:before="120"/>
                  <w:textAlignment w:val="baseline"/>
                </w:pPr>
              </w:pPrChange>
            </w:pPr>
            <w:ins w:id="4667" w:author="Tuleshov, Kurmanbek [Bolashak Atyrau Limited]" w:date="2022-10-04T17:18:00Z">
              <w:r w:rsidRPr="002B6A39">
                <w:rPr>
                  <w:lang w:val="en-GB" w:eastAsia="en-GB"/>
                </w:rPr>
                <w:t xml:space="preserve">Insulation </w:t>
              </w:r>
            </w:ins>
            <w:ins w:id="4668" w:author="Tuleshov, Kurmanbek [Bolashak Atyrau Limited]" w:date="2022-10-04T17:19:00Z">
              <w:r w:rsidRPr="002B6A39">
                <w:rPr>
                  <w:lang w:val="en-GB" w:eastAsia="en-GB"/>
                </w:rPr>
                <w:t>&gt; 24</w:t>
              </w:r>
            </w:ins>
            <w:ins w:id="4669" w:author="Tuleshov, Kurmanbek [Bolashak Atyrau Limited]" w:date="2022-10-04T17:18:00Z">
              <w:r w:rsidRPr="00657E2B">
                <w:rPr>
                  <w:lang w:val="en-GB" w:eastAsia="en-GB"/>
                </w:rPr>
                <w:t xml:space="preserve"> inch outside diameter (OD)</w:t>
              </w:r>
            </w:ins>
          </w:p>
          <w:p w14:paraId="23488A60" w14:textId="3A609BA9" w:rsidR="00D108FA" w:rsidRPr="00814ABF" w:rsidRDefault="00D108FA">
            <w:pPr>
              <w:pStyle w:val="CellBody"/>
              <w:overflowPunct w:val="0"/>
              <w:textAlignment w:val="baseline"/>
              <w:rPr>
                <w:ins w:id="4670" w:author="Tuleshov, Kurmanbek [Bolashak Atyrau Limited]" w:date="2022-10-04T17:17:00Z"/>
                <w:lang w:val="en-GB" w:eastAsia="en-GB"/>
              </w:rPr>
              <w:pPrChange w:id="4671" w:author="Tuleshov, Kurmanbek [Bolashak Atyrau Limited]" w:date="2022-10-10T14:56:00Z">
                <w:pPr>
                  <w:pStyle w:val="CellBody"/>
                  <w:overflowPunct w:val="0"/>
                  <w:spacing w:before="120"/>
                  <w:textAlignment w:val="baseline"/>
                </w:pPr>
              </w:pPrChange>
            </w:pPr>
          </w:p>
        </w:tc>
        <w:tc>
          <w:tcPr>
            <w:tcW w:w="3863" w:type="dxa"/>
            <w:tcPrChange w:id="4672" w:author="Tuleshov, Kurmanbek [Bolashak Atyrau Limited]" w:date="2022-10-10T14:56:00Z">
              <w:tcPr>
                <w:tcW w:w="3863" w:type="dxa"/>
                <w:gridSpan w:val="2"/>
              </w:tcPr>
            </w:tcPrChange>
          </w:tcPr>
          <w:p w14:paraId="30F13761" w14:textId="7EED88CF" w:rsidR="00D108FA" w:rsidRPr="00814ABF" w:rsidRDefault="004308A5">
            <w:pPr>
              <w:pStyle w:val="CellBody"/>
              <w:overflowPunct w:val="0"/>
              <w:textAlignment w:val="baseline"/>
              <w:rPr>
                <w:ins w:id="4673" w:author="Tuleshov, Kurmanbek [Bolashak Atyrau Limited]" w:date="2022-10-04T17:17:00Z"/>
                <w:lang w:val="en-GB" w:eastAsia="en-GB"/>
                <w:rPrChange w:id="4674" w:author="Tuleshov, Kurmanbek [Bolashak Atyrau Limited]" w:date="2022-10-10T22:10:00Z">
                  <w:rPr>
                    <w:ins w:id="4675" w:author="Tuleshov, Kurmanbek [Bolashak Atyrau Limited]" w:date="2022-10-04T17:17:00Z"/>
                  </w:rPr>
                </w:rPrChange>
              </w:rPr>
              <w:pPrChange w:id="4676" w:author="Tuleshov, Kurmanbek [Bolashak Atyrau Limited]" w:date="2022-10-10T14:56:00Z">
                <w:pPr>
                  <w:pStyle w:val="CellBody"/>
                  <w:overflowPunct w:val="0"/>
                  <w:spacing w:before="120"/>
                  <w:textAlignment w:val="baseline"/>
                </w:pPr>
              </w:pPrChange>
            </w:pPr>
            <w:ins w:id="4677" w:author="Tuleshov, Kurmanbek [Bolashak Atyrau Limited]" w:date="2022-10-10T15:04:00Z">
              <w:r w:rsidRPr="00814ABF">
                <w:rPr>
                  <w:lang w:val="en-GB" w:eastAsia="en-GB"/>
                </w:rPr>
                <w:t>Held in place with</w:t>
              </w:r>
            </w:ins>
            <w:ins w:id="4678" w:author="Tuleshov, Kurmanbek [Bolashak Atyrau Limited]" w:date="2022-10-04T17:20:00Z">
              <w:r w:rsidR="008263CD" w:rsidRPr="00814ABF">
                <w:rPr>
                  <w:lang w:val="en-GB" w:eastAsia="en-GB"/>
                  <w:rPrChange w:id="4679" w:author="Tuleshov, Kurmanbek [Bolashak Atyrau Limited]" w:date="2022-10-10T22:10:00Z">
                    <w:rPr/>
                  </w:rPrChange>
                </w:rPr>
                <w:t xml:space="preserve"> 20 mm (3/4 inch) wide by 0.5 mm (0.020 inch) thick Type 304 </w:t>
              </w:r>
            </w:ins>
            <w:ins w:id="4680" w:author="Tuleshov, Kurmanbek [Bolashak Atyrau Limited]" w:date="2022-10-20T16:06:00Z">
              <w:r w:rsidR="00CA6E3B" w:rsidRPr="00814ABF">
                <w:rPr>
                  <w:lang w:val="en-GB" w:eastAsia="en-GB"/>
                  <w:rPrChange w:id="4681" w:author="Tuleshov, Kurmanbek [Bolashak Atyrau Limited]" w:date="2022-10-20T16:06:00Z">
                    <w:rPr>
                      <w:highlight w:val="yellow"/>
                      <w:lang w:val="en-GB" w:eastAsia="en-GB"/>
                    </w:rPr>
                  </w:rPrChange>
                </w:rPr>
                <w:t>or</w:t>
              </w:r>
            </w:ins>
            <w:ins w:id="4682" w:author="Tuleshov, Kurmanbek [Bolashak Atyrau Limited]" w:date="2022-10-04T17:20:00Z">
              <w:r w:rsidR="008263CD" w:rsidRPr="00814ABF">
                <w:rPr>
                  <w:lang w:val="en-GB" w:eastAsia="en-GB"/>
                  <w:rPrChange w:id="4683" w:author="Tuleshov, Kurmanbek [Bolashak Atyrau Limited]" w:date="2022-10-20T16:06:00Z">
                    <w:rPr/>
                  </w:rPrChange>
                </w:rPr>
                <w:t xml:space="preserve"> </w:t>
              </w:r>
              <w:r w:rsidR="008263CD" w:rsidRPr="00814ABF">
                <w:rPr>
                  <w:lang w:val="en-GB" w:eastAsia="en-GB"/>
                  <w:rPrChange w:id="4684" w:author="Tuleshov, Kurmanbek [Bolashak Atyrau Limited]" w:date="2022-10-10T22:10:00Z">
                    <w:rPr/>
                  </w:rPrChange>
                </w:rPr>
                <w:t>316 stainless steel bands and wing seals.</w:t>
              </w:r>
            </w:ins>
          </w:p>
        </w:tc>
      </w:tr>
      <w:tr w:rsidR="008839E0" w:rsidRPr="00814ABF" w14:paraId="5637FB18"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685" w:author="Tuleshov, Kurmanbek [Bolashak Atyrau Limited]" w:date="2022-10-10T14:56: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836"/>
          <w:ins w:id="4686" w:author="Tuleshov, Kurmanbek [Bolashak Atyrau Limited]" w:date="2022-10-05T08:55:00Z"/>
          <w:trPrChange w:id="4687" w:author="Tuleshov, Kurmanbek [Bolashak Atyrau Limited]" w:date="2022-10-10T14:56:00Z">
            <w:trPr>
              <w:gridBefore w:val="1"/>
            </w:trPr>
          </w:trPrChange>
        </w:trPr>
        <w:tc>
          <w:tcPr>
            <w:tcW w:w="3964" w:type="dxa"/>
            <w:tcPrChange w:id="4688" w:author="Tuleshov, Kurmanbek [Bolashak Atyrau Limited]" w:date="2022-10-10T14:56:00Z">
              <w:tcPr>
                <w:tcW w:w="3964" w:type="dxa"/>
                <w:gridSpan w:val="2"/>
              </w:tcPr>
            </w:tcPrChange>
          </w:tcPr>
          <w:p w14:paraId="3A496FFE" w14:textId="46DBFFB8" w:rsidR="008839E0" w:rsidRPr="00814ABF" w:rsidRDefault="00DE1575">
            <w:pPr>
              <w:pStyle w:val="CellBody"/>
              <w:overflowPunct w:val="0"/>
              <w:textAlignment w:val="baseline"/>
              <w:rPr>
                <w:ins w:id="4689" w:author="Tuleshov, Kurmanbek [Bolashak Atyrau Limited]" w:date="2022-10-05T08:55:00Z"/>
                <w:lang w:val="en-GB" w:eastAsia="en-GB"/>
              </w:rPr>
              <w:pPrChange w:id="4690" w:author="Tuleshov, Kurmanbek [Bolashak Atyrau Limited]" w:date="2022-10-10T14:56:00Z">
                <w:pPr>
                  <w:pStyle w:val="CellBody"/>
                  <w:overflowPunct w:val="0"/>
                  <w:spacing w:before="120"/>
                  <w:textAlignment w:val="baseline"/>
                </w:pPr>
              </w:pPrChange>
            </w:pPr>
            <w:ins w:id="4691" w:author="Tuleshov, Kurmanbek [Bolashak Atyrau Limited]" w:date="2022-10-05T08:58:00Z">
              <w:r w:rsidRPr="00814ABF">
                <w:rPr>
                  <w:lang w:val="en-GB" w:eastAsia="en-GB"/>
                  <w:rPrChange w:id="4692" w:author="Tuleshov, Kurmanbek [Bolashak Atyrau Limited]" w:date="2022-10-10T22:10:00Z">
                    <w:rPr/>
                  </w:rPrChange>
                </w:rPr>
                <w:t xml:space="preserve">Metal jacketing </w:t>
              </w:r>
            </w:ins>
            <w:ins w:id="4693" w:author="Tuleshov, Kurmanbek [Bolashak Atyrau Limited]" w:date="2022-10-05T08:59:00Z">
              <w:r w:rsidRPr="002B6A39">
                <w:rPr>
                  <w:lang w:val="en-GB" w:eastAsia="en-GB"/>
                </w:rPr>
                <w:t xml:space="preserve">&lt; </w:t>
              </w:r>
            </w:ins>
            <w:ins w:id="4694" w:author="Tuleshov, Kurmanbek [Bolashak Atyrau Limited]" w:date="2022-10-05T08:58:00Z">
              <w:r w:rsidRPr="00814ABF">
                <w:rPr>
                  <w:lang w:val="en-GB" w:eastAsia="en-GB"/>
                  <w:rPrChange w:id="4695" w:author="Tuleshov, Kurmanbek [Bolashak Atyrau Limited]" w:date="2022-10-10T22:10:00Z">
                    <w:rPr/>
                  </w:rPrChange>
                </w:rPr>
                <w:t xml:space="preserve">24 inch </w:t>
              </w:r>
            </w:ins>
            <w:ins w:id="4696" w:author="Tuleshov, Kurmanbek [Bolashak Atyrau Limited]" w:date="2022-10-05T08:59:00Z">
              <w:r w:rsidRPr="002B6A39">
                <w:rPr>
                  <w:lang w:val="en-GB" w:eastAsia="en-GB"/>
                </w:rPr>
                <w:t>outside diameter (OD)</w:t>
              </w:r>
            </w:ins>
          </w:p>
        </w:tc>
        <w:tc>
          <w:tcPr>
            <w:tcW w:w="3863" w:type="dxa"/>
            <w:tcPrChange w:id="4697" w:author="Tuleshov, Kurmanbek [Bolashak Atyrau Limited]" w:date="2022-10-10T14:56:00Z">
              <w:tcPr>
                <w:tcW w:w="3863" w:type="dxa"/>
                <w:gridSpan w:val="2"/>
              </w:tcPr>
            </w:tcPrChange>
          </w:tcPr>
          <w:p w14:paraId="2E5A388B" w14:textId="3BCD8AD8" w:rsidR="008839E0" w:rsidRPr="00814ABF" w:rsidRDefault="00DE1575">
            <w:pPr>
              <w:pStyle w:val="CellBody"/>
              <w:overflowPunct w:val="0"/>
              <w:textAlignment w:val="baseline"/>
              <w:rPr>
                <w:ins w:id="4698" w:author="Tuleshov, Kurmanbek [Bolashak Atyrau Limited]" w:date="2022-10-05T08:55:00Z"/>
                <w:lang w:val="en-GB" w:eastAsia="en-GB"/>
                <w:rPrChange w:id="4699" w:author="Tuleshov, Kurmanbek [Bolashak Atyrau Limited]" w:date="2022-10-10T22:10:00Z">
                  <w:rPr>
                    <w:ins w:id="4700" w:author="Tuleshov, Kurmanbek [Bolashak Atyrau Limited]" w:date="2022-10-05T08:55:00Z"/>
                  </w:rPr>
                </w:rPrChange>
              </w:rPr>
              <w:pPrChange w:id="4701" w:author="Tuleshov, Kurmanbek [Bolashak Atyrau Limited]" w:date="2022-10-10T14:56:00Z">
                <w:pPr>
                  <w:pStyle w:val="CellBody"/>
                  <w:overflowPunct w:val="0"/>
                  <w:spacing w:before="120"/>
                  <w:textAlignment w:val="baseline"/>
                </w:pPr>
              </w:pPrChange>
            </w:pPr>
            <w:ins w:id="4702" w:author="Tuleshov, Kurmanbek [Bolashak Atyrau Limited]" w:date="2022-10-05T08:59:00Z">
              <w:r w:rsidRPr="00814ABF">
                <w:rPr>
                  <w:lang w:val="en-GB" w:eastAsia="en-GB"/>
                  <w:rPrChange w:id="4703" w:author="Tuleshov, Kurmanbek [Bolashak Atyrau Limited]" w:date="2022-10-10T22:10:00Z">
                    <w:rPr/>
                  </w:rPrChange>
                </w:rPr>
                <w:t xml:space="preserve">Held in place with 15 mm (1/2 inch) wide by 0.5 mm (0.020 inch) thick Type 304 </w:t>
              </w:r>
            </w:ins>
            <w:ins w:id="4704" w:author="Tuleshov, Kurmanbek [Bolashak Atyrau Limited]" w:date="2022-10-20T16:06:00Z">
              <w:r w:rsidR="00CA6E3B" w:rsidRPr="00814ABF">
                <w:rPr>
                  <w:lang w:val="en-GB" w:eastAsia="en-GB"/>
                  <w:rPrChange w:id="4705" w:author="Tuleshov, Kurmanbek [Bolashak Atyrau Limited]" w:date="2022-10-20T16:06:00Z">
                    <w:rPr>
                      <w:highlight w:val="yellow"/>
                      <w:lang w:val="en-GB" w:eastAsia="en-GB"/>
                    </w:rPr>
                  </w:rPrChange>
                </w:rPr>
                <w:t>or</w:t>
              </w:r>
            </w:ins>
            <w:ins w:id="4706" w:author="Tuleshov, Kurmanbek [Bolashak Atyrau Limited]" w:date="2022-10-05T08:59:00Z">
              <w:r w:rsidRPr="00814ABF">
                <w:rPr>
                  <w:lang w:val="en-GB" w:eastAsia="en-GB"/>
                  <w:rPrChange w:id="4707" w:author="Tuleshov, Kurmanbek [Bolashak Atyrau Limited]" w:date="2022-10-20T16:06:00Z">
                    <w:rPr/>
                  </w:rPrChange>
                </w:rPr>
                <w:t xml:space="preserve"> </w:t>
              </w:r>
              <w:r w:rsidRPr="00814ABF">
                <w:rPr>
                  <w:lang w:val="en-GB" w:eastAsia="en-GB"/>
                  <w:rPrChange w:id="4708" w:author="Tuleshov, Kurmanbek [Bolashak Atyrau Limited]" w:date="2022-10-10T22:10:00Z">
                    <w:rPr/>
                  </w:rPrChange>
                </w:rPr>
                <w:t>316 stainless steel bands and wing seals</w:t>
              </w:r>
            </w:ins>
          </w:p>
        </w:tc>
      </w:tr>
      <w:tr w:rsidR="008839E0" w:rsidRPr="00814ABF" w14:paraId="671000DF"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709" w:author="Tuleshov, Kurmanbek [Bolashak Atyrau Limited]" w:date="2022-10-10T14:57: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976"/>
          <w:ins w:id="4710" w:author="Tuleshov, Kurmanbek [Bolashak Atyrau Limited]" w:date="2022-10-05T08:55:00Z"/>
          <w:trPrChange w:id="4711" w:author="Tuleshov, Kurmanbek [Bolashak Atyrau Limited]" w:date="2022-10-10T14:57:00Z">
            <w:trPr>
              <w:gridBefore w:val="1"/>
            </w:trPr>
          </w:trPrChange>
        </w:trPr>
        <w:tc>
          <w:tcPr>
            <w:tcW w:w="3964" w:type="dxa"/>
            <w:tcPrChange w:id="4712" w:author="Tuleshov, Kurmanbek [Bolashak Atyrau Limited]" w:date="2022-10-10T14:57:00Z">
              <w:tcPr>
                <w:tcW w:w="3964" w:type="dxa"/>
                <w:gridSpan w:val="2"/>
              </w:tcPr>
            </w:tcPrChange>
          </w:tcPr>
          <w:p w14:paraId="79194351" w14:textId="01DC768B" w:rsidR="008839E0" w:rsidRPr="00814ABF" w:rsidRDefault="00417A4D">
            <w:pPr>
              <w:pStyle w:val="CellBody"/>
              <w:overflowPunct w:val="0"/>
              <w:textAlignment w:val="baseline"/>
              <w:rPr>
                <w:ins w:id="4713" w:author="Tuleshov, Kurmanbek [Bolashak Atyrau Limited]" w:date="2022-10-05T08:55:00Z"/>
                <w:lang w:val="en-GB" w:eastAsia="en-GB"/>
              </w:rPr>
              <w:pPrChange w:id="4714" w:author="Tuleshov, Kurmanbek [Bolashak Atyrau Limited]" w:date="2022-10-10T14:56:00Z">
                <w:pPr>
                  <w:pStyle w:val="CellBody"/>
                  <w:overflowPunct w:val="0"/>
                  <w:spacing w:before="120"/>
                  <w:textAlignment w:val="baseline"/>
                </w:pPr>
              </w:pPrChange>
            </w:pPr>
            <w:ins w:id="4715" w:author="Tuleshov, Kurmanbek [Bolashak Atyrau Limited]" w:date="2022-10-05T09:00:00Z">
              <w:r w:rsidRPr="00814ABF">
                <w:rPr>
                  <w:lang w:val="en-GB" w:eastAsia="en-GB"/>
                  <w:rPrChange w:id="4716" w:author="Tuleshov, Kurmanbek [Bolashak Atyrau Limited]" w:date="2022-10-10T22:10:00Z">
                    <w:rPr/>
                  </w:rPrChange>
                </w:rPr>
                <w:t xml:space="preserve">Metal jacketing </w:t>
              </w:r>
              <w:r w:rsidRPr="00814ABF">
                <w:rPr>
                  <w:lang w:val="en-GB" w:eastAsia="en-GB"/>
                  <w:rPrChange w:id="4717" w:author="Tuleshov, Kurmanbek [Bolashak Atyrau Limited]" w:date="2022-10-10T22:10:00Z">
                    <w:rPr>
                      <w:rFonts w:eastAsia="ArialMT_PDF_Subset"/>
                      <w:color w:val="333333"/>
                      <w:sz w:val="18"/>
                      <w:szCs w:val="18"/>
                    </w:rPr>
                  </w:rPrChange>
                </w:rPr>
                <w:t>≥</w:t>
              </w:r>
              <w:r w:rsidRPr="002B6A39">
                <w:rPr>
                  <w:lang w:val="en-GB" w:eastAsia="en-GB"/>
                </w:rPr>
                <w:t xml:space="preserve"> </w:t>
              </w:r>
              <w:r w:rsidRPr="00814ABF">
                <w:rPr>
                  <w:lang w:val="en-GB" w:eastAsia="en-GB"/>
                  <w:rPrChange w:id="4718" w:author="Tuleshov, Kurmanbek [Bolashak Atyrau Limited]" w:date="2022-10-10T22:10:00Z">
                    <w:rPr/>
                  </w:rPrChange>
                </w:rPr>
                <w:t xml:space="preserve">24 inch </w:t>
              </w:r>
              <w:r w:rsidRPr="002B6A39">
                <w:rPr>
                  <w:lang w:val="en-GB" w:eastAsia="en-GB"/>
                </w:rPr>
                <w:t>outside diameter (OD)</w:t>
              </w:r>
            </w:ins>
          </w:p>
        </w:tc>
        <w:tc>
          <w:tcPr>
            <w:tcW w:w="3863" w:type="dxa"/>
            <w:tcPrChange w:id="4719" w:author="Tuleshov, Kurmanbek [Bolashak Atyrau Limited]" w:date="2022-10-10T14:57:00Z">
              <w:tcPr>
                <w:tcW w:w="3863" w:type="dxa"/>
                <w:gridSpan w:val="2"/>
              </w:tcPr>
            </w:tcPrChange>
          </w:tcPr>
          <w:p w14:paraId="59387C93" w14:textId="6A67BE6D" w:rsidR="008839E0" w:rsidRPr="00814ABF" w:rsidRDefault="00F77EA2">
            <w:pPr>
              <w:pStyle w:val="List1"/>
              <w:numPr>
                <w:ilvl w:val="0"/>
                <w:numId w:val="0"/>
              </w:numPr>
              <w:tabs>
                <w:tab w:val="clear" w:pos="1080"/>
                <w:tab w:val="left" w:pos="851"/>
              </w:tabs>
              <w:spacing w:before="0"/>
              <w:rPr>
                <w:ins w:id="4720" w:author="Tuleshov, Kurmanbek [Bolashak Atyrau Limited]" w:date="2022-10-05T08:55:00Z"/>
                <w:lang w:val="en-GB" w:eastAsia="en-GB"/>
                <w:rPrChange w:id="4721" w:author="Tuleshov, Kurmanbek [Bolashak Atyrau Limited]" w:date="2022-10-10T22:10:00Z">
                  <w:rPr>
                    <w:ins w:id="4722" w:author="Tuleshov, Kurmanbek [Bolashak Atyrau Limited]" w:date="2022-10-05T08:55:00Z"/>
                  </w:rPr>
                </w:rPrChange>
              </w:rPr>
              <w:pPrChange w:id="4723" w:author="Tuleshov, Kurmanbek [Bolashak Atyrau Limited]" w:date="2022-10-10T14:56:00Z">
                <w:pPr>
                  <w:pStyle w:val="CellBody"/>
                  <w:overflowPunct w:val="0"/>
                  <w:spacing w:before="120"/>
                  <w:textAlignment w:val="baseline"/>
                </w:pPr>
              </w:pPrChange>
            </w:pPr>
            <w:ins w:id="4724" w:author="Tuleshov, Kurmanbek [Bolashak Atyrau Limited]" w:date="2022-10-05T09:01:00Z">
              <w:r w:rsidRPr="00814ABF">
                <w:rPr>
                  <w:sz w:val="20"/>
                  <w:szCs w:val="20"/>
                  <w:lang w:val="en-GB" w:eastAsia="en-GB"/>
                </w:rPr>
                <w:t>Held in place with</w:t>
              </w:r>
            </w:ins>
            <w:ins w:id="4725" w:author="Tuleshov, Kurmanbek [Bolashak Atyrau Limited]" w:date="2022-10-05T09:02:00Z">
              <w:r w:rsidRPr="00814ABF">
                <w:rPr>
                  <w:sz w:val="20"/>
                  <w:szCs w:val="20"/>
                  <w:lang w:val="en-GB" w:eastAsia="en-GB"/>
                </w:rPr>
                <w:t xml:space="preserve"> </w:t>
              </w:r>
            </w:ins>
            <w:ins w:id="4726" w:author="Tuleshov, Kurmanbek [Bolashak Atyrau Limited]" w:date="2022-10-05T09:01:00Z">
              <w:r w:rsidRPr="00814ABF">
                <w:rPr>
                  <w:sz w:val="20"/>
                  <w:szCs w:val="20"/>
                  <w:lang w:val="en-GB" w:eastAsia="en-GB"/>
                  <w:rPrChange w:id="4727" w:author="Tuleshov, Kurmanbek [Bolashak Atyrau Limited]" w:date="2022-10-10T22:10:00Z">
                    <w:rPr/>
                  </w:rPrChange>
                </w:rPr>
                <w:t>20 mm (3/4 inch) wide by 0.5 mm (0.020 inch) thick</w:t>
              </w:r>
            </w:ins>
            <w:ins w:id="4728" w:author="Tuleshov, Kurmanbek [Bolashak Atyrau Limited]" w:date="2022-10-05T09:02:00Z">
              <w:r w:rsidRPr="00814ABF">
                <w:rPr>
                  <w:sz w:val="20"/>
                  <w:szCs w:val="20"/>
                  <w:lang w:val="en-GB" w:eastAsia="en-GB"/>
                </w:rPr>
                <w:t xml:space="preserve"> </w:t>
              </w:r>
              <w:r w:rsidRPr="00814ABF">
                <w:rPr>
                  <w:sz w:val="20"/>
                  <w:szCs w:val="20"/>
                  <w:lang w:val="en-GB" w:eastAsia="en-GB"/>
                  <w:rPrChange w:id="4729" w:author="Tuleshov, Kurmanbek [Bolashak Atyrau Limited]" w:date="2022-10-10T22:10:00Z">
                    <w:rPr/>
                  </w:rPrChange>
                </w:rPr>
                <w:t xml:space="preserve">Type 304 </w:t>
              </w:r>
            </w:ins>
            <w:ins w:id="4730" w:author="Tuleshov, Kurmanbek [Bolashak Atyrau Limited]" w:date="2022-10-20T16:06:00Z">
              <w:r w:rsidR="00CA6E3B" w:rsidRPr="00814ABF">
                <w:rPr>
                  <w:sz w:val="20"/>
                  <w:szCs w:val="20"/>
                  <w:lang w:val="en-GB" w:eastAsia="en-GB"/>
                  <w:rPrChange w:id="4731" w:author="Tuleshov, Kurmanbek [Bolashak Atyrau Limited]" w:date="2022-10-20T16:06:00Z">
                    <w:rPr>
                      <w:highlight w:val="yellow"/>
                      <w:lang w:val="en-GB" w:eastAsia="en-GB"/>
                    </w:rPr>
                  </w:rPrChange>
                </w:rPr>
                <w:t>or</w:t>
              </w:r>
            </w:ins>
            <w:ins w:id="4732" w:author="Tuleshov, Kurmanbek [Bolashak Atyrau Limited]" w:date="2022-10-05T09:02:00Z">
              <w:r w:rsidRPr="00814ABF">
                <w:rPr>
                  <w:sz w:val="20"/>
                  <w:szCs w:val="20"/>
                  <w:lang w:val="en-GB" w:eastAsia="en-GB"/>
                  <w:rPrChange w:id="4733" w:author="Tuleshov, Kurmanbek [Bolashak Atyrau Limited]" w:date="2022-10-20T16:06:00Z">
                    <w:rPr/>
                  </w:rPrChange>
                </w:rPr>
                <w:t xml:space="preserve"> </w:t>
              </w:r>
              <w:r w:rsidRPr="00814ABF">
                <w:rPr>
                  <w:sz w:val="20"/>
                  <w:szCs w:val="20"/>
                  <w:lang w:val="en-GB" w:eastAsia="en-GB"/>
                  <w:rPrChange w:id="4734" w:author="Tuleshov, Kurmanbek [Bolashak Atyrau Limited]" w:date="2022-10-10T22:10:00Z">
                    <w:rPr/>
                  </w:rPrChange>
                </w:rPr>
                <w:t>316 stainless steel</w:t>
              </w:r>
              <w:r w:rsidRPr="00814ABF">
                <w:rPr>
                  <w:sz w:val="20"/>
                  <w:szCs w:val="20"/>
                  <w:lang w:val="en-GB" w:eastAsia="en-GB"/>
                </w:rPr>
                <w:t xml:space="preserve"> </w:t>
              </w:r>
            </w:ins>
            <w:ins w:id="4735" w:author="Tuleshov, Kurmanbek [Bolashak Atyrau Limited]" w:date="2022-10-05T09:01:00Z">
              <w:r w:rsidRPr="00814ABF">
                <w:rPr>
                  <w:sz w:val="20"/>
                  <w:szCs w:val="20"/>
                  <w:lang w:val="en-GB" w:eastAsia="en-GB"/>
                  <w:rPrChange w:id="4736" w:author="Tuleshov, Kurmanbek [Bolashak Atyrau Limited]" w:date="2022-10-10T22:10:00Z">
                    <w:rPr/>
                  </w:rPrChange>
                </w:rPr>
                <w:t>bands and wing seals.</w:t>
              </w:r>
            </w:ins>
          </w:p>
        </w:tc>
      </w:tr>
      <w:tr w:rsidR="0085779D" w:rsidRPr="00814ABF" w14:paraId="364212AF"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737" w:author="Tuleshov, Kurmanbek [Bolashak Atyrau Limited]" w:date="2022-10-10T14:57: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578"/>
          <w:ins w:id="4738" w:author="Tuleshov, Kurmanbek [Bolashak Atyrau Limited]" w:date="2022-10-04T16:35:00Z"/>
          <w:trPrChange w:id="4739" w:author="Tuleshov, Kurmanbek [Bolashak Atyrau Limited]" w:date="2022-10-10T14:57:00Z">
            <w:trPr>
              <w:gridBefore w:val="1"/>
            </w:trPr>
          </w:trPrChange>
        </w:trPr>
        <w:tc>
          <w:tcPr>
            <w:tcW w:w="3964" w:type="dxa"/>
            <w:tcPrChange w:id="4740" w:author="Tuleshov, Kurmanbek [Bolashak Atyrau Limited]" w:date="2022-10-10T14:57:00Z">
              <w:tcPr>
                <w:tcW w:w="3964" w:type="dxa"/>
                <w:gridSpan w:val="2"/>
              </w:tcPr>
            </w:tcPrChange>
          </w:tcPr>
          <w:p w14:paraId="46B3D18D" w14:textId="77777777" w:rsidR="0085779D" w:rsidRPr="002B6A39" w:rsidRDefault="0085779D">
            <w:pPr>
              <w:pStyle w:val="CellBody"/>
              <w:overflowPunct w:val="0"/>
              <w:textAlignment w:val="baseline"/>
              <w:rPr>
                <w:ins w:id="4741" w:author="Tuleshov, Kurmanbek [Bolashak Atyrau Limited]" w:date="2022-10-04T16:35:00Z"/>
                <w:lang w:val="en-GB" w:eastAsia="en-GB"/>
              </w:rPr>
              <w:pPrChange w:id="4742" w:author="Tuleshov, Kurmanbek [Bolashak Atyrau Limited]" w:date="2022-10-10T14:56:00Z">
                <w:pPr>
                  <w:pStyle w:val="CellBody"/>
                  <w:overflowPunct w:val="0"/>
                  <w:spacing w:before="120"/>
                  <w:textAlignment w:val="baseline"/>
                </w:pPr>
              </w:pPrChange>
            </w:pPr>
            <w:ins w:id="4743" w:author="Tuleshov, Kurmanbek [Bolashak Atyrau Limited]" w:date="2022-10-04T16:35:00Z">
              <w:r w:rsidRPr="002B6A39">
                <w:rPr>
                  <w:lang w:val="en-GB" w:eastAsia="en-GB"/>
                </w:rPr>
                <w:t>Bands for vessels</w:t>
              </w:r>
            </w:ins>
          </w:p>
        </w:tc>
        <w:tc>
          <w:tcPr>
            <w:tcW w:w="3863" w:type="dxa"/>
            <w:tcPrChange w:id="4744" w:author="Tuleshov, Kurmanbek [Bolashak Atyrau Limited]" w:date="2022-10-10T14:57:00Z">
              <w:tcPr>
                <w:tcW w:w="3863" w:type="dxa"/>
                <w:gridSpan w:val="2"/>
              </w:tcPr>
            </w:tcPrChange>
          </w:tcPr>
          <w:p w14:paraId="7B7AEF7A" w14:textId="77777777" w:rsidR="0085779D" w:rsidRPr="00814ABF" w:rsidRDefault="0085779D">
            <w:pPr>
              <w:pStyle w:val="CellBody"/>
              <w:overflowPunct w:val="0"/>
              <w:textAlignment w:val="baseline"/>
              <w:rPr>
                <w:ins w:id="4745" w:author="Tuleshov, Kurmanbek [Bolashak Atyrau Limited]" w:date="2022-10-04T16:35:00Z"/>
                <w:lang w:val="en-GB" w:eastAsia="en-GB"/>
              </w:rPr>
              <w:pPrChange w:id="4746" w:author="Tuleshov, Kurmanbek [Bolashak Atyrau Limited]" w:date="2022-10-10T14:56:00Z">
                <w:pPr>
                  <w:pStyle w:val="CellBody"/>
                  <w:overflowPunct w:val="0"/>
                  <w:spacing w:before="120"/>
                  <w:textAlignment w:val="baseline"/>
                </w:pPr>
              </w:pPrChange>
            </w:pPr>
            <w:ins w:id="4747" w:author="Tuleshov, Kurmanbek [Bolashak Atyrau Limited]" w:date="2022-10-04T16:35:00Z">
              <w:r w:rsidRPr="00814ABF">
                <w:rPr>
                  <w:lang w:val="en-GB" w:eastAsia="en-GB"/>
                </w:rPr>
                <w:t>20 mm (3/4 inch) wide by 0.5 mm (0.020 inch) thick</w:t>
              </w:r>
            </w:ins>
          </w:p>
        </w:tc>
      </w:tr>
      <w:tr w:rsidR="0085779D" w:rsidRPr="00814ABF" w14:paraId="6B83E72E" w14:textId="77777777" w:rsidTr="000251EB">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Change w:id="4748" w:author="Tuleshov, Kurmanbek [Bolashak Atyrau Limited]" w:date="2022-10-10T14:57:00Z">
            <w:tblPrEx>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blPrExChange>
        </w:tblPrEx>
        <w:trPr>
          <w:trHeight w:val="402"/>
          <w:ins w:id="4749" w:author="Tuleshov, Kurmanbek [Bolashak Atyrau Limited]" w:date="2022-10-04T16:35:00Z"/>
          <w:trPrChange w:id="4750" w:author="Tuleshov, Kurmanbek [Bolashak Atyrau Limited]" w:date="2022-10-10T14:57:00Z">
            <w:trPr>
              <w:gridBefore w:val="1"/>
            </w:trPr>
          </w:trPrChange>
        </w:trPr>
        <w:tc>
          <w:tcPr>
            <w:tcW w:w="3964" w:type="dxa"/>
            <w:tcPrChange w:id="4751" w:author="Tuleshov, Kurmanbek [Bolashak Atyrau Limited]" w:date="2022-10-10T14:57:00Z">
              <w:tcPr>
                <w:tcW w:w="3964" w:type="dxa"/>
                <w:gridSpan w:val="2"/>
              </w:tcPr>
            </w:tcPrChange>
          </w:tcPr>
          <w:p w14:paraId="1FD384B0" w14:textId="77777777" w:rsidR="0085779D" w:rsidRPr="002B6A39" w:rsidRDefault="0085779D">
            <w:pPr>
              <w:pStyle w:val="CellBody"/>
              <w:overflowPunct w:val="0"/>
              <w:textAlignment w:val="baseline"/>
              <w:rPr>
                <w:ins w:id="4752" w:author="Tuleshov, Kurmanbek [Bolashak Atyrau Limited]" w:date="2022-10-04T16:35:00Z"/>
                <w:lang w:val="en-GB" w:eastAsia="en-GB"/>
              </w:rPr>
              <w:pPrChange w:id="4753" w:author="Tuleshov, Kurmanbek [Bolashak Atyrau Limited]" w:date="2022-10-10T14:56:00Z">
                <w:pPr>
                  <w:pStyle w:val="CellBody"/>
                  <w:overflowPunct w:val="0"/>
                  <w:spacing w:before="120"/>
                  <w:textAlignment w:val="baseline"/>
                </w:pPr>
              </w:pPrChange>
            </w:pPr>
            <w:ins w:id="4754" w:author="Tuleshov, Kurmanbek [Bolashak Atyrau Limited]" w:date="2022-10-04T16:35:00Z">
              <w:r w:rsidRPr="002B6A39">
                <w:rPr>
                  <w:lang w:val="en-GB" w:eastAsia="en-GB"/>
                </w:rPr>
                <w:t>S- and J-clips</w:t>
              </w:r>
            </w:ins>
          </w:p>
        </w:tc>
        <w:tc>
          <w:tcPr>
            <w:tcW w:w="3863" w:type="dxa"/>
            <w:tcPrChange w:id="4755" w:author="Tuleshov, Kurmanbek [Bolashak Atyrau Limited]" w:date="2022-10-10T14:57:00Z">
              <w:tcPr>
                <w:tcW w:w="3863" w:type="dxa"/>
                <w:gridSpan w:val="2"/>
              </w:tcPr>
            </w:tcPrChange>
          </w:tcPr>
          <w:p w14:paraId="109627DC" w14:textId="77777777" w:rsidR="0085779D" w:rsidRPr="00814ABF" w:rsidRDefault="0085779D">
            <w:pPr>
              <w:pStyle w:val="CellBody"/>
              <w:overflowPunct w:val="0"/>
              <w:textAlignment w:val="baseline"/>
              <w:rPr>
                <w:ins w:id="4756" w:author="Tuleshov, Kurmanbek [Bolashak Atyrau Limited]" w:date="2022-10-04T16:35:00Z"/>
                <w:lang w:val="en-GB" w:eastAsia="en-GB"/>
              </w:rPr>
              <w:pPrChange w:id="4757" w:author="Tuleshov, Kurmanbek [Bolashak Atyrau Limited]" w:date="2022-10-10T14:56:00Z">
                <w:pPr>
                  <w:pStyle w:val="CellBody"/>
                  <w:overflowPunct w:val="0"/>
                  <w:spacing w:before="120"/>
                  <w:textAlignment w:val="baseline"/>
                </w:pPr>
              </w:pPrChange>
            </w:pPr>
            <w:ins w:id="4758" w:author="Tuleshov, Kurmanbek [Bolashak Atyrau Limited]" w:date="2022-10-04T16:35:00Z">
              <w:r w:rsidRPr="00814ABF">
                <w:rPr>
                  <w:lang w:val="en-GB" w:eastAsia="en-GB"/>
                </w:rPr>
                <w:t>1  mm (0.040 inch) thick</w:t>
              </w:r>
            </w:ins>
          </w:p>
        </w:tc>
      </w:tr>
      <w:tr w:rsidR="0085779D" w:rsidRPr="00814ABF" w14:paraId="501E08C1" w14:textId="77777777" w:rsidTr="008263CD">
        <w:trPr>
          <w:ins w:id="4759" w:author="Tuleshov, Kurmanbek [Bolashak Atyrau Limited]" w:date="2022-10-04T16:35:00Z"/>
        </w:trPr>
        <w:tc>
          <w:tcPr>
            <w:tcW w:w="3964" w:type="dxa"/>
          </w:tcPr>
          <w:p w14:paraId="3E48BBC2" w14:textId="77777777" w:rsidR="0085779D" w:rsidRPr="002B6A39" w:rsidRDefault="0085779D">
            <w:pPr>
              <w:pStyle w:val="CellBody"/>
              <w:overflowPunct w:val="0"/>
              <w:textAlignment w:val="baseline"/>
              <w:rPr>
                <w:ins w:id="4760" w:author="Tuleshov, Kurmanbek [Bolashak Atyrau Limited]" w:date="2022-10-04T16:35:00Z"/>
                <w:lang w:val="en-GB" w:eastAsia="en-GB"/>
              </w:rPr>
              <w:pPrChange w:id="4761" w:author="Tuleshov, Kurmanbek [Bolashak Atyrau Limited]" w:date="2022-10-10T14:56:00Z">
                <w:pPr>
                  <w:pStyle w:val="CellBody"/>
                  <w:overflowPunct w:val="0"/>
                  <w:spacing w:before="120"/>
                  <w:textAlignment w:val="baseline"/>
                </w:pPr>
              </w:pPrChange>
            </w:pPr>
            <w:ins w:id="4762" w:author="Tuleshov, Kurmanbek [Bolashak Atyrau Limited]" w:date="2022-10-04T16:35:00Z">
              <w:r w:rsidRPr="002B6A39">
                <w:rPr>
                  <w:lang w:val="en-GB" w:eastAsia="en-GB"/>
                </w:rPr>
                <w:t>Rivets for joining stainless steel</w:t>
              </w:r>
            </w:ins>
          </w:p>
        </w:tc>
        <w:tc>
          <w:tcPr>
            <w:tcW w:w="3863" w:type="dxa"/>
          </w:tcPr>
          <w:p w14:paraId="0757D89F" w14:textId="77777777" w:rsidR="0085779D" w:rsidRPr="00814ABF" w:rsidRDefault="0085779D">
            <w:pPr>
              <w:pStyle w:val="CellBody"/>
              <w:overflowPunct w:val="0"/>
              <w:textAlignment w:val="baseline"/>
              <w:rPr>
                <w:ins w:id="4763" w:author="Tuleshov, Kurmanbek [Bolashak Atyrau Limited]" w:date="2022-10-04T16:35:00Z"/>
                <w:lang w:val="en-GB" w:eastAsia="en-GB"/>
              </w:rPr>
              <w:pPrChange w:id="4764" w:author="Tuleshov, Kurmanbek [Bolashak Atyrau Limited]" w:date="2022-10-10T14:56:00Z">
                <w:pPr>
                  <w:pStyle w:val="CellBody"/>
                  <w:overflowPunct w:val="0"/>
                  <w:spacing w:before="120"/>
                  <w:textAlignment w:val="baseline"/>
                </w:pPr>
              </w:pPrChange>
            </w:pPr>
            <w:ins w:id="4765" w:author="Tuleshov, Kurmanbek [Bolashak Atyrau Limited]" w:date="2022-10-04T16:35:00Z">
              <w:r w:rsidRPr="00814ABF">
                <w:rPr>
                  <w:lang w:val="en-GB" w:eastAsia="en-GB"/>
                </w:rPr>
                <w:t>As required</w:t>
              </w:r>
            </w:ins>
          </w:p>
        </w:tc>
      </w:tr>
      <w:tr w:rsidR="0085779D" w:rsidRPr="0010106F" w14:paraId="344DA98B" w14:textId="77777777" w:rsidTr="008263CD">
        <w:trPr>
          <w:ins w:id="4766" w:author="Tuleshov, Kurmanbek [Bolashak Atyrau Limited]" w:date="2022-10-04T16:35:00Z"/>
        </w:trPr>
        <w:tc>
          <w:tcPr>
            <w:tcW w:w="3964" w:type="dxa"/>
          </w:tcPr>
          <w:p w14:paraId="2B42A869" w14:textId="77777777" w:rsidR="0085779D" w:rsidRPr="002B6A39" w:rsidRDefault="0085779D">
            <w:pPr>
              <w:pStyle w:val="CellBody"/>
              <w:overflowPunct w:val="0"/>
              <w:textAlignment w:val="baseline"/>
              <w:rPr>
                <w:ins w:id="4767" w:author="Tuleshov, Kurmanbek [Bolashak Atyrau Limited]" w:date="2022-10-04T16:35:00Z"/>
                <w:lang w:val="en-GB" w:eastAsia="en-GB"/>
              </w:rPr>
              <w:pPrChange w:id="4768" w:author="Tuleshov, Kurmanbek [Bolashak Atyrau Limited]" w:date="2022-10-10T14:56:00Z">
                <w:pPr>
                  <w:pStyle w:val="CellBody"/>
                  <w:overflowPunct w:val="0"/>
                  <w:spacing w:before="120"/>
                  <w:textAlignment w:val="baseline"/>
                </w:pPr>
              </w:pPrChange>
            </w:pPr>
            <w:ins w:id="4769" w:author="Tuleshov, Kurmanbek [Bolashak Atyrau Limited]" w:date="2022-10-04T16:35:00Z">
              <w:r w:rsidRPr="002B6A39">
                <w:rPr>
                  <w:lang w:val="en-GB" w:eastAsia="en-GB"/>
                </w:rPr>
                <w:t>Screw fasteners</w:t>
              </w:r>
            </w:ins>
          </w:p>
        </w:tc>
        <w:tc>
          <w:tcPr>
            <w:tcW w:w="3863" w:type="dxa"/>
          </w:tcPr>
          <w:p w14:paraId="374384E2" w14:textId="77777777" w:rsidR="0085779D" w:rsidRPr="0010106F" w:rsidRDefault="0085779D">
            <w:pPr>
              <w:pStyle w:val="CellBody"/>
              <w:overflowPunct w:val="0"/>
              <w:textAlignment w:val="baseline"/>
              <w:rPr>
                <w:ins w:id="4770" w:author="Tuleshov, Kurmanbek [Bolashak Atyrau Limited]" w:date="2022-10-04T16:35:00Z"/>
                <w:lang w:val="en-GB" w:eastAsia="en-GB"/>
              </w:rPr>
              <w:pPrChange w:id="4771" w:author="Tuleshov, Kurmanbek [Bolashak Atyrau Limited]" w:date="2022-10-10T14:56:00Z">
                <w:pPr>
                  <w:pStyle w:val="CellBody"/>
                  <w:overflowPunct w:val="0"/>
                  <w:spacing w:before="120"/>
                  <w:textAlignment w:val="baseline"/>
                </w:pPr>
              </w:pPrChange>
            </w:pPr>
            <w:ins w:id="4772" w:author="Tuleshov, Kurmanbek [Bolashak Atyrau Limited]" w:date="2022-10-04T16:35:00Z">
              <w:r w:rsidRPr="00814ABF">
                <w:rPr>
                  <w:lang w:val="en-GB" w:eastAsia="en-GB"/>
                </w:rPr>
                <w:t>15 mm (1/2 inch) long, No. 8, self tapping</w:t>
              </w:r>
            </w:ins>
          </w:p>
        </w:tc>
      </w:tr>
    </w:tbl>
    <w:p w14:paraId="4BB64785" w14:textId="43368C4F" w:rsidR="00CD112F" w:rsidRPr="0010106F" w:rsidDel="00383B43" w:rsidRDefault="00CD112F">
      <w:pPr>
        <w:pStyle w:val="List1"/>
        <w:numPr>
          <w:ilvl w:val="0"/>
          <w:numId w:val="0"/>
        </w:numPr>
        <w:ind w:left="2629" w:hanging="360"/>
        <w:rPr>
          <w:del w:id="4773" w:author="Tuleshov, Kurmanbek [Bolashak Atyrau Limited]" w:date="2022-10-04T16:56:00Z"/>
        </w:rPr>
        <w:pPrChange w:id="4774" w:author="Tuleshov, Kurmanbek [Bolashak Atyrau Limited]" w:date="2022-10-11T00:26:00Z">
          <w:pPr>
            <w:pStyle w:val="List1"/>
            <w:numPr>
              <w:numId w:val="34"/>
            </w:numPr>
          </w:pPr>
        </w:pPrChange>
      </w:pPr>
      <w:del w:id="4775" w:author="Tuleshov, Kurmanbek [Bolashak Atyrau Limited]" w:date="2022-10-04T16:56:00Z">
        <w:r w:rsidRPr="0010106F" w:rsidDel="00383B43">
          <w:delText>Insulation up to 300 mm (12 inch) outside diameter (O.D.) shall be held in place with 16 gauge Type 304 stainless steel tie wire, except cellular glass foam insulation, which may be held in place with fiberglass reinforced pressure-sensitive tape or stainless steel tie wires applied over the tape.</w:delText>
        </w:r>
      </w:del>
    </w:p>
    <w:p w14:paraId="4BB64786" w14:textId="01EFF8D5" w:rsidR="00CD112F" w:rsidRPr="0010106F" w:rsidDel="008263CD" w:rsidRDefault="00CD112F">
      <w:pPr>
        <w:pStyle w:val="List1"/>
        <w:numPr>
          <w:ilvl w:val="0"/>
          <w:numId w:val="0"/>
        </w:numPr>
        <w:ind w:left="2629" w:hanging="360"/>
        <w:rPr>
          <w:del w:id="4776" w:author="Tuleshov, Kurmanbek [Bolashak Atyrau Limited]" w:date="2022-10-04T17:21:00Z"/>
        </w:rPr>
        <w:pPrChange w:id="4777" w:author="Tuleshov, Kurmanbek [Bolashak Atyrau Limited]" w:date="2022-10-11T00:26:00Z">
          <w:pPr>
            <w:pStyle w:val="List1"/>
            <w:numPr>
              <w:numId w:val="34"/>
            </w:numPr>
          </w:pPr>
        </w:pPrChange>
      </w:pPr>
      <w:del w:id="4778" w:author="Tuleshov, Kurmanbek [Bolashak Atyrau Limited]" w:date="2022-10-04T17:21:00Z">
        <w:r w:rsidRPr="0010106F" w:rsidDel="008263CD">
          <w:delText>Insulation 12 inches OD to 24 inches OD shall be held in place with 15 mm (1/2 inch) wide by 0.5 mm (0.020 inch) thick Type 304 stainless steel bands and wing seals. Larger than 24 inches OD, use 20 mm (3/4 inch) wide by 0.5</w:delText>
        </w:r>
        <w:r w:rsidR="000656E2" w:rsidRPr="0010106F" w:rsidDel="008263CD">
          <w:delText xml:space="preserve"> </w:delText>
        </w:r>
        <w:r w:rsidRPr="0010106F" w:rsidDel="008263CD">
          <w:delText>mm (0.020 inch) thick bands and wing seals.</w:delText>
        </w:r>
      </w:del>
    </w:p>
    <w:p w14:paraId="4BB64787" w14:textId="3F1F22C1" w:rsidR="00CD112F" w:rsidRPr="0010106F" w:rsidRDefault="00CD112F">
      <w:pPr>
        <w:pStyle w:val="List1"/>
        <w:numPr>
          <w:ilvl w:val="0"/>
          <w:numId w:val="0"/>
        </w:numPr>
        <w:tabs>
          <w:tab w:val="clear" w:pos="1080"/>
          <w:tab w:val="left" w:pos="851"/>
        </w:tabs>
        <w:ind w:left="2629" w:hanging="360"/>
        <w:pPrChange w:id="4779" w:author="Tuleshov, Kurmanbek [Bolashak Atyrau Limited]" w:date="2022-10-11T00:26:00Z">
          <w:pPr>
            <w:pStyle w:val="List1"/>
            <w:numPr>
              <w:numId w:val="34"/>
            </w:numPr>
          </w:pPr>
        </w:pPrChange>
      </w:pPr>
      <w:del w:id="4780" w:author="Tuleshov, Kurmanbek [Bolashak Atyrau Limited]" w:date="2022-10-05T09:04:00Z">
        <w:r w:rsidRPr="0010106F" w:rsidDel="00314482">
          <w:delText xml:space="preserve">Metal jacketing up to 24 inches OD shall be held in place with 15 mm (1/2 inch) wide by 0.5 mm (0.020 inch) thick Type </w:delText>
        </w:r>
        <w:r w:rsidR="00CE5E23" w:rsidDel="00314482">
          <w:delText>304</w:delText>
        </w:r>
      </w:del>
      <w:del w:id="4781" w:author="Tuleshov, Kurmanbek [Bolashak Atyrau Limited]" w:date="2022-10-05T08:57:00Z">
        <w:r w:rsidRPr="0010106F" w:rsidDel="008839E0">
          <w:delText xml:space="preserve"> </w:delText>
        </w:r>
      </w:del>
      <w:del w:id="4782" w:author="Tuleshov, Kurmanbek [Bolashak Atyrau Limited]" w:date="2022-10-05T09:04:00Z">
        <w:r w:rsidRPr="0010106F" w:rsidDel="00314482">
          <w:delText>stainless steel bands and wing seals. Larger than 24 inches OD, use 20</w:delText>
        </w:r>
        <w:r w:rsidR="000656E2" w:rsidRPr="0010106F" w:rsidDel="00314482">
          <w:delText xml:space="preserve"> </w:delText>
        </w:r>
        <w:r w:rsidRPr="0010106F" w:rsidDel="00314482">
          <w:delText>mm (3/4 inch) wide by 0.5</w:delText>
        </w:r>
        <w:r w:rsidR="000656E2" w:rsidRPr="0010106F" w:rsidDel="00314482">
          <w:delText xml:space="preserve"> </w:delText>
        </w:r>
        <w:r w:rsidRPr="0010106F" w:rsidDel="00314482">
          <w:delText>mm (0.020 inch) thick</w:delText>
        </w:r>
      </w:del>
      <w:del w:id="4783" w:author="Tuleshov, Kurmanbek [Bolashak Atyrau Limited]" w:date="2022-10-05T08:57:00Z">
        <w:r w:rsidRPr="0010106F" w:rsidDel="008839E0">
          <w:delText xml:space="preserve"> </w:delText>
        </w:r>
      </w:del>
      <w:del w:id="4784" w:author="Tuleshov, Kurmanbek [Bolashak Atyrau Limited]" w:date="2022-10-05T09:04:00Z">
        <w:r w:rsidRPr="0010106F" w:rsidDel="00314482">
          <w:delText>bands and wing seals</w:delText>
        </w:r>
      </w:del>
      <w:del w:id="4785" w:author="Tuleshov, Kurmanbek [Bolashak Atyrau Limited]" w:date="2022-10-11T00:24:00Z">
        <w:r w:rsidRPr="0010106F" w:rsidDel="00DA4EFD">
          <w:delText>.</w:delText>
        </w:r>
      </w:del>
    </w:p>
    <w:p w14:paraId="4BB64788" w14:textId="77777777" w:rsidR="00CD112F" w:rsidRPr="0010106F" w:rsidRDefault="00CD112F" w:rsidP="00272502">
      <w:pPr>
        <w:pStyle w:val="List1"/>
        <w:numPr>
          <w:ilvl w:val="0"/>
          <w:numId w:val="236"/>
        </w:numPr>
        <w:tabs>
          <w:tab w:val="clear" w:pos="1080"/>
          <w:tab w:val="left" w:pos="1134"/>
        </w:tabs>
        <w:ind w:left="1134" w:hanging="283"/>
      </w:pPr>
      <w:r w:rsidRPr="0010106F">
        <w:t>All insulation shall be firmly secured with the specified tie wire or band with the wire ends and band clips being tapped into the insulation for a flush surface.</w:t>
      </w:r>
    </w:p>
    <w:p w14:paraId="4BB64789" w14:textId="01B45CCC" w:rsidR="00CD112F" w:rsidRPr="0010106F" w:rsidRDefault="00CD112F">
      <w:pPr>
        <w:pStyle w:val="List1"/>
        <w:numPr>
          <w:ilvl w:val="0"/>
          <w:numId w:val="236"/>
        </w:numPr>
        <w:tabs>
          <w:tab w:val="clear" w:pos="1080"/>
          <w:tab w:val="left" w:pos="1134"/>
        </w:tabs>
        <w:ind w:left="1134" w:hanging="283"/>
        <w:pPrChange w:id="4786" w:author="Tuleshov, Kurmanbek [Bolashak Atyrau Limited]" w:date="2022-10-05T09:04:00Z">
          <w:pPr>
            <w:pStyle w:val="List1"/>
            <w:numPr>
              <w:numId w:val="34"/>
            </w:numPr>
          </w:pPr>
        </w:pPrChange>
      </w:pPr>
      <w:r w:rsidRPr="0010106F">
        <w:t xml:space="preserve">Securement of jacketing shall be by means of SS </w:t>
      </w:r>
      <w:r w:rsidRPr="00272502">
        <w:t xml:space="preserve">bands and clips on </w:t>
      </w:r>
      <w:del w:id="4787" w:author="Tuleshov, Kurmanbek [Bolashak Atyrau Limited]" w:date="2022-09-29T09:54:00Z">
        <w:r w:rsidRPr="00272502" w:rsidDel="00F909BD">
          <w:delText>350</w:delText>
        </w:r>
        <w:r w:rsidR="000656E2" w:rsidRPr="00272502" w:rsidDel="00F909BD">
          <w:delText xml:space="preserve"> </w:delText>
        </w:r>
      </w:del>
      <w:ins w:id="4788" w:author="Tuleshov, Kurmanbek [Bolashak Atyrau Limited]" w:date="2022-09-29T09:54:00Z">
        <w:r w:rsidR="00F909BD" w:rsidRPr="002B6A39">
          <w:t xml:space="preserve">300 </w:t>
        </w:r>
      </w:ins>
      <w:r w:rsidRPr="002B6A39">
        <w:t>mm</w:t>
      </w:r>
      <w:r w:rsidRPr="00272502">
        <w:t xml:space="preserve"> centers</w:t>
      </w:r>
      <w:r w:rsidRPr="0010106F">
        <w:t xml:space="preserve"> and at the jacket circumferential overlap. The jacketing on vertical pipe from telescoping by the use “S” clips fabricated from SS banding, two clips per overlap minimum. Intermediate bands shall be prevented from slipping with two screws directly under the band 180 deg. apart.</w:t>
      </w:r>
    </w:p>
    <w:p w14:paraId="4BB6478A" w14:textId="77777777" w:rsidR="00CD112F" w:rsidRPr="0010106F" w:rsidRDefault="00CD112F" w:rsidP="0025486A">
      <w:pPr>
        <w:pStyle w:val="List1"/>
        <w:numPr>
          <w:ilvl w:val="0"/>
          <w:numId w:val="236"/>
        </w:numPr>
        <w:tabs>
          <w:tab w:val="left" w:pos="1134"/>
        </w:tabs>
        <w:ind w:left="1134" w:hanging="283"/>
      </w:pPr>
      <w:r w:rsidRPr="0010106F">
        <w:t>Securement of Elbows shall be as for the straight portion of the pipe with one tie wire or band per segment of insulation</w:t>
      </w:r>
    </w:p>
    <w:p w14:paraId="4BB6478B" w14:textId="4DBB978E" w:rsidR="00CD112F" w:rsidRPr="0010106F" w:rsidRDefault="00CD112F" w:rsidP="000656E2">
      <w:pPr>
        <w:pStyle w:val="Heading2"/>
      </w:pPr>
      <w:bookmarkStart w:id="4789" w:name="_Toc322011401"/>
      <w:bookmarkStart w:id="4790" w:name="_Toc117352232"/>
      <w:r w:rsidRPr="0010106F">
        <w:t>Expansion Bands</w:t>
      </w:r>
      <w:bookmarkEnd w:id="4789"/>
      <w:bookmarkEnd w:id="4790"/>
    </w:p>
    <w:p w14:paraId="4BB6478C" w14:textId="77777777" w:rsidR="00CD112F" w:rsidRPr="0010106F" w:rsidRDefault="00CD112F" w:rsidP="002B6A39">
      <w:pPr>
        <w:pStyle w:val="List1"/>
        <w:numPr>
          <w:ilvl w:val="0"/>
          <w:numId w:val="35"/>
        </w:numPr>
        <w:tabs>
          <w:tab w:val="clear" w:pos="1080"/>
          <w:tab w:val="left" w:pos="1134"/>
        </w:tabs>
        <w:ind w:left="1134" w:hanging="283"/>
      </w:pPr>
      <w:r w:rsidRPr="0010106F">
        <w:t>Jacket banding on vessels larger than 2.4 m (8 feet) in diameter shall have 100</w:t>
      </w:r>
      <w:r w:rsidR="000656E2" w:rsidRPr="0010106F">
        <w:t xml:space="preserve"> </w:t>
      </w:r>
      <w:r w:rsidRPr="0010106F">
        <w:t xml:space="preserve">mm (4-inch) stainless steel compression springs. </w:t>
      </w:r>
    </w:p>
    <w:p w14:paraId="4BB6478D" w14:textId="0A39B910" w:rsidR="00CD112F" w:rsidRPr="002B6A39" w:rsidRDefault="00CD112F">
      <w:pPr>
        <w:pStyle w:val="List1"/>
        <w:numPr>
          <w:ilvl w:val="0"/>
          <w:numId w:val="236"/>
        </w:numPr>
        <w:tabs>
          <w:tab w:val="clear" w:pos="1080"/>
          <w:tab w:val="left" w:pos="1134"/>
        </w:tabs>
        <w:ind w:left="1134" w:hanging="283"/>
        <w:pPrChange w:id="4791" w:author="Tuleshov, Kurmanbek [Bolashak Atyrau Limited]" w:date="2022-10-05T09:04:00Z">
          <w:pPr>
            <w:pStyle w:val="List1"/>
            <w:numPr>
              <w:numId w:val="34"/>
            </w:numPr>
          </w:pPr>
        </w:pPrChange>
      </w:pPr>
      <w:r w:rsidRPr="002B6A39">
        <w:t xml:space="preserve">Springs shall be located every </w:t>
      </w:r>
      <w:del w:id="4792" w:author="Tuleshov, Kurmanbek [Bolashak Atyrau Limited]" w:date="2022-10-20T16:08:00Z">
        <w:r w:rsidRPr="002B6A39" w:rsidDel="007F694A">
          <w:delText xml:space="preserve">10 </w:delText>
        </w:r>
      </w:del>
      <w:ins w:id="4793" w:author="Tuleshov, Kurmanbek [Bolashak Atyrau Limited]" w:date="2022-10-20T16:08:00Z">
        <w:r w:rsidR="007F694A" w:rsidRPr="002B6A39">
          <w:t xml:space="preserve">9 </w:t>
        </w:r>
      </w:ins>
      <w:r w:rsidRPr="002B6A39">
        <w:t>metres of band length.</w:t>
      </w:r>
    </w:p>
    <w:p w14:paraId="4BB6478E" w14:textId="08CF4F3E" w:rsidR="00CD112F" w:rsidRPr="002B6A39" w:rsidRDefault="00CD112F" w:rsidP="002B6A39">
      <w:pPr>
        <w:pStyle w:val="List1"/>
        <w:numPr>
          <w:ilvl w:val="0"/>
          <w:numId w:val="236"/>
        </w:numPr>
        <w:tabs>
          <w:tab w:val="clear" w:pos="1080"/>
          <w:tab w:val="left" w:pos="1134"/>
        </w:tabs>
        <w:ind w:left="1134" w:hanging="283"/>
      </w:pPr>
      <w:r w:rsidRPr="002B6A39">
        <w:t>Each spring shall be installed and loaded in accordance with the manufacturer's printed instructions.</w:t>
      </w:r>
    </w:p>
    <w:p w14:paraId="141FA636" w14:textId="12597D6A" w:rsidR="00D050EB" w:rsidRPr="00657E2B" w:rsidRDefault="004A489B">
      <w:pPr>
        <w:pStyle w:val="List1"/>
        <w:tabs>
          <w:tab w:val="clear" w:pos="1080"/>
          <w:tab w:val="left" w:pos="1134"/>
        </w:tabs>
        <w:ind w:left="1134" w:hanging="283"/>
        <w:pPrChange w:id="4794" w:author="Tuleshov, Kurmanbek [Bolashak Atyrau Limited]" w:date="2022-10-20T16:09:00Z">
          <w:pPr>
            <w:pStyle w:val="List1"/>
            <w:numPr>
              <w:numId w:val="34"/>
            </w:numPr>
          </w:pPr>
        </w:pPrChange>
      </w:pPr>
      <w:ins w:id="4795" w:author="Tuleshov, Kurmanbek [Bolashak Atyrau Limited]" w:date="2022-10-21T11:20:00Z">
        <w:r w:rsidRPr="002B6A39">
          <w:t>Expander springs are not acceptable</w:t>
        </w:r>
      </w:ins>
      <w:ins w:id="4796" w:author="Tuleshov, Kurmanbek [Bolashak Atyrau Limited]" w:date="2022-10-20T16:09:00Z">
        <w:r w:rsidR="00AA6029" w:rsidRPr="00657E2B">
          <w:t xml:space="preserve">. </w:t>
        </w:r>
      </w:ins>
    </w:p>
    <w:p w14:paraId="4BB6478F" w14:textId="03280F11" w:rsidR="00CD112F" w:rsidRPr="0010106F" w:rsidRDefault="00CD112F" w:rsidP="000656E2">
      <w:pPr>
        <w:pStyle w:val="Heading2"/>
      </w:pPr>
      <w:bookmarkStart w:id="4797" w:name="_Toc322011402"/>
      <w:bookmarkStart w:id="4798" w:name="_Toc117352233"/>
      <w:r w:rsidRPr="0010106F">
        <w:lastRenderedPageBreak/>
        <w:t>Insulation Expansion Joints</w:t>
      </w:r>
      <w:bookmarkEnd w:id="4797"/>
      <w:bookmarkEnd w:id="4798"/>
    </w:p>
    <w:p w14:paraId="4BB64790" w14:textId="3A75EAF4" w:rsidR="00CD112F" w:rsidRPr="00F71369" w:rsidRDefault="00CD112F" w:rsidP="00F71369">
      <w:pPr>
        <w:pStyle w:val="List1"/>
        <w:numPr>
          <w:ilvl w:val="0"/>
          <w:numId w:val="36"/>
        </w:numPr>
        <w:tabs>
          <w:tab w:val="clear" w:pos="1080"/>
          <w:tab w:val="left" w:pos="1134"/>
        </w:tabs>
        <w:ind w:left="1134" w:hanging="283"/>
      </w:pPr>
      <w:r w:rsidRPr="00F71369">
        <w:t xml:space="preserve">Insulation expansion joints shall be installed with maximum distance between joints as specified in Table </w:t>
      </w:r>
      <w:r w:rsidR="00362288">
        <w:t>5</w:t>
      </w:r>
      <w:r w:rsidRPr="00F71369">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2"/>
        <w:gridCol w:w="2106"/>
        <w:gridCol w:w="2078"/>
        <w:gridCol w:w="1981"/>
      </w:tblGrid>
      <w:tr w:rsidR="00CD112F" w:rsidRPr="0010106F" w14:paraId="4BB64792" w14:textId="77777777" w:rsidTr="00B85D5A">
        <w:tc>
          <w:tcPr>
            <w:tcW w:w="8523" w:type="dxa"/>
            <w:gridSpan w:val="4"/>
            <w:tcBorders>
              <w:top w:val="nil"/>
              <w:left w:val="nil"/>
              <w:right w:val="nil"/>
            </w:tcBorders>
          </w:tcPr>
          <w:p w14:paraId="4BB64791" w14:textId="01E629C9" w:rsidR="00CD112F" w:rsidRPr="0010106F" w:rsidRDefault="00CD112F" w:rsidP="00BA0431">
            <w:pPr>
              <w:pStyle w:val="TableTitle1"/>
              <w:numPr>
                <w:ilvl w:val="0"/>
                <w:numId w:val="0"/>
              </w:numPr>
              <w:overflowPunct w:val="0"/>
              <w:ind w:left="720"/>
              <w:textAlignment w:val="baseline"/>
              <w:rPr>
                <w:lang w:val="en-GB" w:eastAsia="en-GB"/>
              </w:rPr>
            </w:pPr>
            <w:bookmarkStart w:id="4799" w:name="_Toc322011403"/>
            <w:r w:rsidRPr="00F71369">
              <w:rPr>
                <w:lang w:val="en-GB" w:eastAsia="en-GB"/>
              </w:rPr>
              <w:t xml:space="preserve">Table </w:t>
            </w:r>
            <w:r w:rsidR="004449CE">
              <w:rPr>
                <w:lang w:eastAsia="en-GB"/>
              </w:rPr>
              <w:t>5</w:t>
            </w:r>
            <w:r w:rsidRPr="00F71369">
              <w:rPr>
                <w:lang w:val="en-GB" w:eastAsia="en-GB"/>
              </w:rPr>
              <w:t>: Maximum Distance Between Expansion Joints</w:t>
            </w:r>
            <w:bookmarkEnd w:id="4799"/>
          </w:p>
        </w:tc>
      </w:tr>
      <w:tr w:rsidR="00CD112F" w:rsidRPr="0010106F" w14:paraId="4BB64795" w14:textId="77777777" w:rsidTr="00B85D5A">
        <w:tc>
          <w:tcPr>
            <w:tcW w:w="4361" w:type="dxa"/>
            <w:gridSpan w:val="2"/>
          </w:tcPr>
          <w:p w14:paraId="4BB64793" w14:textId="77777777" w:rsidR="00CD112F" w:rsidRPr="0010106F" w:rsidRDefault="00CD112F" w:rsidP="00B85D5A">
            <w:pPr>
              <w:pStyle w:val="CellHeadingCentered"/>
              <w:overflowPunct w:val="0"/>
              <w:spacing w:before="120"/>
              <w:textAlignment w:val="baseline"/>
              <w:rPr>
                <w:lang w:val="en-GB" w:eastAsia="en-GB"/>
              </w:rPr>
            </w:pPr>
            <w:r w:rsidRPr="0010106F">
              <w:rPr>
                <w:lang w:val="en-GB" w:eastAsia="en-GB"/>
              </w:rPr>
              <w:t>Pipe Maximum Operating Operating Temperature</w:t>
            </w:r>
          </w:p>
        </w:tc>
        <w:tc>
          <w:tcPr>
            <w:tcW w:w="4162" w:type="dxa"/>
            <w:gridSpan w:val="2"/>
          </w:tcPr>
          <w:p w14:paraId="4BB64794" w14:textId="77777777" w:rsidR="00CD112F" w:rsidRPr="0010106F" w:rsidRDefault="00CD112F" w:rsidP="00B85D5A">
            <w:pPr>
              <w:pStyle w:val="CellHeadingCentered"/>
              <w:overflowPunct w:val="0"/>
              <w:spacing w:before="120"/>
              <w:textAlignment w:val="baseline"/>
              <w:rPr>
                <w:lang w:val="en-GB" w:eastAsia="en-GB"/>
              </w:rPr>
            </w:pPr>
            <w:r w:rsidRPr="0010106F">
              <w:rPr>
                <w:lang w:val="en-GB" w:eastAsia="en-GB"/>
              </w:rPr>
              <w:t>Insulation Expansion Joint Spacing, Maximum</w:t>
            </w:r>
          </w:p>
        </w:tc>
      </w:tr>
      <w:tr w:rsidR="00CD112F" w:rsidRPr="0010106F" w14:paraId="4BB6479A" w14:textId="77777777" w:rsidTr="00B85D5A">
        <w:tc>
          <w:tcPr>
            <w:tcW w:w="2202" w:type="dxa"/>
          </w:tcPr>
          <w:p w14:paraId="4BB64796"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ºC</w:t>
            </w:r>
          </w:p>
        </w:tc>
        <w:tc>
          <w:tcPr>
            <w:tcW w:w="2159" w:type="dxa"/>
          </w:tcPr>
          <w:p w14:paraId="4BB64797"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(ºF)</w:t>
            </w:r>
          </w:p>
        </w:tc>
        <w:tc>
          <w:tcPr>
            <w:tcW w:w="2130" w:type="dxa"/>
          </w:tcPr>
          <w:p w14:paraId="4BB64798"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Metres</w:t>
            </w:r>
          </w:p>
        </w:tc>
        <w:tc>
          <w:tcPr>
            <w:tcW w:w="2032" w:type="dxa"/>
          </w:tcPr>
          <w:p w14:paraId="4BB64799"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(Feet)</w:t>
            </w:r>
          </w:p>
        </w:tc>
      </w:tr>
      <w:tr w:rsidR="00CD112F" w:rsidRPr="0010106F" w14:paraId="4BB6479F" w14:textId="77777777" w:rsidTr="00B85D5A">
        <w:tc>
          <w:tcPr>
            <w:tcW w:w="2202" w:type="dxa"/>
          </w:tcPr>
          <w:p w14:paraId="4BB6479B"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93</w:t>
            </w:r>
          </w:p>
        </w:tc>
        <w:tc>
          <w:tcPr>
            <w:tcW w:w="2159" w:type="dxa"/>
          </w:tcPr>
          <w:p w14:paraId="4BB6479C"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(200)</w:t>
            </w:r>
          </w:p>
        </w:tc>
        <w:tc>
          <w:tcPr>
            <w:tcW w:w="2130" w:type="dxa"/>
          </w:tcPr>
          <w:p w14:paraId="4BB6479D"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18.2</w:t>
            </w:r>
          </w:p>
        </w:tc>
        <w:tc>
          <w:tcPr>
            <w:tcW w:w="2032" w:type="dxa"/>
          </w:tcPr>
          <w:p w14:paraId="4BB6479E"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60</w:t>
            </w:r>
          </w:p>
        </w:tc>
      </w:tr>
      <w:tr w:rsidR="00CD112F" w:rsidRPr="0010106F" w14:paraId="4BB647A4" w14:textId="77777777" w:rsidTr="00B85D5A">
        <w:tc>
          <w:tcPr>
            <w:tcW w:w="2202" w:type="dxa"/>
          </w:tcPr>
          <w:p w14:paraId="4BB647A0"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204</w:t>
            </w:r>
          </w:p>
        </w:tc>
        <w:tc>
          <w:tcPr>
            <w:tcW w:w="2159" w:type="dxa"/>
          </w:tcPr>
          <w:p w14:paraId="4BB647A1"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(400)</w:t>
            </w:r>
          </w:p>
        </w:tc>
        <w:tc>
          <w:tcPr>
            <w:tcW w:w="2130" w:type="dxa"/>
          </w:tcPr>
          <w:p w14:paraId="4BB647A2"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9.1</w:t>
            </w:r>
          </w:p>
        </w:tc>
        <w:tc>
          <w:tcPr>
            <w:tcW w:w="2032" w:type="dxa"/>
          </w:tcPr>
          <w:p w14:paraId="4BB647A3"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30</w:t>
            </w:r>
          </w:p>
        </w:tc>
      </w:tr>
      <w:tr w:rsidR="00CD112F" w:rsidRPr="0010106F" w14:paraId="4BB647A9" w14:textId="77777777" w:rsidTr="00B85D5A">
        <w:tc>
          <w:tcPr>
            <w:tcW w:w="2202" w:type="dxa"/>
          </w:tcPr>
          <w:p w14:paraId="4BB647A5"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260</w:t>
            </w:r>
          </w:p>
        </w:tc>
        <w:tc>
          <w:tcPr>
            <w:tcW w:w="2159" w:type="dxa"/>
          </w:tcPr>
          <w:p w14:paraId="4BB647A6"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(500)</w:t>
            </w:r>
          </w:p>
        </w:tc>
        <w:tc>
          <w:tcPr>
            <w:tcW w:w="2130" w:type="dxa"/>
          </w:tcPr>
          <w:p w14:paraId="4BB647A7"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3.6</w:t>
            </w:r>
          </w:p>
        </w:tc>
        <w:tc>
          <w:tcPr>
            <w:tcW w:w="2032" w:type="dxa"/>
          </w:tcPr>
          <w:p w14:paraId="4BB647A8"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12</w:t>
            </w:r>
          </w:p>
        </w:tc>
      </w:tr>
      <w:tr w:rsidR="00CD112F" w:rsidRPr="0010106F" w14:paraId="4BB647AE" w14:textId="77777777" w:rsidTr="00B85D5A">
        <w:tc>
          <w:tcPr>
            <w:tcW w:w="2202" w:type="dxa"/>
          </w:tcPr>
          <w:p w14:paraId="4BB647AA"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370</w:t>
            </w:r>
          </w:p>
        </w:tc>
        <w:tc>
          <w:tcPr>
            <w:tcW w:w="2159" w:type="dxa"/>
          </w:tcPr>
          <w:p w14:paraId="4BB647AB"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(700)</w:t>
            </w:r>
          </w:p>
        </w:tc>
        <w:tc>
          <w:tcPr>
            <w:tcW w:w="2130" w:type="dxa"/>
          </w:tcPr>
          <w:p w14:paraId="4BB647AC"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2.7</w:t>
            </w:r>
          </w:p>
        </w:tc>
        <w:tc>
          <w:tcPr>
            <w:tcW w:w="2032" w:type="dxa"/>
          </w:tcPr>
          <w:p w14:paraId="4BB647AD"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9</w:t>
            </w:r>
          </w:p>
        </w:tc>
      </w:tr>
      <w:tr w:rsidR="00CD112F" w:rsidRPr="0010106F" w14:paraId="4BB647B3" w14:textId="77777777" w:rsidTr="00B85D5A">
        <w:tc>
          <w:tcPr>
            <w:tcW w:w="2202" w:type="dxa"/>
          </w:tcPr>
          <w:p w14:paraId="4BB647AF"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&gt;370</w:t>
            </w:r>
          </w:p>
        </w:tc>
        <w:tc>
          <w:tcPr>
            <w:tcW w:w="2159" w:type="dxa"/>
          </w:tcPr>
          <w:p w14:paraId="4BB647B0"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(above 700)</w:t>
            </w:r>
          </w:p>
        </w:tc>
        <w:tc>
          <w:tcPr>
            <w:tcW w:w="2130" w:type="dxa"/>
          </w:tcPr>
          <w:p w14:paraId="4BB647B1"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1.8</w:t>
            </w:r>
          </w:p>
        </w:tc>
        <w:tc>
          <w:tcPr>
            <w:tcW w:w="2032" w:type="dxa"/>
          </w:tcPr>
          <w:p w14:paraId="4BB647B2" w14:textId="77777777" w:rsidR="00CD112F" w:rsidRPr="0010106F" w:rsidRDefault="00CD112F" w:rsidP="00B85D5A">
            <w:pPr>
              <w:pStyle w:val="CellBodyCentered"/>
              <w:overflowPunct w:val="0"/>
              <w:spacing w:before="120"/>
              <w:textAlignment w:val="baseline"/>
              <w:rPr>
                <w:lang w:val="en-GB" w:eastAsia="en-GB"/>
              </w:rPr>
            </w:pPr>
            <w:r w:rsidRPr="0010106F">
              <w:rPr>
                <w:lang w:val="en-GB" w:eastAsia="en-GB"/>
              </w:rPr>
              <w:t>6</w:t>
            </w:r>
          </w:p>
        </w:tc>
      </w:tr>
    </w:tbl>
    <w:p w14:paraId="4BB647B4" w14:textId="77777777" w:rsidR="00CD112F" w:rsidRPr="0010106F" w:rsidRDefault="00CD112F" w:rsidP="00FA29EB">
      <w:pPr>
        <w:pStyle w:val="Text1"/>
      </w:pPr>
    </w:p>
    <w:p w14:paraId="4BB647B5" w14:textId="77777777" w:rsidR="00CD112F" w:rsidRPr="0010106F" w:rsidRDefault="00CD112F" w:rsidP="00F71369">
      <w:pPr>
        <w:pStyle w:val="List1"/>
        <w:numPr>
          <w:ilvl w:val="0"/>
          <w:numId w:val="36"/>
        </w:numPr>
        <w:tabs>
          <w:tab w:val="clear" w:pos="1080"/>
          <w:tab w:val="left" w:pos="1134"/>
        </w:tabs>
        <w:ind w:left="1134" w:hanging="283"/>
      </w:pPr>
      <w:r w:rsidRPr="0010106F">
        <w:t>Expansion joints shall also be provided in uninterrupted straight pipe insulation when the run length is equal to or greater than 1/2 the maximum allowed distance.</w:t>
      </w:r>
    </w:p>
    <w:p w14:paraId="4BB647B6" w14:textId="77777777" w:rsidR="00CD112F" w:rsidRPr="0010106F" w:rsidRDefault="00CD112F" w:rsidP="000656E2">
      <w:pPr>
        <w:pStyle w:val="Heading2"/>
      </w:pPr>
      <w:bookmarkStart w:id="4800" w:name="_Toc322011404"/>
      <w:bookmarkStart w:id="4801" w:name="_Toc117352234"/>
      <w:r w:rsidRPr="0010106F">
        <w:t>Insulation Supports on Piping</w:t>
      </w:r>
      <w:bookmarkEnd w:id="4800"/>
      <w:bookmarkEnd w:id="4801"/>
    </w:p>
    <w:p w14:paraId="4BB647B7" w14:textId="77777777" w:rsidR="00CD112F" w:rsidRPr="0010106F" w:rsidRDefault="00CD112F" w:rsidP="00657E2B">
      <w:pPr>
        <w:pStyle w:val="List1"/>
        <w:numPr>
          <w:ilvl w:val="0"/>
          <w:numId w:val="39"/>
        </w:numPr>
        <w:tabs>
          <w:tab w:val="clear" w:pos="1080"/>
          <w:tab w:val="left" w:pos="1134"/>
        </w:tabs>
        <w:ind w:left="1134" w:hanging="283"/>
      </w:pPr>
      <w:r w:rsidRPr="0010106F">
        <w:t xml:space="preserve">Vertical pipe insulation shall be supported by a pipe insulation support located directly above all elbows, flanges, or flanged valves. </w:t>
      </w:r>
    </w:p>
    <w:p w14:paraId="4BB647B8" w14:textId="45125C0B" w:rsidR="00CD112F" w:rsidRPr="0010106F" w:rsidRDefault="00CD112F" w:rsidP="00657E2B">
      <w:pPr>
        <w:pStyle w:val="List1"/>
        <w:numPr>
          <w:ilvl w:val="0"/>
          <w:numId w:val="236"/>
        </w:numPr>
        <w:tabs>
          <w:tab w:val="clear" w:pos="1080"/>
          <w:tab w:val="left" w:pos="1134"/>
        </w:tabs>
        <w:ind w:left="1134" w:hanging="283"/>
      </w:pPr>
      <w:r w:rsidRPr="0010106F">
        <w:t xml:space="preserve">Additional supports are required at a </w:t>
      </w:r>
      <w:r w:rsidRPr="00657E2B">
        <w:t xml:space="preserve">maximum spacing of </w:t>
      </w:r>
      <w:del w:id="4802" w:author="Tuleshov, Kurmanbek [Bolashak Atyrau Limited]" w:date="2022-09-28T11:10:00Z">
        <w:r w:rsidRPr="00657E2B" w:rsidDel="00EA2AC2">
          <w:delText xml:space="preserve">8 </w:delText>
        </w:r>
      </w:del>
      <w:ins w:id="4803" w:author="Tuleshov, Kurmanbek [Bolashak Atyrau Limited]" w:date="2022-09-28T11:10:00Z">
        <w:r w:rsidR="00EA2AC2" w:rsidRPr="00657E2B">
          <w:t xml:space="preserve">6 </w:t>
        </w:r>
      </w:ins>
      <w:r w:rsidRPr="00657E2B">
        <w:t>metres of</w:t>
      </w:r>
      <w:r w:rsidRPr="0010106F">
        <w:t xml:space="preserve"> uninterrupted length, but not less than spacing required for expansion joints.</w:t>
      </w:r>
    </w:p>
    <w:p w14:paraId="4BB647B9" w14:textId="77777777" w:rsidR="00CD112F" w:rsidRPr="0010106F" w:rsidRDefault="00CD112F" w:rsidP="000656E2">
      <w:pPr>
        <w:pStyle w:val="Heading2"/>
      </w:pPr>
      <w:bookmarkStart w:id="4804" w:name="_Toc322011405"/>
      <w:bookmarkStart w:id="4805" w:name="_Toc117352235"/>
      <w:r w:rsidRPr="0010106F">
        <w:t>Fitting, Flange and Valve Insulation</w:t>
      </w:r>
      <w:bookmarkEnd w:id="4804"/>
      <w:bookmarkEnd w:id="4805"/>
    </w:p>
    <w:p w14:paraId="4BB647BA" w14:textId="77777777" w:rsidR="00CD112F" w:rsidRPr="0010106F" w:rsidRDefault="00CD112F" w:rsidP="00D004BD">
      <w:pPr>
        <w:pStyle w:val="List1"/>
        <w:numPr>
          <w:ilvl w:val="0"/>
          <w:numId w:val="37"/>
        </w:numPr>
        <w:tabs>
          <w:tab w:val="clear" w:pos="1080"/>
          <w:tab w:val="left" w:pos="1276"/>
        </w:tabs>
        <w:ind w:left="1134" w:hanging="283"/>
      </w:pPr>
      <w:r w:rsidRPr="0010106F">
        <w:t>Prefabricated, molded, or routed insulation fittings shall be used when commercially available.</w:t>
      </w:r>
    </w:p>
    <w:p w14:paraId="4BB647BB" w14:textId="77777777" w:rsidR="00CD112F" w:rsidRPr="0010106F" w:rsidRDefault="00CD112F" w:rsidP="00D004BD">
      <w:pPr>
        <w:pStyle w:val="List1"/>
        <w:numPr>
          <w:ilvl w:val="0"/>
          <w:numId w:val="236"/>
        </w:numPr>
        <w:tabs>
          <w:tab w:val="clear" w:pos="1080"/>
          <w:tab w:val="left" w:pos="1276"/>
        </w:tabs>
        <w:ind w:left="1134" w:hanging="283"/>
      </w:pPr>
      <w:r w:rsidRPr="0010106F">
        <w:t>Insulation for all fittings shall be fitted and assembled with tight joints. Joining prefabricated assemblies shall be done with adhesives designed for use in low temperature applications.</w:t>
      </w:r>
    </w:p>
    <w:p w14:paraId="4BB647BC" w14:textId="77777777" w:rsidR="00CD112F" w:rsidRPr="0010106F" w:rsidRDefault="00CD112F" w:rsidP="00D004BD">
      <w:pPr>
        <w:pStyle w:val="List1"/>
        <w:numPr>
          <w:ilvl w:val="0"/>
          <w:numId w:val="236"/>
        </w:numPr>
        <w:tabs>
          <w:tab w:val="clear" w:pos="1080"/>
          <w:tab w:val="left" w:pos="1276"/>
        </w:tabs>
        <w:ind w:left="1134" w:hanging="283"/>
      </w:pPr>
      <w:r w:rsidRPr="0010106F">
        <w:t>Insulation for fittings, flanges, and valves shall be fabricated in accordance with ASTM C450 and the Adjunct. See also Section 7.0 item 10 for restriction on flange insulation.</w:t>
      </w:r>
    </w:p>
    <w:p w14:paraId="4BB647BD" w14:textId="77777777" w:rsidR="00CD112F" w:rsidRPr="0010106F" w:rsidRDefault="00CD112F" w:rsidP="00D004BD">
      <w:pPr>
        <w:pStyle w:val="List1"/>
        <w:numPr>
          <w:ilvl w:val="0"/>
          <w:numId w:val="236"/>
        </w:numPr>
        <w:tabs>
          <w:tab w:val="clear" w:pos="1080"/>
          <w:tab w:val="left" w:pos="1276"/>
        </w:tabs>
        <w:ind w:left="1134" w:hanging="283"/>
      </w:pPr>
      <w:r w:rsidRPr="0010106F">
        <w:t>All insulation shall be bevelled at flanges.</w:t>
      </w:r>
    </w:p>
    <w:p w14:paraId="4BB647BE" w14:textId="77777777" w:rsidR="00CD112F" w:rsidRPr="0010106F" w:rsidRDefault="00CD112F" w:rsidP="00D004BD">
      <w:pPr>
        <w:pStyle w:val="List1"/>
        <w:numPr>
          <w:ilvl w:val="0"/>
          <w:numId w:val="236"/>
        </w:numPr>
        <w:tabs>
          <w:tab w:val="clear" w:pos="1080"/>
          <w:tab w:val="left" w:pos="1276"/>
        </w:tabs>
        <w:ind w:left="1134" w:hanging="283"/>
      </w:pPr>
      <w:r w:rsidRPr="0010106F">
        <w:t>The insulation for pipe elbows shall be fabricated from mitred segments of the straight pipe sectional insulation, cut to conform to the radius of the elbow. The proper number of mitres is required on an elbow so as to provide a good closure. A general guide is as follows: to 4” pipe is 4 metres, to 6” pipe is 6 metres, to 10” pipe is 8 metres, to 18” pipe is 10 metres, and above is 12 metres. A full coverage of high-temperature fibrous adhesive shall be applied on both sides of joints. Where the elbow sizes are known it is recommended to order molded 2-piece mineral wool insulation covers. The application requirements shall be the same as for straight pipe.</w:t>
      </w:r>
    </w:p>
    <w:p w14:paraId="4BB647BF" w14:textId="55221458" w:rsidR="00CD112F" w:rsidRPr="0010106F" w:rsidRDefault="00CD112F" w:rsidP="00D004BD">
      <w:pPr>
        <w:pStyle w:val="List1"/>
        <w:numPr>
          <w:ilvl w:val="0"/>
          <w:numId w:val="236"/>
        </w:numPr>
        <w:tabs>
          <w:tab w:val="clear" w:pos="1080"/>
          <w:tab w:val="left" w:pos="1276"/>
        </w:tabs>
        <w:ind w:left="1134" w:hanging="283"/>
      </w:pPr>
      <w:r w:rsidRPr="00B943EA">
        <w:t xml:space="preserve">The metal jacket at the elbow shall comprise lobster back construction </w:t>
      </w:r>
      <w:ins w:id="4806" w:author="Tuleshov, Kurmanbek [Bolashak Atyrau Limited]" w:date="2022-10-22T11:35:00Z">
        <w:r w:rsidR="00274B8A" w:rsidRPr="0063539B">
          <w:t xml:space="preserve">aluminium sheet </w:t>
        </w:r>
      </w:ins>
      <w:ins w:id="4807" w:author="Tuleshov, Kurmanbek [Bolashak Atyrau Limited]" w:date="2022-10-22T11:36:00Z">
        <w:r w:rsidR="00ED4ADF" w:rsidRPr="00B943EA">
          <w:t xml:space="preserve">or </w:t>
        </w:r>
      </w:ins>
      <w:r w:rsidRPr="00B943EA">
        <w:t>Aluzinc</w:t>
      </w:r>
      <w:ins w:id="4808" w:author="Tuleshov, Kurmanbek [Bolashak Atyrau Limited]" w:date="2022-10-22T11:36:00Z">
        <w:r w:rsidR="00ED4ADF" w:rsidRPr="00B943EA">
          <w:t xml:space="preserve"> material type</w:t>
        </w:r>
      </w:ins>
      <w:r w:rsidRPr="00B943EA">
        <w:t xml:space="preserve">, or </w:t>
      </w:r>
      <w:ins w:id="4809" w:author="Tuleshov, Kurmanbek [Bolashak Atyrau Limited]" w:date="2022-10-22T11:37:00Z">
        <w:r w:rsidR="002B0FEF" w:rsidRPr="00B943EA">
          <w:t xml:space="preserve">also </w:t>
        </w:r>
      </w:ins>
      <w:r w:rsidRPr="00B943EA">
        <w:t>approved equal, covers</w:t>
      </w:r>
      <w:r w:rsidRPr="0010106F">
        <w:t xml:space="preserve"> secured at throat seams by 12</w:t>
      </w:r>
      <w:r w:rsidR="000656E2" w:rsidRPr="0010106F">
        <w:t xml:space="preserve"> </w:t>
      </w:r>
      <w:r w:rsidRPr="0010106F">
        <w:t>mm No. 10 Panhead stainless steel sheet metal screws on maximum 75</w:t>
      </w:r>
      <w:r w:rsidR="000656E2" w:rsidRPr="0010106F">
        <w:t xml:space="preserve"> </w:t>
      </w:r>
      <w:r w:rsidRPr="0010106F">
        <w:t>mm centres. The heads of all screws and all joints shall be sealed with flashing sealant.</w:t>
      </w:r>
    </w:p>
    <w:p w14:paraId="4BB647C0" w14:textId="77777777" w:rsidR="00CD112F" w:rsidRPr="0010106F" w:rsidRDefault="00CD112F" w:rsidP="00D004BD">
      <w:pPr>
        <w:pStyle w:val="List1"/>
        <w:numPr>
          <w:ilvl w:val="0"/>
          <w:numId w:val="236"/>
        </w:numPr>
        <w:tabs>
          <w:tab w:val="clear" w:pos="1080"/>
          <w:tab w:val="left" w:pos="1276"/>
        </w:tabs>
        <w:ind w:left="1134" w:hanging="283"/>
      </w:pPr>
      <w:r w:rsidRPr="0010106F">
        <w:lastRenderedPageBreak/>
        <w:t>Sealing requirements at penetrations of the elbow jacket shall be the same as for the straight pipe jacket. All seams shall be overlapped in a watershed fashion.</w:t>
      </w:r>
    </w:p>
    <w:p w14:paraId="4BB647C1" w14:textId="70271E7F" w:rsidR="00CD112F" w:rsidRPr="0010106F" w:rsidRDefault="00CD112F" w:rsidP="00D004BD">
      <w:pPr>
        <w:pStyle w:val="List1"/>
        <w:numPr>
          <w:ilvl w:val="0"/>
          <w:numId w:val="236"/>
        </w:numPr>
        <w:tabs>
          <w:tab w:val="clear" w:pos="1080"/>
          <w:tab w:val="left" w:pos="1276"/>
        </w:tabs>
        <w:ind w:left="1134" w:hanging="283"/>
      </w:pPr>
      <w:r w:rsidRPr="0010106F">
        <w:t xml:space="preserve">All insulation terminations at valves and flanges shall be protected with a bevelled </w:t>
      </w:r>
      <w:ins w:id="4810" w:author="Tuleshov, Kurmanbek [Bolashak Atyrau Limited]" w:date="2022-10-22T11:50:00Z">
        <w:r w:rsidR="00A56774" w:rsidRPr="00B943EA">
          <w:t>aluminium sheet or Aluzinc material type</w:t>
        </w:r>
      </w:ins>
      <w:del w:id="4811" w:author="Tuleshov, Kurmanbek [Bolashak Atyrau Limited]" w:date="2022-10-22T11:50:00Z">
        <w:r w:rsidRPr="00B943EA" w:rsidDel="00A56774">
          <w:delText>Aluzinc</w:delText>
        </w:r>
      </w:del>
      <w:r w:rsidRPr="00B943EA">
        <w:t>, or</w:t>
      </w:r>
      <w:r w:rsidRPr="0010106F">
        <w:t xml:space="preserve"> approved equal, end cap. These caps may purchased from a Manufacturer or fabricated in the field. It should be noted that a metal crimping tool is required to crimp the outer edge of the end cap, seams shall be sealed.</w:t>
      </w:r>
    </w:p>
    <w:p w14:paraId="4BB647C2" w14:textId="281FD7C1" w:rsidR="00CD112F" w:rsidRPr="0010106F" w:rsidRDefault="00CD112F" w:rsidP="00D004BD">
      <w:pPr>
        <w:pStyle w:val="List1"/>
        <w:numPr>
          <w:ilvl w:val="0"/>
          <w:numId w:val="236"/>
        </w:numPr>
        <w:tabs>
          <w:tab w:val="clear" w:pos="1080"/>
          <w:tab w:val="left" w:pos="1276"/>
        </w:tabs>
        <w:ind w:left="1134" w:hanging="283"/>
      </w:pPr>
      <w:r w:rsidRPr="00B943EA">
        <w:t xml:space="preserve">Insulation of valves and flanges on hot services shall be insulated with </w:t>
      </w:r>
      <w:ins w:id="4812" w:author="Tuleshov, Kurmanbek [Bolashak Atyrau Limited]" w:date="2022-10-22T11:51:00Z">
        <w:r w:rsidR="00AA0E2F" w:rsidRPr="00B943EA">
          <w:t>aluminium sheet or Aluzinc material</w:t>
        </w:r>
        <w:r w:rsidR="00F3302B" w:rsidRPr="00B943EA">
          <w:t xml:space="preserve"> type</w:t>
        </w:r>
        <w:r w:rsidR="00AA0E2F" w:rsidRPr="00B943EA">
          <w:t xml:space="preserve"> , or also approved equal</w:t>
        </w:r>
        <w:r w:rsidR="00AA0E2F" w:rsidRPr="00B943EA" w:rsidDel="00AA0E2F">
          <w:t xml:space="preserve"> </w:t>
        </w:r>
      </w:ins>
      <w:del w:id="4813" w:author="Tuleshov, Kurmanbek [Bolashak Atyrau Limited]" w:date="2022-10-22T11:51:00Z">
        <w:r w:rsidRPr="00B943EA" w:rsidDel="00AA0E2F">
          <w:delText xml:space="preserve">Aluzinc </w:delText>
        </w:r>
      </w:del>
      <w:r w:rsidRPr="00B943EA">
        <w:t>fabricated boxes except for specifically designated valves and flanges which shall be insulated</w:t>
      </w:r>
      <w:r w:rsidRPr="0010106F">
        <w:t xml:space="preserve"> with soft type removable/reusable insulation covers. Steam and water valves and hose couplings at utility hose stations shall not be insulated. </w:t>
      </w:r>
      <w:r w:rsidR="00252B41" w:rsidRPr="0010106F">
        <w:t>Refer to Standard Detail: 020 in Specification L-ST-2025</w:t>
      </w:r>
      <w:r w:rsidRPr="0010106F">
        <w:t>.</w:t>
      </w:r>
    </w:p>
    <w:p w14:paraId="4BB647C3" w14:textId="74F135AD" w:rsidR="00CD112F" w:rsidRDefault="00CD112F" w:rsidP="00D004BD">
      <w:pPr>
        <w:pStyle w:val="List1"/>
        <w:numPr>
          <w:ilvl w:val="0"/>
          <w:numId w:val="236"/>
        </w:numPr>
        <w:tabs>
          <w:tab w:val="clear" w:pos="1080"/>
          <w:tab w:val="left" w:pos="1134"/>
          <w:tab w:val="left" w:pos="1276"/>
        </w:tabs>
        <w:ind w:left="1134" w:hanging="425"/>
      </w:pPr>
      <w:r w:rsidRPr="0010106F">
        <w:t>All valve operators and stem packing gland assemblies shall be fully exposed and outside of insulation.</w:t>
      </w:r>
    </w:p>
    <w:p w14:paraId="68AE91A5" w14:textId="621CED0F" w:rsidR="00E95C7D" w:rsidRPr="00B943EA" w:rsidRDefault="00E95C7D" w:rsidP="00D004BD">
      <w:pPr>
        <w:pStyle w:val="List1"/>
        <w:numPr>
          <w:ilvl w:val="0"/>
          <w:numId w:val="236"/>
        </w:numPr>
        <w:tabs>
          <w:tab w:val="clear" w:pos="1080"/>
          <w:tab w:val="left" w:pos="1134"/>
          <w:tab w:val="left" w:pos="1276"/>
        </w:tabs>
        <w:ind w:left="1134" w:hanging="425"/>
        <w:rPr>
          <w:ins w:id="4814" w:author="Tuleshov, Kurmanbek [Bolashak Atyrau Limited]" w:date="2022-09-28T11:11:00Z"/>
        </w:rPr>
      </w:pPr>
      <w:ins w:id="4815" w:author="Tuleshov, Kurmanbek [Bolashak Atyrau Limited]" w:date="2022-09-28T11:11:00Z">
        <w:r w:rsidRPr="0063539B">
          <w:t>Fittings, for purposes of IRM-SU-1381</w:t>
        </w:r>
      </w:ins>
      <w:ins w:id="4816" w:author="Tuleshov, Kurmanbek [Bolashak Atyrau Limited]" w:date="2022-10-20T16:10:00Z">
        <w:r w:rsidR="00E07F08" w:rsidRPr="00B943EA">
          <w:t>-</w:t>
        </w:r>
        <w:r w:rsidR="00E07F08" w:rsidRPr="00B943EA">
          <w:rPr>
            <w:rPrChange w:id="4817" w:author="Tuleshov, Kurmanbek [Bolashak Atyrau Limited]" w:date="2022-10-20T16:10:00Z">
              <w:rPr>
                <w:highlight w:val="yellow"/>
              </w:rPr>
            </w:rPrChange>
          </w:rPr>
          <w:t>TCO</w:t>
        </w:r>
      </w:ins>
      <w:ins w:id="4818" w:author="Tuleshov, Kurmanbek [Bolashak Atyrau Limited]" w:date="2022-09-28T11:11:00Z">
        <w:r w:rsidRPr="0063539B">
          <w:t>, shall include ells, tees, reducers, stub-ins, and screwed valves.</w:t>
        </w:r>
      </w:ins>
    </w:p>
    <w:p w14:paraId="49501D15" w14:textId="77777777" w:rsidR="0047565D" w:rsidRPr="00B943EA" w:rsidRDefault="0047565D" w:rsidP="00D004BD">
      <w:pPr>
        <w:pStyle w:val="List1"/>
        <w:numPr>
          <w:ilvl w:val="0"/>
          <w:numId w:val="236"/>
        </w:numPr>
        <w:tabs>
          <w:tab w:val="clear" w:pos="1080"/>
          <w:tab w:val="left" w:pos="1134"/>
          <w:tab w:val="left" w:pos="1276"/>
        </w:tabs>
        <w:ind w:left="1134" w:hanging="425"/>
        <w:rPr>
          <w:ins w:id="4819" w:author="Tuleshov, Kurmanbek [Bolashak Atyrau Limited]" w:date="2022-09-28T11:11:00Z"/>
        </w:rPr>
      </w:pPr>
      <w:ins w:id="4820" w:author="Tuleshov, Kurmanbek [Bolashak Atyrau Limited]" w:date="2022-09-28T11:11:00Z">
        <w:r w:rsidRPr="00B943EA">
          <w:t>Fittings shall be insulated and weatherproofed with the same material and in the same manner as the adjacent pipe.</w:t>
        </w:r>
      </w:ins>
    </w:p>
    <w:p w14:paraId="6EDD7698" w14:textId="66F87332" w:rsidR="0047565D" w:rsidRPr="007C080B" w:rsidRDefault="0047565D">
      <w:pPr>
        <w:pStyle w:val="List1"/>
        <w:numPr>
          <w:ilvl w:val="0"/>
          <w:numId w:val="92"/>
        </w:numPr>
        <w:tabs>
          <w:tab w:val="clear" w:pos="1080"/>
          <w:tab w:val="left" w:pos="1134"/>
          <w:tab w:val="left" w:pos="1276"/>
        </w:tabs>
        <w:ind w:left="1134" w:hanging="425"/>
        <w:rPr>
          <w:ins w:id="4821" w:author="Tuleshov, Kurmanbek [Bolashak Atyrau Limited]" w:date="2022-09-28T11:12:00Z"/>
        </w:rPr>
        <w:pPrChange w:id="4822" w:author="Tuleshov, Kurmanbek [Bolashak Atyrau Limited]" w:date="2022-09-28T11:12:00Z">
          <w:pPr>
            <w:pStyle w:val="List1"/>
            <w:numPr>
              <w:numId w:val="0"/>
            </w:numPr>
            <w:ind w:left="0" w:firstLine="0"/>
          </w:pPr>
        </w:pPrChange>
      </w:pPr>
      <w:ins w:id="4823" w:author="Tuleshov, Kurmanbek [Bolashak Atyrau Limited]" w:date="2022-09-28T11:12:00Z">
        <w:r w:rsidRPr="00B943EA">
          <w:rPr>
            <w:rPrChange w:id="4824" w:author="Tuleshov, Kurmanbek [Bolashak Atyrau Limited]" w:date="2022-10-10T22:12:00Z">
              <w:rPr>
                <w:rFonts w:ascii="Segoe UI" w:hAnsi="Segoe UI" w:cs="Segoe UI"/>
                <w:color w:val="2F2F2F"/>
                <w:sz w:val="20"/>
                <w:szCs w:val="20"/>
              </w:rPr>
            </w:rPrChange>
          </w:rPr>
          <w:t xml:space="preserve">A cutback of bolt length (equal to bolt length plus </w:t>
        </w:r>
        <w:r w:rsidRPr="0063539B">
          <w:t>25 mm (</w:t>
        </w:r>
        <w:r w:rsidRPr="00B943EA">
          <w:rPr>
            <w:rPrChange w:id="4825" w:author="Tuleshov, Kurmanbek [Bolashak Atyrau Limited]" w:date="2022-10-10T22:12:00Z">
              <w:rPr>
                <w:rFonts w:ascii="Segoe UI" w:hAnsi="Segoe UI" w:cs="Segoe UI"/>
                <w:color w:val="2F2F2F"/>
                <w:sz w:val="20"/>
                <w:szCs w:val="20"/>
              </w:rPr>
            </w:rPrChange>
          </w:rPr>
          <w:t>1 inch</w:t>
        </w:r>
        <w:r w:rsidRPr="0063539B">
          <w:t>)</w:t>
        </w:r>
        <w:r w:rsidRPr="00B943EA">
          <w:rPr>
            <w:rPrChange w:id="4826" w:author="Tuleshov, Kurmanbek [Bolashak Atyrau Limited]" w:date="2022-10-10T22:12:00Z">
              <w:rPr>
                <w:rFonts w:ascii="Segoe UI" w:hAnsi="Segoe UI" w:cs="Segoe UI"/>
                <w:color w:val="2F2F2F"/>
                <w:sz w:val="20"/>
                <w:szCs w:val="20"/>
              </w:rPr>
            </w:rPrChange>
          </w:rPr>
          <w:t xml:space="preserve"> shall be left uninsulated to permit removing</w:t>
        </w:r>
        <w:r w:rsidRPr="0063539B">
          <w:t xml:space="preserve"> bolts without damaging the in</w:t>
        </w:r>
        <w:r w:rsidRPr="00ED6FEA">
          <w:t>sulation.</w:t>
        </w:r>
      </w:ins>
    </w:p>
    <w:p w14:paraId="0ABFEB96" w14:textId="6F9E9AA7" w:rsidR="0047565D" w:rsidRPr="00B943EA" w:rsidRDefault="0047565D">
      <w:pPr>
        <w:pStyle w:val="List1"/>
        <w:numPr>
          <w:ilvl w:val="0"/>
          <w:numId w:val="236"/>
        </w:numPr>
        <w:tabs>
          <w:tab w:val="clear" w:pos="1080"/>
          <w:tab w:val="left" w:pos="1134"/>
          <w:tab w:val="left" w:pos="1276"/>
        </w:tabs>
        <w:ind w:left="1134" w:hanging="425"/>
        <w:rPr>
          <w:ins w:id="4827" w:author="Tuleshov, Kurmanbek [Bolashak Atyrau Limited]" w:date="2022-09-28T11:12:00Z"/>
          <w:rPrChange w:id="4828" w:author="Tuleshov, Kurmanbek [Bolashak Atyrau Limited]" w:date="2022-10-10T22:12:00Z">
            <w:rPr>
              <w:ins w:id="4829" w:author="Tuleshov, Kurmanbek [Bolashak Atyrau Limited]" w:date="2022-09-28T11:12:00Z"/>
              <w:rFonts w:ascii="Segoe UI" w:hAnsi="Segoe UI" w:cs="Segoe UI"/>
              <w:color w:val="2F2F2F"/>
              <w:sz w:val="20"/>
              <w:szCs w:val="20"/>
            </w:rPr>
          </w:rPrChange>
        </w:rPr>
        <w:pPrChange w:id="4830" w:author="Tuleshov, Kurmanbek [Bolashak Atyrau Limited]" w:date="2022-10-05T09:04:00Z">
          <w:pPr>
            <w:spacing w:before="0" w:line="240" w:lineRule="auto"/>
            <w:ind w:left="0"/>
          </w:pPr>
        </w:pPrChange>
      </w:pPr>
      <w:ins w:id="4831" w:author="Tuleshov, Kurmanbek [Bolashak Atyrau Limited]" w:date="2022-09-28T11:12:00Z">
        <w:r w:rsidRPr="007C080B">
          <w:t xml:space="preserve"> </w:t>
        </w:r>
      </w:ins>
      <w:ins w:id="4832" w:author="Tuleshov, Kurmanbek [Bolashak Atyrau Limited]" w:date="2022-09-28T11:13:00Z">
        <w:r w:rsidR="002F0D5D" w:rsidRPr="00B943EA">
          <w:rPr>
            <w:rPrChange w:id="4833" w:author="Tuleshov, Kurmanbek [Bolashak Atyrau Limited]" w:date="2022-10-10T22:12:00Z">
              <w:rPr>
                <w:rFonts w:ascii="Segoe UI" w:hAnsi="Segoe UI" w:cs="Segoe UI"/>
                <w:color w:val="313131"/>
                <w:sz w:val="20"/>
                <w:szCs w:val="20"/>
              </w:rPr>
            </w:rPrChange>
          </w:rPr>
          <w:t>Insulation adjacent to the bolt openings shall be attached with high-temperature metal adhesive.</w:t>
        </w:r>
      </w:ins>
    </w:p>
    <w:p w14:paraId="39AC31BE" w14:textId="73A8CE9A" w:rsidR="002F0D5D" w:rsidRPr="00ED6FEA" w:rsidRDefault="002F0D5D">
      <w:pPr>
        <w:pStyle w:val="List1"/>
        <w:numPr>
          <w:ilvl w:val="0"/>
          <w:numId w:val="92"/>
        </w:numPr>
        <w:tabs>
          <w:tab w:val="clear" w:pos="1080"/>
          <w:tab w:val="left" w:pos="1134"/>
          <w:tab w:val="left" w:pos="1276"/>
        </w:tabs>
        <w:ind w:left="1134" w:hanging="425"/>
        <w:rPr>
          <w:ins w:id="4834" w:author="Tuleshov, Kurmanbek [Bolashak Atyrau Limited]" w:date="2022-09-28T11:17:00Z"/>
        </w:rPr>
        <w:pPrChange w:id="4835" w:author="Tuleshov, Kurmanbek [Bolashak Atyrau Limited]" w:date="2022-09-28T11:17:00Z">
          <w:pPr>
            <w:pStyle w:val="List1"/>
            <w:numPr>
              <w:numId w:val="227"/>
            </w:numPr>
          </w:pPr>
        </w:pPrChange>
      </w:pPr>
      <w:ins w:id="4836" w:author="Tuleshov, Kurmanbek [Bolashak Atyrau Limited]" w:date="2022-09-28T11:13:00Z">
        <w:r w:rsidRPr="00B943EA">
          <w:rPr>
            <w:rPrChange w:id="4837" w:author="Tuleshov, Kurmanbek [Bolashak Atyrau Limited]" w:date="2022-10-11T00:27:00Z">
              <w:rPr>
                <w:rFonts w:ascii="Segoe UI" w:hAnsi="Segoe UI" w:cs="Segoe UI"/>
                <w:color w:val="313131"/>
                <w:sz w:val="20"/>
                <w:szCs w:val="20"/>
              </w:rPr>
            </w:rPrChange>
          </w:rPr>
          <w:t>Openings between the weatherproofing and piping shall be flashed with a sealant material suitable for the</w:t>
        </w:r>
      </w:ins>
      <w:ins w:id="4838" w:author="Tuleshov, Kurmanbek [Bolashak Atyrau Limited]" w:date="2022-09-28T11:17:00Z">
        <w:r w:rsidRPr="00B943EA">
          <w:rPr>
            <w:rPrChange w:id="4839" w:author="Tuleshov, Kurmanbek [Bolashak Atyrau Limited]" w:date="2022-10-11T00:27:00Z">
              <w:rPr>
                <w:rFonts w:ascii="Segoe UI" w:hAnsi="Segoe UI" w:cs="Segoe UI"/>
                <w:color w:val="313131"/>
                <w:sz w:val="20"/>
                <w:szCs w:val="20"/>
              </w:rPr>
            </w:rPrChange>
          </w:rPr>
          <w:t xml:space="preserve"> operating temperature</w:t>
        </w:r>
      </w:ins>
      <w:ins w:id="4840" w:author="Tuleshov, Kurmanbek [Bolashak Atyrau Limited]" w:date="2022-10-05T17:25:00Z">
        <w:r w:rsidR="00051C00" w:rsidRPr="0063539B">
          <w:t>.</w:t>
        </w:r>
      </w:ins>
    </w:p>
    <w:p w14:paraId="4BB647C4" w14:textId="2BE7AEBA" w:rsidR="00CD112F" w:rsidRPr="0010106F" w:rsidRDefault="00CD112F" w:rsidP="000656E2">
      <w:pPr>
        <w:pStyle w:val="Heading2"/>
      </w:pPr>
      <w:bookmarkStart w:id="4841" w:name="_Toc322011406"/>
      <w:bookmarkStart w:id="4842" w:name="_Toc117352236"/>
      <w:r w:rsidRPr="0010106F">
        <w:t>Mastic (PVA or Acrylic) Weatherproofing</w:t>
      </w:r>
      <w:bookmarkEnd w:id="4841"/>
      <w:bookmarkEnd w:id="4842"/>
    </w:p>
    <w:p w14:paraId="3573E007" w14:textId="5AD8BF64" w:rsidR="00A85AA1" w:rsidRPr="0063539B" w:rsidRDefault="00A85AA1" w:rsidP="00CE19FB">
      <w:pPr>
        <w:pStyle w:val="List1"/>
        <w:numPr>
          <w:ilvl w:val="0"/>
          <w:numId w:val="38"/>
        </w:numPr>
        <w:ind w:left="1134" w:hanging="283"/>
        <w:rPr>
          <w:ins w:id="4843" w:author="Tuleshov, Kurmanbek [Bolashak Atyrau Limited]" w:date="2022-09-29T23:17:00Z"/>
        </w:rPr>
      </w:pPr>
      <w:ins w:id="4844" w:author="Tuleshov, Kurmanbek [Bolashak Atyrau Limited]" w:date="2022-09-29T23:17:00Z">
        <w:r w:rsidRPr="00CE19FB">
          <w:rPr>
            <w:rPrChange w:id="4845" w:author="Tuleshov, Kurmanbek [Bolashak Atyrau Limited]" w:date="2022-10-10T22:12:00Z">
              <w:rPr>
                <w:rFonts w:ascii="TimesNewRomanPSMT_PDF_Subset" w:eastAsia="TimesNewRomanPSMT_PDF_Subset" w:hAnsi="Calibri" w:cs="TimesNewRomanPSMT_PDF_Subset"/>
                <w:color w:val="333333"/>
              </w:rPr>
            </w:rPrChange>
          </w:rPr>
          <w:t>Mastic weatherproofing shall not be used.</w:t>
        </w:r>
      </w:ins>
    </w:p>
    <w:p w14:paraId="4BB647CB" w14:textId="5FB505EF" w:rsidR="00CD112F" w:rsidRPr="0010106F" w:rsidRDefault="00CD112F" w:rsidP="000656E2">
      <w:pPr>
        <w:pStyle w:val="Heading2"/>
      </w:pPr>
      <w:bookmarkStart w:id="4846" w:name="_Toc322011407"/>
      <w:bookmarkStart w:id="4847" w:name="_Toc117352237"/>
      <w:r w:rsidRPr="0010106F">
        <w:t>Protection of Installed Insulation</w:t>
      </w:r>
      <w:bookmarkEnd w:id="4846"/>
      <w:bookmarkEnd w:id="4847"/>
    </w:p>
    <w:p w14:paraId="4BB647CC" w14:textId="77777777" w:rsidR="00CD112F" w:rsidRPr="0010106F" w:rsidRDefault="00CD112F" w:rsidP="00CE19FB">
      <w:pPr>
        <w:pStyle w:val="List1"/>
        <w:numPr>
          <w:ilvl w:val="0"/>
          <w:numId w:val="40"/>
        </w:numPr>
        <w:tabs>
          <w:tab w:val="clear" w:pos="1080"/>
          <w:tab w:val="left" w:pos="1134"/>
        </w:tabs>
        <w:ind w:left="1134" w:hanging="283"/>
      </w:pPr>
      <w:r w:rsidRPr="0010106F">
        <w:t>Installed insulation shall have the required permanent protection or temporary protection applied before the conclusion of that day's work.</w:t>
      </w:r>
    </w:p>
    <w:p w14:paraId="4BB647CD" w14:textId="77777777" w:rsidR="00CD112F" w:rsidRPr="0010106F" w:rsidRDefault="00CD112F" w:rsidP="00CE19FB">
      <w:pPr>
        <w:pStyle w:val="List1"/>
        <w:numPr>
          <w:ilvl w:val="0"/>
          <w:numId w:val="236"/>
        </w:numPr>
        <w:tabs>
          <w:tab w:val="clear" w:pos="1080"/>
          <w:tab w:val="left" w:pos="1134"/>
        </w:tabs>
        <w:ind w:left="1134" w:hanging="283"/>
      </w:pPr>
      <w:r w:rsidRPr="0010106F">
        <w:t>Installed insulation shall have temporary protection applied if the insulation can be damaged by rain or other forms of atmospheric moisture.</w:t>
      </w:r>
    </w:p>
    <w:p w14:paraId="4BB647CE" w14:textId="77777777" w:rsidR="00CD112F" w:rsidRPr="0010106F" w:rsidRDefault="00CD112F" w:rsidP="000656E2">
      <w:pPr>
        <w:pStyle w:val="Heading2"/>
      </w:pPr>
      <w:bookmarkStart w:id="4848" w:name="_Toc322011408"/>
      <w:bookmarkStart w:id="4849" w:name="_Toc117352238"/>
      <w:r w:rsidRPr="0010106F">
        <w:t>Traced Piping</w:t>
      </w:r>
      <w:bookmarkEnd w:id="4848"/>
      <w:bookmarkEnd w:id="4849"/>
    </w:p>
    <w:p w14:paraId="4BB647CF" w14:textId="77777777" w:rsidR="00CD112F" w:rsidRPr="0010106F" w:rsidRDefault="00CD112F" w:rsidP="000656E2">
      <w:pPr>
        <w:pStyle w:val="Text1"/>
      </w:pPr>
      <w:r w:rsidRPr="0010106F">
        <w:t>Electrically traced piping shall be provided with adequate insulation thickness to maintain the required service temperature.</w:t>
      </w:r>
    </w:p>
    <w:p w14:paraId="4BB647D0" w14:textId="77777777" w:rsidR="00CD112F" w:rsidRPr="0010106F" w:rsidRDefault="00CD112F" w:rsidP="000656E2">
      <w:pPr>
        <w:pStyle w:val="Heading2"/>
      </w:pPr>
      <w:bookmarkStart w:id="4850" w:name="_Toc322011409"/>
      <w:bookmarkStart w:id="4851" w:name="_Toc117352239"/>
      <w:r w:rsidRPr="0010106F">
        <w:t>Contro-Trace Insulation</w:t>
      </w:r>
      <w:bookmarkEnd w:id="4850"/>
      <w:bookmarkEnd w:id="4851"/>
    </w:p>
    <w:p w14:paraId="4BB647D1" w14:textId="08C5F5A6" w:rsidR="00CD112F" w:rsidRPr="0010106F" w:rsidRDefault="00CD112F" w:rsidP="000656E2">
      <w:pPr>
        <w:pStyle w:val="Text1"/>
      </w:pPr>
      <w:r w:rsidRPr="0010106F">
        <w:t xml:space="preserve">Piping subject to heat tracing with Contro-Trace steam heating systems shall be insulated in accordance with the Contro-Trace manufacturer’s recommendations. All insulation shall be applied in two layers, with the inner layer cut away to allow the Contro-Trace system to fit directly onto the parent pipe. Insulation thicknesses </w:t>
      </w:r>
      <w:r w:rsidRPr="00CE19FB">
        <w:t xml:space="preserve">shall be per Table </w:t>
      </w:r>
      <w:r w:rsidR="00826ACA">
        <w:t>8</w:t>
      </w:r>
      <w:r w:rsidRPr="00CE19FB">
        <w:t>.</w:t>
      </w:r>
    </w:p>
    <w:p w14:paraId="4BB647D2" w14:textId="77777777" w:rsidR="00CD112F" w:rsidRPr="0010106F" w:rsidRDefault="00CD112F" w:rsidP="000656E2">
      <w:pPr>
        <w:pStyle w:val="Heading2"/>
      </w:pPr>
      <w:bookmarkStart w:id="4852" w:name="_Toc322011410"/>
      <w:bookmarkStart w:id="4853" w:name="_Toc117352240"/>
      <w:r w:rsidRPr="0010106F">
        <w:t>Below Ground Insulation</w:t>
      </w:r>
      <w:bookmarkEnd w:id="4852"/>
      <w:bookmarkEnd w:id="4853"/>
    </w:p>
    <w:p w14:paraId="4BB647D3" w14:textId="1D538DD1" w:rsidR="00CD112F" w:rsidRPr="00564197" w:rsidRDefault="00CD112F" w:rsidP="00CE19FB">
      <w:pPr>
        <w:pStyle w:val="List1"/>
        <w:numPr>
          <w:ilvl w:val="0"/>
          <w:numId w:val="90"/>
        </w:numPr>
        <w:tabs>
          <w:tab w:val="clear" w:pos="1080"/>
          <w:tab w:val="left" w:pos="1134"/>
        </w:tabs>
        <w:ind w:left="1134" w:hanging="283"/>
      </w:pPr>
      <w:r w:rsidRPr="00564197">
        <w:t xml:space="preserve">Piping installed below ground and subject to insulation shall be insulated with Cellular Glass, in accordance with the manufacturer’s instructions. Thicknesses shall be in accordance with Table </w:t>
      </w:r>
      <w:r w:rsidR="006D2C54">
        <w:t>10</w:t>
      </w:r>
      <w:r w:rsidRPr="00564197">
        <w:t>.</w:t>
      </w:r>
    </w:p>
    <w:p w14:paraId="4BB647D4" w14:textId="754E0899" w:rsidR="00D0332A" w:rsidRPr="00564197" w:rsidRDefault="00CD112F" w:rsidP="00CE19FB">
      <w:pPr>
        <w:pStyle w:val="List1"/>
        <w:numPr>
          <w:ilvl w:val="0"/>
          <w:numId w:val="67"/>
        </w:numPr>
        <w:tabs>
          <w:tab w:val="clear" w:pos="1080"/>
          <w:tab w:val="left" w:pos="1134"/>
        </w:tabs>
        <w:ind w:left="1134" w:hanging="283"/>
      </w:pPr>
      <w:r w:rsidRPr="00564197">
        <w:lastRenderedPageBreak/>
        <w:t xml:space="preserve">Joints shall be sealed with Pittseal 444, or approved equal, and insulation secured with stainless steel bands. </w:t>
      </w:r>
    </w:p>
    <w:p w14:paraId="4BB647D5" w14:textId="77777777" w:rsidR="00D0332A" w:rsidRPr="00564197" w:rsidRDefault="00CD112F" w:rsidP="00CE19FB">
      <w:pPr>
        <w:pStyle w:val="List1"/>
        <w:numPr>
          <w:ilvl w:val="0"/>
          <w:numId w:val="67"/>
        </w:numPr>
        <w:tabs>
          <w:tab w:val="clear" w:pos="1080"/>
          <w:tab w:val="left" w:pos="1134"/>
        </w:tabs>
        <w:ind w:left="1134" w:hanging="283"/>
      </w:pPr>
      <w:r w:rsidRPr="00564197">
        <w:t>Cladding shall be a flexible mastic coating, Pittcote 404, or approved equal.</w:t>
      </w:r>
    </w:p>
    <w:p w14:paraId="4BB647D6" w14:textId="77777777" w:rsidR="00D0332A" w:rsidRPr="0010106F" w:rsidRDefault="00CD112F" w:rsidP="00AD51BE">
      <w:pPr>
        <w:pStyle w:val="Heading2"/>
      </w:pPr>
      <w:bookmarkStart w:id="4854" w:name="_Toc322011411"/>
      <w:bookmarkStart w:id="4855" w:name="_Toc117352241"/>
      <w:r w:rsidRPr="0010106F">
        <w:t>Application of Insulation and Jacketing to all Horizontal Vessels and Vertical Vessels up to 3.5 metre Diameter.</w:t>
      </w:r>
      <w:bookmarkEnd w:id="4854"/>
      <w:bookmarkEnd w:id="4855"/>
    </w:p>
    <w:p w14:paraId="0402183C" w14:textId="7E9DB0D3" w:rsidR="00B046D6" w:rsidRPr="00B046D6" w:rsidRDefault="00CD112F" w:rsidP="0063539B">
      <w:pPr>
        <w:pStyle w:val="List1"/>
        <w:numPr>
          <w:ilvl w:val="0"/>
          <w:numId w:val="254"/>
        </w:numPr>
        <w:tabs>
          <w:tab w:val="clear" w:pos="1080"/>
          <w:tab w:val="left" w:pos="1134"/>
        </w:tabs>
        <w:ind w:left="1134" w:hanging="283"/>
      </w:pPr>
      <w:r w:rsidRPr="0010106F">
        <w:t>The surface to be insulated shall be cleaned free of oil, grease, and all other foreign matter and shall be free from moisture prior to the application of any insulation. The vessel shall be painted per Specification COM-SU-4743-TCO. The paint on the substrate shall be completely dry prior to installing insulation.</w:t>
      </w:r>
    </w:p>
    <w:p w14:paraId="4BB647D8" w14:textId="4BA6202D" w:rsidR="00D0332A" w:rsidRPr="0010106F" w:rsidRDefault="00CD112F" w:rsidP="00E20BC4">
      <w:pPr>
        <w:pStyle w:val="List1"/>
        <w:numPr>
          <w:ilvl w:val="0"/>
          <w:numId w:val="236"/>
        </w:numPr>
        <w:tabs>
          <w:tab w:val="clear" w:pos="1080"/>
          <w:tab w:val="left" w:pos="1134"/>
        </w:tabs>
        <w:ind w:left="1134" w:hanging="283"/>
      </w:pPr>
      <w:r w:rsidRPr="0010106F">
        <w:t xml:space="preserve">The basic insulation for the shells shall be rigid lags or blocks of mineral wool. The application requirements between tangent lines shall be the same as for straight piping, with the exception that securements shall be </w:t>
      </w:r>
      <w:r w:rsidRPr="00E20BC4">
        <w:t xml:space="preserve">with </w:t>
      </w:r>
      <w:r w:rsidRPr="00ED6FEA">
        <w:t>0.</w:t>
      </w:r>
      <w:del w:id="4856" w:author="Tuleshov, Kurmanbek [Bolashak Atyrau Limited]" w:date="2022-10-20T16:14:00Z">
        <w:r w:rsidRPr="00E20BC4" w:rsidDel="00C101BD">
          <w:delText>6</w:delText>
        </w:r>
        <w:r w:rsidR="000656E2" w:rsidRPr="00E20BC4" w:rsidDel="00C101BD">
          <w:delText xml:space="preserve"> </w:delText>
        </w:r>
      </w:del>
      <w:ins w:id="4857" w:author="Tuleshov, Kurmanbek [Bolashak Atyrau Limited]" w:date="2022-10-20T16:14:00Z">
        <w:r w:rsidR="00C101BD" w:rsidRPr="00E20BC4">
          <w:t>5</w:t>
        </w:r>
        <w:r w:rsidR="00C101BD" w:rsidRPr="0010106F">
          <w:t xml:space="preserve"> </w:t>
        </w:r>
      </w:ins>
      <w:r w:rsidRPr="0010106F">
        <w:t>mm x 20</w:t>
      </w:r>
      <w:r w:rsidR="000656E2" w:rsidRPr="0010106F">
        <w:t xml:space="preserve"> </w:t>
      </w:r>
      <w:r w:rsidRPr="0010106F">
        <w:t>mm SS bands on 300</w:t>
      </w:r>
      <w:r w:rsidR="000656E2" w:rsidRPr="0010106F">
        <w:t xml:space="preserve"> </w:t>
      </w:r>
      <w:r w:rsidRPr="0010106F">
        <w:t>mm centres. One stainless steel coil type expansion spring, 100</w:t>
      </w:r>
      <w:r w:rsidR="000656E2" w:rsidRPr="0010106F">
        <w:t xml:space="preserve"> </w:t>
      </w:r>
      <w:r w:rsidRPr="0010106F">
        <w:t>mm long, on the insulation banding is required on vessels larger than 2 metres in diameter. Cut a pocket in the insulation for freedom of spring movement. Each spring shall be stretched approximately 13</w:t>
      </w:r>
      <w:r w:rsidR="000656E2" w:rsidRPr="0010106F">
        <w:t xml:space="preserve"> </w:t>
      </w:r>
      <w:r w:rsidRPr="0010106F">
        <w:t xml:space="preserve">mm to accommodate contraction when the equipment may not be operating in a cold environment. </w:t>
      </w:r>
      <w:del w:id="4858" w:author="Tuleshov, Kurmanbek [Bolashak Atyrau Limited]" w:date="2022-10-20T16:15:00Z">
        <w:r w:rsidRPr="0010106F" w:rsidDel="001B6C3D">
          <w:delText>Expander springs are not acceptable.</w:delText>
        </w:r>
      </w:del>
    </w:p>
    <w:p w14:paraId="4BB647D9" w14:textId="77777777" w:rsidR="00D0332A" w:rsidRPr="0010106F" w:rsidRDefault="00CD112F" w:rsidP="00ED6FEA">
      <w:pPr>
        <w:pStyle w:val="List1"/>
        <w:numPr>
          <w:ilvl w:val="0"/>
          <w:numId w:val="67"/>
        </w:numPr>
        <w:tabs>
          <w:tab w:val="clear" w:pos="1080"/>
          <w:tab w:val="left" w:pos="1134"/>
        </w:tabs>
        <w:ind w:left="1134" w:hanging="283"/>
      </w:pPr>
      <w:r w:rsidRPr="0010106F">
        <w:t>Heads of vessels shall be insulated with mineral wool blankets cut to conform to the contours of the vessel head.</w:t>
      </w:r>
    </w:p>
    <w:p w14:paraId="4BB647DA" w14:textId="77777777" w:rsidR="00D0332A" w:rsidRPr="0010106F" w:rsidRDefault="00CD112F" w:rsidP="0042652E">
      <w:pPr>
        <w:pStyle w:val="List1"/>
        <w:numPr>
          <w:ilvl w:val="0"/>
          <w:numId w:val="67"/>
        </w:numPr>
        <w:tabs>
          <w:tab w:val="clear" w:pos="1080"/>
          <w:tab w:val="left" w:pos="1134"/>
        </w:tabs>
        <w:ind w:left="1134" w:hanging="283"/>
      </w:pPr>
      <w:r w:rsidRPr="0010106F">
        <w:t>The blanket shall be fitted to the contours of the vessel head. Butting edges of the mesh shall be stitched together with SS wire at 100 mm intervals and the circumferential edges of the mesh shall be tied back to the tangent support ring at 150</w:t>
      </w:r>
      <w:r w:rsidR="000656E2" w:rsidRPr="0010106F">
        <w:t xml:space="preserve"> </w:t>
      </w:r>
      <w:r w:rsidRPr="0010106F">
        <w:t>mm intervals.</w:t>
      </w:r>
    </w:p>
    <w:p w14:paraId="4BB647DB" w14:textId="0A1469F3" w:rsidR="00D0332A" w:rsidRPr="0010106F" w:rsidRDefault="00CD112F">
      <w:pPr>
        <w:pStyle w:val="List1"/>
        <w:numPr>
          <w:ilvl w:val="0"/>
          <w:numId w:val="67"/>
        </w:numPr>
        <w:tabs>
          <w:tab w:val="clear" w:pos="1080"/>
          <w:tab w:val="left" w:pos="1134"/>
        </w:tabs>
        <w:ind w:left="1134" w:hanging="283"/>
        <w:pPrChange w:id="4859" w:author="Tuleshov, Kurmanbek [Bolashak Atyrau Limited]" w:date="2022-10-05T17:28:00Z">
          <w:pPr>
            <w:pStyle w:val="List1"/>
            <w:numPr>
              <w:numId w:val="67"/>
            </w:numPr>
          </w:pPr>
        </w:pPrChange>
      </w:pPr>
      <w:r w:rsidRPr="0010106F">
        <w:t xml:space="preserve">Additional securements for the head </w:t>
      </w:r>
      <w:r w:rsidRPr="00A5625E">
        <w:t xml:space="preserve">insulation shall be </w:t>
      </w:r>
      <w:r w:rsidRPr="007C080B">
        <w:t>0.</w:t>
      </w:r>
      <w:ins w:id="4860" w:author="Tuleshov, Kurmanbek [Bolashak Atyrau Limited]" w:date="2022-10-20T16:16:00Z">
        <w:r w:rsidR="009B39A4" w:rsidRPr="007C080B">
          <w:t>5</w:t>
        </w:r>
      </w:ins>
      <w:del w:id="4861" w:author="Tuleshov, Kurmanbek [Bolashak Atyrau Limited]" w:date="2022-10-20T16:16:00Z">
        <w:r w:rsidRPr="00A5625E" w:rsidDel="009B39A4">
          <w:delText>6</w:delText>
        </w:r>
      </w:del>
      <w:r w:rsidR="000656E2" w:rsidRPr="00A5625E">
        <w:t xml:space="preserve"> </w:t>
      </w:r>
      <w:r w:rsidRPr="00A5625E">
        <w:t>mm</w:t>
      </w:r>
      <w:r w:rsidRPr="0010106F">
        <w:t xml:space="preserve"> x 20</w:t>
      </w:r>
      <w:r w:rsidR="000656E2" w:rsidRPr="0010106F">
        <w:t xml:space="preserve"> </w:t>
      </w:r>
      <w:r w:rsidRPr="0010106F">
        <w:t>mm SS banding fastened to the tangent line support ring on maximum 300</w:t>
      </w:r>
      <w:r w:rsidR="000656E2" w:rsidRPr="0010106F">
        <w:t xml:space="preserve"> </w:t>
      </w:r>
      <w:r w:rsidRPr="0010106F">
        <w:t>mm centres and secured at the support ring at the centre of the head. The bands shall be passed across the head and secured at the opposite point of the tangent line support ring.</w:t>
      </w:r>
    </w:p>
    <w:p w14:paraId="4BB647DC" w14:textId="77777777" w:rsidR="00D0332A" w:rsidRPr="0010106F" w:rsidRDefault="00CD112F" w:rsidP="00A5625E">
      <w:pPr>
        <w:pStyle w:val="List1"/>
        <w:numPr>
          <w:ilvl w:val="0"/>
          <w:numId w:val="67"/>
        </w:numPr>
        <w:tabs>
          <w:tab w:val="clear" w:pos="1080"/>
          <w:tab w:val="left" w:pos="1134"/>
        </w:tabs>
        <w:ind w:left="1134" w:hanging="283"/>
      </w:pPr>
      <w:r w:rsidRPr="0010106F">
        <w:t>Metal jacketing securement between tangent lines on horizontal vessels up to 2 metre diameter shall be the same as securing jacketing on pipe insulation.</w:t>
      </w:r>
    </w:p>
    <w:p w14:paraId="4BB647DD" w14:textId="1E1B2034" w:rsidR="00D0332A" w:rsidRDefault="00CD112F" w:rsidP="0063539B">
      <w:pPr>
        <w:pStyle w:val="List1"/>
        <w:numPr>
          <w:ilvl w:val="0"/>
          <w:numId w:val="67"/>
        </w:numPr>
        <w:tabs>
          <w:tab w:val="clear" w:pos="1080"/>
          <w:tab w:val="left" w:pos="1134"/>
        </w:tabs>
        <w:ind w:left="1134" w:hanging="283"/>
      </w:pPr>
      <w:r w:rsidRPr="0010106F">
        <w:t xml:space="preserve">Horizontal vessels 2 metres and larger in diameter shall have the tangent to tangent jacket secured </w:t>
      </w:r>
      <w:r w:rsidRPr="00A5625E">
        <w:t xml:space="preserve">by </w:t>
      </w:r>
      <w:r w:rsidRPr="007C080B">
        <w:t>0.</w:t>
      </w:r>
      <w:ins w:id="4862" w:author="Tuleshov, Kurmanbek [Bolashak Atyrau Limited]" w:date="2022-10-20T16:17:00Z">
        <w:r w:rsidR="007D03EA" w:rsidRPr="007C080B">
          <w:t>5</w:t>
        </w:r>
      </w:ins>
      <w:del w:id="4863" w:author="Tuleshov, Kurmanbek [Bolashak Atyrau Limited]" w:date="2022-10-20T16:17:00Z">
        <w:r w:rsidRPr="00A5625E" w:rsidDel="007D03EA">
          <w:delText>6</w:delText>
        </w:r>
      </w:del>
      <w:r w:rsidR="000656E2" w:rsidRPr="00A5625E">
        <w:t xml:space="preserve"> </w:t>
      </w:r>
      <w:r w:rsidRPr="00A5625E">
        <w:t>mm x 20</w:t>
      </w:r>
      <w:r w:rsidR="000656E2" w:rsidRPr="0010106F">
        <w:t xml:space="preserve"> </w:t>
      </w:r>
      <w:r w:rsidRPr="0010106F">
        <w:t>mm stainless steel bands. Apply a minimum of one expansion spring per band. Install additional expansion springs for every additional seven lineal metres of banding. Securement of the jacket on horizontal vessels 2 metres and larger in diameter shall be banded 230</w:t>
      </w:r>
      <w:r w:rsidR="000656E2" w:rsidRPr="0010106F">
        <w:t xml:space="preserve"> </w:t>
      </w:r>
      <w:r w:rsidRPr="0010106F">
        <w:t>mm on center and at the circumferential overlap.</w:t>
      </w:r>
    </w:p>
    <w:p w14:paraId="6D26E751" w14:textId="3C39B26E" w:rsidR="00643419" w:rsidRPr="00A5625E" w:rsidRDefault="00643419" w:rsidP="0063539B">
      <w:pPr>
        <w:pStyle w:val="List1"/>
        <w:tabs>
          <w:tab w:val="clear" w:pos="1080"/>
          <w:tab w:val="left" w:pos="1134"/>
        </w:tabs>
        <w:ind w:left="1134" w:hanging="283"/>
      </w:pPr>
      <w:ins w:id="4864" w:author="Tuleshov, Kurmanbek [Bolashak Atyrau Limited]" w:date="2022-10-07T10:06:00Z">
        <w:r w:rsidRPr="007C080B">
          <w:t>Insulation on vessels operating at temperatures exceeding 204°C (400°F) and larger than 1220 mm (48 inches) in diameter shall be secured with bands with one breather spring, and then on 9000-mm (30-foot)</w:t>
        </w:r>
        <w:r w:rsidRPr="00A5625E">
          <w:t xml:space="preserve"> centers.</w:t>
        </w:r>
      </w:ins>
    </w:p>
    <w:p w14:paraId="4BB647DE" w14:textId="77777777" w:rsidR="00D0332A" w:rsidRPr="0010106F" w:rsidRDefault="00CD112F" w:rsidP="0063539B">
      <w:pPr>
        <w:pStyle w:val="List1"/>
        <w:numPr>
          <w:ilvl w:val="0"/>
          <w:numId w:val="67"/>
        </w:numPr>
        <w:tabs>
          <w:tab w:val="clear" w:pos="1080"/>
          <w:tab w:val="left" w:pos="1134"/>
        </w:tabs>
        <w:ind w:left="1134" w:hanging="283"/>
      </w:pPr>
      <w:r w:rsidRPr="0010106F">
        <w:t>All laps shall be minimum of 50</w:t>
      </w:r>
      <w:r w:rsidR="000656E2" w:rsidRPr="0010106F">
        <w:t xml:space="preserve"> </w:t>
      </w:r>
      <w:r w:rsidRPr="0010106F">
        <w:t>mm, longitudinal laps shall be staggered to give the maximum spacing between laps while still providing protection from wind and rain.</w:t>
      </w:r>
    </w:p>
    <w:p w14:paraId="4BB647DF" w14:textId="6E401B99" w:rsidR="00D0332A" w:rsidRPr="00A5625E" w:rsidRDefault="00CD112F">
      <w:pPr>
        <w:pStyle w:val="List1"/>
        <w:numPr>
          <w:ilvl w:val="0"/>
          <w:numId w:val="67"/>
        </w:numPr>
        <w:tabs>
          <w:tab w:val="clear" w:pos="1080"/>
          <w:tab w:val="left" w:pos="1134"/>
        </w:tabs>
        <w:ind w:left="1134" w:hanging="425"/>
        <w:pPrChange w:id="4865" w:author="Tuleshov, Kurmanbek [Bolashak Atyrau Limited]" w:date="2022-10-05T17:29:00Z">
          <w:pPr>
            <w:pStyle w:val="List1"/>
            <w:numPr>
              <w:numId w:val="67"/>
            </w:numPr>
            <w:ind w:hanging="371"/>
          </w:pPr>
        </w:pPrChange>
      </w:pPr>
      <w:r w:rsidRPr="00A5625E">
        <w:t>All outdoor vertical and horizontal vessel heads shall be jacketed with flat Aluzinc Gore petals, segmented construction</w:t>
      </w:r>
      <w:ins w:id="4866" w:author="Tuleshov, Kurmanbek [Bolashak Atyrau Limited]" w:date="2022-10-20T16:19:00Z">
        <w:r w:rsidR="00E53E27" w:rsidRPr="00A5625E">
          <w:t xml:space="preserve"> </w:t>
        </w:r>
        <w:r w:rsidR="00E53E27" w:rsidRPr="007C080B">
          <w:t>o</w:t>
        </w:r>
        <w:r w:rsidR="00E341F0" w:rsidRPr="007C080B">
          <w:t>r approved equal</w:t>
        </w:r>
      </w:ins>
      <w:r w:rsidRPr="007C080B">
        <w:t>.</w:t>
      </w:r>
    </w:p>
    <w:p w14:paraId="4BB647E0" w14:textId="77777777" w:rsidR="00D0332A" w:rsidRPr="0010106F" w:rsidRDefault="00CD112F" w:rsidP="00A5625E">
      <w:pPr>
        <w:pStyle w:val="List1"/>
        <w:numPr>
          <w:ilvl w:val="0"/>
          <w:numId w:val="67"/>
        </w:numPr>
        <w:tabs>
          <w:tab w:val="clear" w:pos="1080"/>
          <w:tab w:val="left" w:pos="1134"/>
        </w:tabs>
        <w:ind w:left="1134" w:hanging="425"/>
      </w:pPr>
      <w:r w:rsidRPr="0010106F">
        <w:t>Heads of vertical vessels contained within a skirt shall be weatherproofed as follows:</w:t>
      </w:r>
    </w:p>
    <w:p w14:paraId="4BB647E1" w14:textId="77777777" w:rsidR="00D0332A" w:rsidRPr="0010106F" w:rsidRDefault="00CD112F" w:rsidP="00A5625E">
      <w:pPr>
        <w:pStyle w:val="ListAlpha1"/>
        <w:numPr>
          <w:ilvl w:val="1"/>
          <w:numId w:val="236"/>
        </w:numPr>
        <w:tabs>
          <w:tab w:val="clear" w:pos="1080"/>
          <w:tab w:val="left" w:pos="1418"/>
        </w:tabs>
        <w:ind w:left="1418" w:hanging="284"/>
      </w:pPr>
      <w:r w:rsidRPr="0010106F">
        <w:t>Following the application of the basic insulation, hairpins 1</w:t>
      </w:r>
      <w:r w:rsidR="000656E2" w:rsidRPr="0010106F">
        <w:t xml:space="preserve"> </w:t>
      </w:r>
      <w:r w:rsidRPr="0010106F">
        <w:t>mm dia. SS tie wire shall be attached to the banding. This shall be followed by a 3</w:t>
      </w:r>
      <w:r w:rsidR="000656E2" w:rsidRPr="0010106F">
        <w:t xml:space="preserve"> </w:t>
      </w:r>
      <w:r w:rsidRPr="0010106F">
        <w:t>mm thick skim coat of hydraulic cement armouring compound with the hairpins being allowed to protrude.</w:t>
      </w:r>
    </w:p>
    <w:p w14:paraId="4BB647E2" w14:textId="77777777" w:rsidR="00D0332A" w:rsidRPr="0010106F" w:rsidRDefault="00CD112F" w:rsidP="00A5625E">
      <w:pPr>
        <w:pStyle w:val="ListAlpha1"/>
        <w:numPr>
          <w:ilvl w:val="1"/>
          <w:numId w:val="236"/>
        </w:numPr>
        <w:tabs>
          <w:tab w:val="clear" w:pos="1080"/>
          <w:tab w:val="left" w:pos="1418"/>
        </w:tabs>
        <w:ind w:left="1418" w:hanging="284"/>
      </w:pPr>
      <w:r w:rsidRPr="0010106F">
        <w:t>A layer of 20 swg. x 25</w:t>
      </w:r>
      <w:r w:rsidR="000656E2" w:rsidRPr="0010106F">
        <w:t xml:space="preserve"> </w:t>
      </w:r>
      <w:r w:rsidRPr="0010106F">
        <w:t xml:space="preserve">mm mesh stainless steel wire netting shall then be applied over the entire head and secured to the insulation support ring and to the insulation </w:t>
      </w:r>
      <w:r w:rsidRPr="0010106F">
        <w:lastRenderedPageBreak/>
        <w:t>support wires by means of the 20 swg. hairpins. All butting edges of the mesh wire shall be laced with 20 swg. SS tie wire to form a tight cover.</w:t>
      </w:r>
    </w:p>
    <w:p w14:paraId="4BB647E3" w14:textId="01AFE969" w:rsidR="00D0332A" w:rsidRDefault="00CD112F" w:rsidP="0063539B">
      <w:pPr>
        <w:pStyle w:val="ListAlpha1"/>
        <w:numPr>
          <w:ilvl w:val="1"/>
          <w:numId w:val="236"/>
        </w:numPr>
        <w:tabs>
          <w:tab w:val="clear" w:pos="1080"/>
          <w:tab w:val="left" w:pos="1418"/>
        </w:tabs>
        <w:ind w:left="1418" w:hanging="284"/>
      </w:pPr>
      <w:r w:rsidRPr="0010106F">
        <w:t>The final layer of hydraulic cement shall be applied at approximately 9</w:t>
      </w:r>
      <w:r w:rsidR="000656E2" w:rsidRPr="0010106F">
        <w:t xml:space="preserve"> </w:t>
      </w:r>
      <w:r w:rsidRPr="0010106F">
        <w:t>mm wet thickness and shall be trowelled smooth and true.</w:t>
      </w:r>
    </w:p>
    <w:p w14:paraId="549A1538" w14:textId="13CA4A13" w:rsidR="00987900" w:rsidRPr="00A5625E" w:rsidRDefault="00987900">
      <w:pPr>
        <w:pStyle w:val="List1"/>
        <w:numPr>
          <w:ilvl w:val="0"/>
          <w:numId w:val="67"/>
        </w:numPr>
        <w:tabs>
          <w:tab w:val="clear" w:pos="1080"/>
          <w:tab w:val="left" w:pos="851"/>
          <w:tab w:val="left" w:pos="1134"/>
        </w:tabs>
        <w:ind w:left="1134" w:hanging="425"/>
        <w:pPrChange w:id="4867" w:author="Tuleshov, Kurmanbek [Bolashak Atyrau Limited]" w:date="2022-10-07T10:06:00Z">
          <w:pPr>
            <w:pStyle w:val="ListAlpha1"/>
            <w:numPr>
              <w:numId w:val="236"/>
            </w:numPr>
          </w:pPr>
        </w:pPrChange>
      </w:pPr>
      <w:ins w:id="4868" w:author="Tuleshov, Kurmanbek [Bolashak Atyrau Limited]" w:date="2022-10-07T10:06:00Z">
        <w:r w:rsidRPr="007C080B">
          <w:t>Insulation at vessel connections shall be neatly beveled back to the vessel surface and seal</w:t>
        </w:r>
        <w:r w:rsidRPr="00A5625E">
          <w:t>ed.</w:t>
        </w:r>
      </w:ins>
    </w:p>
    <w:p w14:paraId="4BB647E4" w14:textId="3AFF3315" w:rsidR="00D0332A" w:rsidRPr="0010106F" w:rsidRDefault="00CD112F" w:rsidP="00AD51BE">
      <w:pPr>
        <w:pStyle w:val="Heading2"/>
      </w:pPr>
      <w:bookmarkStart w:id="4869" w:name="_Toc322011412"/>
      <w:bookmarkStart w:id="4870" w:name="_Toc117352242"/>
      <w:r w:rsidRPr="0010106F">
        <w:t>Application of Insulation and Jacketing to Columns and Vertical Vessels 3.5 metres in Diameter and Greater</w:t>
      </w:r>
      <w:bookmarkEnd w:id="4869"/>
      <w:bookmarkEnd w:id="4870"/>
    </w:p>
    <w:p w14:paraId="4BB647E5" w14:textId="77777777" w:rsidR="00CD112F" w:rsidRPr="0010106F" w:rsidRDefault="00CD112F" w:rsidP="006B49B9">
      <w:pPr>
        <w:pStyle w:val="List1"/>
        <w:numPr>
          <w:ilvl w:val="0"/>
          <w:numId w:val="93"/>
        </w:numPr>
        <w:tabs>
          <w:tab w:val="clear" w:pos="1080"/>
          <w:tab w:val="left" w:pos="1134"/>
        </w:tabs>
        <w:ind w:left="1134" w:hanging="283"/>
      </w:pPr>
      <w:r w:rsidRPr="0010106F">
        <w:t>The surface to be insulated shall be cleaned free of oil, grease, and all other foreign matter and shall be free from moisture prior to the application of any insulation. The vessel shall be painted per Specification COM-SU-4743-TCO. The paint on the substrate shall be completely dry prior to installing insulation.</w:t>
      </w:r>
    </w:p>
    <w:p w14:paraId="4BB647E6" w14:textId="13BF40E4" w:rsidR="00D0332A" w:rsidRPr="007C080B" w:rsidRDefault="00CD112F" w:rsidP="006B49B9">
      <w:pPr>
        <w:pStyle w:val="List1"/>
        <w:numPr>
          <w:ilvl w:val="0"/>
          <w:numId w:val="93"/>
        </w:numPr>
        <w:tabs>
          <w:tab w:val="clear" w:pos="1080"/>
          <w:tab w:val="left" w:pos="1134"/>
        </w:tabs>
        <w:ind w:left="1134" w:hanging="283"/>
      </w:pPr>
      <w:r w:rsidRPr="00F246A3">
        <w:t>The basic insulation shall be mineral wool slabs</w:t>
      </w:r>
      <w:ins w:id="4871" w:author="Tuleshov, Kurmanbek [Bolashak Atyrau Limited]" w:date="2022-10-04T16:27:00Z">
        <w:r w:rsidR="00323DA7" w:rsidRPr="007C080B">
          <w:t xml:space="preserve"> </w:t>
        </w:r>
        <w:r w:rsidR="00323DA7" w:rsidRPr="00F246A3">
          <w:rPr>
            <w:rPrChange w:id="4872" w:author="Tuleshov, Kurmanbek [Bolashak Atyrau Limited]" w:date="2022-10-10T22:13:00Z">
              <w:rPr>
                <w:rFonts w:ascii="Segoe UI" w:hAnsi="Segoe UI" w:cs="Segoe UI"/>
                <w:sz w:val="20"/>
                <w:szCs w:val="20"/>
              </w:rPr>
            </w:rPrChange>
          </w:rPr>
          <w:t>for vessel shells and blanket type for vessel heads</w:t>
        </w:r>
      </w:ins>
      <w:r w:rsidRPr="007C080B">
        <w:t>.</w:t>
      </w:r>
    </w:p>
    <w:p w14:paraId="4BB647E7" w14:textId="77777777" w:rsidR="00D0332A" w:rsidRPr="0010106F" w:rsidRDefault="00CD112F" w:rsidP="006B49B9">
      <w:pPr>
        <w:pStyle w:val="List1"/>
        <w:numPr>
          <w:ilvl w:val="0"/>
          <w:numId w:val="236"/>
        </w:numPr>
        <w:tabs>
          <w:tab w:val="clear" w:pos="1080"/>
          <w:tab w:val="left" w:pos="1134"/>
        </w:tabs>
        <w:ind w:left="1134" w:hanging="283"/>
      </w:pPr>
      <w:r w:rsidRPr="0010106F">
        <w:t>The slabs shall be snugly fitted with all joints firmly butted and circumferential joints staggered. Where double layer insulation is installed, the longitudinal insulation joints shall also be staggered.</w:t>
      </w:r>
    </w:p>
    <w:p w14:paraId="4BB647E8" w14:textId="60EB2E53" w:rsidR="00CD112F" w:rsidRPr="0010106F" w:rsidRDefault="00CD112F" w:rsidP="006B49B9">
      <w:pPr>
        <w:pStyle w:val="List1"/>
        <w:numPr>
          <w:ilvl w:val="0"/>
          <w:numId w:val="236"/>
        </w:numPr>
        <w:tabs>
          <w:tab w:val="clear" w:pos="1080"/>
          <w:tab w:val="left" w:pos="1134"/>
        </w:tabs>
        <w:ind w:left="1134" w:hanging="283"/>
      </w:pPr>
      <w:r w:rsidRPr="0010106F">
        <w:t xml:space="preserve">Final securement shall be </w:t>
      </w:r>
      <w:r w:rsidRPr="00F246A3">
        <w:t xml:space="preserve">provided by </w:t>
      </w:r>
      <w:r w:rsidRPr="007C080B">
        <w:t>0.</w:t>
      </w:r>
      <w:ins w:id="4873" w:author="Tuleshov, Kurmanbek [Bolashak Atyrau Limited]" w:date="2022-10-20T16:20:00Z">
        <w:r w:rsidR="00DB5D19" w:rsidRPr="007C080B">
          <w:t>5</w:t>
        </w:r>
      </w:ins>
      <w:del w:id="4874" w:author="Tuleshov, Kurmanbek [Bolashak Atyrau Limited]" w:date="2022-10-20T16:20:00Z">
        <w:r w:rsidRPr="00F246A3" w:rsidDel="00DB5D19">
          <w:delText>6</w:delText>
        </w:r>
      </w:del>
      <w:r w:rsidRPr="00F246A3">
        <w:t xml:space="preserve"> x 20</w:t>
      </w:r>
      <w:r w:rsidR="000656E2" w:rsidRPr="00F246A3">
        <w:t xml:space="preserve"> </w:t>
      </w:r>
      <w:r w:rsidRPr="00F246A3">
        <w:t>mm SS bands on 300</w:t>
      </w:r>
      <w:r w:rsidR="000656E2" w:rsidRPr="00F246A3">
        <w:t xml:space="preserve"> </w:t>
      </w:r>
      <w:r w:rsidRPr="00F246A3">
        <w:t>mm centres. Where applicable, expansion springs shall be installed.</w:t>
      </w:r>
    </w:p>
    <w:p w14:paraId="4BB647E9" w14:textId="6F2E5DB6" w:rsidR="00CD112F" w:rsidRPr="00F246A3" w:rsidRDefault="00CD112F" w:rsidP="006B49B9">
      <w:pPr>
        <w:pStyle w:val="List1"/>
        <w:numPr>
          <w:ilvl w:val="0"/>
          <w:numId w:val="236"/>
        </w:numPr>
        <w:tabs>
          <w:tab w:val="clear" w:pos="1080"/>
          <w:tab w:val="left" w:pos="1134"/>
        </w:tabs>
        <w:ind w:left="1134" w:hanging="283"/>
      </w:pPr>
      <w:r w:rsidRPr="00F246A3">
        <w:t xml:space="preserve">Exposed heads of vessels shall be insulated with </w:t>
      </w:r>
      <w:ins w:id="4875" w:author="Tuleshov, Kurmanbek [Bolashak Atyrau Limited]" w:date="2022-10-05T17:30:00Z">
        <w:r w:rsidR="00686A97" w:rsidRPr="007C080B">
          <w:t xml:space="preserve">mineral wool blanket </w:t>
        </w:r>
      </w:ins>
      <w:r w:rsidRPr="007C080B">
        <w:t xml:space="preserve">cuts to conform to the contours of the vessel head. The segments shall be </w:t>
      </w:r>
      <w:r w:rsidRPr="00F246A3">
        <w:t>tightly butted.</w:t>
      </w:r>
    </w:p>
    <w:p w14:paraId="4BB647EA" w14:textId="77777777" w:rsidR="00CD112F" w:rsidRPr="0010106F" w:rsidRDefault="00CD112F" w:rsidP="006B49B9">
      <w:pPr>
        <w:pStyle w:val="List1"/>
        <w:numPr>
          <w:ilvl w:val="0"/>
          <w:numId w:val="236"/>
        </w:numPr>
        <w:tabs>
          <w:tab w:val="clear" w:pos="1080"/>
          <w:tab w:val="left" w:pos="1134"/>
        </w:tabs>
        <w:ind w:left="1134" w:hanging="283"/>
      </w:pPr>
      <w:r w:rsidRPr="0010106F">
        <w:t>The vessel shell shall be jacketed with corrugated Aluzinc, or approved equal, to the longest length available to reduce circumferential seams. Lap at longitudinal seam shall be two corrugations and the circumferential seams by 75</w:t>
      </w:r>
      <w:r w:rsidR="000656E2" w:rsidRPr="0010106F">
        <w:t xml:space="preserve"> </w:t>
      </w:r>
      <w:r w:rsidRPr="0010106F">
        <w:t>mm.</w:t>
      </w:r>
    </w:p>
    <w:p w14:paraId="4BB647EB" w14:textId="77777777" w:rsidR="00CD112F" w:rsidRPr="0010106F" w:rsidRDefault="00CD112F" w:rsidP="006B49B9">
      <w:pPr>
        <w:pStyle w:val="List1"/>
        <w:numPr>
          <w:ilvl w:val="0"/>
          <w:numId w:val="236"/>
        </w:numPr>
        <w:tabs>
          <w:tab w:val="clear" w:pos="1080"/>
          <w:tab w:val="left" w:pos="1134"/>
        </w:tabs>
        <w:ind w:left="1134" w:hanging="283"/>
      </w:pPr>
      <w:r w:rsidRPr="0010106F">
        <w:t>Screws shall not be installed on the circumferential laps. “S” clips shall be fabricated from SS banding.</w:t>
      </w:r>
    </w:p>
    <w:p w14:paraId="4BB647EC" w14:textId="77777777" w:rsidR="00CD112F" w:rsidRPr="0010106F" w:rsidRDefault="00CD112F" w:rsidP="006B49B9">
      <w:pPr>
        <w:pStyle w:val="List1"/>
        <w:numPr>
          <w:ilvl w:val="0"/>
          <w:numId w:val="236"/>
        </w:numPr>
        <w:tabs>
          <w:tab w:val="clear" w:pos="1080"/>
          <w:tab w:val="left" w:pos="1134"/>
        </w:tabs>
        <w:ind w:left="1134" w:hanging="283"/>
      </w:pPr>
      <w:r w:rsidRPr="0010106F">
        <w:t>The jacket shall be secured by 0.6</w:t>
      </w:r>
      <w:r w:rsidR="000656E2" w:rsidRPr="0010106F">
        <w:t xml:space="preserve"> </w:t>
      </w:r>
      <w:r w:rsidRPr="0010106F">
        <w:t>mm x 25</w:t>
      </w:r>
      <w:r w:rsidR="000656E2" w:rsidRPr="0010106F">
        <w:t xml:space="preserve"> </w:t>
      </w:r>
      <w:r w:rsidRPr="0010106F">
        <w:t>mm SS bands. On vessels exceeding 3 metres in diameter the bands shall be expanded type to allow for circumferential expansion. The bands shall be spaced on maximum 450</w:t>
      </w:r>
      <w:r w:rsidR="000656E2" w:rsidRPr="0010106F">
        <w:t xml:space="preserve"> </w:t>
      </w:r>
      <w:r w:rsidRPr="0010106F">
        <w:t>mm centres and at the circumferential overlap. The bands shall be supported with joggle clips (band loops) at 1800</w:t>
      </w:r>
      <w:r w:rsidR="000656E2" w:rsidRPr="0010106F">
        <w:t xml:space="preserve"> </w:t>
      </w:r>
      <w:r w:rsidRPr="0010106F">
        <w:t>mm centres. Clips or loops shall be installed 450</w:t>
      </w:r>
      <w:r w:rsidR="000656E2" w:rsidRPr="0010106F">
        <w:t xml:space="preserve"> </w:t>
      </w:r>
      <w:r w:rsidRPr="0010106F">
        <w:t>mm on each side of an expansion spring, the clips or loops shall be fabricated with SS banding and shall wrap around the band and be attached to the crown of the corrugation, approximately 100</w:t>
      </w:r>
      <w:r w:rsidR="000656E2" w:rsidRPr="0010106F">
        <w:t xml:space="preserve"> </w:t>
      </w:r>
      <w:r w:rsidRPr="0010106F">
        <w:t>mm above the band, with a SS sheet metal screw.</w:t>
      </w:r>
    </w:p>
    <w:p w14:paraId="4BB647ED" w14:textId="77777777" w:rsidR="00CD112F" w:rsidRPr="0010106F" w:rsidRDefault="00CD112F" w:rsidP="006B49B9">
      <w:pPr>
        <w:pStyle w:val="List1"/>
        <w:numPr>
          <w:ilvl w:val="0"/>
          <w:numId w:val="236"/>
        </w:numPr>
        <w:tabs>
          <w:tab w:val="clear" w:pos="1080"/>
          <w:tab w:val="left" w:pos="1134"/>
        </w:tabs>
        <w:ind w:left="1134" w:hanging="283"/>
      </w:pPr>
      <w:r w:rsidRPr="0010106F">
        <w:t>Vertical seams shall be secured by 12</w:t>
      </w:r>
      <w:r w:rsidR="000656E2" w:rsidRPr="0010106F">
        <w:t xml:space="preserve"> </w:t>
      </w:r>
      <w:r w:rsidRPr="0010106F">
        <w:t>mm x No. 10 sheet metal screws on 150</w:t>
      </w:r>
      <w:r w:rsidR="000656E2" w:rsidRPr="0010106F">
        <w:t xml:space="preserve"> </w:t>
      </w:r>
      <w:r w:rsidRPr="0010106F">
        <w:t>mm centres. All screws on corrugated sheets shall be located at the crown of the corrugation. Care shall be taken not to locate screws at any place where they may pierce the circumferential lap.</w:t>
      </w:r>
    </w:p>
    <w:p w14:paraId="4BB647EE" w14:textId="77777777" w:rsidR="00CD112F" w:rsidRPr="0010106F" w:rsidRDefault="00CD112F" w:rsidP="00603F4B">
      <w:pPr>
        <w:pStyle w:val="List1"/>
        <w:numPr>
          <w:ilvl w:val="0"/>
          <w:numId w:val="236"/>
        </w:numPr>
        <w:ind w:hanging="1920"/>
      </w:pPr>
      <w:r w:rsidRPr="0010106F">
        <w:t>Exposed heads of vessels shall be jacketed.</w:t>
      </w:r>
    </w:p>
    <w:p w14:paraId="4BB647EF" w14:textId="77777777" w:rsidR="00CD112F" w:rsidRPr="0010106F" w:rsidRDefault="00CD112F" w:rsidP="00603F4B">
      <w:pPr>
        <w:pStyle w:val="List1"/>
        <w:numPr>
          <w:ilvl w:val="0"/>
          <w:numId w:val="236"/>
        </w:numPr>
        <w:ind w:hanging="1920"/>
      </w:pPr>
      <w:r w:rsidRPr="0010106F">
        <w:t>Heads of vertical vessels contained within a skirt shall be weatherproofed as follows:</w:t>
      </w:r>
    </w:p>
    <w:p w14:paraId="4BB647F0" w14:textId="77777777" w:rsidR="00D0332A" w:rsidRPr="0010106F" w:rsidRDefault="00CD112F" w:rsidP="00603F4B">
      <w:pPr>
        <w:pStyle w:val="ListAlpha1"/>
        <w:numPr>
          <w:ilvl w:val="1"/>
          <w:numId w:val="236"/>
        </w:numPr>
        <w:tabs>
          <w:tab w:val="clear" w:pos="1080"/>
          <w:tab w:val="left" w:pos="1134"/>
        </w:tabs>
        <w:ind w:left="1418" w:hanging="284"/>
      </w:pPr>
      <w:r w:rsidRPr="0010106F">
        <w:t>Following the application of the basic insulation, hairpins 1</w:t>
      </w:r>
      <w:r w:rsidR="000656E2" w:rsidRPr="0010106F">
        <w:t xml:space="preserve"> </w:t>
      </w:r>
      <w:r w:rsidRPr="0010106F">
        <w:t>mm dia. SS tie wire shall be attached to the banding. This shall be followed by a 3</w:t>
      </w:r>
      <w:r w:rsidR="000656E2" w:rsidRPr="0010106F">
        <w:t xml:space="preserve"> </w:t>
      </w:r>
      <w:r w:rsidRPr="0010106F">
        <w:t>mm thick skim coat of hydraulic cement armouring compound with the hairpins being allowed to protrude.</w:t>
      </w:r>
    </w:p>
    <w:p w14:paraId="4BB647F1" w14:textId="77777777" w:rsidR="00D0332A" w:rsidRPr="0010106F" w:rsidRDefault="00CD112F" w:rsidP="00603F4B">
      <w:pPr>
        <w:pStyle w:val="ListAlpha1"/>
        <w:numPr>
          <w:ilvl w:val="1"/>
          <w:numId w:val="236"/>
        </w:numPr>
        <w:tabs>
          <w:tab w:val="clear" w:pos="1080"/>
          <w:tab w:val="left" w:pos="1134"/>
        </w:tabs>
        <w:ind w:left="1418" w:hanging="284"/>
      </w:pPr>
      <w:r w:rsidRPr="0010106F">
        <w:t>A layer of 20 swg. x 25</w:t>
      </w:r>
      <w:r w:rsidR="000656E2" w:rsidRPr="0010106F">
        <w:t xml:space="preserve"> </w:t>
      </w:r>
      <w:r w:rsidRPr="0010106F">
        <w:t xml:space="preserve">mm mesh stainless steel wire netting shall then be applied over the entire head and secured to the insulation support ring and to the insulation </w:t>
      </w:r>
      <w:r w:rsidRPr="0010106F">
        <w:lastRenderedPageBreak/>
        <w:t>support wires by means of the 20 swg. hairpins. All butting edges of the mesh wire shall be laced with 20 swg. SS tie wire to form a tight cover.</w:t>
      </w:r>
    </w:p>
    <w:p w14:paraId="4BB647F2" w14:textId="77777777" w:rsidR="00D0332A" w:rsidRPr="0010106F" w:rsidRDefault="00CD112F" w:rsidP="00603F4B">
      <w:pPr>
        <w:pStyle w:val="ListAlpha1"/>
        <w:numPr>
          <w:ilvl w:val="1"/>
          <w:numId w:val="236"/>
        </w:numPr>
        <w:tabs>
          <w:tab w:val="clear" w:pos="1080"/>
          <w:tab w:val="left" w:pos="1134"/>
        </w:tabs>
        <w:ind w:left="1418" w:hanging="284"/>
      </w:pPr>
      <w:r w:rsidRPr="0010106F">
        <w:t>The final layer of hydraulic cement shall be applied at approximately 9</w:t>
      </w:r>
      <w:r w:rsidR="000656E2" w:rsidRPr="0010106F">
        <w:t xml:space="preserve"> </w:t>
      </w:r>
      <w:r w:rsidRPr="0010106F">
        <w:t>mm wet thickness and shall be trowelled smooth and true.</w:t>
      </w:r>
    </w:p>
    <w:p w14:paraId="4BB647F3" w14:textId="77777777" w:rsidR="00D0332A" w:rsidRPr="0010106F" w:rsidRDefault="00CD112F" w:rsidP="00603F4B">
      <w:pPr>
        <w:pStyle w:val="List1"/>
        <w:numPr>
          <w:ilvl w:val="0"/>
          <w:numId w:val="236"/>
        </w:numPr>
        <w:ind w:hanging="1920"/>
      </w:pPr>
      <w:r w:rsidRPr="0010106F">
        <w:t>Fabrication of a metal jacketed Gore system for dished vessel heads shall be as follows:</w:t>
      </w:r>
    </w:p>
    <w:p w14:paraId="4BB647F4" w14:textId="57E249F7" w:rsidR="00D0332A" w:rsidRPr="0010106F" w:rsidRDefault="00CD112F" w:rsidP="00603F4B">
      <w:pPr>
        <w:pStyle w:val="ListAlpha1"/>
        <w:numPr>
          <w:ilvl w:val="1"/>
          <w:numId w:val="236"/>
        </w:numPr>
        <w:ind w:left="1418" w:hanging="284"/>
      </w:pPr>
      <w:r w:rsidRPr="0010106F">
        <w:t>Prior to installing a Gore system, install 250</w:t>
      </w:r>
      <w:r w:rsidR="000656E2" w:rsidRPr="0010106F">
        <w:t xml:space="preserve"> </w:t>
      </w:r>
      <w:r w:rsidRPr="0010106F">
        <w:t xml:space="preserve">mm wide </w:t>
      </w:r>
      <w:r w:rsidRPr="009234D1">
        <w:t>Aluzinc</w:t>
      </w:r>
      <w:ins w:id="4876" w:author="Tuleshov, Kurmanbek [Bolashak Atyrau Limited]" w:date="2022-10-20T16:20:00Z">
        <w:r w:rsidR="00824087" w:rsidRPr="009234D1">
          <w:t xml:space="preserve"> </w:t>
        </w:r>
        <w:r w:rsidR="00824087" w:rsidRPr="007C080B">
          <w:t>or approved</w:t>
        </w:r>
      </w:ins>
      <w:ins w:id="4877" w:author="Tuleshov, Kurmanbek [Bolashak Atyrau Limited]" w:date="2022-10-20T16:21:00Z">
        <w:r w:rsidR="00824087" w:rsidRPr="007C080B">
          <w:t xml:space="preserve"> equal</w:t>
        </w:r>
      </w:ins>
      <w:r w:rsidRPr="0010106F">
        <w:t xml:space="preserve"> sheets under the insulation bands. Cut the sheets so that the centre of the sheets are located on a 500</w:t>
      </w:r>
      <w:r w:rsidR="000656E2" w:rsidRPr="0010106F">
        <w:t xml:space="preserve"> </w:t>
      </w:r>
      <w:r w:rsidRPr="0010106F">
        <w:t>mm diameter from the centre of the head. Install the sheeting on 1.5 metre radius spacing and a final installation at the head circumference.</w:t>
      </w:r>
    </w:p>
    <w:p w14:paraId="4BB647F5" w14:textId="3E3414A0" w:rsidR="00D0332A" w:rsidRPr="0010106F" w:rsidRDefault="00CD112F" w:rsidP="00603F4B">
      <w:pPr>
        <w:pStyle w:val="ListAlpha1"/>
        <w:numPr>
          <w:ilvl w:val="1"/>
          <w:numId w:val="236"/>
        </w:numPr>
        <w:ind w:left="1418" w:hanging="284"/>
      </w:pPr>
      <w:r w:rsidRPr="0010106F">
        <w:t>The Gore system shall be fabricated with 0.8</w:t>
      </w:r>
      <w:r w:rsidR="000656E2" w:rsidRPr="0010106F">
        <w:t xml:space="preserve"> </w:t>
      </w:r>
      <w:r w:rsidRPr="0010106F">
        <w:t xml:space="preserve">mm thick, </w:t>
      </w:r>
      <w:r w:rsidRPr="009234D1">
        <w:t>Aluzinc</w:t>
      </w:r>
      <w:ins w:id="4878" w:author="Tuleshov, Kurmanbek [Bolashak Atyrau Limited]" w:date="2022-10-20T16:22:00Z">
        <w:r w:rsidR="00A463F0" w:rsidRPr="009234D1">
          <w:rPr>
            <w:rPrChange w:id="4879" w:author="Tuleshov, Kurmanbek [Bolashak Atyrau Limited]" w:date="2022-10-20T17:33:00Z">
              <w:rPr>
                <w:lang w:val="ru-RU"/>
              </w:rPr>
            </w:rPrChange>
          </w:rPr>
          <w:t xml:space="preserve"> </w:t>
        </w:r>
        <w:r w:rsidR="00A463F0" w:rsidRPr="009234D1">
          <w:t>or approved equal</w:t>
        </w:r>
      </w:ins>
      <w:r w:rsidRPr="0010106F">
        <w:t>. Gores shall be cut to a minimum number of segments but still provide a tight fit against the head. The Gore segments shall terminate approx. 250</w:t>
      </w:r>
      <w:r w:rsidR="000656E2" w:rsidRPr="0010106F">
        <w:t xml:space="preserve"> </w:t>
      </w:r>
      <w:r w:rsidRPr="0010106F">
        <w:t>mm from the centre of the head and extend down to the weld line of the vessel by 75</w:t>
      </w:r>
      <w:r w:rsidR="000656E2" w:rsidRPr="0010106F">
        <w:t xml:space="preserve"> </w:t>
      </w:r>
      <w:r w:rsidRPr="0010106F">
        <w:t>mm and secured to the shell jacketing with a minimum of two screws per segment.</w:t>
      </w:r>
    </w:p>
    <w:p w14:paraId="4BB647F6" w14:textId="77777777" w:rsidR="00D0332A" w:rsidRPr="0010106F" w:rsidRDefault="00CD112F" w:rsidP="00603F4B">
      <w:pPr>
        <w:pStyle w:val="ListAlpha1"/>
        <w:numPr>
          <w:ilvl w:val="1"/>
          <w:numId w:val="236"/>
        </w:numPr>
        <w:ind w:left="1418" w:hanging="284"/>
      </w:pPr>
      <w:r w:rsidRPr="0010106F">
        <w:t>Each Gore segment shall overlap the preceding segment by a minimum of 25</w:t>
      </w:r>
      <w:r w:rsidR="000656E2" w:rsidRPr="0010106F">
        <w:t xml:space="preserve"> </w:t>
      </w:r>
      <w:r w:rsidRPr="0010106F">
        <w:t>mm. The overlapping edge of the metal segment shall be beaded with a beading tool. (Table mounted is required for this aluminium thickness).</w:t>
      </w:r>
    </w:p>
    <w:p w14:paraId="4BB647F7" w14:textId="77777777" w:rsidR="00D0332A" w:rsidRPr="0010106F" w:rsidRDefault="00CD112F" w:rsidP="00603F4B">
      <w:pPr>
        <w:pStyle w:val="ListAlpha1"/>
        <w:numPr>
          <w:ilvl w:val="1"/>
          <w:numId w:val="236"/>
        </w:numPr>
        <w:ind w:left="1418" w:hanging="284"/>
      </w:pPr>
      <w:r w:rsidRPr="0010106F">
        <w:t>A continuous bead of flashing compound shall be run under the metal bead and secure to the adjacent segment with SS screws on 100</w:t>
      </w:r>
      <w:r w:rsidR="000656E2" w:rsidRPr="0010106F">
        <w:t xml:space="preserve"> </w:t>
      </w:r>
      <w:r w:rsidRPr="0010106F">
        <w:t>mm centres next to the bead. The segments shall be secured to the sheeting under the insulation beads. Screw heads shall be sealed with a dab of flashing compound.</w:t>
      </w:r>
    </w:p>
    <w:p w14:paraId="4BB647F8" w14:textId="77777777" w:rsidR="00D0332A" w:rsidRPr="0010106F" w:rsidRDefault="00CD112F" w:rsidP="00603F4B">
      <w:pPr>
        <w:pStyle w:val="ListAlpha1"/>
        <w:numPr>
          <w:ilvl w:val="1"/>
          <w:numId w:val="236"/>
        </w:numPr>
        <w:ind w:left="1418" w:hanging="284"/>
      </w:pPr>
      <w:r w:rsidRPr="0010106F">
        <w:t>The centre of the vessel head shall be sealed with a crown of one-piece, 600</w:t>
      </w:r>
      <w:r w:rsidR="000656E2" w:rsidRPr="0010106F">
        <w:t xml:space="preserve"> </w:t>
      </w:r>
      <w:r w:rsidRPr="0010106F">
        <w:t>mm diameter fabricated Aluzinc, or approved equal, sheeting. A bead shall be fabricated on the outside metal edge and a continuous bead of flashing compound applied within the metal bead and secured to the segments and the sheeting below with screws on 100</w:t>
      </w:r>
      <w:r w:rsidR="000656E2" w:rsidRPr="0010106F">
        <w:t xml:space="preserve"> </w:t>
      </w:r>
      <w:r w:rsidRPr="0010106F">
        <w:t>mm centres. Where a nozzle is in the centre of the vessel head, cut out for the nozzle clearance shall be provided. Where other nozzles are over 2”, sheeting shall be provided under the insulation banding for securement of the jacket.</w:t>
      </w:r>
    </w:p>
    <w:p w14:paraId="4BB647F9" w14:textId="77777777" w:rsidR="00D0332A" w:rsidRPr="0010106F" w:rsidRDefault="00CD112F" w:rsidP="00603F4B">
      <w:pPr>
        <w:pStyle w:val="ListAlpha1"/>
        <w:numPr>
          <w:ilvl w:val="1"/>
          <w:numId w:val="236"/>
        </w:numPr>
        <w:ind w:left="1418" w:hanging="284"/>
      </w:pPr>
      <w:r w:rsidRPr="0010106F">
        <w:t>A generous bead of flashing compound shall be applied around all protrusions, such as nozzles and platform supports. The edge the caulking shall not be feathered.</w:t>
      </w:r>
    </w:p>
    <w:p w14:paraId="4BB647FA" w14:textId="77777777" w:rsidR="00D0332A" w:rsidRPr="0010106F" w:rsidRDefault="00CD112F" w:rsidP="00603F4B">
      <w:pPr>
        <w:pStyle w:val="ListAlpha1"/>
        <w:numPr>
          <w:ilvl w:val="1"/>
          <w:numId w:val="236"/>
        </w:numPr>
        <w:ind w:left="1418" w:hanging="284"/>
      </w:pPr>
      <w:r w:rsidRPr="0010106F">
        <w:t>At the termination of the vessel head cladding Gores on the vessel tangent line, a SS expansion band, lined up with the edge of the Gores, shall be applied. The band shall be prevented from moving by securing with 4 screws 90° apart.</w:t>
      </w:r>
    </w:p>
    <w:p w14:paraId="4BB647FB" w14:textId="77777777" w:rsidR="00D0332A" w:rsidRPr="0010106F" w:rsidRDefault="00CD112F" w:rsidP="00AD51BE">
      <w:pPr>
        <w:pStyle w:val="Heading2"/>
      </w:pPr>
      <w:bookmarkStart w:id="4880" w:name="_Toc322011413"/>
      <w:bookmarkStart w:id="4881" w:name="_Toc117352243"/>
      <w:r w:rsidRPr="0010106F">
        <w:t>Manway and Exchanger Shell Cover and Flange Boxes (When Required)</w:t>
      </w:r>
      <w:bookmarkEnd w:id="4880"/>
      <w:bookmarkEnd w:id="4881"/>
    </w:p>
    <w:p w14:paraId="4BB647FC" w14:textId="77777777" w:rsidR="00D0332A" w:rsidRPr="0010106F" w:rsidRDefault="00CD112F" w:rsidP="004A1F51">
      <w:pPr>
        <w:pStyle w:val="List1"/>
        <w:numPr>
          <w:ilvl w:val="0"/>
          <w:numId w:val="95"/>
        </w:numPr>
        <w:tabs>
          <w:tab w:val="clear" w:pos="1080"/>
          <w:tab w:val="left" w:pos="1134"/>
        </w:tabs>
        <w:ind w:left="1134" w:hanging="283"/>
      </w:pPr>
      <w:r w:rsidRPr="0010106F">
        <w:t>Vessel manways and their associated flanges, exchanger shell covers and associated flanges shall be covered with soft type removable/reusable insulation covers for ease of removal by one operator (light weight), ease of storage and installation. However, where rigid boxes are required with prior written approval, follow the rest of this section.</w:t>
      </w:r>
    </w:p>
    <w:p w14:paraId="4BB647FD" w14:textId="77777777" w:rsidR="00D0332A" w:rsidRPr="0010106F" w:rsidRDefault="00CD112F" w:rsidP="004A1F51">
      <w:pPr>
        <w:pStyle w:val="List1"/>
        <w:numPr>
          <w:ilvl w:val="0"/>
          <w:numId w:val="236"/>
        </w:numPr>
        <w:tabs>
          <w:tab w:val="clear" w:pos="1080"/>
          <w:tab w:val="left" w:pos="1134"/>
        </w:tabs>
        <w:ind w:left="1134" w:hanging="283"/>
      </w:pPr>
      <w:r w:rsidRPr="0010106F">
        <w:t>The boxes shall be fabricated from minimum 0.6</w:t>
      </w:r>
      <w:r w:rsidR="000656E2" w:rsidRPr="0010106F">
        <w:t xml:space="preserve"> </w:t>
      </w:r>
      <w:r w:rsidRPr="0010106F">
        <w:t>mm flat Aluzinc, or approved equal, sheet and shall be made in sections of suitable size to permit easy handling.</w:t>
      </w:r>
    </w:p>
    <w:p w14:paraId="4BB647FE" w14:textId="77777777" w:rsidR="00D0332A" w:rsidRPr="0010106F" w:rsidRDefault="00CD112F" w:rsidP="004A1F51">
      <w:pPr>
        <w:pStyle w:val="List1"/>
        <w:numPr>
          <w:ilvl w:val="0"/>
          <w:numId w:val="236"/>
        </w:numPr>
        <w:tabs>
          <w:tab w:val="clear" w:pos="1080"/>
          <w:tab w:val="left" w:pos="1134"/>
        </w:tabs>
        <w:ind w:left="1134" w:hanging="283"/>
      </w:pPr>
      <w:r w:rsidRPr="0010106F">
        <w:t>All box construction seams shall be lock-formed, and individual erection joints shall be located and arranged to give maximum protection from wind and rain.</w:t>
      </w:r>
    </w:p>
    <w:p w14:paraId="4BB647FF" w14:textId="77777777" w:rsidR="00D0332A" w:rsidRPr="0010106F" w:rsidRDefault="00CD112F" w:rsidP="004A1F51">
      <w:pPr>
        <w:pStyle w:val="List1"/>
        <w:numPr>
          <w:ilvl w:val="0"/>
          <w:numId w:val="236"/>
        </w:numPr>
        <w:tabs>
          <w:tab w:val="clear" w:pos="1080"/>
          <w:tab w:val="left" w:pos="1134"/>
        </w:tabs>
        <w:ind w:left="1134" w:hanging="283"/>
      </w:pPr>
      <w:r w:rsidRPr="0010106F">
        <w:t>The boxes shall be positioned on the vessel in conjunction with the vessel jacket to prevent any ingress of moisture at the location of the box/jacket joint.</w:t>
      </w:r>
    </w:p>
    <w:p w14:paraId="4BB64800" w14:textId="77777777" w:rsidR="00D0332A" w:rsidRPr="0010106F" w:rsidRDefault="00CD112F" w:rsidP="004A1F51">
      <w:pPr>
        <w:pStyle w:val="List1"/>
        <w:numPr>
          <w:ilvl w:val="0"/>
          <w:numId w:val="236"/>
        </w:numPr>
        <w:tabs>
          <w:tab w:val="clear" w:pos="1080"/>
          <w:tab w:val="left" w:pos="1134"/>
        </w:tabs>
        <w:ind w:left="1134" w:hanging="283"/>
      </w:pPr>
      <w:r w:rsidRPr="0010106F">
        <w:t>All boxes shall be made portable for easy access to the insulated fitting for inspection purposes.</w:t>
      </w:r>
    </w:p>
    <w:p w14:paraId="4BB64801" w14:textId="77777777" w:rsidR="00CD112F" w:rsidRPr="0010106F" w:rsidRDefault="00CD112F" w:rsidP="00F85E17">
      <w:pPr>
        <w:pStyle w:val="Heading1"/>
        <w:numPr>
          <w:ilvl w:val="0"/>
          <w:numId w:val="154"/>
        </w:numPr>
        <w:ind w:left="720" w:hanging="720"/>
        <w:rPr>
          <w:rFonts w:ascii="Arial" w:hAnsi="Arial"/>
        </w:rPr>
      </w:pPr>
      <w:bookmarkStart w:id="4882" w:name="_Toc322011414"/>
      <w:bookmarkStart w:id="4883" w:name="_Toc117352244"/>
      <w:r w:rsidRPr="0010106F">
        <w:rPr>
          <w:rFonts w:ascii="Arial" w:hAnsi="Arial"/>
        </w:rPr>
        <w:lastRenderedPageBreak/>
        <w:t>DOCUMENTATION REQUIREMENTS</w:t>
      </w:r>
      <w:bookmarkEnd w:id="4882"/>
      <w:bookmarkEnd w:id="4883"/>
      <w:r w:rsidRPr="0010106F">
        <w:rPr>
          <w:rFonts w:ascii="Arial" w:hAnsi="Arial"/>
        </w:rPr>
        <w:t xml:space="preserve"> </w:t>
      </w:r>
    </w:p>
    <w:p w14:paraId="4BB64802" w14:textId="77777777" w:rsidR="00CD112F" w:rsidRPr="0010106F" w:rsidRDefault="00CD112F" w:rsidP="000656E2">
      <w:pPr>
        <w:pStyle w:val="Text1"/>
      </w:pPr>
      <w:r w:rsidRPr="0010106F">
        <w:t>Documentation requirements shall be in accordance with Technical Requirements, with the additional requirement that the Contractor shall submit the material specification, application methods, and other pertinent data concerning the insulation in writing to the Company for approval.</w:t>
      </w:r>
    </w:p>
    <w:p w14:paraId="4BB64803" w14:textId="77777777" w:rsidR="00CD112F" w:rsidRPr="0010106F" w:rsidRDefault="00CD112F" w:rsidP="00F85E17">
      <w:pPr>
        <w:pStyle w:val="Heading1"/>
        <w:numPr>
          <w:ilvl w:val="0"/>
          <w:numId w:val="154"/>
        </w:numPr>
        <w:ind w:left="720" w:hanging="720"/>
        <w:rPr>
          <w:rFonts w:ascii="Arial" w:hAnsi="Arial"/>
        </w:rPr>
      </w:pPr>
      <w:bookmarkStart w:id="4884" w:name="_Toc322011415"/>
      <w:bookmarkStart w:id="4885" w:name="_Toc117352245"/>
      <w:r w:rsidRPr="0010106F">
        <w:rPr>
          <w:rFonts w:ascii="Arial" w:hAnsi="Arial"/>
        </w:rPr>
        <w:t>QUALITY ASSURANCE PROVISIONS</w:t>
      </w:r>
      <w:bookmarkEnd w:id="4884"/>
      <w:bookmarkEnd w:id="4885"/>
    </w:p>
    <w:p w14:paraId="4BB64804" w14:textId="77777777" w:rsidR="00CD112F" w:rsidRPr="0010106F" w:rsidRDefault="00CD112F" w:rsidP="000656E2">
      <w:pPr>
        <w:pStyle w:val="Text1"/>
      </w:pPr>
      <w:r w:rsidRPr="0010106F">
        <w:t>Quality assurance provision shall comply with the requirements of Technical Requirements, with the following additional requirements:</w:t>
      </w:r>
    </w:p>
    <w:p w14:paraId="4BB64805" w14:textId="77777777" w:rsidR="00CD112F" w:rsidRPr="0010106F" w:rsidRDefault="00CD112F" w:rsidP="006536AE">
      <w:pPr>
        <w:pStyle w:val="List1"/>
        <w:numPr>
          <w:ilvl w:val="0"/>
          <w:numId w:val="41"/>
        </w:numPr>
        <w:tabs>
          <w:tab w:val="clear" w:pos="1080"/>
          <w:tab w:val="left" w:pos="1276"/>
        </w:tabs>
        <w:ind w:left="993" w:hanging="284"/>
      </w:pPr>
      <w:r w:rsidRPr="0010106F">
        <w:t>For cold-service thermal insulation, surfaces shall be approved by the Company Representative prior to application.</w:t>
      </w:r>
    </w:p>
    <w:p w14:paraId="4BB64806" w14:textId="77777777" w:rsidR="00CD112F" w:rsidRPr="0010106F" w:rsidRDefault="00CD112F" w:rsidP="006536AE">
      <w:pPr>
        <w:pStyle w:val="List1"/>
        <w:numPr>
          <w:ilvl w:val="0"/>
          <w:numId w:val="236"/>
        </w:numPr>
        <w:tabs>
          <w:tab w:val="clear" w:pos="1080"/>
          <w:tab w:val="left" w:pos="1276"/>
        </w:tabs>
        <w:ind w:left="993" w:hanging="284"/>
      </w:pPr>
      <w:r w:rsidRPr="0010106F">
        <w:t>The insulation Contractor shall give written notice to the Company at least 48 hours before the application of insulating materials, waterproofing, and completion of work.</w:t>
      </w:r>
    </w:p>
    <w:p w14:paraId="4BB64807" w14:textId="77777777" w:rsidR="00CD112F" w:rsidRPr="0010106F" w:rsidRDefault="00CD112F" w:rsidP="006536AE">
      <w:pPr>
        <w:pStyle w:val="List1"/>
        <w:numPr>
          <w:ilvl w:val="0"/>
          <w:numId w:val="236"/>
        </w:numPr>
        <w:tabs>
          <w:tab w:val="clear" w:pos="1080"/>
          <w:tab w:val="left" w:pos="1276"/>
        </w:tabs>
        <w:ind w:left="993" w:hanging="284"/>
      </w:pPr>
      <w:r w:rsidRPr="0010106F">
        <w:t>Insulation shall be inspected by the Company Representative:</w:t>
      </w:r>
    </w:p>
    <w:p w14:paraId="4BB64808" w14:textId="77777777" w:rsidR="00CD112F" w:rsidRPr="0010106F" w:rsidRDefault="00CD112F" w:rsidP="006536AE">
      <w:pPr>
        <w:pStyle w:val="ListAlpha1"/>
        <w:numPr>
          <w:ilvl w:val="1"/>
          <w:numId w:val="236"/>
        </w:numPr>
        <w:tabs>
          <w:tab w:val="clear" w:pos="1080"/>
          <w:tab w:val="left" w:pos="1276"/>
        </w:tabs>
        <w:ind w:left="993" w:firstLine="0"/>
      </w:pPr>
      <w:r w:rsidRPr="0010106F">
        <w:t>before the weatherproofing jacket has been applied; and</w:t>
      </w:r>
    </w:p>
    <w:p w14:paraId="4BB64809" w14:textId="77777777" w:rsidR="00CD112F" w:rsidRPr="0010106F" w:rsidRDefault="00CD112F" w:rsidP="006536AE">
      <w:pPr>
        <w:pStyle w:val="ListAlpha1"/>
        <w:tabs>
          <w:tab w:val="clear" w:pos="1080"/>
          <w:tab w:val="left" w:pos="1276"/>
        </w:tabs>
        <w:ind w:left="993" w:firstLine="0"/>
      </w:pPr>
      <w:r w:rsidRPr="0010106F">
        <w:t>after the weatherproofing jacket has been applied.</w:t>
      </w:r>
    </w:p>
    <w:p w14:paraId="4BB6480A" w14:textId="77777777" w:rsidR="00CD112F" w:rsidRPr="0010106F" w:rsidRDefault="00CD112F" w:rsidP="006536AE">
      <w:pPr>
        <w:pStyle w:val="List1"/>
        <w:numPr>
          <w:ilvl w:val="0"/>
          <w:numId w:val="236"/>
        </w:numPr>
        <w:tabs>
          <w:tab w:val="clear" w:pos="1080"/>
          <w:tab w:val="left" w:pos="1276"/>
        </w:tabs>
        <w:ind w:left="993" w:hanging="284"/>
      </w:pPr>
      <w:r w:rsidRPr="0010106F">
        <w:t>Deficiencies found as a result of inspections shall be repaired by the Contractor at no extra cost to the Company.</w:t>
      </w:r>
    </w:p>
    <w:p w14:paraId="4BB6480B" w14:textId="77777777" w:rsidR="00CD112F" w:rsidRPr="0010106F" w:rsidRDefault="00CD112F" w:rsidP="006536AE">
      <w:pPr>
        <w:pStyle w:val="List1"/>
        <w:numPr>
          <w:ilvl w:val="0"/>
          <w:numId w:val="236"/>
        </w:numPr>
        <w:tabs>
          <w:tab w:val="clear" w:pos="1080"/>
          <w:tab w:val="left" w:pos="1276"/>
        </w:tabs>
        <w:ind w:left="993" w:hanging="284"/>
      </w:pPr>
      <w:r w:rsidRPr="0010106F">
        <w:t>Rework shall be inspected and approved by the Company Representative.</w:t>
      </w:r>
    </w:p>
    <w:p w14:paraId="4BB6480E" w14:textId="77777777" w:rsidR="00CD112F" w:rsidRPr="0010106F" w:rsidRDefault="00CD112F" w:rsidP="00F85E17">
      <w:pPr>
        <w:pStyle w:val="Heading1"/>
        <w:numPr>
          <w:ilvl w:val="0"/>
          <w:numId w:val="154"/>
        </w:numPr>
        <w:ind w:left="720" w:hanging="720"/>
        <w:rPr>
          <w:rFonts w:ascii="Arial" w:hAnsi="Arial"/>
        </w:rPr>
      </w:pPr>
      <w:bookmarkStart w:id="4886" w:name="_Toc322011416"/>
      <w:bookmarkStart w:id="4887" w:name="_Toc117352246"/>
      <w:r w:rsidRPr="0010106F">
        <w:rPr>
          <w:rFonts w:ascii="Arial" w:hAnsi="Arial"/>
        </w:rPr>
        <w:t>THICKNESS TABLES</w:t>
      </w:r>
      <w:bookmarkEnd w:id="4886"/>
      <w:bookmarkEnd w:id="4887"/>
    </w:p>
    <w:p w14:paraId="4BB6480F" w14:textId="77777777" w:rsidR="00D0332A" w:rsidRPr="0010106F" w:rsidRDefault="00CD112F" w:rsidP="00AD51BE">
      <w:pPr>
        <w:pStyle w:val="Heading2"/>
      </w:pPr>
      <w:bookmarkStart w:id="4888" w:name="_Toc322011417"/>
      <w:bookmarkStart w:id="4889" w:name="_Toc117352247"/>
      <w:r w:rsidRPr="0010106F">
        <w:t>Heat Conservation Thickness Table</w:t>
      </w:r>
      <w:bookmarkEnd w:id="4888"/>
      <w:bookmarkEnd w:id="4889"/>
    </w:p>
    <w:p w14:paraId="4BB64810" w14:textId="77777777" w:rsidR="00CD112F" w:rsidRPr="0010106F" w:rsidRDefault="00CD112F" w:rsidP="00C67834">
      <w:pPr>
        <w:pStyle w:val="Text1Bold"/>
        <w:rPr>
          <w:b w:val="0"/>
        </w:rPr>
      </w:pPr>
      <w:r w:rsidRPr="0010106F">
        <w:rPr>
          <w:b w:val="0"/>
        </w:rPr>
        <w:t>Material</w:t>
      </w:r>
      <w:r w:rsidRPr="0010106F">
        <w:rPr>
          <w:b w:val="0"/>
        </w:rPr>
        <w:tab/>
      </w:r>
      <w:r w:rsidRPr="0010106F">
        <w:rPr>
          <w:b w:val="0"/>
        </w:rPr>
        <w:tab/>
        <w:t>High Density Mineral Wool</w:t>
      </w:r>
    </w:p>
    <w:p w14:paraId="4BB64811" w14:textId="77777777" w:rsidR="00CD112F" w:rsidRPr="0010106F" w:rsidRDefault="00CD112F" w:rsidP="00C67834">
      <w:pPr>
        <w:pStyle w:val="Text1Bold"/>
        <w:rPr>
          <w:b w:val="0"/>
        </w:rPr>
      </w:pPr>
      <w:r w:rsidRPr="0010106F">
        <w:rPr>
          <w:b w:val="0"/>
        </w:rPr>
        <w:t>Density</w:t>
      </w:r>
      <w:r w:rsidRPr="0010106F">
        <w:rPr>
          <w:b w:val="0"/>
        </w:rPr>
        <w:tab/>
      </w:r>
      <w:r w:rsidRPr="0010106F">
        <w:rPr>
          <w:b w:val="0"/>
        </w:rPr>
        <w:tab/>
      </w:r>
      <w:r w:rsidRPr="0010106F">
        <w:rPr>
          <w:b w:val="0"/>
        </w:rPr>
        <w:tab/>
        <w:t>Up to 24</w:t>
      </w:r>
      <w:r w:rsidR="00314BAB" w:rsidRPr="0010106F">
        <w:rPr>
          <w:b w:val="0"/>
        </w:rPr>
        <w:t xml:space="preserve"> inches</w:t>
      </w:r>
      <w:r w:rsidRPr="0010106F">
        <w:rPr>
          <w:b w:val="0"/>
        </w:rPr>
        <w:t xml:space="preserve"> NB = 100 to 120 kg/m³</w:t>
      </w:r>
    </w:p>
    <w:p w14:paraId="4BB64812" w14:textId="77777777" w:rsidR="00D0332A" w:rsidRPr="000C4C8B" w:rsidRDefault="00CD112F" w:rsidP="00AD51BE">
      <w:pPr>
        <w:pStyle w:val="Text1Bold"/>
        <w:ind w:left="2160" w:firstLine="720"/>
        <w:rPr>
          <w:b w:val="0"/>
        </w:rPr>
      </w:pPr>
      <w:r w:rsidRPr="000C4C8B">
        <w:rPr>
          <w:b w:val="0"/>
        </w:rPr>
        <w:t>26</w:t>
      </w:r>
      <w:r w:rsidR="00314BAB" w:rsidRPr="000C4C8B">
        <w:rPr>
          <w:b w:val="0"/>
        </w:rPr>
        <w:t xml:space="preserve"> inches</w:t>
      </w:r>
      <w:r w:rsidRPr="000C4C8B">
        <w:rPr>
          <w:b w:val="0"/>
        </w:rPr>
        <w:t xml:space="preserve"> NB &amp; Larger = 100 kg/m³</w:t>
      </w:r>
    </w:p>
    <w:tbl>
      <w:tblPr>
        <w:tblW w:w="9545" w:type="dxa"/>
        <w:tblLayout w:type="fixed"/>
        <w:tblLook w:val="0000" w:firstRow="0" w:lastRow="0" w:firstColumn="0" w:lastColumn="0" w:noHBand="0" w:noVBand="0"/>
      </w:tblPr>
      <w:tblGrid>
        <w:gridCol w:w="811"/>
        <w:gridCol w:w="1457"/>
        <w:gridCol w:w="1260"/>
        <w:gridCol w:w="1093"/>
        <w:gridCol w:w="1157"/>
        <w:gridCol w:w="1259"/>
        <w:gridCol w:w="1259"/>
        <w:gridCol w:w="1249"/>
      </w:tblGrid>
      <w:tr w:rsidR="005A6C30" w:rsidRPr="0010106F" w14:paraId="4BB64814" w14:textId="77777777" w:rsidTr="00AD51BE">
        <w:trPr>
          <w:trHeight w:val="369"/>
        </w:trPr>
        <w:tc>
          <w:tcPr>
            <w:tcW w:w="9545" w:type="dxa"/>
            <w:gridSpan w:val="8"/>
            <w:tcBorders>
              <w:top w:val="nil"/>
              <w:left w:val="nil"/>
              <w:bottom w:val="single" w:sz="4" w:space="0" w:color="auto"/>
              <w:right w:val="nil"/>
            </w:tcBorders>
          </w:tcPr>
          <w:p w14:paraId="4BB64813" w14:textId="42BC19C4" w:rsidR="005A6C30" w:rsidRPr="0010106F" w:rsidRDefault="005A6C30" w:rsidP="006C7644">
            <w:pPr>
              <w:pStyle w:val="TableTitle1"/>
              <w:numPr>
                <w:ilvl w:val="0"/>
                <w:numId w:val="0"/>
              </w:numPr>
              <w:spacing w:before="0"/>
              <w:rPr>
                <w:color w:val="auto"/>
              </w:rPr>
            </w:pPr>
            <w:r w:rsidRPr="000C4C8B">
              <w:rPr>
                <w:color w:val="auto"/>
              </w:rPr>
              <w:t xml:space="preserve">Table </w:t>
            </w:r>
            <w:r w:rsidR="00CC547F">
              <w:rPr>
                <w:color w:val="auto"/>
              </w:rPr>
              <w:t>6</w:t>
            </w:r>
            <w:r w:rsidRPr="000C4C8B">
              <w:rPr>
                <w:color w:val="auto"/>
              </w:rPr>
              <w:t>: Heat Conservation Thickness Table</w:t>
            </w:r>
            <w:r w:rsidRPr="0010106F">
              <w:rPr>
                <w:color w:val="auto"/>
              </w:rPr>
              <w:t xml:space="preserve"> </w:t>
            </w:r>
          </w:p>
        </w:tc>
      </w:tr>
      <w:tr w:rsidR="005A6C30" w:rsidRPr="0010106F" w14:paraId="4BB64817" w14:textId="77777777" w:rsidTr="00AD51BE">
        <w:trPr>
          <w:trHeight w:val="107"/>
        </w:trPr>
        <w:tc>
          <w:tcPr>
            <w:tcW w:w="2268" w:type="dxa"/>
            <w:gridSpan w:val="2"/>
            <w:tcBorders>
              <w:top w:val="single" w:sz="4" w:space="0" w:color="auto"/>
              <w:left w:val="single" w:sz="4" w:space="0" w:color="auto"/>
              <w:bottom w:val="single" w:sz="4" w:space="0" w:color="auto"/>
              <w:right w:val="single" w:sz="4" w:space="0" w:color="auto"/>
            </w:tcBorders>
          </w:tcPr>
          <w:p w14:paraId="4BB64815" w14:textId="77777777" w:rsidR="005A6C30" w:rsidRPr="0010106F" w:rsidRDefault="005A6C30" w:rsidP="00221083">
            <w:pPr>
              <w:pStyle w:val="CellHeadingCentered"/>
              <w:rPr>
                <w:color w:val="auto"/>
              </w:rPr>
            </w:pPr>
            <w:r w:rsidRPr="0010106F">
              <w:rPr>
                <w:color w:val="auto"/>
              </w:rPr>
              <w:t>SIZE</w:t>
            </w:r>
          </w:p>
        </w:tc>
        <w:tc>
          <w:tcPr>
            <w:tcW w:w="7277" w:type="dxa"/>
            <w:gridSpan w:val="6"/>
            <w:tcBorders>
              <w:top w:val="single" w:sz="4" w:space="0" w:color="auto"/>
              <w:left w:val="single" w:sz="4" w:space="0" w:color="auto"/>
              <w:bottom w:val="single" w:sz="4" w:space="0" w:color="auto"/>
              <w:right w:val="single" w:sz="4" w:space="0" w:color="auto"/>
            </w:tcBorders>
          </w:tcPr>
          <w:p w14:paraId="4BB64816" w14:textId="77777777" w:rsidR="005A6C30" w:rsidRPr="0010106F" w:rsidRDefault="005A6C30" w:rsidP="00221083">
            <w:pPr>
              <w:pStyle w:val="CellHeadingCentered"/>
              <w:rPr>
                <w:color w:val="auto"/>
              </w:rPr>
            </w:pPr>
            <w:r w:rsidRPr="0010106F">
              <w:rPr>
                <w:color w:val="auto"/>
              </w:rPr>
              <w:t>OPERATING TEMPERATURE  (Deg.C.)</w:t>
            </w:r>
          </w:p>
        </w:tc>
      </w:tr>
      <w:tr w:rsidR="005A6C30" w:rsidRPr="0010106F" w14:paraId="4BB64820" w14:textId="77777777" w:rsidTr="00AD51BE">
        <w:trPr>
          <w:trHeight w:val="240"/>
        </w:trPr>
        <w:tc>
          <w:tcPr>
            <w:tcW w:w="811" w:type="dxa"/>
            <w:tcBorders>
              <w:top w:val="single" w:sz="4" w:space="0" w:color="auto"/>
              <w:left w:val="single" w:sz="4" w:space="0" w:color="auto"/>
              <w:bottom w:val="single" w:sz="4" w:space="0" w:color="auto"/>
              <w:right w:val="single" w:sz="4" w:space="0" w:color="auto"/>
            </w:tcBorders>
          </w:tcPr>
          <w:p w14:paraId="4BB64818" w14:textId="77777777" w:rsidR="005A6C30" w:rsidRPr="0010106F" w:rsidRDefault="005A6C30" w:rsidP="00221083">
            <w:pPr>
              <w:pStyle w:val="CellHeadingCentered"/>
              <w:rPr>
                <w:color w:val="auto"/>
              </w:rPr>
            </w:pPr>
            <w:r w:rsidRPr="0010106F">
              <w:rPr>
                <w:color w:val="auto"/>
              </w:rPr>
              <w:t>DN</w:t>
            </w:r>
          </w:p>
        </w:tc>
        <w:tc>
          <w:tcPr>
            <w:tcW w:w="1457" w:type="dxa"/>
            <w:tcBorders>
              <w:top w:val="single" w:sz="4" w:space="0" w:color="auto"/>
              <w:left w:val="single" w:sz="4" w:space="0" w:color="auto"/>
              <w:bottom w:val="single" w:sz="4" w:space="0" w:color="auto"/>
              <w:right w:val="single" w:sz="4" w:space="0" w:color="auto"/>
            </w:tcBorders>
          </w:tcPr>
          <w:p w14:paraId="4BB64819" w14:textId="77777777" w:rsidR="005A6C30" w:rsidRPr="0010106F" w:rsidRDefault="005A6C30" w:rsidP="00221083">
            <w:pPr>
              <w:pStyle w:val="CellHeadingCentered"/>
              <w:tabs>
                <w:tab w:val="left" w:pos="1259"/>
              </w:tabs>
              <w:rPr>
                <w:color w:val="auto"/>
                <w:sz w:val="16"/>
              </w:rPr>
            </w:pPr>
            <w:r w:rsidRPr="0010106F">
              <w:rPr>
                <w:color w:val="auto"/>
              </w:rPr>
              <w:t>NPS</w:t>
            </w:r>
            <w:r w:rsidRPr="0010106F">
              <w:rPr>
                <w:color w:val="auto"/>
                <w:lang w:val="ru-RU"/>
              </w:rPr>
              <w:t xml:space="preserve"> </w:t>
            </w:r>
            <w:r w:rsidRPr="0010106F">
              <w:rPr>
                <w:color w:val="auto"/>
                <w:sz w:val="16"/>
              </w:rPr>
              <w:t>(INCHES)</w:t>
            </w:r>
          </w:p>
        </w:tc>
        <w:tc>
          <w:tcPr>
            <w:tcW w:w="1260" w:type="dxa"/>
            <w:tcBorders>
              <w:top w:val="single" w:sz="4" w:space="0" w:color="auto"/>
              <w:left w:val="single" w:sz="4" w:space="0" w:color="auto"/>
              <w:bottom w:val="single" w:sz="4" w:space="0" w:color="auto"/>
              <w:right w:val="single" w:sz="4" w:space="0" w:color="auto"/>
            </w:tcBorders>
          </w:tcPr>
          <w:p w14:paraId="4BB6481A" w14:textId="77777777" w:rsidR="005A6C30" w:rsidRPr="0010106F" w:rsidRDefault="005A6C30" w:rsidP="00221083">
            <w:pPr>
              <w:pStyle w:val="CellHeadingCentered"/>
              <w:rPr>
                <w:color w:val="auto"/>
              </w:rPr>
            </w:pPr>
            <w:r w:rsidRPr="0010106F">
              <w:rPr>
                <w:color w:val="auto"/>
              </w:rPr>
              <w:t>AMB to 50</w:t>
            </w:r>
          </w:p>
        </w:tc>
        <w:tc>
          <w:tcPr>
            <w:tcW w:w="1093" w:type="dxa"/>
            <w:tcBorders>
              <w:top w:val="single" w:sz="4" w:space="0" w:color="auto"/>
              <w:left w:val="single" w:sz="4" w:space="0" w:color="auto"/>
              <w:bottom w:val="single" w:sz="4" w:space="0" w:color="auto"/>
              <w:right w:val="single" w:sz="4" w:space="0" w:color="auto"/>
            </w:tcBorders>
          </w:tcPr>
          <w:p w14:paraId="4BB6481B" w14:textId="77777777" w:rsidR="005A6C30" w:rsidRPr="0010106F" w:rsidRDefault="005A6C30" w:rsidP="00221083">
            <w:pPr>
              <w:pStyle w:val="CellHeadingCentered"/>
              <w:rPr>
                <w:color w:val="auto"/>
              </w:rPr>
            </w:pPr>
            <w:r w:rsidRPr="0010106F">
              <w:rPr>
                <w:color w:val="auto"/>
              </w:rPr>
              <w:t>51</w:t>
            </w:r>
            <w:r w:rsidRPr="0010106F">
              <w:rPr>
                <w:color w:val="auto"/>
                <w:lang w:val="en-GB"/>
              </w:rPr>
              <w:t xml:space="preserve"> </w:t>
            </w:r>
            <w:r w:rsidRPr="0010106F">
              <w:rPr>
                <w:color w:val="auto"/>
              </w:rPr>
              <w:t>to 100</w:t>
            </w:r>
          </w:p>
        </w:tc>
        <w:tc>
          <w:tcPr>
            <w:tcW w:w="1157" w:type="dxa"/>
            <w:tcBorders>
              <w:top w:val="single" w:sz="4" w:space="0" w:color="auto"/>
              <w:left w:val="single" w:sz="4" w:space="0" w:color="auto"/>
              <w:bottom w:val="single" w:sz="4" w:space="0" w:color="auto"/>
              <w:right w:val="single" w:sz="4" w:space="0" w:color="auto"/>
            </w:tcBorders>
          </w:tcPr>
          <w:p w14:paraId="4BB6481C" w14:textId="77777777" w:rsidR="00D0332A" w:rsidRPr="0010106F" w:rsidRDefault="005A6C30" w:rsidP="00AD51BE">
            <w:pPr>
              <w:pStyle w:val="CellHeadingCentered"/>
              <w:ind w:left="-121" w:right="-108"/>
              <w:rPr>
                <w:color w:val="auto"/>
              </w:rPr>
            </w:pPr>
            <w:r w:rsidRPr="0010106F">
              <w:rPr>
                <w:color w:val="auto"/>
              </w:rPr>
              <w:t>101 to 150</w:t>
            </w:r>
          </w:p>
        </w:tc>
        <w:tc>
          <w:tcPr>
            <w:tcW w:w="1259" w:type="dxa"/>
            <w:tcBorders>
              <w:top w:val="single" w:sz="4" w:space="0" w:color="auto"/>
              <w:left w:val="single" w:sz="4" w:space="0" w:color="auto"/>
              <w:bottom w:val="single" w:sz="4" w:space="0" w:color="auto"/>
              <w:right w:val="single" w:sz="4" w:space="0" w:color="auto"/>
            </w:tcBorders>
          </w:tcPr>
          <w:p w14:paraId="4BB6481D" w14:textId="77777777" w:rsidR="005A6C30" w:rsidRPr="0010106F" w:rsidRDefault="005A6C30" w:rsidP="00221083">
            <w:pPr>
              <w:pStyle w:val="CellHeadingCentered"/>
              <w:rPr>
                <w:color w:val="auto"/>
              </w:rPr>
            </w:pPr>
            <w:r w:rsidRPr="0010106F">
              <w:rPr>
                <w:color w:val="auto"/>
              </w:rPr>
              <w:t>151 to 200</w:t>
            </w:r>
          </w:p>
        </w:tc>
        <w:tc>
          <w:tcPr>
            <w:tcW w:w="1259" w:type="dxa"/>
            <w:tcBorders>
              <w:top w:val="single" w:sz="4" w:space="0" w:color="auto"/>
              <w:left w:val="single" w:sz="4" w:space="0" w:color="auto"/>
              <w:bottom w:val="single" w:sz="4" w:space="0" w:color="auto"/>
              <w:right w:val="single" w:sz="4" w:space="0" w:color="auto"/>
            </w:tcBorders>
          </w:tcPr>
          <w:p w14:paraId="4BB6481E" w14:textId="77777777" w:rsidR="005A6C30" w:rsidRPr="0010106F" w:rsidRDefault="005A6C30" w:rsidP="00221083">
            <w:pPr>
              <w:pStyle w:val="CellHeadingCentered"/>
              <w:rPr>
                <w:color w:val="auto"/>
              </w:rPr>
            </w:pPr>
            <w:r w:rsidRPr="0010106F">
              <w:rPr>
                <w:color w:val="auto"/>
              </w:rPr>
              <w:t>201</w:t>
            </w:r>
            <w:r w:rsidRPr="0010106F">
              <w:rPr>
                <w:color w:val="auto"/>
                <w:lang w:val="en-GB"/>
              </w:rPr>
              <w:t xml:space="preserve"> </w:t>
            </w:r>
            <w:r w:rsidRPr="0010106F">
              <w:rPr>
                <w:color w:val="auto"/>
              </w:rPr>
              <w:t xml:space="preserve"> to 250</w:t>
            </w:r>
          </w:p>
        </w:tc>
        <w:tc>
          <w:tcPr>
            <w:tcW w:w="1249" w:type="dxa"/>
            <w:tcBorders>
              <w:top w:val="single" w:sz="4" w:space="0" w:color="auto"/>
              <w:left w:val="single" w:sz="4" w:space="0" w:color="auto"/>
              <w:bottom w:val="single" w:sz="4" w:space="0" w:color="auto"/>
              <w:right w:val="single" w:sz="4" w:space="0" w:color="auto"/>
            </w:tcBorders>
          </w:tcPr>
          <w:p w14:paraId="4BB6481F" w14:textId="77777777" w:rsidR="005A6C30" w:rsidRPr="0010106F" w:rsidRDefault="005A6C30" w:rsidP="00221083">
            <w:pPr>
              <w:pStyle w:val="CellHeadingCentered"/>
              <w:rPr>
                <w:color w:val="auto"/>
              </w:rPr>
            </w:pPr>
            <w:r w:rsidRPr="0010106F">
              <w:rPr>
                <w:color w:val="auto"/>
              </w:rPr>
              <w:t xml:space="preserve">251 to </w:t>
            </w:r>
            <w:r w:rsidRPr="0010106F">
              <w:rPr>
                <w:color w:val="auto"/>
                <w:lang w:val="en-GB"/>
              </w:rPr>
              <w:t>400</w:t>
            </w:r>
          </w:p>
        </w:tc>
      </w:tr>
      <w:tr w:rsidR="005A6C30" w:rsidRPr="0010106F" w14:paraId="4BB64829" w14:textId="77777777" w:rsidTr="00AD51B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trPr>
        <w:tc>
          <w:tcPr>
            <w:tcW w:w="811" w:type="dxa"/>
            <w:tcBorders>
              <w:top w:val="single" w:sz="4" w:space="0" w:color="auto"/>
              <w:left w:val="single" w:sz="4" w:space="0" w:color="auto"/>
              <w:bottom w:val="single" w:sz="4" w:space="0" w:color="auto"/>
              <w:right w:val="single" w:sz="4" w:space="0" w:color="auto"/>
            </w:tcBorders>
          </w:tcPr>
          <w:p w14:paraId="4BB64821" w14:textId="77777777" w:rsidR="005A6C30" w:rsidRPr="0010106F" w:rsidRDefault="005A6C30" w:rsidP="00221083">
            <w:pPr>
              <w:pStyle w:val="CellBodyCentered"/>
              <w:spacing w:line="260" w:lineRule="atLeast"/>
              <w:rPr>
                <w:color w:val="auto"/>
              </w:rPr>
            </w:pPr>
            <w:r w:rsidRPr="0010106F">
              <w:rPr>
                <w:color w:val="auto"/>
              </w:rPr>
              <w:t>15</w:t>
            </w:r>
          </w:p>
        </w:tc>
        <w:tc>
          <w:tcPr>
            <w:tcW w:w="1457" w:type="dxa"/>
            <w:tcBorders>
              <w:top w:val="single" w:sz="4" w:space="0" w:color="auto"/>
              <w:left w:val="single" w:sz="4" w:space="0" w:color="auto"/>
              <w:bottom w:val="single" w:sz="4" w:space="0" w:color="auto"/>
              <w:right w:val="single" w:sz="4" w:space="0" w:color="auto"/>
            </w:tcBorders>
          </w:tcPr>
          <w:p w14:paraId="4BB64822" w14:textId="77777777" w:rsidR="005A6C30" w:rsidRPr="0010106F" w:rsidRDefault="005A6C30" w:rsidP="00221083">
            <w:pPr>
              <w:pStyle w:val="CellBodyCentered"/>
              <w:spacing w:line="260" w:lineRule="atLeast"/>
              <w:rPr>
                <w:color w:val="auto"/>
              </w:rPr>
            </w:pPr>
            <w:r w:rsidRPr="0010106F">
              <w:rPr>
                <w:color w:val="auto"/>
              </w:rPr>
              <w:t>½</w:t>
            </w:r>
          </w:p>
        </w:tc>
        <w:tc>
          <w:tcPr>
            <w:tcW w:w="1260" w:type="dxa"/>
            <w:tcBorders>
              <w:top w:val="single" w:sz="4" w:space="0" w:color="auto"/>
              <w:left w:val="single" w:sz="4" w:space="0" w:color="auto"/>
              <w:right w:val="single" w:sz="4" w:space="0" w:color="auto"/>
            </w:tcBorders>
          </w:tcPr>
          <w:p w14:paraId="4BB64823"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093" w:type="dxa"/>
            <w:tcBorders>
              <w:top w:val="single" w:sz="4" w:space="0" w:color="auto"/>
              <w:left w:val="single" w:sz="4" w:space="0" w:color="auto"/>
              <w:right w:val="single" w:sz="4" w:space="0" w:color="auto"/>
            </w:tcBorders>
          </w:tcPr>
          <w:p w14:paraId="4BB64824"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157" w:type="dxa"/>
            <w:tcBorders>
              <w:top w:val="single" w:sz="4" w:space="0" w:color="auto"/>
              <w:left w:val="single" w:sz="4" w:space="0" w:color="auto"/>
              <w:right w:val="single" w:sz="4" w:space="0" w:color="auto"/>
            </w:tcBorders>
          </w:tcPr>
          <w:p w14:paraId="4BB64825"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259" w:type="dxa"/>
            <w:tcBorders>
              <w:top w:val="single" w:sz="4" w:space="0" w:color="auto"/>
              <w:left w:val="single" w:sz="4" w:space="0" w:color="auto"/>
              <w:bottom w:val="single" w:sz="4" w:space="0" w:color="auto"/>
              <w:right w:val="single" w:sz="4" w:space="0" w:color="auto"/>
            </w:tcBorders>
          </w:tcPr>
          <w:p w14:paraId="4BB64826"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27" w14:textId="77777777" w:rsidR="005A6C30" w:rsidRPr="0010106F" w:rsidRDefault="005A6C30" w:rsidP="00221083">
            <w:pPr>
              <w:pStyle w:val="CellBodyCentered"/>
              <w:spacing w:line="260" w:lineRule="atLeast"/>
              <w:rPr>
                <w:color w:val="auto"/>
              </w:rPr>
            </w:pPr>
            <w:r w:rsidRPr="0010106F">
              <w:rPr>
                <w:color w:val="auto"/>
              </w:rPr>
              <w:t>40</w:t>
            </w:r>
          </w:p>
        </w:tc>
        <w:tc>
          <w:tcPr>
            <w:tcW w:w="1249" w:type="dxa"/>
            <w:tcBorders>
              <w:top w:val="single" w:sz="4" w:space="0" w:color="auto"/>
              <w:left w:val="single" w:sz="4" w:space="0" w:color="auto"/>
              <w:bottom w:val="single" w:sz="4" w:space="0" w:color="auto"/>
              <w:right w:val="single" w:sz="4" w:space="0" w:color="auto"/>
            </w:tcBorders>
          </w:tcPr>
          <w:p w14:paraId="4BB64828" w14:textId="77777777" w:rsidR="005A6C30" w:rsidRPr="0010106F" w:rsidRDefault="005A6C30" w:rsidP="00221083">
            <w:pPr>
              <w:pStyle w:val="CellBodyCentered"/>
              <w:spacing w:line="260" w:lineRule="atLeast"/>
              <w:rPr>
                <w:color w:val="auto"/>
              </w:rPr>
            </w:pPr>
            <w:r w:rsidRPr="0010106F">
              <w:rPr>
                <w:color w:val="auto"/>
              </w:rPr>
              <w:t>50</w:t>
            </w:r>
          </w:p>
        </w:tc>
      </w:tr>
      <w:tr w:rsidR="005A6C30" w:rsidRPr="0010106F" w14:paraId="4BB64832" w14:textId="77777777" w:rsidTr="00AD51B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4"/>
        </w:trPr>
        <w:tc>
          <w:tcPr>
            <w:tcW w:w="811" w:type="dxa"/>
            <w:tcBorders>
              <w:top w:val="single" w:sz="4" w:space="0" w:color="auto"/>
              <w:left w:val="single" w:sz="4" w:space="0" w:color="auto"/>
              <w:bottom w:val="single" w:sz="4" w:space="0" w:color="auto"/>
              <w:right w:val="single" w:sz="4" w:space="0" w:color="auto"/>
            </w:tcBorders>
          </w:tcPr>
          <w:p w14:paraId="4BB6482A" w14:textId="77777777" w:rsidR="005A6C30" w:rsidRPr="0010106F" w:rsidRDefault="005A6C30" w:rsidP="00221083">
            <w:pPr>
              <w:pStyle w:val="CellBodyCentered"/>
              <w:spacing w:line="260" w:lineRule="atLeast"/>
              <w:rPr>
                <w:color w:val="auto"/>
              </w:rPr>
            </w:pPr>
            <w:r w:rsidRPr="0010106F">
              <w:rPr>
                <w:color w:val="auto"/>
              </w:rPr>
              <w:t>20</w:t>
            </w:r>
          </w:p>
        </w:tc>
        <w:tc>
          <w:tcPr>
            <w:tcW w:w="1457" w:type="dxa"/>
            <w:tcBorders>
              <w:top w:val="single" w:sz="4" w:space="0" w:color="auto"/>
              <w:left w:val="single" w:sz="4" w:space="0" w:color="auto"/>
              <w:bottom w:val="single" w:sz="4" w:space="0" w:color="auto"/>
              <w:right w:val="single" w:sz="4" w:space="0" w:color="auto"/>
            </w:tcBorders>
          </w:tcPr>
          <w:p w14:paraId="4BB6482B" w14:textId="77777777" w:rsidR="005A6C30" w:rsidRPr="0010106F" w:rsidRDefault="005A6C30" w:rsidP="00221083">
            <w:pPr>
              <w:pStyle w:val="CellBodyCentered"/>
              <w:spacing w:line="260" w:lineRule="atLeast"/>
              <w:rPr>
                <w:color w:val="auto"/>
              </w:rPr>
            </w:pPr>
            <w:r w:rsidRPr="0010106F">
              <w:rPr>
                <w:color w:val="auto"/>
              </w:rPr>
              <w:t>¾</w:t>
            </w:r>
          </w:p>
        </w:tc>
        <w:tc>
          <w:tcPr>
            <w:tcW w:w="1260" w:type="dxa"/>
            <w:tcBorders>
              <w:left w:val="single" w:sz="4" w:space="0" w:color="auto"/>
              <w:right w:val="single" w:sz="4" w:space="0" w:color="auto"/>
            </w:tcBorders>
          </w:tcPr>
          <w:p w14:paraId="4BB6482C"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093" w:type="dxa"/>
            <w:tcBorders>
              <w:left w:val="single" w:sz="4" w:space="0" w:color="auto"/>
              <w:right w:val="single" w:sz="4" w:space="0" w:color="auto"/>
            </w:tcBorders>
          </w:tcPr>
          <w:p w14:paraId="4BB6482D"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157" w:type="dxa"/>
            <w:tcBorders>
              <w:left w:val="single" w:sz="4" w:space="0" w:color="auto"/>
              <w:right w:val="single" w:sz="4" w:space="0" w:color="auto"/>
            </w:tcBorders>
          </w:tcPr>
          <w:p w14:paraId="4BB6482E"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259" w:type="dxa"/>
            <w:tcBorders>
              <w:top w:val="single" w:sz="4" w:space="0" w:color="auto"/>
              <w:left w:val="single" w:sz="4" w:space="0" w:color="auto"/>
              <w:bottom w:val="single" w:sz="4" w:space="0" w:color="auto"/>
              <w:right w:val="single" w:sz="4" w:space="0" w:color="auto"/>
            </w:tcBorders>
          </w:tcPr>
          <w:p w14:paraId="4BB6482F"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30" w14:textId="77777777" w:rsidR="005A6C30" w:rsidRPr="0010106F" w:rsidRDefault="005A6C30" w:rsidP="00221083">
            <w:pPr>
              <w:pStyle w:val="CellBodyCentered"/>
              <w:spacing w:line="260" w:lineRule="atLeast"/>
              <w:rPr>
                <w:color w:val="auto"/>
              </w:rPr>
            </w:pPr>
            <w:r w:rsidRPr="0010106F">
              <w:rPr>
                <w:color w:val="auto"/>
              </w:rPr>
              <w:t>40</w:t>
            </w:r>
          </w:p>
        </w:tc>
        <w:tc>
          <w:tcPr>
            <w:tcW w:w="1249" w:type="dxa"/>
            <w:tcBorders>
              <w:top w:val="single" w:sz="4" w:space="0" w:color="auto"/>
              <w:left w:val="single" w:sz="4" w:space="0" w:color="auto"/>
              <w:bottom w:val="single" w:sz="4" w:space="0" w:color="auto"/>
              <w:right w:val="single" w:sz="4" w:space="0" w:color="auto"/>
            </w:tcBorders>
          </w:tcPr>
          <w:p w14:paraId="4BB64831" w14:textId="77777777" w:rsidR="005A6C30" w:rsidRPr="0010106F" w:rsidRDefault="005A6C30" w:rsidP="00221083">
            <w:pPr>
              <w:pStyle w:val="CellBodyCentered"/>
              <w:spacing w:line="260" w:lineRule="atLeast"/>
              <w:rPr>
                <w:color w:val="auto"/>
              </w:rPr>
            </w:pPr>
            <w:r w:rsidRPr="0010106F">
              <w:rPr>
                <w:color w:val="auto"/>
              </w:rPr>
              <w:t>50</w:t>
            </w:r>
          </w:p>
        </w:tc>
      </w:tr>
      <w:tr w:rsidR="005A6C30" w:rsidRPr="0010106F" w14:paraId="4BB6483B" w14:textId="77777777" w:rsidTr="00AD51B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46"/>
        </w:trPr>
        <w:tc>
          <w:tcPr>
            <w:tcW w:w="811" w:type="dxa"/>
            <w:tcBorders>
              <w:top w:val="single" w:sz="4" w:space="0" w:color="auto"/>
              <w:left w:val="single" w:sz="4" w:space="0" w:color="auto"/>
              <w:bottom w:val="single" w:sz="4" w:space="0" w:color="auto"/>
              <w:right w:val="single" w:sz="4" w:space="0" w:color="auto"/>
            </w:tcBorders>
          </w:tcPr>
          <w:p w14:paraId="4BB64833" w14:textId="77777777" w:rsidR="005A6C30" w:rsidRPr="0010106F" w:rsidRDefault="005A6C30" w:rsidP="00221083">
            <w:pPr>
              <w:pStyle w:val="CellBodyCentered"/>
              <w:spacing w:line="260" w:lineRule="atLeast"/>
              <w:rPr>
                <w:color w:val="auto"/>
              </w:rPr>
            </w:pPr>
            <w:r w:rsidRPr="0010106F">
              <w:rPr>
                <w:color w:val="auto"/>
              </w:rPr>
              <w:t>25</w:t>
            </w:r>
          </w:p>
        </w:tc>
        <w:tc>
          <w:tcPr>
            <w:tcW w:w="1457" w:type="dxa"/>
            <w:tcBorders>
              <w:top w:val="single" w:sz="4" w:space="0" w:color="auto"/>
              <w:left w:val="single" w:sz="4" w:space="0" w:color="auto"/>
              <w:bottom w:val="single" w:sz="4" w:space="0" w:color="auto"/>
              <w:right w:val="single" w:sz="4" w:space="0" w:color="auto"/>
            </w:tcBorders>
          </w:tcPr>
          <w:p w14:paraId="4BB64834" w14:textId="77777777" w:rsidR="005A6C30" w:rsidRPr="0010106F" w:rsidRDefault="005A6C30" w:rsidP="00221083">
            <w:pPr>
              <w:pStyle w:val="CellBodyCentered"/>
              <w:spacing w:line="260" w:lineRule="atLeast"/>
              <w:rPr>
                <w:color w:val="auto"/>
              </w:rPr>
            </w:pPr>
            <w:r w:rsidRPr="0010106F">
              <w:rPr>
                <w:color w:val="auto"/>
              </w:rPr>
              <w:t>1</w:t>
            </w:r>
          </w:p>
        </w:tc>
        <w:tc>
          <w:tcPr>
            <w:tcW w:w="1260" w:type="dxa"/>
            <w:tcBorders>
              <w:left w:val="single" w:sz="4" w:space="0" w:color="auto"/>
              <w:right w:val="single" w:sz="4" w:space="0" w:color="auto"/>
            </w:tcBorders>
          </w:tcPr>
          <w:p w14:paraId="4BB64835"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093" w:type="dxa"/>
            <w:tcBorders>
              <w:left w:val="single" w:sz="4" w:space="0" w:color="auto"/>
              <w:right w:val="single" w:sz="4" w:space="0" w:color="auto"/>
            </w:tcBorders>
          </w:tcPr>
          <w:p w14:paraId="4BB64836"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157" w:type="dxa"/>
            <w:tcBorders>
              <w:left w:val="single" w:sz="4" w:space="0" w:color="auto"/>
              <w:right w:val="single" w:sz="4" w:space="0" w:color="auto"/>
            </w:tcBorders>
          </w:tcPr>
          <w:p w14:paraId="4BB64837"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259" w:type="dxa"/>
            <w:tcBorders>
              <w:top w:val="single" w:sz="4" w:space="0" w:color="auto"/>
              <w:left w:val="single" w:sz="4" w:space="0" w:color="auto"/>
              <w:bottom w:val="single" w:sz="4" w:space="0" w:color="auto"/>
              <w:right w:val="single" w:sz="4" w:space="0" w:color="auto"/>
            </w:tcBorders>
          </w:tcPr>
          <w:p w14:paraId="4BB64838"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39" w14:textId="77777777" w:rsidR="005A6C30" w:rsidRPr="0010106F" w:rsidRDefault="005A6C30" w:rsidP="00221083">
            <w:pPr>
              <w:pStyle w:val="CellBodyCentered"/>
              <w:spacing w:line="260" w:lineRule="atLeast"/>
              <w:rPr>
                <w:color w:val="auto"/>
              </w:rPr>
            </w:pPr>
            <w:r w:rsidRPr="0010106F">
              <w:rPr>
                <w:color w:val="auto"/>
              </w:rPr>
              <w:t>40</w:t>
            </w:r>
          </w:p>
        </w:tc>
        <w:tc>
          <w:tcPr>
            <w:tcW w:w="1249" w:type="dxa"/>
            <w:tcBorders>
              <w:top w:val="single" w:sz="4" w:space="0" w:color="auto"/>
              <w:left w:val="single" w:sz="4" w:space="0" w:color="auto"/>
              <w:bottom w:val="single" w:sz="4" w:space="0" w:color="auto"/>
              <w:right w:val="single" w:sz="4" w:space="0" w:color="auto"/>
            </w:tcBorders>
          </w:tcPr>
          <w:p w14:paraId="4BB6483A" w14:textId="77777777" w:rsidR="005A6C30" w:rsidRPr="0010106F" w:rsidRDefault="005A6C30" w:rsidP="00221083">
            <w:pPr>
              <w:pStyle w:val="CellBodyCentered"/>
              <w:spacing w:line="260" w:lineRule="atLeast"/>
              <w:rPr>
                <w:color w:val="auto"/>
              </w:rPr>
            </w:pPr>
            <w:r w:rsidRPr="0010106F">
              <w:rPr>
                <w:color w:val="auto"/>
              </w:rPr>
              <w:t>50</w:t>
            </w:r>
          </w:p>
        </w:tc>
      </w:tr>
      <w:tr w:rsidR="005A6C30" w:rsidRPr="0010106F" w14:paraId="4BB64844" w14:textId="77777777" w:rsidTr="00AD51B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5"/>
        </w:trPr>
        <w:tc>
          <w:tcPr>
            <w:tcW w:w="811" w:type="dxa"/>
            <w:tcBorders>
              <w:top w:val="single" w:sz="4" w:space="0" w:color="auto"/>
              <w:left w:val="single" w:sz="4" w:space="0" w:color="auto"/>
              <w:bottom w:val="single" w:sz="4" w:space="0" w:color="auto"/>
              <w:right w:val="single" w:sz="4" w:space="0" w:color="auto"/>
            </w:tcBorders>
          </w:tcPr>
          <w:p w14:paraId="4BB6483C" w14:textId="77777777" w:rsidR="005A6C30" w:rsidRPr="0010106F" w:rsidRDefault="005A6C30" w:rsidP="00221083">
            <w:pPr>
              <w:pStyle w:val="CellBodyCentered"/>
              <w:spacing w:line="260" w:lineRule="atLeast"/>
              <w:rPr>
                <w:color w:val="auto"/>
              </w:rPr>
            </w:pPr>
            <w:r w:rsidRPr="0010106F">
              <w:rPr>
                <w:color w:val="auto"/>
              </w:rPr>
              <w:t>40</w:t>
            </w:r>
          </w:p>
        </w:tc>
        <w:tc>
          <w:tcPr>
            <w:tcW w:w="1457" w:type="dxa"/>
            <w:tcBorders>
              <w:top w:val="single" w:sz="4" w:space="0" w:color="auto"/>
              <w:left w:val="single" w:sz="4" w:space="0" w:color="auto"/>
              <w:bottom w:val="single" w:sz="4" w:space="0" w:color="auto"/>
              <w:right w:val="single" w:sz="4" w:space="0" w:color="auto"/>
            </w:tcBorders>
          </w:tcPr>
          <w:p w14:paraId="4BB6483D" w14:textId="77777777" w:rsidR="005A6C30" w:rsidRPr="0010106F" w:rsidRDefault="005A6C30" w:rsidP="00221083">
            <w:pPr>
              <w:pStyle w:val="CellBodyCentered"/>
              <w:spacing w:line="260" w:lineRule="atLeast"/>
              <w:rPr>
                <w:color w:val="auto"/>
              </w:rPr>
            </w:pPr>
            <w:r w:rsidRPr="0010106F">
              <w:rPr>
                <w:color w:val="auto"/>
              </w:rPr>
              <w:t>1-1/2</w:t>
            </w:r>
          </w:p>
        </w:tc>
        <w:tc>
          <w:tcPr>
            <w:tcW w:w="1260" w:type="dxa"/>
            <w:tcBorders>
              <w:left w:val="single" w:sz="4" w:space="0" w:color="auto"/>
              <w:bottom w:val="single" w:sz="4" w:space="0" w:color="auto"/>
              <w:right w:val="single" w:sz="4" w:space="0" w:color="auto"/>
            </w:tcBorders>
          </w:tcPr>
          <w:p w14:paraId="4BB6483E"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093" w:type="dxa"/>
            <w:tcBorders>
              <w:left w:val="single" w:sz="4" w:space="0" w:color="auto"/>
              <w:bottom w:val="single" w:sz="4" w:space="0" w:color="auto"/>
              <w:right w:val="single" w:sz="4" w:space="0" w:color="auto"/>
            </w:tcBorders>
          </w:tcPr>
          <w:p w14:paraId="4BB6483F"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157" w:type="dxa"/>
            <w:tcBorders>
              <w:left w:val="single" w:sz="4" w:space="0" w:color="auto"/>
              <w:bottom w:val="single" w:sz="4" w:space="0" w:color="auto"/>
              <w:right w:val="single" w:sz="4" w:space="0" w:color="auto"/>
            </w:tcBorders>
          </w:tcPr>
          <w:p w14:paraId="4BB64840" w14:textId="77777777" w:rsidR="005A6C30" w:rsidRPr="0010106F" w:rsidRDefault="005A6C30" w:rsidP="00221083">
            <w:pPr>
              <w:pStyle w:val="CellBodyCentered"/>
              <w:spacing w:line="260" w:lineRule="atLeast"/>
              <w:rPr>
                <w:color w:val="auto"/>
                <w:lang w:val="ru-RU"/>
              </w:rPr>
            </w:pPr>
            <w:r w:rsidRPr="0010106F">
              <w:rPr>
                <w:color w:val="auto"/>
                <w:lang w:val="ru-RU"/>
              </w:rPr>
              <w:t>30</w:t>
            </w:r>
          </w:p>
        </w:tc>
        <w:tc>
          <w:tcPr>
            <w:tcW w:w="1259" w:type="dxa"/>
            <w:tcBorders>
              <w:top w:val="single" w:sz="4" w:space="0" w:color="auto"/>
              <w:left w:val="single" w:sz="4" w:space="0" w:color="auto"/>
              <w:bottom w:val="single" w:sz="4" w:space="0" w:color="auto"/>
              <w:right w:val="single" w:sz="4" w:space="0" w:color="auto"/>
            </w:tcBorders>
          </w:tcPr>
          <w:p w14:paraId="4BB64841"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42" w14:textId="77777777" w:rsidR="005A6C30" w:rsidRPr="0010106F" w:rsidRDefault="005A6C30" w:rsidP="00221083">
            <w:pPr>
              <w:pStyle w:val="CellBodyCentered"/>
              <w:spacing w:line="260" w:lineRule="atLeast"/>
              <w:rPr>
                <w:color w:val="auto"/>
              </w:rPr>
            </w:pPr>
            <w:r w:rsidRPr="0010106F">
              <w:rPr>
                <w:color w:val="auto"/>
              </w:rPr>
              <w:t>50</w:t>
            </w:r>
          </w:p>
        </w:tc>
        <w:tc>
          <w:tcPr>
            <w:tcW w:w="1249" w:type="dxa"/>
            <w:tcBorders>
              <w:top w:val="single" w:sz="4" w:space="0" w:color="auto"/>
              <w:left w:val="single" w:sz="4" w:space="0" w:color="auto"/>
              <w:bottom w:val="single" w:sz="4" w:space="0" w:color="auto"/>
              <w:right w:val="single" w:sz="4" w:space="0" w:color="auto"/>
            </w:tcBorders>
          </w:tcPr>
          <w:p w14:paraId="4BB64843" w14:textId="77777777" w:rsidR="005A6C30" w:rsidRPr="0010106F" w:rsidRDefault="005A6C30" w:rsidP="00221083">
            <w:pPr>
              <w:pStyle w:val="CellBodyCentered"/>
              <w:spacing w:line="260" w:lineRule="atLeast"/>
              <w:rPr>
                <w:color w:val="auto"/>
              </w:rPr>
            </w:pPr>
            <w:r w:rsidRPr="0010106F">
              <w:rPr>
                <w:color w:val="auto"/>
              </w:rPr>
              <w:t>60</w:t>
            </w:r>
          </w:p>
        </w:tc>
      </w:tr>
      <w:tr w:rsidR="005A6C30" w:rsidRPr="0010106F" w14:paraId="4BB6484D"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45" w14:textId="77777777" w:rsidR="005A6C30" w:rsidRPr="0010106F" w:rsidRDefault="005A6C30" w:rsidP="00221083">
            <w:pPr>
              <w:pStyle w:val="CellBodyCentered"/>
              <w:spacing w:line="260" w:lineRule="atLeast"/>
              <w:rPr>
                <w:color w:val="auto"/>
              </w:rPr>
            </w:pPr>
            <w:r w:rsidRPr="0010106F">
              <w:rPr>
                <w:color w:val="auto"/>
              </w:rPr>
              <w:t>50</w:t>
            </w:r>
          </w:p>
        </w:tc>
        <w:tc>
          <w:tcPr>
            <w:tcW w:w="1457" w:type="dxa"/>
            <w:tcBorders>
              <w:top w:val="single" w:sz="4" w:space="0" w:color="auto"/>
              <w:left w:val="single" w:sz="4" w:space="0" w:color="auto"/>
              <w:bottom w:val="single" w:sz="4" w:space="0" w:color="auto"/>
              <w:right w:val="single" w:sz="4" w:space="0" w:color="auto"/>
            </w:tcBorders>
          </w:tcPr>
          <w:p w14:paraId="4BB64846" w14:textId="77777777" w:rsidR="005A6C30" w:rsidRPr="0010106F" w:rsidRDefault="005A6C30" w:rsidP="00221083">
            <w:pPr>
              <w:pStyle w:val="CellBodyCentered"/>
              <w:spacing w:line="260" w:lineRule="atLeast"/>
              <w:rPr>
                <w:color w:val="auto"/>
              </w:rPr>
            </w:pPr>
            <w:r w:rsidRPr="0010106F">
              <w:rPr>
                <w:color w:val="auto"/>
              </w:rPr>
              <w:t>2</w:t>
            </w:r>
          </w:p>
        </w:tc>
        <w:tc>
          <w:tcPr>
            <w:tcW w:w="1260" w:type="dxa"/>
            <w:tcBorders>
              <w:top w:val="single" w:sz="4" w:space="0" w:color="auto"/>
              <w:left w:val="single" w:sz="4" w:space="0" w:color="auto"/>
              <w:bottom w:val="single" w:sz="4" w:space="0" w:color="auto"/>
              <w:right w:val="single" w:sz="4" w:space="0" w:color="auto"/>
            </w:tcBorders>
          </w:tcPr>
          <w:p w14:paraId="4BB64847" w14:textId="77777777" w:rsidR="005A6C30" w:rsidRPr="0010106F" w:rsidRDefault="005A6C30" w:rsidP="00221083">
            <w:pPr>
              <w:pStyle w:val="CellBodyCentered"/>
              <w:spacing w:line="260" w:lineRule="atLeast"/>
              <w:rPr>
                <w:color w:val="auto"/>
              </w:rPr>
            </w:pPr>
            <w:r w:rsidRPr="0010106F">
              <w:rPr>
                <w:color w:val="auto"/>
              </w:rPr>
              <w:t>40</w:t>
            </w:r>
          </w:p>
        </w:tc>
        <w:tc>
          <w:tcPr>
            <w:tcW w:w="1093" w:type="dxa"/>
            <w:tcBorders>
              <w:top w:val="single" w:sz="4" w:space="0" w:color="auto"/>
              <w:left w:val="single" w:sz="4" w:space="0" w:color="auto"/>
              <w:bottom w:val="single" w:sz="4" w:space="0" w:color="auto"/>
              <w:right w:val="single" w:sz="4" w:space="0" w:color="auto"/>
            </w:tcBorders>
          </w:tcPr>
          <w:p w14:paraId="4BB64848" w14:textId="77777777" w:rsidR="005A6C30" w:rsidRPr="0010106F" w:rsidRDefault="005A6C30" w:rsidP="00221083">
            <w:pPr>
              <w:pStyle w:val="CellBodyCentered"/>
              <w:spacing w:line="260" w:lineRule="atLeast"/>
              <w:rPr>
                <w:color w:val="auto"/>
              </w:rPr>
            </w:pPr>
            <w:r w:rsidRPr="0010106F">
              <w:rPr>
                <w:color w:val="auto"/>
              </w:rPr>
              <w:t>40</w:t>
            </w:r>
          </w:p>
        </w:tc>
        <w:tc>
          <w:tcPr>
            <w:tcW w:w="1157" w:type="dxa"/>
            <w:tcBorders>
              <w:top w:val="single" w:sz="4" w:space="0" w:color="auto"/>
              <w:left w:val="single" w:sz="4" w:space="0" w:color="auto"/>
              <w:bottom w:val="single" w:sz="4" w:space="0" w:color="auto"/>
              <w:right w:val="single" w:sz="4" w:space="0" w:color="auto"/>
            </w:tcBorders>
          </w:tcPr>
          <w:p w14:paraId="4BB64849"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4A" w14:textId="77777777" w:rsidR="005A6C30" w:rsidRPr="0010106F" w:rsidRDefault="005A6C30" w:rsidP="00221083">
            <w:pPr>
              <w:pStyle w:val="CellBodyCentered"/>
              <w:spacing w:line="260" w:lineRule="atLeast"/>
              <w:rPr>
                <w:color w:val="auto"/>
              </w:rPr>
            </w:pPr>
            <w:r w:rsidRPr="0010106F">
              <w:rPr>
                <w:color w:val="auto"/>
              </w:rPr>
              <w:t>40</w:t>
            </w:r>
          </w:p>
        </w:tc>
        <w:tc>
          <w:tcPr>
            <w:tcW w:w="1259" w:type="dxa"/>
            <w:tcBorders>
              <w:top w:val="single" w:sz="4" w:space="0" w:color="auto"/>
              <w:left w:val="single" w:sz="4" w:space="0" w:color="auto"/>
              <w:bottom w:val="single" w:sz="4" w:space="0" w:color="auto"/>
              <w:right w:val="single" w:sz="4" w:space="0" w:color="auto"/>
            </w:tcBorders>
          </w:tcPr>
          <w:p w14:paraId="4BB6484B" w14:textId="77777777" w:rsidR="005A6C30" w:rsidRPr="0010106F" w:rsidRDefault="005A6C30" w:rsidP="00221083">
            <w:pPr>
              <w:pStyle w:val="CellBodyCentered"/>
              <w:spacing w:line="260" w:lineRule="atLeast"/>
              <w:rPr>
                <w:color w:val="auto"/>
              </w:rPr>
            </w:pPr>
            <w:r w:rsidRPr="0010106F">
              <w:rPr>
                <w:color w:val="auto"/>
              </w:rPr>
              <w:t>60</w:t>
            </w:r>
          </w:p>
        </w:tc>
        <w:tc>
          <w:tcPr>
            <w:tcW w:w="1249" w:type="dxa"/>
            <w:tcBorders>
              <w:top w:val="single" w:sz="4" w:space="0" w:color="auto"/>
              <w:left w:val="single" w:sz="4" w:space="0" w:color="auto"/>
              <w:bottom w:val="single" w:sz="4" w:space="0" w:color="auto"/>
              <w:right w:val="single" w:sz="4" w:space="0" w:color="auto"/>
            </w:tcBorders>
          </w:tcPr>
          <w:p w14:paraId="4BB6484C" w14:textId="77777777" w:rsidR="005A6C30" w:rsidRPr="0010106F" w:rsidRDefault="005A6C30" w:rsidP="00221083">
            <w:pPr>
              <w:pStyle w:val="CellBodyCentered"/>
              <w:spacing w:line="260" w:lineRule="atLeast"/>
              <w:rPr>
                <w:color w:val="auto"/>
              </w:rPr>
            </w:pPr>
            <w:r w:rsidRPr="0010106F">
              <w:rPr>
                <w:color w:val="auto"/>
              </w:rPr>
              <w:t>80</w:t>
            </w:r>
          </w:p>
        </w:tc>
      </w:tr>
      <w:tr w:rsidR="005A6C30" w:rsidRPr="0010106F" w14:paraId="4BB64856"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4E" w14:textId="77777777" w:rsidR="005A6C30" w:rsidRPr="0010106F" w:rsidRDefault="005A6C30" w:rsidP="00221083">
            <w:pPr>
              <w:pStyle w:val="CellBodyCentered"/>
              <w:spacing w:line="260" w:lineRule="atLeast"/>
              <w:rPr>
                <w:color w:val="auto"/>
              </w:rPr>
            </w:pPr>
            <w:r w:rsidRPr="0010106F">
              <w:rPr>
                <w:color w:val="auto"/>
              </w:rPr>
              <w:t>80</w:t>
            </w:r>
          </w:p>
        </w:tc>
        <w:tc>
          <w:tcPr>
            <w:tcW w:w="1457" w:type="dxa"/>
            <w:tcBorders>
              <w:top w:val="single" w:sz="4" w:space="0" w:color="auto"/>
              <w:left w:val="single" w:sz="4" w:space="0" w:color="auto"/>
              <w:bottom w:val="single" w:sz="4" w:space="0" w:color="auto"/>
              <w:right w:val="single" w:sz="4" w:space="0" w:color="auto"/>
            </w:tcBorders>
          </w:tcPr>
          <w:p w14:paraId="4BB6484F" w14:textId="77777777" w:rsidR="005A6C30" w:rsidRPr="0010106F" w:rsidRDefault="005A6C30" w:rsidP="00221083">
            <w:pPr>
              <w:pStyle w:val="CellBodyCentered"/>
              <w:spacing w:line="260" w:lineRule="atLeast"/>
              <w:rPr>
                <w:color w:val="auto"/>
              </w:rPr>
            </w:pPr>
            <w:r w:rsidRPr="0010106F">
              <w:rPr>
                <w:color w:val="auto"/>
              </w:rPr>
              <w:t>3</w:t>
            </w:r>
          </w:p>
        </w:tc>
        <w:tc>
          <w:tcPr>
            <w:tcW w:w="1260" w:type="dxa"/>
            <w:tcBorders>
              <w:top w:val="single" w:sz="4" w:space="0" w:color="auto"/>
              <w:left w:val="single" w:sz="4" w:space="0" w:color="auto"/>
              <w:bottom w:val="single" w:sz="4" w:space="0" w:color="auto"/>
              <w:right w:val="single" w:sz="4" w:space="0" w:color="auto"/>
            </w:tcBorders>
          </w:tcPr>
          <w:p w14:paraId="4BB64850" w14:textId="77777777" w:rsidR="005A6C30" w:rsidRPr="0010106F" w:rsidRDefault="005A6C30" w:rsidP="00221083">
            <w:pPr>
              <w:pStyle w:val="CellBodyCentered"/>
              <w:spacing w:line="260" w:lineRule="atLeast"/>
              <w:rPr>
                <w:color w:val="auto"/>
              </w:rPr>
            </w:pPr>
            <w:r w:rsidRPr="0010106F">
              <w:rPr>
                <w:color w:val="auto"/>
              </w:rPr>
              <w:t>40</w:t>
            </w:r>
          </w:p>
        </w:tc>
        <w:tc>
          <w:tcPr>
            <w:tcW w:w="1093" w:type="dxa"/>
            <w:tcBorders>
              <w:top w:val="single" w:sz="4" w:space="0" w:color="auto"/>
              <w:left w:val="single" w:sz="4" w:space="0" w:color="auto"/>
              <w:bottom w:val="single" w:sz="4" w:space="0" w:color="auto"/>
              <w:right w:val="single" w:sz="4" w:space="0" w:color="auto"/>
            </w:tcBorders>
          </w:tcPr>
          <w:p w14:paraId="4BB64851" w14:textId="77777777" w:rsidR="005A6C30" w:rsidRPr="0010106F" w:rsidRDefault="005A6C30" w:rsidP="00221083">
            <w:pPr>
              <w:pStyle w:val="CellBodyCentered"/>
              <w:spacing w:line="260" w:lineRule="atLeast"/>
              <w:rPr>
                <w:color w:val="auto"/>
              </w:rPr>
            </w:pPr>
            <w:r w:rsidRPr="0010106F">
              <w:rPr>
                <w:color w:val="auto"/>
              </w:rPr>
              <w:t>40</w:t>
            </w:r>
          </w:p>
        </w:tc>
        <w:tc>
          <w:tcPr>
            <w:tcW w:w="1157" w:type="dxa"/>
            <w:tcBorders>
              <w:top w:val="single" w:sz="4" w:space="0" w:color="auto"/>
              <w:left w:val="single" w:sz="4" w:space="0" w:color="auto"/>
              <w:bottom w:val="single" w:sz="4" w:space="0" w:color="auto"/>
              <w:right w:val="single" w:sz="4" w:space="0" w:color="auto"/>
            </w:tcBorders>
          </w:tcPr>
          <w:p w14:paraId="4BB64852" w14:textId="77777777" w:rsidR="005A6C30" w:rsidRPr="0010106F" w:rsidRDefault="005A6C30" w:rsidP="00221083">
            <w:pPr>
              <w:pStyle w:val="CellBodyCentered"/>
              <w:spacing w:line="260" w:lineRule="atLeast"/>
              <w:rPr>
                <w:color w:val="auto"/>
              </w:rPr>
            </w:pPr>
            <w:r w:rsidRPr="0010106F">
              <w:rPr>
                <w:color w:val="auto"/>
              </w:rPr>
              <w:t>50</w:t>
            </w:r>
          </w:p>
        </w:tc>
        <w:tc>
          <w:tcPr>
            <w:tcW w:w="1259" w:type="dxa"/>
            <w:tcBorders>
              <w:top w:val="single" w:sz="4" w:space="0" w:color="auto"/>
              <w:left w:val="single" w:sz="4" w:space="0" w:color="auto"/>
              <w:bottom w:val="single" w:sz="4" w:space="0" w:color="auto"/>
              <w:right w:val="single" w:sz="4" w:space="0" w:color="auto"/>
            </w:tcBorders>
          </w:tcPr>
          <w:p w14:paraId="4BB64853"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54" w14:textId="77777777" w:rsidR="005A6C30" w:rsidRPr="0010106F" w:rsidRDefault="005A6C30" w:rsidP="00221083">
            <w:pPr>
              <w:pStyle w:val="CellBodyCentered"/>
              <w:spacing w:line="260" w:lineRule="atLeast"/>
              <w:rPr>
                <w:color w:val="auto"/>
              </w:rPr>
            </w:pPr>
            <w:r w:rsidRPr="0010106F">
              <w:rPr>
                <w:color w:val="auto"/>
              </w:rPr>
              <w:t>60</w:t>
            </w:r>
          </w:p>
        </w:tc>
        <w:tc>
          <w:tcPr>
            <w:tcW w:w="1249" w:type="dxa"/>
            <w:tcBorders>
              <w:top w:val="single" w:sz="4" w:space="0" w:color="auto"/>
              <w:left w:val="single" w:sz="4" w:space="0" w:color="auto"/>
              <w:bottom w:val="single" w:sz="4" w:space="0" w:color="auto"/>
              <w:right w:val="single" w:sz="4" w:space="0" w:color="auto"/>
            </w:tcBorders>
          </w:tcPr>
          <w:p w14:paraId="4BB64855" w14:textId="77777777" w:rsidR="005A6C30" w:rsidRPr="0010106F" w:rsidRDefault="005A6C30" w:rsidP="00221083">
            <w:pPr>
              <w:pStyle w:val="CellBodyCentered"/>
              <w:spacing w:line="260" w:lineRule="atLeast"/>
              <w:rPr>
                <w:color w:val="auto"/>
              </w:rPr>
            </w:pPr>
            <w:r w:rsidRPr="0010106F">
              <w:rPr>
                <w:color w:val="auto"/>
              </w:rPr>
              <w:t>80</w:t>
            </w:r>
          </w:p>
        </w:tc>
      </w:tr>
      <w:tr w:rsidR="005A6C30" w:rsidRPr="0010106F" w14:paraId="4BB6485F" w14:textId="77777777" w:rsidTr="00AD51BE">
        <w:trPr>
          <w:trHeight w:val="269"/>
        </w:trPr>
        <w:tc>
          <w:tcPr>
            <w:tcW w:w="811" w:type="dxa"/>
            <w:tcBorders>
              <w:top w:val="single" w:sz="4" w:space="0" w:color="auto"/>
              <w:left w:val="single" w:sz="4" w:space="0" w:color="auto"/>
              <w:bottom w:val="single" w:sz="4" w:space="0" w:color="auto"/>
              <w:right w:val="single" w:sz="4" w:space="0" w:color="auto"/>
            </w:tcBorders>
          </w:tcPr>
          <w:p w14:paraId="4BB64857" w14:textId="77777777" w:rsidR="005A6C30" w:rsidRPr="0010106F" w:rsidRDefault="005A6C30" w:rsidP="00221083">
            <w:pPr>
              <w:pStyle w:val="CellBodyCentered"/>
              <w:spacing w:line="260" w:lineRule="atLeast"/>
              <w:rPr>
                <w:color w:val="auto"/>
              </w:rPr>
            </w:pPr>
            <w:r w:rsidRPr="0010106F">
              <w:rPr>
                <w:color w:val="auto"/>
              </w:rPr>
              <w:t>100</w:t>
            </w:r>
          </w:p>
        </w:tc>
        <w:tc>
          <w:tcPr>
            <w:tcW w:w="1457" w:type="dxa"/>
            <w:tcBorders>
              <w:top w:val="single" w:sz="4" w:space="0" w:color="auto"/>
              <w:left w:val="single" w:sz="4" w:space="0" w:color="auto"/>
              <w:bottom w:val="single" w:sz="4" w:space="0" w:color="auto"/>
              <w:right w:val="single" w:sz="4" w:space="0" w:color="auto"/>
            </w:tcBorders>
          </w:tcPr>
          <w:p w14:paraId="4BB64858" w14:textId="77777777" w:rsidR="005A6C30" w:rsidRPr="0010106F" w:rsidRDefault="005A6C30" w:rsidP="00221083">
            <w:pPr>
              <w:pStyle w:val="CellBodyCentered"/>
              <w:spacing w:line="260" w:lineRule="atLeast"/>
              <w:rPr>
                <w:color w:val="auto"/>
              </w:rPr>
            </w:pPr>
            <w:r w:rsidRPr="0010106F">
              <w:rPr>
                <w:color w:val="auto"/>
              </w:rPr>
              <w:t>4</w:t>
            </w:r>
          </w:p>
        </w:tc>
        <w:tc>
          <w:tcPr>
            <w:tcW w:w="1260" w:type="dxa"/>
            <w:tcBorders>
              <w:top w:val="single" w:sz="4" w:space="0" w:color="auto"/>
              <w:left w:val="single" w:sz="4" w:space="0" w:color="auto"/>
              <w:bottom w:val="single" w:sz="4" w:space="0" w:color="auto"/>
              <w:right w:val="single" w:sz="4" w:space="0" w:color="auto"/>
            </w:tcBorders>
          </w:tcPr>
          <w:p w14:paraId="4BB64859" w14:textId="77777777" w:rsidR="005A6C30" w:rsidRPr="0010106F" w:rsidRDefault="005A6C30" w:rsidP="00221083">
            <w:pPr>
              <w:pStyle w:val="CellBodyCentered"/>
              <w:spacing w:line="260" w:lineRule="atLeast"/>
              <w:rPr>
                <w:color w:val="auto"/>
              </w:rPr>
            </w:pPr>
            <w:r w:rsidRPr="0010106F">
              <w:rPr>
                <w:color w:val="auto"/>
              </w:rPr>
              <w:t>40</w:t>
            </w:r>
          </w:p>
        </w:tc>
        <w:tc>
          <w:tcPr>
            <w:tcW w:w="1093" w:type="dxa"/>
            <w:tcBorders>
              <w:top w:val="single" w:sz="4" w:space="0" w:color="auto"/>
              <w:left w:val="single" w:sz="4" w:space="0" w:color="auto"/>
              <w:bottom w:val="single" w:sz="4" w:space="0" w:color="auto"/>
              <w:right w:val="single" w:sz="4" w:space="0" w:color="auto"/>
            </w:tcBorders>
          </w:tcPr>
          <w:p w14:paraId="4BB6485A" w14:textId="77777777" w:rsidR="005A6C30" w:rsidRPr="0010106F" w:rsidRDefault="005A6C30" w:rsidP="00221083">
            <w:pPr>
              <w:pStyle w:val="CellBodyCentered"/>
              <w:spacing w:line="260" w:lineRule="atLeast"/>
              <w:rPr>
                <w:color w:val="auto"/>
              </w:rPr>
            </w:pPr>
            <w:r w:rsidRPr="0010106F">
              <w:rPr>
                <w:color w:val="auto"/>
              </w:rPr>
              <w:t>40</w:t>
            </w:r>
          </w:p>
        </w:tc>
        <w:tc>
          <w:tcPr>
            <w:tcW w:w="1157" w:type="dxa"/>
            <w:tcBorders>
              <w:top w:val="single" w:sz="4" w:space="0" w:color="auto"/>
              <w:left w:val="single" w:sz="4" w:space="0" w:color="auto"/>
              <w:bottom w:val="single" w:sz="4" w:space="0" w:color="auto"/>
              <w:right w:val="single" w:sz="4" w:space="0" w:color="auto"/>
            </w:tcBorders>
          </w:tcPr>
          <w:p w14:paraId="4BB6485B"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5C"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5D" w14:textId="77777777" w:rsidR="005A6C30" w:rsidRPr="0010106F" w:rsidRDefault="005A6C30" w:rsidP="00221083">
            <w:pPr>
              <w:pStyle w:val="CellBodyCentered"/>
              <w:spacing w:line="260" w:lineRule="atLeast"/>
              <w:rPr>
                <w:color w:val="auto"/>
              </w:rPr>
            </w:pPr>
            <w:r w:rsidRPr="0010106F">
              <w:rPr>
                <w:color w:val="auto"/>
              </w:rPr>
              <w:t>60</w:t>
            </w:r>
          </w:p>
        </w:tc>
        <w:tc>
          <w:tcPr>
            <w:tcW w:w="1249" w:type="dxa"/>
            <w:tcBorders>
              <w:top w:val="single" w:sz="4" w:space="0" w:color="auto"/>
              <w:left w:val="single" w:sz="4" w:space="0" w:color="auto"/>
              <w:bottom w:val="single" w:sz="4" w:space="0" w:color="auto"/>
              <w:right w:val="single" w:sz="4" w:space="0" w:color="auto"/>
            </w:tcBorders>
          </w:tcPr>
          <w:p w14:paraId="4BB6485E" w14:textId="77777777" w:rsidR="005A6C30" w:rsidRPr="0010106F" w:rsidRDefault="005A6C30" w:rsidP="00221083">
            <w:pPr>
              <w:pStyle w:val="CellBodyCentered"/>
              <w:spacing w:line="260" w:lineRule="atLeast"/>
              <w:rPr>
                <w:color w:val="auto"/>
              </w:rPr>
            </w:pPr>
            <w:r w:rsidRPr="0010106F">
              <w:rPr>
                <w:color w:val="auto"/>
              </w:rPr>
              <w:t>80</w:t>
            </w:r>
          </w:p>
        </w:tc>
      </w:tr>
      <w:tr w:rsidR="005A6C30" w:rsidRPr="0010106F" w14:paraId="4BB64868" w14:textId="77777777" w:rsidTr="00AD51BE">
        <w:trPr>
          <w:trHeight w:val="251"/>
        </w:trPr>
        <w:tc>
          <w:tcPr>
            <w:tcW w:w="811" w:type="dxa"/>
            <w:tcBorders>
              <w:top w:val="single" w:sz="4" w:space="0" w:color="auto"/>
              <w:left w:val="single" w:sz="4" w:space="0" w:color="auto"/>
              <w:bottom w:val="single" w:sz="4" w:space="0" w:color="auto"/>
              <w:right w:val="single" w:sz="4" w:space="0" w:color="auto"/>
            </w:tcBorders>
          </w:tcPr>
          <w:p w14:paraId="4BB64860" w14:textId="77777777" w:rsidR="005A6C30" w:rsidRPr="0010106F" w:rsidRDefault="005A6C30" w:rsidP="00221083">
            <w:pPr>
              <w:pStyle w:val="CellBodyCentered"/>
              <w:spacing w:line="260" w:lineRule="atLeast"/>
              <w:rPr>
                <w:color w:val="auto"/>
              </w:rPr>
            </w:pPr>
            <w:r w:rsidRPr="0010106F">
              <w:rPr>
                <w:color w:val="auto"/>
              </w:rPr>
              <w:t>150</w:t>
            </w:r>
          </w:p>
        </w:tc>
        <w:tc>
          <w:tcPr>
            <w:tcW w:w="1457" w:type="dxa"/>
            <w:tcBorders>
              <w:top w:val="single" w:sz="4" w:space="0" w:color="auto"/>
              <w:left w:val="single" w:sz="4" w:space="0" w:color="auto"/>
              <w:bottom w:val="single" w:sz="4" w:space="0" w:color="auto"/>
              <w:right w:val="single" w:sz="4" w:space="0" w:color="auto"/>
            </w:tcBorders>
          </w:tcPr>
          <w:p w14:paraId="4BB64861" w14:textId="77777777" w:rsidR="005A6C30" w:rsidRPr="0010106F" w:rsidRDefault="005A6C30" w:rsidP="00221083">
            <w:pPr>
              <w:pStyle w:val="CellBodyCentered"/>
              <w:spacing w:line="260" w:lineRule="atLeast"/>
              <w:rPr>
                <w:color w:val="auto"/>
              </w:rPr>
            </w:pPr>
            <w:r w:rsidRPr="0010106F">
              <w:rPr>
                <w:color w:val="auto"/>
              </w:rPr>
              <w:t>6</w:t>
            </w:r>
          </w:p>
        </w:tc>
        <w:tc>
          <w:tcPr>
            <w:tcW w:w="1260" w:type="dxa"/>
            <w:tcBorders>
              <w:top w:val="single" w:sz="4" w:space="0" w:color="auto"/>
              <w:left w:val="single" w:sz="4" w:space="0" w:color="auto"/>
              <w:bottom w:val="single" w:sz="4" w:space="0" w:color="auto"/>
              <w:right w:val="single" w:sz="4" w:space="0" w:color="auto"/>
            </w:tcBorders>
          </w:tcPr>
          <w:p w14:paraId="4BB64862" w14:textId="77777777" w:rsidR="005A6C30" w:rsidRPr="0010106F" w:rsidRDefault="005A6C30" w:rsidP="00221083">
            <w:pPr>
              <w:pStyle w:val="CellBodyCentered"/>
              <w:spacing w:line="260" w:lineRule="atLeast"/>
              <w:rPr>
                <w:color w:val="auto"/>
              </w:rPr>
            </w:pPr>
            <w:r w:rsidRPr="0010106F">
              <w:rPr>
                <w:color w:val="auto"/>
              </w:rPr>
              <w:t>40</w:t>
            </w:r>
          </w:p>
        </w:tc>
        <w:tc>
          <w:tcPr>
            <w:tcW w:w="1093" w:type="dxa"/>
            <w:tcBorders>
              <w:top w:val="single" w:sz="4" w:space="0" w:color="auto"/>
              <w:left w:val="single" w:sz="4" w:space="0" w:color="auto"/>
              <w:bottom w:val="single" w:sz="4" w:space="0" w:color="auto"/>
              <w:right w:val="single" w:sz="4" w:space="0" w:color="auto"/>
            </w:tcBorders>
          </w:tcPr>
          <w:p w14:paraId="4BB64863" w14:textId="77777777" w:rsidR="005A6C30" w:rsidRPr="0010106F" w:rsidRDefault="005A6C30" w:rsidP="00221083">
            <w:pPr>
              <w:pStyle w:val="CellBodyCentered"/>
              <w:spacing w:line="260" w:lineRule="atLeast"/>
              <w:rPr>
                <w:color w:val="auto"/>
              </w:rPr>
            </w:pPr>
            <w:r w:rsidRPr="0010106F">
              <w:rPr>
                <w:color w:val="auto"/>
              </w:rPr>
              <w:t>50</w:t>
            </w:r>
          </w:p>
        </w:tc>
        <w:tc>
          <w:tcPr>
            <w:tcW w:w="1157" w:type="dxa"/>
            <w:tcBorders>
              <w:top w:val="single" w:sz="4" w:space="0" w:color="auto"/>
              <w:left w:val="single" w:sz="4" w:space="0" w:color="auto"/>
              <w:bottom w:val="single" w:sz="4" w:space="0" w:color="auto"/>
              <w:right w:val="single" w:sz="4" w:space="0" w:color="auto"/>
            </w:tcBorders>
          </w:tcPr>
          <w:p w14:paraId="4BB64864"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65"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66" w14:textId="77777777" w:rsidR="005A6C30" w:rsidRPr="0010106F" w:rsidRDefault="005A6C30" w:rsidP="00221083">
            <w:pPr>
              <w:pStyle w:val="CellBodyCentered"/>
              <w:spacing w:line="260" w:lineRule="atLeast"/>
              <w:rPr>
                <w:color w:val="auto"/>
              </w:rPr>
            </w:pPr>
            <w:r w:rsidRPr="0010106F">
              <w:rPr>
                <w:color w:val="auto"/>
              </w:rPr>
              <w:t>70</w:t>
            </w:r>
          </w:p>
        </w:tc>
        <w:tc>
          <w:tcPr>
            <w:tcW w:w="1249" w:type="dxa"/>
            <w:tcBorders>
              <w:top w:val="single" w:sz="4" w:space="0" w:color="auto"/>
              <w:left w:val="single" w:sz="4" w:space="0" w:color="auto"/>
              <w:bottom w:val="single" w:sz="4" w:space="0" w:color="auto"/>
              <w:right w:val="single" w:sz="4" w:space="0" w:color="auto"/>
            </w:tcBorders>
          </w:tcPr>
          <w:p w14:paraId="4BB64867" w14:textId="77777777" w:rsidR="005A6C30" w:rsidRPr="0010106F" w:rsidRDefault="005A6C30" w:rsidP="00221083">
            <w:pPr>
              <w:pStyle w:val="CellBodyCentered"/>
              <w:spacing w:line="260" w:lineRule="atLeast"/>
              <w:rPr>
                <w:color w:val="auto"/>
              </w:rPr>
            </w:pPr>
            <w:r w:rsidRPr="0010106F">
              <w:rPr>
                <w:color w:val="auto"/>
              </w:rPr>
              <w:t>90</w:t>
            </w:r>
          </w:p>
        </w:tc>
      </w:tr>
      <w:tr w:rsidR="005A6C30" w:rsidRPr="0010106F" w14:paraId="4BB64871"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69" w14:textId="77777777" w:rsidR="005A6C30" w:rsidRPr="0010106F" w:rsidRDefault="005A6C30" w:rsidP="00221083">
            <w:pPr>
              <w:pStyle w:val="CellBodyCentered"/>
              <w:spacing w:line="260" w:lineRule="atLeast"/>
              <w:rPr>
                <w:color w:val="auto"/>
              </w:rPr>
            </w:pPr>
            <w:r w:rsidRPr="0010106F">
              <w:rPr>
                <w:color w:val="auto"/>
              </w:rPr>
              <w:t>200</w:t>
            </w:r>
          </w:p>
        </w:tc>
        <w:tc>
          <w:tcPr>
            <w:tcW w:w="1457" w:type="dxa"/>
            <w:tcBorders>
              <w:top w:val="single" w:sz="4" w:space="0" w:color="auto"/>
              <w:left w:val="single" w:sz="4" w:space="0" w:color="auto"/>
              <w:bottom w:val="single" w:sz="4" w:space="0" w:color="auto"/>
              <w:right w:val="single" w:sz="4" w:space="0" w:color="auto"/>
            </w:tcBorders>
          </w:tcPr>
          <w:p w14:paraId="4BB6486A" w14:textId="77777777" w:rsidR="005A6C30" w:rsidRPr="0010106F" w:rsidRDefault="005A6C30" w:rsidP="00221083">
            <w:pPr>
              <w:pStyle w:val="CellBodyCentered"/>
              <w:spacing w:line="260" w:lineRule="atLeast"/>
              <w:rPr>
                <w:color w:val="auto"/>
              </w:rPr>
            </w:pPr>
            <w:r w:rsidRPr="0010106F">
              <w:rPr>
                <w:color w:val="auto"/>
              </w:rPr>
              <w:t>8</w:t>
            </w:r>
          </w:p>
        </w:tc>
        <w:tc>
          <w:tcPr>
            <w:tcW w:w="1260" w:type="dxa"/>
            <w:tcBorders>
              <w:top w:val="single" w:sz="4" w:space="0" w:color="auto"/>
              <w:left w:val="single" w:sz="4" w:space="0" w:color="auto"/>
              <w:bottom w:val="single" w:sz="4" w:space="0" w:color="auto"/>
              <w:right w:val="single" w:sz="4" w:space="0" w:color="auto"/>
            </w:tcBorders>
          </w:tcPr>
          <w:p w14:paraId="4BB6486B" w14:textId="77777777" w:rsidR="005A6C30" w:rsidRPr="0010106F" w:rsidRDefault="005A6C30" w:rsidP="00221083">
            <w:pPr>
              <w:pStyle w:val="CellBodyCentered"/>
              <w:spacing w:line="260" w:lineRule="atLeast"/>
              <w:rPr>
                <w:color w:val="auto"/>
              </w:rPr>
            </w:pPr>
            <w:r w:rsidRPr="0010106F">
              <w:rPr>
                <w:color w:val="auto"/>
              </w:rPr>
              <w:t>50</w:t>
            </w:r>
          </w:p>
        </w:tc>
        <w:tc>
          <w:tcPr>
            <w:tcW w:w="1093" w:type="dxa"/>
            <w:tcBorders>
              <w:top w:val="single" w:sz="4" w:space="0" w:color="auto"/>
              <w:left w:val="single" w:sz="4" w:space="0" w:color="auto"/>
              <w:bottom w:val="single" w:sz="4" w:space="0" w:color="auto"/>
              <w:right w:val="single" w:sz="4" w:space="0" w:color="auto"/>
            </w:tcBorders>
          </w:tcPr>
          <w:p w14:paraId="4BB6486C" w14:textId="77777777" w:rsidR="005A6C30" w:rsidRPr="0010106F" w:rsidRDefault="005A6C30" w:rsidP="00221083">
            <w:pPr>
              <w:pStyle w:val="CellBodyCentered"/>
              <w:spacing w:line="260" w:lineRule="atLeast"/>
              <w:rPr>
                <w:color w:val="auto"/>
              </w:rPr>
            </w:pPr>
            <w:r w:rsidRPr="0010106F">
              <w:rPr>
                <w:color w:val="auto"/>
              </w:rPr>
              <w:t>50</w:t>
            </w:r>
          </w:p>
        </w:tc>
        <w:tc>
          <w:tcPr>
            <w:tcW w:w="1157" w:type="dxa"/>
            <w:tcBorders>
              <w:top w:val="single" w:sz="4" w:space="0" w:color="auto"/>
              <w:left w:val="single" w:sz="4" w:space="0" w:color="auto"/>
              <w:bottom w:val="single" w:sz="4" w:space="0" w:color="auto"/>
              <w:right w:val="single" w:sz="4" w:space="0" w:color="auto"/>
            </w:tcBorders>
          </w:tcPr>
          <w:p w14:paraId="4BB6486D"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6E" w14:textId="77777777" w:rsidR="005A6C30" w:rsidRPr="0010106F" w:rsidRDefault="005A6C30" w:rsidP="00221083">
            <w:pPr>
              <w:pStyle w:val="CellBodyCentered"/>
              <w:spacing w:line="260" w:lineRule="atLeast"/>
              <w:rPr>
                <w:color w:val="auto"/>
              </w:rPr>
            </w:pPr>
            <w:r w:rsidRPr="0010106F">
              <w:rPr>
                <w:color w:val="auto"/>
              </w:rPr>
              <w:t>60</w:t>
            </w:r>
          </w:p>
        </w:tc>
        <w:tc>
          <w:tcPr>
            <w:tcW w:w="1259" w:type="dxa"/>
            <w:tcBorders>
              <w:top w:val="single" w:sz="4" w:space="0" w:color="auto"/>
              <w:left w:val="single" w:sz="4" w:space="0" w:color="auto"/>
              <w:bottom w:val="single" w:sz="4" w:space="0" w:color="auto"/>
              <w:right w:val="single" w:sz="4" w:space="0" w:color="auto"/>
            </w:tcBorders>
          </w:tcPr>
          <w:p w14:paraId="4BB6486F" w14:textId="77777777" w:rsidR="005A6C30" w:rsidRPr="0010106F" w:rsidRDefault="005A6C30" w:rsidP="00221083">
            <w:pPr>
              <w:pStyle w:val="CellBodyCentered"/>
              <w:spacing w:line="260" w:lineRule="atLeast"/>
              <w:rPr>
                <w:color w:val="auto"/>
              </w:rPr>
            </w:pPr>
            <w:r w:rsidRPr="0010106F">
              <w:rPr>
                <w:color w:val="auto"/>
              </w:rPr>
              <w:t>70</w:t>
            </w:r>
          </w:p>
        </w:tc>
        <w:tc>
          <w:tcPr>
            <w:tcW w:w="1249" w:type="dxa"/>
            <w:tcBorders>
              <w:top w:val="single" w:sz="4" w:space="0" w:color="auto"/>
              <w:left w:val="single" w:sz="4" w:space="0" w:color="auto"/>
              <w:bottom w:val="single" w:sz="4" w:space="0" w:color="auto"/>
              <w:right w:val="single" w:sz="4" w:space="0" w:color="auto"/>
            </w:tcBorders>
          </w:tcPr>
          <w:p w14:paraId="4BB64870" w14:textId="77777777" w:rsidR="005A6C30" w:rsidRPr="0010106F" w:rsidRDefault="005A6C30" w:rsidP="00221083">
            <w:pPr>
              <w:pStyle w:val="CellBodyCentered"/>
              <w:spacing w:line="260" w:lineRule="atLeast"/>
              <w:rPr>
                <w:color w:val="auto"/>
              </w:rPr>
            </w:pPr>
            <w:r w:rsidRPr="0010106F">
              <w:rPr>
                <w:color w:val="auto"/>
              </w:rPr>
              <w:t>90</w:t>
            </w:r>
          </w:p>
        </w:tc>
      </w:tr>
      <w:tr w:rsidR="005A6C30" w:rsidRPr="0010106F" w14:paraId="4BB6487A"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72" w14:textId="77777777" w:rsidR="005A6C30" w:rsidRPr="0010106F" w:rsidRDefault="005A6C30" w:rsidP="00221083">
            <w:pPr>
              <w:pStyle w:val="CellBodyCentered"/>
              <w:spacing w:line="260" w:lineRule="atLeast"/>
              <w:rPr>
                <w:color w:val="auto"/>
              </w:rPr>
            </w:pPr>
            <w:r w:rsidRPr="0010106F">
              <w:rPr>
                <w:color w:val="auto"/>
              </w:rPr>
              <w:t>250</w:t>
            </w:r>
          </w:p>
        </w:tc>
        <w:tc>
          <w:tcPr>
            <w:tcW w:w="1457" w:type="dxa"/>
            <w:tcBorders>
              <w:top w:val="single" w:sz="4" w:space="0" w:color="auto"/>
              <w:left w:val="single" w:sz="4" w:space="0" w:color="auto"/>
              <w:bottom w:val="single" w:sz="4" w:space="0" w:color="auto"/>
              <w:right w:val="single" w:sz="4" w:space="0" w:color="auto"/>
            </w:tcBorders>
          </w:tcPr>
          <w:p w14:paraId="4BB64873" w14:textId="77777777" w:rsidR="005A6C30" w:rsidRPr="0010106F" w:rsidRDefault="005A6C30" w:rsidP="00221083">
            <w:pPr>
              <w:pStyle w:val="CellBodyCentered"/>
              <w:spacing w:line="260" w:lineRule="atLeast"/>
              <w:rPr>
                <w:color w:val="auto"/>
              </w:rPr>
            </w:pPr>
            <w:r w:rsidRPr="0010106F">
              <w:rPr>
                <w:color w:val="auto"/>
              </w:rPr>
              <w:t>10</w:t>
            </w:r>
          </w:p>
        </w:tc>
        <w:tc>
          <w:tcPr>
            <w:tcW w:w="1260" w:type="dxa"/>
            <w:tcBorders>
              <w:top w:val="single" w:sz="4" w:space="0" w:color="auto"/>
              <w:left w:val="single" w:sz="4" w:space="0" w:color="auto"/>
              <w:bottom w:val="single" w:sz="4" w:space="0" w:color="auto"/>
              <w:right w:val="single" w:sz="4" w:space="0" w:color="auto"/>
            </w:tcBorders>
          </w:tcPr>
          <w:p w14:paraId="4BB64874" w14:textId="77777777" w:rsidR="005A6C30" w:rsidRPr="0010106F" w:rsidRDefault="005A6C30" w:rsidP="00221083">
            <w:pPr>
              <w:pStyle w:val="CellBodyCentered"/>
              <w:spacing w:line="260" w:lineRule="atLeast"/>
              <w:rPr>
                <w:color w:val="auto"/>
              </w:rPr>
            </w:pPr>
            <w:r w:rsidRPr="0010106F">
              <w:rPr>
                <w:color w:val="auto"/>
              </w:rPr>
              <w:t>50</w:t>
            </w:r>
          </w:p>
        </w:tc>
        <w:tc>
          <w:tcPr>
            <w:tcW w:w="1093" w:type="dxa"/>
            <w:tcBorders>
              <w:top w:val="single" w:sz="4" w:space="0" w:color="auto"/>
              <w:left w:val="single" w:sz="4" w:space="0" w:color="auto"/>
              <w:bottom w:val="single" w:sz="4" w:space="0" w:color="auto"/>
              <w:right w:val="single" w:sz="4" w:space="0" w:color="auto"/>
            </w:tcBorders>
          </w:tcPr>
          <w:p w14:paraId="4BB64875" w14:textId="77777777" w:rsidR="005A6C30" w:rsidRPr="0010106F" w:rsidRDefault="005A6C30" w:rsidP="00221083">
            <w:pPr>
              <w:pStyle w:val="CellBodyCentered"/>
              <w:spacing w:line="260" w:lineRule="atLeast"/>
              <w:rPr>
                <w:color w:val="auto"/>
              </w:rPr>
            </w:pPr>
            <w:r w:rsidRPr="0010106F">
              <w:rPr>
                <w:color w:val="auto"/>
              </w:rPr>
              <w:t>50</w:t>
            </w:r>
          </w:p>
        </w:tc>
        <w:tc>
          <w:tcPr>
            <w:tcW w:w="1157" w:type="dxa"/>
            <w:tcBorders>
              <w:top w:val="single" w:sz="4" w:space="0" w:color="auto"/>
              <w:left w:val="single" w:sz="4" w:space="0" w:color="auto"/>
              <w:bottom w:val="single" w:sz="4" w:space="0" w:color="auto"/>
              <w:right w:val="single" w:sz="4" w:space="0" w:color="auto"/>
            </w:tcBorders>
          </w:tcPr>
          <w:p w14:paraId="4BB64876"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77"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78" w14:textId="77777777" w:rsidR="005A6C30" w:rsidRPr="0010106F" w:rsidRDefault="005A6C30" w:rsidP="00221083">
            <w:pPr>
              <w:pStyle w:val="CellBodyCentered"/>
              <w:spacing w:line="260" w:lineRule="atLeast"/>
              <w:rPr>
                <w:color w:val="auto"/>
              </w:rPr>
            </w:pPr>
            <w:r w:rsidRPr="0010106F">
              <w:rPr>
                <w:color w:val="auto"/>
              </w:rPr>
              <w:t>70</w:t>
            </w:r>
          </w:p>
        </w:tc>
        <w:tc>
          <w:tcPr>
            <w:tcW w:w="1249" w:type="dxa"/>
            <w:tcBorders>
              <w:top w:val="single" w:sz="4" w:space="0" w:color="auto"/>
              <w:left w:val="single" w:sz="4" w:space="0" w:color="auto"/>
              <w:bottom w:val="single" w:sz="4" w:space="0" w:color="auto"/>
              <w:right w:val="single" w:sz="4" w:space="0" w:color="auto"/>
            </w:tcBorders>
          </w:tcPr>
          <w:p w14:paraId="4BB64879" w14:textId="77777777" w:rsidR="005A6C30" w:rsidRPr="0010106F" w:rsidRDefault="005A6C30" w:rsidP="00221083">
            <w:pPr>
              <w:pStyle w:val="CellBodyCentered"/>
              <w:spacing w:line="260" w:lineRule="atLeast"/>
              <w:rPr>
                <w:color w:val="auto"/>
              </w:rPr>
            </w:pPr>
            <w:r w:rsidRPr="0010106F">
              <w:rPr>
                <w:color w:val="auto"/>
              </w:rPr>
              <w:t>90</w:t>
            </w:r>
          </w:p>
        </w:tc>
      </w:tr>
      <w:tr w:rsidR="005A6C30" w:rsidRPr="0010106F" w14:paraId="4BB64883"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7B" w14:textId="77777777" w:rsidR="005A6C30" w:rsidRPr="0010106F" w:rsidRDefault="005A6C30" w:rsidP="00221083">
            <w:pPr>
              <w:pStyle w:val="CellBodyCentered"/>
              <w:spacing w:line="260" w:lineRule="atLeast"/>
              <w:rPr>
                <w:color w:val="auto"/>
              </w:rPr>
            </w:pPr>
            <w:r w:rsidRPr="0010106F">
              <w:rPr>
                <w:color w:val="auto"/>
              </w:rPr>
              <w:t>300</w:t>
            </w:r>
          </w:p>
        </w:tc>
        <w:tc>
          <w:tcPr>
            <w:tcW w:w="1457" w:type="dxa"/>
            <w:tcBorders>
              <w:top w:val="single" w:sz="4" w:space="0" w:color="auto"/>
              <w:left w:val="single" w:sz="4" w:space="0" w:color="auto"/>
              <w:bottom w:val="single" w:sz="4" w:space="0" w:color="auto"/>
              <w:right w:val="single" w:sz="4" w:space="0" w:color="auto"/>
            </w:tcBorders>
          </w:tcPr>
          <w:p w14:paraId="4BB6487C" w14:textId="77777777" w:rsidR="005A6C30" w:rsidRPr="0010106F" w:rsidRDefault="005A6C30" w:rsidP="00221083">
            <w:pPr>
              <w:pStyle w:val="CellBodyCentered"/>
              <w:spacing w:line="260" w:lineRule="atLeast"/>
              <w:rPr>
                <w:color w:val="auto"/>
              </w:rPr>
            </w:pPr>
            <w:r w:rsidRPr="0010106F">
              <w:rPr>
                <w:color w:val="auto"/>
              </w:rPr>
              <w:t>12</w:t>
            </w:r>
          </w:p>
        </w:tc>
        <w:tc>
          <w:tcPr>
            <w:tcW w:w="1260" w:type="dxa"/>
            <w:tcBorders>
              <w:top w:val="single" w:sz="4" w:space="0" w:color="auto"/>
              <w:left w:val="single" w:sz="4" w:space="0" w:color="auto"/>
              <w:bottom w:val="single" w:sz="4" w:space="0" w:color="auto"/>
              <w:right w:val="single" w:sz="4" w:space="0" w:color="auto"/>
            </w:tcBorders>
          </w:tcPr>
          <w:p w14:paraId="4BB6487D" w14:textId="77777777" w:rsidR="005A6C30" w:rsidRPr="0010106F" w:rsidRDefault="005A6C30" w:rsidP="00221083">
            <w:pPr>
              <w:pStyle w:val="CellBodyCentered"/>
              <w:spacing w:line="260" w:lineRule="atLeast"/>
              <w:rPr>
                <w:color w:val="auto"/>
              </w:rPr>
            </w:pPr>
            <w:r w:rsidRPr="0010106F">
              <w:rPr>
                <w:color w:val="auto"/>
              </w:rPr>
              <w:t>60</w:t>
            </w:r>
          </w:p>
        </w:tc>
        <w:tc>
          <w:tcPr>
            <w:tcW w:w="1093" w:type="dxa"/>
            <w:tcBorders>
              <w:top w:val="single" w:sz="4" w:space="0" w:color="auto"/>
              <w:left w:val="single" w:sz="4" w:space="0" w:color="auto"/>
              <w:bottom w:val="single" w:sz="4" w:space="0" w:color="auto"/>
              <w:right w:val="single" w:sz="4" w:space="0" w:color="auto"/>
            </w:tcBorders>
          </w:tcPr>
          <w:p w14:paraId="4BB6487E" w14:textId="77777777" w:rsidR="005A6C30" w:rsidRPr="0010106F" w:rsidRDefault="005A6C30" w:rsidP="00221083">
            <w:pPr>
              <w:pStyle w:val="CellBodyCentered"/>
              <w:spacing w:line="260" w:lineRule="atLeast"/>
              <w:rPr>
                <w:color w:val="auto"/>
              </w:rPr>
            </w:pPr>
            <w:r w:rsidRPr="0010106F">
              <w:rPr>
                <w:color w:val="auto"/>
              </w:rPr>
              <w:t>60</w:t>
            </w:r>
          </w:p>
        </w:tc>
        <w:tc>
          <w:tcPr>
            <w:tcW w:w="1157" w:type="dxa"/>
            <w:tcBorders>
              <w:top w:val="single" w:sz="4" w:space="0" w:color="auto"/>
              <w:left w:val="single" w:sz="4" w:space="0" w:color="auto"/>
              <w:bottom w:val="single" w:sz="4" w:space="0" w:color="auto"/>
              <w:right w:val="single" w:sz="4" w:space="0" w:color="auto"/>
            </w:tcBorders>
          </w:tcPr>
          <w:p w14:paraId="4BB6487F"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80" w14:textId="77777777" w:rsidR="005A6C30" w:rsidRPr="0010106F" w:rsidRDefault="005A6C30" w:rsidP="00221083">
            <w:pPr>
              <w:pStyle w:val="CellBodyCentered"/>
              <w:spacing w:line="260" w:lineRule="atLeast"/>
              <w:rPr>
                <w:color w:val="auto"/>
              </w:rPr>
            </w:pPr>
            <w:r w:rsidRPr="0010106F">
              <w:rPr>
                <w:color w:val="auto"/>
              </w:rPr>
              <w:t>80</w:t>
            </w:r>
          </w:p>
        </w:tc>
        <w:tc>
          <w:tcPr>
            <w:tcW w:w="1259" w:type="dxa"/>
            <w:tcBorders>
              <w:top w:val="single" w:sz="4" w:space="0" w:color="auto"/>
              <w:left w:val="single" w:sz="4" w:space="0" w:color="auto"/>
              <w:bottom w:val="single" w:sz="4" w:space="0" w:color="auto"/>
              <w:right w:val="single" w:sz="4" w:space="0" w:color="auto"/>
            </w:tcBorders>
          </w:tcPr>
          <w:p w14:paraId="4BB64881" w14:textId="77777777" w:rsidR="005A6C30" w:rsidRPr="0010106F" w:rsidRDefault="005A6C30" w:rsidP="00221083">
            <w:pPr>
              <w:pStyle w:val="CellBodyCentered"/>
              <w:spacing w:line="260" w:lineRule="atLeast"/>
              <w:rPr>
                <w:color w:val="auto"/>
              </w:rPr>
            </w:pPr>
            <w:r w:rsidRPr="0010106F">
              <w:rPr>
                <w:color w:val="auto"/>
              </w:rPr>
              <w:t>80</w:t>
            </w:r>
          </w:p>
        </w:tc>
        <w:tc>
          <w:tcPr>
            <w:tcW w:w="1249" w:type="dxa"/>
            <w:tcBorders>
              <w:top w:val="single" w:sz="4" w:space="0" w:color="auto"/>
              <w:left w:val="single" w:sz="4" w:space="0" w:color="auto"/>
              <w:bottom w:val="single" w:sz="4" w:space="0" w:color="auto"/>
              <w:right w:val="single" w:sz="4" w:space="0" w:color="auto"/>
            </w:tcBorders>
          </w:tcPr>
          <w:p w14:paraId="4BB64882" w14:textId="77777777" w:rsidR="005A6C30" w:rsidRPr="0010106F" w:rsidRDefault="005A6C30" w:rsidP="00221083">
            <w:pPr>
              <w:pStyle w:val="CellBodyCentered"/>
              <w:spacing w:line="260" w:lineRule="atLeast"/>
              <w:rPr>
                <w:color w:val="auto"/>
              </w:rPr>
            </w:pPr>
            <w:r w:rsidRPr="0010106F">
              <w:rPr>
                <w:color w:val="auto"/>
              </w:rPr>
              <w:t>100</w:t>
            </w:r>
          </w:p>
        </w:tc>
      </w:tr>
      <w:tr w:rsidR="005A6C30" w:rsidRPr="0010106F" w14:paraId="4BB6488C"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84" w14:textId="77777777" w:rsidR="005A6C30" w:rsidRPr="0010106F" w:rsidRDefault="005A6C30" w:rsidP="00221083">
            <w:pPr>
              <w:pStyle w:val="CellBodyCentered"/>
              <w:spacing w:line="260" w:lineRule="atLeast"/>
              <w:rPr>
                <w:color w:val="auto"/>
              </w:rPr>
            </w:pPr>
            <w:r w:rsidRPr="0010106F">
              <w:rPr>
                <w:color w:val="auto"/>
              </w:rPr>
              <w:t>350</w:t>
            </w:r>
          </w:p>
        </w:tc>
        <w:tc>
          <w:tcPr>
            <w:tcW w:w="1457" w:type="dxa"/>
            <w:tcBorders>
              <w:top w:val="single" w:sz="4" w:space="0" w:color="auto"/>
              <w:left w:val="single" w:sz="4" w:space="0" w:color="auto"/>
              <w:bottom w:val="single" w:sz="4" w:space="0" w:color="auto"/>
              <w:right w:val="single" w:sz="4" w:space="0" w:color="auto"/>
            </w:tcBorders>
          </w:tcPr>
          <w:p w14:paraId="4BB64885" w14:textId="77777777" w:rsidR="005A6C30" w:rsidRPr="0010106F" w:rsidRDefault="005A6C30" w:rsidP="00221083">
            <w:pPr>
              <w:pStyle w:val="CellBodyCentered"/>
              <w:spacing w:line="260" w:lineRule="atLeast"/>
              <w:rPr>
                <w:color w:val="auto"/>
              </w:rPr>
            </w:pPr>
            <w:r w:rsidRPr="0010106F">
              <w:rPr>
                <w:color w:val="auto"/>
              </w:rPr>
              <w:t>14</w:t>
            </w:r>
          </w:p>
        </w:tc>
        <w:tc>
          <w:tcPr>
            <w:tcW w:w="1260" w:type="dxa"/>
            <w:tcBorders>
              <w:top w:val="single" w:sz="4" w:space="0" w:color="auto"/>
              <w:left w:val="single" w:sz="4" w:space="0" w:color="auto"/>
              <w:bottom w:val="single" w:sz="4" w:space="0" w:color="auto"/>
              <w:right w:val="single" w:sz="4" w:space="0" w:color="auto"/>
            </w:tcBorders>
          </w:tcPr>
          <w:p w14:paraId="4BB64886" w14:textId="77777777" w:rsidR="005A6C30" w:rsidRPr="0010106F" w:rsidRDefault="005A6C30" w:rsidP="00221083">
            <w:pPr>
              <w:pStyle w:val="CellBodyCentered"/>
              <w:spacing w:line="260" w:lineRule="atLeast"/>
              <w:rPr>
                <w:color w:val="auto"/>
              </w:rPr>
            </w:pPr>
            <w:r w:rsidRPr="0010106F">
              <w:rPr>
                <w:color w:val="auto"/>
              </w:rPr>
              <w:t>60</w:t>
            </w:r>
          </w:p>
        </w:tc>
        <w:tc>
          <w:tcPr>
            <w:tcW w:w="1093" w:type="dxa"/>
            <w:tcBorders>
              <w:top w:val="single" w:sz="4" w:space="0" w:color="auto"/>
              <w:left w:val="single" w:sz="4" w:space="0" w:color="auto"/>
              <w:bottom w:val="single" w:sz="4" w:space="0" w:color="auto"/>
              <w:right w:val="single" w:sz="4" w:space="0" w:color="auto"/>
            </w:tcBorders>
          </w:tcPr>
          <w:p w14:paraId="4BB64887" w14:textId="77777777" w:rsidR="005A6C30" w:rsidRPr="0010106F" w:rsidRDefault="005A6C30" w:rsidP="00221083">
            <w:pPr>
              <w:pStyle w:val="CellBodyCentered"/>
              <w:spacing w:line="260" w:lineRule="atLeast"/>
              <w:rPr>
                <w:color w:val="auto"/>
              </w:rPr>
            </w:pPr>
            <w:r w:rsidRPr="0010106F">
              <w:rPr>
                <w:color w:val="auto"/>
              </w:rPr>
              <w:t>60</w:t>
            </w:r>
          </w:p>
        </w:tc>
        <w:tc>
          <w:tcPr>
            <w:tcW w:w="1157" w:type="dxa"/>
            <w:tcBorders>
              <w:top w:val="single" w:sz="4" w:space="0" w:color="auto"/>
              <w:left w:val="single" w:sz="4" w:space="0" w:color="auto"/>
              <w:bottom w:val="single" w:sz="4" w:space="0" w:color="auto"/>
              <w:right w:val="single" w:sz="4" w:space="0" w:color="auto"/>
            </w:tcBorders>
          </w:tcPr>
          <w:p w14:paraId="4BB64888"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89" w14:textId="77777777" w:rsidR="005A6C30" w:rsidRPr="0010106F" w:rsidRDefault="005A6C30" w:rsidP="00221083">
            <w:pPr>
              <w:pStyle w:val="CellBodyCentered"/>
              <w:spacing w:line="260" w:lineRule="atLeast"/>
              <w:rPr>
                <w:color w:val="auto"/>
              </w:rPr>
            </w:pPr>
            <w:r w:rsidRPr="0010106F">
              <w:rPr>
                <w:color w:val="auto"/>
              </w:rPr>
              <w:t>80</w:t>
            </w:r>
          </w:p>
        </w:tc>
        <w:tc>
          <w:tcPr>
            <w:tcW w:w="1259" w:type="dxa"/>
            <w:tcBorders>
              <w:top w:val="single" w:sz="4" w:space="0" w:color="auto"/>
              <w:left w:val="single" w:sz="4" w:space="0" w:color="auto"/>
              <w:bottom w:val="single" w:sz="4" w:space="0" w:color="auto"/>
              <w:right w:val="single" w:sz="4" w:space="0" w:color="auto"/>
            </w:tcBorders>
          </w:tcPr>
          <w:p w14:paraId="4BB6488A" w14:textId="77777777" w:rsidR="005A6C30" w:rsidRPr="0010106F" w:rsidRDefault="005A6C30" w:rsidP="00221083">
            <w:pPr>
              <w:pStyle w:val="CellBodyCentered"/>
              <w:spacing w:line="260" w:lineRule="atLeast"/>
              <w:rPr>
                <w:color w:val="auto"/>
              </w:rPr>
            </w:pPr>
            <w:r w:rsidRPr="0010106F">
              <w:rPr>
                <w:color w:val="auto"/>
              </w:rPr>
              <w:t>80</w:t>
            </w:r>
          </w:p>
        </w:tc>
        <w:tc>
          <w:tcPr>
            <w:tcW w:w="1249" w:type="dxa"/>
            <w:tcBorders>
              <w:top w:val="single" w:sz="4" w:space="0" w:color="auto"/>
              <w:left w:val="single" w:sz="4" w:space="0" w:color="auto"/>
              <w:bottom w:val="single" w:sz="4" w:space="0" w:color="auto"/>
              <w:right w:val="single" w:sz="4" w:space="0" w:color="auto"/>
            </w:tcBorders>
          </w:tcPr>
          <w:p w14:paraId="4BB6488B" w14:textId="77777777" w:rsidR="005A6C30" w:rsidRPr="0010106F" w:rsidRDefault="005A6C30" w:rsidP="00221083">
            <w:pPr>
              <w:pStyle w:val="CellBodyCentered"/>
              <w:spacing w:line="260" w:lineRule="atLeast"/>
              <w:rPr>
                <w:color w:val="auto"/>
              </w:rPr>
            </w:pPr>
            <w:r w:rsidRPr="0010106F">
              <w:rPr>
                <w:color w:val="auto"/>
              </w:rPr>
              <w:t>100</w:t>
            </w:r>
          </w:p>
        </w:tc>
      </w:tr>
      <w:tr w:rsidR="005A6C30" w:rsidRPr="0010106F" w14:paraId="4BB64895" w14:textId="77777777" w:rsidTr="00AD51BE">
        <w:trPr>
          <w:trHeight w:val="269"/>
        </w:trPr>
        <w:tc>
          <w:tcPr>
            <w:tcW w:w="811" w:type="dxa"/>
            <w:tcBorders>
              <w:top w:val="single" w:sz="4" w:space="0" w:color="auto"/>
              <w:left w:val="single" w:sz="4" w:space="0" w:color="auto"/>
              <w:bottom w:val="single" w:sz="4" w:space="0" w:color="auto"/>
              <w:right w:val="single" w:sz="4" w:space="0" w:color="auto"/>
            </w:tcBorders>
          </w:tcPr>
          <w:p w14:paraId="4BB6488D" w14:textId="77777777" w:rsidR="005A6C30" w:rsidRPr="0010106F" w:rsidRDefault="005A6C30" w:rsidP="00221083">
            <w:pPr>
              <w:pStyle w:val="CellBodyCentered"/>
              <w:spacing w:line="260" w:lineRule="atLeast"/>
              <w:rPr>
                <w:color w:val="auto"/>
              </w:rPr>
            </w:pPr>
            <w:r w:rsidRPr="0010106F">
              <w:rPr>
                <w:color w:val="auto"/>
              </w:rPr>
              <w:t>400</w:t>
            </w:r>
          </w:p>
        </w:tc>
        <w:tc>
          <w:tcPr>
            <w:tcW w:w="1457" w:type="dxa"/>
            <w:tcBorders>
              <w:top w:val="single" w:sz="4" w:space="0" w:color="auto"/>
              <w:left w:val="single" w:sz="4" w:space="0" w:color="auto"/>
              <w:bottom w:val="single" w:sz="4" w:space="0" w:color="auto"/>
              <w:right w:val="single" w:sz="4" w:space="0" w:color="auto"/>
            </w:tcBorders>
          </w:tcPr>
          <w:p w14:paraId="4BB6488E" w14:textId="77777777" w:rsidR="005A6C30" w:rsidRPr="0010106F" w:rsidRDefault="005A6C30" w:rsidP="00221083">
            <w:pPr>
              <w:pStyle w:val="CellBodyCentered"/>
              <w:spacing w:line="260" w:lineRule="atLeast"/>
              <w:rPr>
                <w:color w:val="auto"/>
              </w:rPr>
            </w:pPr>
            <w:r w:rsidRPr="0010106F">
              <w:rPr>
                <w:color w:val="auto"/>
              </w:rPr>
              <w:t>16</w:t>
            </w:r>
          </w:p>
        </w:tc>
        <w:tc>
          <w:tcPr>
            <w:tcW w:w="1260" w:type="dxa"/>
            <w:tcBorders>
              <w:top w:val="single" w:sz="4" w:space="0" w:color="auto"/>
              <w:left w:val="single" w:sz="4" w:space="0" w:color="auto"/>
              <w:bottom w:val="single" w:sz="4" w:space="0" w:color="auto"/>
              <w:right w:val="single" w:sz="4" w:space="0" w:color="auto"/>
            </w:tcBorders>
          </w:tcPr>
          <w:p w14:paraId="4BB6488F" w14:textId="77777777" w:rsidR="005A6C30" w:rsidRPr="0010106F" w:rsidRDefault="005A6C30" w:rsidP="00221083">
            <w:pPr>
              <w:pStyle w:val="CellBodyCentered"/>
              <w:spacing w:line="260" w:lineRule="atLeast"/>
              <w:rPr>
                <w:color w:val="auto"/>
              </w:rPr>
            </w:pPr>
            <w:r w:rsidRPr="0010106F">
              <w:rPr>
                <w:color w:val="auto"/>
              </w:rPr>
              <w:t>60</w:t>
            </w:r>
          </w:p>
        </w:tc>
        <w:tc>
          <w:tcPr>
            <w:tcW w:w="1093" w:type="dxa"/>
            <w:tcBorders>
              <w:top w:val="single" w:sz="4" w:space="0" w:color="auto"/>
              <w:left w:val="single" w:sz="4" w:space="0" w:color="auto"/>
              <w:bottom w:val="single" w:sz="4" w:space="0" w:color="auto"/>
              <w:right w:val="single" w:sz="4" w:space="0" w:color="auto"/>
            </w:tcBorders>
          </w:tcPr>
          <w:p w14:paraId="4BB64890" w14:textId="77777777" w:rsidR="005A6C30" w:rsidRPr="0010106F" w:rsidRDefault="005A6C30" w:rsidP="00221083">
            <w:pPr>
              <w:pStyle w:val="CellBodyCentered"/>
              <w:spacing w:line="260" w:lineRule="atLeast"/>
              <w:rPr>
                <w:color w:val="auto"/>
              </w:rPr>
            </w:pPr>
            <w:r w:rsidRPr="0010106F">
              <w:rPr>
                <w:color w:val="auto"/>
              </w:rPr>
              <w:t>60</w:t>
            </w:r>
          </w:p>
        </w:tc>
        <w:tc>
          <w:tcPr>
            <w:tcW w:w="1157" w:type="dxa"/>
            <w:tcBorders>
              <w:top w:val="single" w:sz="4" w:space="0" w:color="auto"/>
              <w:left w:val="single" w:sz="4" w:space="0" w:color="auto"/>
              <w:bottom w:val="single" w:sz="4" w:space="0" w:color="auto"/>
              <w:right w:val="single" w:sz="4" w:space="0" w:color="auto"/>
            </w:tcBorders>
          </w:tcPr>
          <w:p w14:paraId="4BB64891"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92" w14:textId="77777777" w:rsidR="005A6C30" w:rsidRPr="0010106F" w:rsidRDefault="005A6C30" w:rsidP="00221083">
            <w:pPr>
              <w:pStyle w:val="CellBodyCentered"/>
              <w:spacing w:line="260" w:lineRule="atLeast"/>
              <w:rPr>
                <w:color w:val="auto"/>
              </w:rPr>
            </w:pPr>
            <w:r w:rsidRPr="0010106F">
              <w:rPr>
                <w:color w:val="auto"/>
              </w:rPr>
              <w:t>90</w:t>
            </w:r>
          </w:p>
        </w:tc>
        <w:tc>
          <w:tcPr>
            <w:tcW w:w="1259" w:type="dxa"/>
            <w:tcBorders>
              <w:top w:val="single" w:sz="4" w:space="0" w:color="auto"/>
              <w:left w:val="single" w:sz="4" w:space="0" w:color="auto"/>
              <w:bottom w:val="single" w:sz="4" w:space="0" w:color="auto"/>
              <w:right w:val="single" w:sz="4" w:space="0" w:color="auto"/>
            </w:tcBorders>
          </w:tcPr>
          <w:p w14:paraId="4BB64893" w14:textId="77777777" w:rsidR="005A6C30" w:rsidRPr="0010106F" w:rsidRDefault="005A6C30" w:rsidP="00221083">
            <w:pPr>
              <w:pStyle w:val="CellBodyCentered"/>
              <w:spacing w:line="260" w:lineRule="atLeast"/>
              <w:rPr>
                <w:color w:val="auto"/>
              </w:rPr>
            </w:pPr>
            <w:r w:rsidRPr="0010106F">
              <w:rPr>
                <w:color w:val="auto"/>
              </w:rPr>
              <w:t>90</w:t>
            </w:r>
          </w:p>
        </w:tc>
        <w:tc>
          <w:tcPr>
            <w:tcW w:w="1249" w:type="dxa"/>
            <w:tcBorders>
              <w:top w:val="single" w:sz="4" w:space="0" w:color="auto"/>
              <w:left w:val="single" w:sz="4" w:space="0" w:color="auto"/>
              <w:bottom w:val="single" w:sz="4" w:space="0" w:color="auto"/>
              <w:right w:val="single" w:sz="4" w:space="0" w:color="auto"/>
            </w:tcBorders>
          </w:tcPr>
          <w:p w14:paraId="4BB64894" w14:textId="77777777" w:rsidR="005A6C30" w:rsidRPr="0010106F" w:rsidRDefault="005A6C30" w:rsidP="00221083">
            <w:pPr>
              <w:pStyle w:val="CellBodyCentered"/>
              <w:spacing w:line="260" w:lineRule="atLeast"/>
              <w:rPr>
                <w:color w:val="auto"/>
              </w:rPr>
            </w:pPr>
            <w:r w:rsidRPr="0010106F">
              <w:rPr>
                <w:color w:val="auto"/>
              </w:rPr>
              <w:t>110</w:t>
            </w:r>
          </w:p>
        </w:tc>
      </w:tr>
      <w:tr w:rsidR="005A6C30" w:rsidRPr="0010106F" w14:paraId="4BB6489E"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96" w14:textId="77777777" w:rsidR="005A6C30" w:rsidRPr="0010106F" w:rsidRDefault="005A6C30" w:rsidP="00221083">
            <w:pPr>
              <w:pStyle w:val="CellBodyCentered"/>
              <w:spacing w:line="260" w:lineRule="atLeast"/>
              <w:rPr>
                <w:color w:val="auto"/>
              </w:rPr>
            </w:pPr>
            <w:r w:rsidRPr="0010106F">
              <w:rPr>
                <w:color w:val="auto"/>
              </w:rPr>
              <w:t>450</w:t>
            </w:r>
          </w:p>
        </w:tc>
        <w:tc>
          <w:tcPr>
            <w:tcW w:w="1457" w:type="dxa"/>
            <w:tcBorders>
              <w:top w:val="single" w:sz="4" w:space="0" w:color="auto"/>
              <w:left w:val="single" w:sz="4" w:space="0" w:color="auto"/>
              <w:bottom w:val="single" w:sz="4" w:space="0" w:color="auto"/>
              <w:right w:val="single" w:sz="4" w:space="0" w:color="auto"/>
            </w:tcBorders>
          </w:tcPr>
          <w:p w14:paraId="4BB64897" w14:textId="77777777" w:rsidR="005A6C30" w:rsidRPr="0010106F" w:rsidRDefault="005A6C30" w:rsidP="00221083">
            <w:pPr>
              <w:pStyle w:val="CellBodyCentered"/>
              <w:spacing w:line="260" w:lineRule="atLeast"/>
              <w:rPr>
                <w:color w:val="auto"/>
              </w:rPr>
            </w:pPr>
            <w:r w:rsidRPr="0010106F">
              <w:rPr>
                <w:color w:val="auto"/>
              </w:rPr>
              <w:t>18</w:t>
            </w:r>
          </w:p>
        </w:tc>
        <w:tc>
          <w:tcPr>
            <w:tcW w:w="1260" w:type="dxa"/>
            <w:tcBorders>
              <w:top w:val="single" w:sz="4" w:space="0" w:color="auto"/>
              <w:left w:val="single" w:sz="4" w:space="0" w:color="auto"/>
              <w:bottom w:val="single" w:sz="4" w:space="0" w:color="auto"/>
              <w:right w:val="single" w:sz="4" w:space="0" w:color="auto"/>
            </w:tcBorders>
          </w:tcPr>
          <w:p w14:paraId="4BB64898" w14:textId="77777777" w:rsidR="005A6C30" w:rsidRPr="0010106F" w:rsidRDefault="005A6C30" w:rsidP="00221083">
            <w:pPr>
              <w:pStyle w:val="CellBodyCentered"/>
              <w:spacing w:line="260" w:lineRule="atLeast"/>
              <w:rPr>
                <w:color w:val="auto"/>
              </w:rPr>
            </w:pPr>
            <w:r w:rsidRPr="0010106F">
              <w:rPr>
                <w:color w:val="auto"/>
              </w:rPr>
              <w:t>60</w:t>
            </w:r>
          </w:p>
        </w:tc>
        <w:tc>
          <w:tcPr>
            <w:tcW w:w="1093" w:type="dxa"/>
            <w:tcBorders>
              <w:top w:val="single" w:sz="4" w:space="0" w:color="auto"/>
              <w:left w:val="single" w:sz="4" w:space="0" w:color="auto"/>
              <w:bottom w:val="single" w:sz="4" w:space="0" w:color="auto"/>
              <w:right w:val="single" w:sz="4" w:space="0" w:color="auto"/>
            </w:tcBorders>
          </w:tcPr>
          <w:p w14:paraId="4BB64899" w14:textId="77777777" w:rsidR="005A6C30" w:rsidRPr="0010106F" w:rsidRDefault="005A6C30" w:rsidP="00221083">
            <w:pPr>
              <w:pStyle w:val="CellBodyCentered"/>
              <w:spacing w:line="260" w:lineRule="atLeast"/>
              <w:rPr>
                <w:color w:val="auto"/>
              </w:rPr>
            </w:pPr>
            <w:r w:rsidRPr="0010106F">
              <w:rPr>
                <w:color w:val="auto"/>
              </w:rPr>
              <w:t>70</w:t>
            </w:r>
          </w:p>
        </w:tc>
        <w:tc>
          <w:tcPr>
            <w:tcW w:w="1157" w:type="dxa"/>
            <w:tcBorders>
              <w:top w:val="single" w:sz="4" w:space="0" w:color="auto"/>
              <w:left w:val="single" w:sz="4" w:space="0" w:color="auto"/>
              <w:bottom w:val="single" w:sz="4" w:space="0" w:color="auto"/>
              <w:right w:val="single" w:sz="4" w:space="0" w:color="auto"/>
            </w:tcBorders>
          </w:tcPr>
          <w:p w14:paraId="4BB6489A" w14:textId="77777777" w:rsidR="005A6C30" w:rsidRPr="0010106F" w:rsidRDefault="005A6C30" w:rsidP="00221083">
            <w:pPr>
              <w:pStyle w:val="CellBodyCentered"/>
              <w:spacing w:line="260" w:lineRule="atLeast"/>
              <w:rPr>
                <w:color w:val="auto"/>
              </w:rPr>
            </w:pPr>
            <w:r w:rsidRPr="0010106F">
              <w:rPr>
                <w:color w:val="auto"/>
              </w:rPr>
              <w:t>70</w:t>
            </w:r>
          </w:p>
        </w:tc>
        <w:tc>
          <w:tcPr>
            <w:tcW w:w="1259" w:type="dxa"/>
            <w:tcBorders>
              <w:top w:val="single" w:sz="4" w:space="0" w:color="auto"/>
              <w:left w:val="single" w:sz="4" w:space="0" w:color="auto"/>
              <w:bottom w:val="single" w:sz="4" w:space="0" w:color="auto"/>
              <w:right w:val="single" w:sz="4" w:space="0" w:color="auto"/>
            </w:tcBorders>
          </w:tcPr>
          <w:p w14:paraId="4BB6489B" w14:textId="77777777" w:rsidR="005A6C30" w:rsidRPr="0010106F" w:rsidRDefault="005A6C30" w:rsidP="00221083">
            <w:pPr>
              <w:pStyle w:val="CellBodyCentered"/>
              <w:spacing w:line="260" w:lineRule="atLeast"/>
              <w:rPr>
                <w:color w:val="auto"/>
              </w:rPr>
            </w:pPr>
            <w:r w:rsidRPr="0010106F">
              <w:rPr>
                <w:color w:val="auto"/>
              </w:rPr>
              <w:t>90</w:t>
            </w:r>
          </w:p>
        </w:tc>
        <w:tc>
          <w:tcPr>
            <w:tcW w:w="1259" w:type="dxa"/>
            <w:tcBorders>
              <w:top w:val="single" w:sz="4" w:space="0" w:color="auto"/>
              <w:left w:val="single" w:sz="4" w:space="0" w:color="auto"/>
              <w:bottom w:val="single" w:sz="4" w:space="0" w:color="auto"/>
              <w:right w:val="single" w:sz="4" w:space="0" w:color="auto"/>
            </w:tcBorders>
          </w:tcPr>
          <w:p w14:paraId="4BB6489C" w14:textId="77777777" w:rsidR="005A6C30" w:rsidRPr="0010106F" w:rsidRDefault="005A6C30" w:rsidP="00221083">
            <w:pPr>
              <w:pStyle w:val="CellBodyCentered"/>
              <w:spacing w:line="260" w:lineRule="atLeast"/>
              <w:rPr>
                <w:color w:val="auto"/>
              </w:rPr>
            </w:pPr>
            <w:r w:rsidRPr="0010106F">
              <w:rPr>
                <w:color w:val="auto"/>
              </w:rPr>
              <w:t>110</w:t>
            </w:r>
          </w:p>
        </w:tc>
        <w:tc>
          <w:tcPr>
            <w:tcW w:w="1249" w:type="dxa"/>
            <w:tcBorders>
              <w:top w:val="single" w:sz="4" w:space="0" w:color="auto"/>
              <w:left w:val="single" w:sz="4" w:space="0" w:color="auto"/>
              <w:bottom w:val="single" w:sz="4" w:space="0" w:color="auto"/>
              <w:right w:val="single" w:sz="4" w:space="0" w:color="auto"/>
            </w:tcBorders>
          </w:tcPr>
          <w:p w14:paraId="4BB6489D" w14:textId="77777777" w:rsidR="005A6C30" w:rsidRPr="0010106F" w:rsidRDefault="005A6C30" w:rsidP="00221083">
            <w:pPr>
              <w:pStyle w:val="CellBodyCentered"/>
              <w:spacing w:line="260" w:lineRule="atLeast"/>
              <w:rPr>
                <w:color w:val="auto"/>
              </w:rPr>
            </w:pPr>
            <w:r w:rsidRPr="0010106F">
              <w:rPr>
                <w:color w:val="auto"/>
              </w:rPr>
              <w:t>110</w:t>
            </w:r>
          </w:p>
        </w:tc>
      </w:tr>
      <w:tr w:rsidR="005A6C30" w:rsidRPr="0010106F" w14:paraId="4BB648A7" w14:textId="77777777" w:rsidTr="00AD51BE">
        <w:trPr>
          <w:trHeight w:val="260"/>
        </w:trPr>
        <w:tc>
          <w:tcPr>
            <w:tcW w:w="811" w:type="dxa"/>
            <w:tcBorders>
              <w:top w:val="single" w:sz="4" w:space="0" w:color="auto"/>
              <w:left w:val="single" w:sz="4" w:space="0" w:color="auto"/>
              <w:bottom w:val="single" w:sz="4" w:space="0" w:color="auto"/>
              <w:right w:val="single" w:sz="4" w:space="0" w:color="auto"/>
            </w:tcBorders>
          </w:tcPr>
          <w:p w14:paraId="4BB6489F" w14:textId="77777777" w:rsidR="005A6C30" w:rsidRPr="0010106F" w:rsidRDefault="005A6C30" w:rsidP="00221083">
            <w:pPr>
              <w:pStyle w:val="CellBodyCentered"/>
              <w:spacing w:line="260" w:lineRule="atLeast"/>
              <w:rPr>
                <w:color w:val="auto"/>
              </w:rPr>
            </w:pPr>
            <w:r w:rsidRPr="0010106F">
              <w:rPr>
                <w:color w:val="auto"/>
              </w:rPr>
              <w:t>500</w:t>
            </w:r>
          </w:p>
        </w:tc>
        <w:tc>
          <w:tcPr>
            <w:tcW w:w="1457" w:type="dxa"/>
            <w:tcBorders>
              <w:top w:val="single" w:sz="4" w:space="0" w:color="auto"/>
              <w:left w:val="single" w:sz="4" w:space="0" w:color="auto"/>
              <w:bottom w:val="single" w:sz="4" w:space="0" w:color="auto"/>
              <w:right w:val="single" w:sz="4" w:space="0" w:color="auto"/>
            </w:tcBorders>
          </w:tcPr>
          <w:p w14:paraId="4BB648A0" w14:textId="77777777" w:rsidR="005A6C30" w:rsidRPr="0010106F" w:rsidRDefault="005A6C30" w:rsidP="00221083">
            <w:pPr>
              <w:pStyle w:val="CellBodyCentered"/>
              <w:spacing w:line="260" w:lineRule="atLeast"/>
              <w:rPr>
                <w:color w:val="auto"/>
              </w:rPr>
            </w:pPr>
            <w:r w:rsidRPr="0010106F">
              <w:rPr>
                <w:color w:val="auto"/>
              </w:rPr>
              <w:t>20</w:t>
            </w:r>
          </w:p>
        </w:tc>
        <w:tc>
          <w:tcPr>
            <w:tcW w:w="1260" w:type="dxa"/>
            <w:tcBorders>
              <w:top w:val="single" w:sz="4" w:space="0" w:color="auto"/>
              <w:left w:val="single" w:sz="4" w:space="0" w:color="auto"/>
              <w:bottom w:val="single" w:sz="4" w:space="0" w:color="auto"/>
              <w:right w:val="single" w:sz="4" w:space="0" w:color="auto"/>
            </w:tcBorders>
          </w:tcPr>
          <w:p w14:paraId="4BB648A1" w14:textId="77777777" w:rsidR="005A6C30" w:rsidRPr="0010106F" w:rsidRDefault="005A6C30" w:rsidP="00221083">
            <w:pPr>
              <w:pStyle w:val="CellBodyCentered"/>
              <w:spacing w:line="260" w:lineRule="atLeast"/>
              <w:rPr>
                <w:color w:val="auto"/>
              </w:rPr>
            </w:pPr>
            <w:r w:rsidRPr="0010106F">
              <w:rPr>
                <w:color w:val="auto"/>
              </w:rPr>
              <w:t>60</w:t>
            </w:r>
          </w:p>
        </w:tc>
        <w:tc>
          <w:tcPr>
            <w:tcW w:w="1093" w:type="dxa"/>
            <w:tcBorders>
              <w:top w:val="single" w:sz="4" w:space="0" w:color="auto"/>
              <w:left w:val="single" w:sz="4" w:space="0" w:color="auto"/>
              <w:bottom w:val="single" w:sz="4" w:space="0" w:color="auto"/>
              <w:right w:val="single" w:sz="4" w:space="0" w:color="auto"/>
            </w:tcBorders>
          </w:tcPr>
          <w:p w14:paraId="4BB648A2" w14:textId="77777777" w:rsidR="005A6C30" w:rsidRPr="0010106F" w:rsidRDefault="005A6C30" w:rsidP="00221083">
            <w:pPr>
              <w:pStyle w:val="CellBodyCentered"/>
              <w:spacing w:line="260" w:lineRule="atLeast"/>
              <w:rPr>
                <w:color w:val="auto"/>
              </w:rPr>
            </w:pPr>
            <w:r w:rsidRPr="0010106F">
              <w:rPr>
                <w:color w:val="auto"/>
              </w:rPr>
              <w:t>70</w:t>
            </w:r>
          </w:p>
        </w:tc>
        <w:tc>
          <w:tcPr>
            <w:tcW w:w="1157" w:type="dxa"/>
            <w:tcBorders>
              <w:top w:val="single" w:sz="4" w:space="0" w:color="auto"/>
              <w:left w:val="single" w:sz="4" w:space="0" w:color="auto"/>
              <w:bottom w:val="single" w:sz="4" w:space="0" w:color="auto"/>
              <w:right w:val="single" w:sz="4" w:space="0" w:color="auto"/>
            </w:tcBorders>
          </w:tcPr>
          <w:p w14:paraId="4BB648A3" w14:textId="77777777" w:rsidR="005A6C30" w:rsidRPr="0010106F" w:rsidRDefault="005A6C30" w:rsidP="00221083">
            <w:pPr>
              <w:pStyle w:val="CellBodyCentered"/>
              <w:spacing w:line="260" w:lineRule="atLeast"/>
              <w:rPr>
                <w:color w:val="auto"/>
              </w:rPr>
            </w:pPr>
            <w:r w:rsidRPr="0010106F">
              <w:rPr>
                <w:color w:val="auto"/>
              </w:rPr>
              <w:t>90</w:t>
            </w:r>
          </w:p>
        </w:tc>
        <w:tc>
          <w:tcPr>
            <w:tcW w:w="1259" w:type="dxa"/>
            <w:tcBorders>
              <w:top w:val="single" w:sz="4" w:space="0" w:color="auto"/>
              <w:left w:val="single" w:sz="4" w:space="0" w:color="auto"/>
              <w:bottom w:val="single" w:sz="4" w:space="0" w:color="auto"/>
              <w:right w:val="single" w:sz="4" w:space="0" w:color="auto"/>
            </w:tcBorders>
          </w:tcPr>
          <w:p w14:paraId="4BB648A4" w14:textId="77777777" w:rsidR="005A6C30" w:rsidRPr="0010106F" w:rsidRDefault="005A6C30" w:rsidP="00221083">
            <w:pPr>
              <w:pStyle w:val="CellBodyCentered"/>
              <w:spacing w:line="260" w:lineRule="atLeast"/>
              <w:rPr>
                <w:color w:val="auto"/>
              </w:rPr>
            </w:pPr>
            <w:r w:rsidRPr="0010106F">
              <w:rPr>
                <w:color w:val="auto"/>
              </w:rPr>
              <w:t>100</w:t>
            </w:r>
          </w:p>
        </w:tc>
        <w:tc>
          <w:tcPr>
            <w:tcW w:w="1259" w:type="dxa"/>
            <w:tcBorders>
              <w:top w:val="single" w:sz="4" w:space="0" w:color="auto"/>
              <w:left w:val="single" w:sz="4" w:space="0" w:color="auto"/>
              <w:bottom w:val="single" w:sz="4" w:space="0" w:color="auto"/>
              <w:right w:val="single" w:sz="4" w:space="0" w:color="auto"/>
            </w:tcBorders>
          </w:tcPr>
          <w:p w14:paraId="4BB648A5" w14:textId="77777777" w:rsidR="005A6C30" w:rsidRPr="0010106F" w:rsidRDefault="005A6C30" w:rsidP="00221083">
            <w:pPr>
              <w:pStyle w:val="CellBodyCentered"/>
              <w:spacing w:line="260" w:lineRule="atLeast"/>
              <w:rPr>
                <w:color w:val="auto"/>
              </w:rPr>
            </w:pPr>
            <w:r w:rsidRPr="0010106F">
              <w:rPr>
                <w:color w:val="auto"/>
              </w:rPr>
              <w:t>110</w:t>
            </w:r>
          </w:p>
        </w:tc>
        <w:tc>
          <w:tcPr>
            <w:tcW w:w="1249" w:type="dxa"/>
            <w:tcBorders>
              <w:top w:val="single" w:sz="4" w:space="0" w:color="auto"/>
              <w:left w:val="single" w:sz="4" w:space="0" w:color="auto"/>
              <w:bottom w:val="single" w:sz="4" w:space="0" w:color="auto"/>
              <w:right w:val="single" w:sz="4" w:space="0" w:color="auto"/>
            </w:tcBorders>
          </w:tcPr>
          <w:p w14:paraId="4BB648A6" w14:textId="77777777" w:rsidR="005A6C30" w:rsidRPr="0010106F" w:rsidRDefault="005A6C30" w:rsidP="00221083">
            <w:pPr>
              <w:pStyle w:val="CellBodyCentered"/>
              <w:spacing w:line="260" w:lineRule="atLeast"/>
              <w:rPr>
                <w:color w:val="auto"/>
              </w:rPr>
            </w:pPr>
            <w:r w:rsidRPr="0010106F">
              <w:rPr>
                <w:color w:val="auto"/>
              </w:rPr>
              <w:t>120</w:t>
            </w:r>
          </w:p>
        </w:tc>
      </w:tr>
      <w:tr w:rsidR="005A6C30" w:rsidRPr="0010106F" w14:paraId="4BB648B0" w14:textId="77777777" w:rsidTr="00AD51BE">
        <w:trPr>
          <w:trHeight w:val="251"/>
        </w:trPr>
        <w:tc>
          <w:tcPr>
            <w:tcW w:w="811" w:type="dxa"/>
            <w:tcBorders>
              <w:top w:val="single" w:sz="4" w:space="0" w:color="auto"/>
              <w:left w:val="single" w:sz="4" w:space="0" w:color="auto"/>
              <w:bottom w:val="single" w:sz="4" w:space="0" w:color="auto"/>
              <w:right w:val="single" w:sz="4" w:space="0" w:color="auto"/>
            </w:tcBorders>
          </w:tcPr>
          <w:p w14:paraId="4BB648A8" w14:textId="77777777" w:rsidR="005A6C30" w:rsidRPr="0010106F" w:rsidRDefault="005A6C30" w:rsidP="00221083">
            <w:pPr>
              <w:pStyle w:val="CellBodyCentered"/>
              <w:spacing w:line="260" w:lineRule="atLeast"/>
              <w:rPr>
                <w:color w:val="auto"/>
              </w:rPr>
            </w:pPr>
            <w:r w:rsidRPr="0010106F">
              <w:rPr>
                <w:color w:val="auto"/>
              </w:rPr>
              <w:t>600</w:t>
            </w:r>
          </w:p>
        </w:tc>
        <w:tc>
          <w:tcPr>
            <w:tcW w:w="1457" w:type="dxa"/>
            <w:tcBorders>
              <w:top w:val="single" w:sz="4" w:space="0" w:color="auto"/>
              <w:left w:val="single" w:sz="4" w:space="0" w:color="auto"/>
              <w:bottom w:val="single" w:sz="4" w:space="0" w:color="auto"/>
              <w:right w:val="single" w:sz="4" w:space="0" w:color="auto"/>
            </w:tcBorders>
          </w:tcPr>
          <w:p w14:paraId="4BB648A9" w14:textId="77777777" w:rsidR="005A6C30" w:rsidRPr="0010106F" w:rsidRDefault="005A6C30" w:rsidP="00221083">
            <w:pPr>
              <w:pStyle w:val="CellBodyCentered"/>
              <w:spacing w:line="260" w:lineRule="atLeast"/>
              <w:rPr>
                <w:color w:val="auto"/>
              </w:rPr>
            </w:pPr>
            <w:r w:rsidRPr="0010106F">
              <w:rPr>
                <w:color w:val="auto"/>
              </w:rPr>
              <w:t>24</w:t>
            </w:r>
          </w:p>
        </w:tc>
        <w:tc>
          <w:tcPr>
            <w:tcW w:w="1260" w:type="dxa"/>
            <w:tcBorders>
              <w:top w:val="single" w:sz="4" w:space="0" w:color="auto"/>
              <w:left w:val="single" w:sz="4" w:space="0" w:color="auto"/>
              <w:bottom w:val="single" w:sz="4" w:space="0" w:color="auto"/>
              <w:right w:val="single" w:sz="4" w:space="0" w:color="auto"/>
            </w:tcBorders>
          </w:tcPr>
          <w:p w14:paraId="4BB648AA" w14:textId="77777777" w:rsidR="005A6C30" w:rsidRPr="0010106F" w:rsidRDefault="005A6C30" w:rsidP="00221083">
            <w:pPr>
              <w:pStyle w:val="CellBodyCentered"/>
              <w:spacing w:line="260" w:lineRule="atLeast"/>
              <w:rPr>
                <w:color w:val="auto"/>
              </w:rPr>
            </w:pPr>
            <w:r w:rsidRPr="0010106F">
              <w:rPr>
                <w:color w:val="auto"/>
              </w:rPr>
              <w:t>70</w:t>
            </w:r>
          </w:p>
        </w:tc>
        <w:tc>
          <w:tcPr>
            <w:tcW w:w="1093" w:type="dxa"/>
            <w:tcBorders>
              <w:top w:val="single" w:sz="4" w:space="0" w:color="auto"/>
              <w:left w:val="single" w:sz="4" w:space="0" w:color="auto"/>
              <w:bottom w:val="single" w:sz="4" w:space="0" w:color="auto"/>
              <w:right w:val="single" w:sz="4" w:space="0" w:color="auto"/>
            </w:tcBorders>
          </w:tcPr>
          <w:p w14:paraId="4BB648AB" w14:textId="77777777" w:rsidR="005A6C30" w:rsidRPr="0010106F" w:rsidRDefault="005A6C30" w:rsidP="00221083">
            <w:pPr>
              <w:pStyle w:val="CellBodyCentered"/>
              <w:spacing w:line="260" w:lineRule="atLeast"/>
              <w:rPr>
                <w:color w:val="auto"/>
              </w:rPr>
            </w:pPr>
            <w:r w:rsidRPr="0010106F">
              <w:rPr>
                <w:color w:val="auto"/>
              </w:rPr>
              <w:t>70</w:t>
            </w:r>
          </w:p>
        </w:tc>
        <w:tc>
          <w:tcPr>
            <w:tcW w:w="1157" w:type="dxa"/>
            <w:tcBorders>
              <w:top w:val="single" w:sz="4" w:space="0" w:color="auto"/>
              <w:left w:val="single" w:sz="4" w:space="0" w:color="auto"/>
              <w:bottom w:val="single" w:sz="4" w:space="0" w:color="auto"/>
              <w:right w:val="single" w:sz="4" w:space="0" w:color="auto"/>
            </w:tcBorders>
          </w:tcPr>
          <w:p w14:paraId="4BB648AC" w14:textId="77777777" w:rsidR="005A6C30" w:rsidRPr="0010106F" w:rsidRDefault="005A6C30" w:rsidP="00221083">
            <w:pPr>
              <w:pStyle w:val="CellBodyCentered"/>
              <w:spacing w:line="260" w:lineRule="atLeast"/>
              <w:rPr>
                <w:color w:val="auto"/>
              </w:rPr>
            </w:pPr>
            <w:r w:rsidRPr="0010106F">
              <w:rPr>
                <w:color w:val="auto"/>
              </w:rPr>
              <w:t>90</w:t>
            </w:r>
          </w:p>
        </w:tc>
        <w:tc>
          <w:tcPr>
            <w:tcW w:w="1259" w:type="dxa"/>
            <w:tcBorders>
              <w:top w:val="single" w:sz="4" w:space="0" w:color="auto"/>
              <w:left w:val="single" w:sz="4" w:space="0" w:color="auto"/>
              <w:bottom w:val="single" w:sz="4" w:space="0" w:color="auto"/>
              <w:right w:val="single" w:sz="4" w:space="0" w:color="auto"/>
            </w:tcBorders>
          </w:tcPr>
          <w:p w14:paraId="4BB648AD" w14:textId="77777777" w:rsidR="005A6C30" w:rsidRPr="0010106F" w:rsidRDefault="005A6C30" w:rsidP="00221083">
            <w:pPr>
              <w:pStyle w:val="CellBodyCentered"/>
              <w:spacing w:line="260" w:lineRule="atLeast"/>
              <w:rPr>
                <w:color w:val="auto"/>
              </w:rPr>
            </w:pPr>
            <w:r w:rsidRPr="0010106F">
              <w:rPr>
                <w:color w:val="auto"/>
              </w:rPr>
              <w:t>100</w:t>
            </w:r>
          </w:p>
        </w:tc>
        <w:tc>
          <w:tcPr>
            <w:tcW w:w="1259" w:type="dxa"/>
            <w:tcBorders>
              <w:top w:val="single" w:sz="4" w:space="0" w:color="auto"/>
              <w:left w:val="single" w:sz="4" w:space="0" w:color="auto"/>
              <w:bottom w:val="single" w:sz="4" w:space="0" w:color="auto"/>
              <w:right w:val="single" w:sz="4" w:space="0" w:color="auto"/>
            </w:tcBorders>
          </w:tcPr>
          <w:p w14:paraId="4BB648AE" w14:textId="77777777" w:rsidR="005A6C30" w:rsidRPr="0010106F" w:rsidRDefault="005A6C30" w:rsidP="00221083">
            <w:pPr>
              <w:pStyle w:val="CellBodyCentered"/>
              <w:spacing w:line="260" w:lineRule="atLeast"/>
              <w:rPr>
                <w:color w:val="auto"/>
              </w:rPr>
            </w:pPr>
            <w:r w:rsidRPr="0010106F">
              <w:rPr>
                <w:color w:val="auto"/>
              </w:rPr>
              <w:t>110</w:t>
            </w:r>
          </w:p>
        </w:tc>
        <w:tc>
          <w:tcPr>
            <w:tcW w:w="1249" w:type="dxa"/>
            <w:tcBorders>
              <w:top w:val="single" w:sz="4" w:space="0" w:color="auto"/>
              <w:left w:val="single" w:sz="4" w:space="0" w:color="auto"/>
              <w:bottom w:val="single" w:sz="4" w:space="0" w:color="auto"/>
              <w:right w:val="single" w:sz="4" w:space="0" w:color="auto"/>
            </w:tcBorders>
          </w:tcPr>
          <w:p w14:paraId="4BB648AF" w14:textId="77777777" w:rsidR="005A6C30" w:rsidRPr="0010106F" w:rsidRDefault="005A6C30" w:rsidP="00221083">
            <w:pPr>
              <w:pStyle w:val="CellBodyCentered"/>
              <w:spacing w:line="260" w:lineRule="atLeast"/>
              <w:rPr>
                <w:color w:val="auto"/>
              </w:rPr>
            </w:pPr>
            <w:r w:rsidRPr="0010106F">
              <w:rPr>
                <w:color w:val="auto"/>
              </w:rPr>
              <w:t>120</w:t>
            </w:r>
          </w:p>
        </w:tc>
      </w:tr>
      <w:tr w:rsidR="005A6C30" w:rsidRPr="0010106F" w14:paraId="4BB648B9" w14:textId="77777777" w:rsidTr="00AD51BE">
        <w:trPr>
          <w:trHeight w:val="285"/>
        </w:trPr>
        <w:tc>
          <w:tcPr>
            <w:tcW w:w="811" w:type="dxa"/>
            <w:tcBorders>
              <w:top w:val="single" w:sz="4" w:space="0" w:color="auto"/>
              <w:left w:val="single" w:sz="4" w:space="0" w:color="auto"/>
              <w:bottom w:val="single" w:sz="4" w:space="0" w:color="auto"/>
              <w:right w:val="single" w:sz="4" w:space="0" w:color="auto"/>
            </w:tcBorders>
          </w:tcPr>
          <w:p w14:paraId="4BB648B1" w14:textId="77777777" w:rsidR="005A6C30" w:rsidRPr="0010106F" w:rsidRDefault="005A6C30" w:rsidP="00221083">
            <w:pPr>
              <w:pStyle w:val="CellBodyCentered"/>
              <w:spacing w:line="260" w:lineRule="atLeast"/>
              <w:rPr>
                <w:color w:val="auto"/>
              </w:rPr>
            </w:pPr>
            <w:r w:rsidRPr="0010106F">
              <w:rPr>
                <w:color w:val="auto"/>
              </w:rPr>
              <w:t>&gt;600</w:t>
            </w:r>
          </w:p>
        </w:tc>
        <w:tc>
          <w:tcPr>
            <w:tcW w:w="1457" w:type="dxa"/>
            <w:tcBorders>
              <w:top w:val="single" w:sz="4" w:space="0" w:color="auto"/>
              <w:left w:val="single" w:sz="4" w:space="0" w:color="auto"/>
              <w:bottom w:val="single" w:sz="4" w:space="0" w:color="auto"/>
              <w:right w:val="single" w:sz="4" w:space="0" w:color="auto"/>
            </w:tcBorders>
          </w:tcPr>
          <w:p w14:paraId="4BB648B2" w14:textId="77777777" w:rsidR="005A6C30" w:rsidRPr="0010106F" w:rsidRDefault="005A6C30" w:rsidP="00221083">
            <w:pPr>
              <w:pStyle w:val="CellBodyCentered"/>
              <w:spacing w:line="260" w:lineRule="atLeast"/>
              <w:rPr>
                <w:color w:val="auto"/>
              </w:rPr>
            </w:pPr>
            <w:r w:rsidRPr="0010106F">
              <w:rPr>
                <w:color w:val="auto"/>
              </w:rPr>
              <w:t>&gt;24</w:t>
            </w:r>
          </w:p>
        </w:tc>
        <w:tc>
          <w:tcPr>
            <w:tcW w:w="1260" w:type="dxa"/>
            <w:tcBorders>
              <w:top w:val="single" w:sz="4" w:space="0" w:color="auto"/>
              <w:left w:val="single" w:sz="4" w:space="0" w:color="auto"/>
              <w:bottom w:val="single" w:sz="4" w:space="0" w:color="auto"/>
              <w:right w:val="single" w:sz="4" w:space="0" w:color="auto"/>
            </w:tcBorders>
          </w:tcPr>
          <w:p w14:paraId="4BB648B3" w14:textId="77777777" w:rsidR="005A6C30" w:rsidRPr="0010106F" w:rsidRDefault="005A6C30" w:rsidP="00221083">
            <w:pPr>
              <w:pStyle w:val="CellBodyCentered"/>
              <w:spacing w:line="260" w:lineRule="atLeast"/>
              <w:rPr>
                <w:color w:val="auto"/>
              </w:rPr>
            </w:pPr>
            <w:r w:rsidRPr="0010106F">
              <w:rPr>
                <w:color w:val="auto"/>
              </w:rPr>
              <w:t>70</w:t>
            </w:r>
          </w:p>
        </w:tc>
        <w:tc>
          <w:tcPr>
            <w:tcW w:w="1093" w:type="dxa"/>
            <w:tcBorders>
              <w:top w:val="single" w:sz="4" w:space="0" w:color="auto"/>
              <w:left w:val="single" w:sz="4" w:space="0" w:color="auto"/>
              <w:bottom w:val="single" w:sz="4" w:space="0" w:color="auto"/>
              <w:right w:val="single" w:sz="4" w:space="0" w:color="auto"/>
            </w:tcBorders>
          </w:tcPr>
          <w:p w14:paraId="4BB648B4" w14:textId="77777777" w:rsidR="005A6C30" w:rsidRPr="0010106F" w:rsidRDefault="005A6C30" w:rsidP="00221083">
            <w:pPr>
              <w:pStyle w:val="CellBodyCentered"/>
              <w:spacing w:line="260" w:lineRule="atLeast"/>
              <w:rPr>
                <w:color w:val="auto"/>
              </w:rPr>
            </w:pPr>
            <w:r w:rsidRPr="0010106F">
              <w:rPr>
                <w:color w:val="auto"/>
              </w:rPr>
              <w:t>70</w:t>
            </w:r>
          </w:p>
        </w:tc>
        <w:tc>
          <w:tcPr>
            <w:tcW w:w="1157" w:type="dxa"/>
            <w:tcBorders>
              <w:top w:val="single" w:sz="4" w:space="0" w:color="auto"/>
              <w:left w:val="single" w:sz="4" w:space="0" w:color="auto"/>
              <w:bottom w:val="single" w:sz="4" w:space="0" w:color="auto"/>
              <w:right w:val="single" w:sz="4" w:space="0" w:color="auto"/>
            </w:tcBorders>
          </w:tcPr>
          <w:p w14:paraId="4BB648B5" w14:textId="77777777" w:rsidR="005A6C30" w:rsidRPr="0010106F" w:rsidRDefault="005A6C30" w:rsidP="00221083">
            <w:pPr>
              <w:pStyle w:val="CellBodyCentered"/>
              <w:spacing w:line="260" w:lineRule="atLeast"/>
              <w:rPr>
                <w:color w:val="auto"/>
              </w:rPr>
            </w:pPr>
            <w:r w:rsidRPr="0010106F">
              <w:rPr>
                <w:color w:val="auto"/>
              </w:rPr>
              <w:t>90</w:t>
            </w:r>
          </w:p>
        </w:tc>
        <w:tc>
          <w:tcPr>
            <w:tcW w:w="1259" w:type="dxa"/>
            <w:tcBorders>
              <w:top w:val="single" w:sz="4" w:space="0" w:color="auto"/>
              <w:left w:val="single" w:sz="4" w:space="0" w:color="auto"/>
              <w:bottom w:val="single" w:sz="4" w:space="0" w:color="auto"/>
              <w:right w:val="single" w:sz="4" w:space="0" w:color="auto"/>
            </w:tcBorders>
          </w:tcPr>
          <w:p w14:paraId="4BB648B6" w14:textId="77777777" w:rsidR="005A6C30" w:rsidRPr="0010106F" w:rsidRDefault="005A6C30" w:rsidP="00221083">
            <w:pPr>
              <w:pStyle w:val="CellBodyCentered"/>
              <w:spacing w:line="260" w:lineRule="atLeast"/>
              <w:rPr>
                <w:color w:val="auto"/>
              </w:rPr>
            </w:pPr>
            <w:r w:rsidRPr="0010106F">
              <w:rPr>
                <w:color w:val="auto"/>
              </w:rPr>
              <w:t>100</w:t>
            </w:r>
          </w:p>
        </w:tc>
        <w:tc>
          <w:tcPr>
            <w:tcW w:w="1259" w:type="dxa"/>
            <w:tcBorders>
              <w:top w:val="single" w:sz="4" w:space="0" w:color="auto"/>
              <w:left w:val="single" w:sz="4" w:space="0" w:color="auto"/>
              <w:bottom w:val="single" w:sz="4" w:space="0" w:color="auto"/>
              <w:right w:val="single" w:sz="4" w:space="0" w:color="auto"/>
            </w:tcBorders>
          </w:tcPr>
          <w:p w14:paraId="4BB648B7" w14:textId="77777777" w:rsidR="005A6C30" w:rsidRPr="0010106F" w:rsidRDefault="005A6C30" w:rsidP="00221083">
            <w:pPr>
              <w:pStyle w:val="CellBodyCentered"/>
              <w:spacing w:line="260" w:lineRule="atLeast"/>
              <w:rPr>
                <w:color w:val="auto"/>
              </w:rPr>
            </w:pPr>
            <w:r w:rsidRPr="0010106F">
              <w:rPr>
                <w:color w:val="auto"/>
              </w:rPr>
              <w:t>110</w:t>
            </w:r>
          </w:p>
        </w:tc>
        <w:tc>
          <w:tcPr>
            <w:tcW w:w="1249" w:type="dxa"/>
            <w:tcBorders>
              <w:top w:val="single" w:sz="4" w:space="0" w:color="auto"/>
              <w:left w:val="single" w:sz="4" w:space="0" w:color="auto"/>
              <w:bottom w:val="single" w:sz="4" w:space="0" w:color="auto"/>
              <w:right w:val="single" w:sz="4" w:space="0" w:color="auto"/>
            </w:tcBorders>
          </w:tcPr>
          <w:p w14:paraId="4BB648B8" w14:textId="77777777" w:rsidR="005A6C30" w:rsidRPr="0010106F" w:rsidRDefault="005A6C30" w:rsidP="00221083">
            <w:pPr>
              <w:pStyle w:val="CellBodyCentered"/>
              <w:spacing w:line="260" w:lineRule="atLeast"/>
              <w:rPr>
                <w:color w:val="auto"/>
              </w:rPr>
            </w:pPr>
            <w:r w:rsidRPr="0010106F">
              <w:rPr>
                <w:color w:val="auto"/>
              </w:rPr>
              <w:t>120</w:t>
            </w:r>
          </w:p>
        </w:tc>
      </w:tr>
    </w:tbl>
    <w:p w14:paraId="4BB648BA" w14:textId="47E6BAE7" w:rsidR="00D0332A" w:rsidRPr="0010106F" w:rsidRDefault="005A72AF" w:rsidP="00AA22DC">
      <w:pPr>
        <w:pStyle w:val="Text1Bold"/>
        <w:ind w:left="0"/>
        <w:rPr>
          <w:b w:val="0"/>
          <w:color w:val="auto"/>
        </w:rPr>
      </w:pPr>
      <w:r w:rsidRPr="0010106F">
        <w:rPr>
          <w:color w:val="auto"/>
        </w:rPr>
        <w:lastRenderedPageBreak/>
        <w:t>Note</w:t>
      </w:r>
      <w:r w:rsidR="00AA22DC">
        <w:rPr>
          <w:color w:val="auto"/>
        </w:rPr>
        <w:t xml:space="preserve">: </w:t>
      </w:r>
      <w:r w:rsidRPr="0010106F">
        <w:rPr>
          <w:b w:val="0"/>
          <w:color w:val="auto"/>
        </w:rPr>
        <w:t>For sizes ½” to 1 ½” – Amb to 150 Deg C, the Armaflex type insulation has been replaced by same thickness mineral wool type.</w:t>
      </w:r>
    </w:p>
    <w:p w14:paraId="4BB648BB" w14:textId="3A35B1E7" w:rsidR="00D0332A" w:rsidRPr="0010106F" w:rsidRDefault="00D0332A" w:rsidP="00AA22DC">
      <w:pPr>
        <w:pStyle w:val="Text1"/>
        <w:ind w:left="0"/>
        <w:rPr>
          <w:b/>
          <w:color w:val="auto"/>
        </w:rPr>
      </w:pPr>
      <w:r w:rsidRPr="000C4C8B">
        <w:rPr>
          <w:color w:val="auto"/>
        </w:rPr>
        <w:t xml:space="preserve">If Table </w:t>
      </w:r>
      <w:r w:rsidR="00421502">
        <w:rPr>
          <w:color w:val="auto"/>
        </w:rPr>
        <w:t>6</w:t>
      </w:r>
      <w:r w:rsidR="00646DED" w:rsidRPr="000C4C8B">
        <w:rPr>
          <w:color w:val="auto"/>
        </w:rPr>
        <w:t xml:space="preserve"> </w:t>
      </w:r>
      <w:r w:rsidRPr="000C4C8B">
        <w:rPr>
          <w:color w:val="auto"/>
        </w:rPr>
        <w:t xml:space="preserve">is to be used in conjunction with trace heating the maximum operating temperature with single layer insulation shall not exceed 179 deg C - where this temperature is exceeded, use shall be made of double insulation as per Table </w:t>
      </w:r>
      <w:r w:rsidR="00421502">
        <w:rPr>
          <w:color w:val="auto"/>
        </w:rPr>
        <w:t>7</w:t>
      </w:r>
      <w:r w:rsidR="007D575B" w:rsidRPr="000C4C8B">
        <w:rPr>
          <w:color w:val="auto"/>
        </w:rPr>
        <w:t>.</w:t>
      </w:r>
    </w:p>
    <w:p w14:paraId="4BB648BD" w14:textId="288CD8E8" w:rsidR="00D0332A" w:rsidRPr="000C4C8B" w:rsidRDefault="00D0332A" w:rsidP="000C4C8B">
      <w:pPr>
        <w:autoSpaceDE/>
        <w:autoSpaceDN/>
        <w:adjustRightInd/>
        <w:spacing w:before="0" w:line="240" w:lineRule="auto"/>
        <w:ind w:left="0"/>
        <w:rPr>
          <w:b/>
          <w:bCs/>
          <w:color w:val="auto"/>
          <w:w w:val="0"/>
        </w:rPr>
      </w:pPr>
    </w:p>
    <w:p w14:paraId="4BB648BE" w14:textId="77777777" w:rsidR="00D0332A" w:rsidRPr="0010106F" w:rsidRDefault="00CD112F" w:rsidP="00AD51BE">
      <w:pPr>
        <w:pStyle w:val="Heading2"/>
      </w:pPr>
      <w:bookmarkStart w:id="4890" w:name="_Toc322011419"/>
      <w:bookmarkStart w:id="4891" w:name="_Toc117352248"/>
      <w:r w:rsidRPr="0010106F">
        <w:t>Heat Conservation Thickness Table for Double Layer Insulation with Tracing Tape Installed Between Layers</w:t>
      </w:r>
      <w:bookmarkEnd w:id="4890"/>
      <w:bookmarkEnd w:id="4891"/>
    </w:p>
    <w:p w14:paraId="4BB648BF" w14:textId="77777777" w:rsidR="00CD112F" w:rsidRPr="0010106F" w:rsidRDefault="00CD112F" w:rsidP="00FE0EC6">
      <w:pPr>
        <w:pStyle w:val="Text1Bold"/>
        <w:rPr>
          <w:b w:val="0"/>
        </w:rPr>
      </w:pPr>
      <w:r w:rsidRPr="0010106F">
        <w:rPr>
          <w:b w:val="0"/>
        </w:rPr>
        <w:t>Material</w:t>
      </w:r>
      <w:r w:rsidRPr="0010106F">
        <w:rPr>
          <w:b w:val="0"/>
        </w:rPr>
        <w:tab/>
      </w:r>
      <w:r w:rsidRPr="0010106F">
        <w:rPr>
          <w:b w:val="0"/>
        </w:rPr>
        <w:tab/>
        <w:t>High Density Mineral Wool</w:t>
      </w:r>
    </w:p>
    <w:p w14:paraId="4BB648C0" w14:textId="77777777" w:rsidR="00CD112F" w:rsidRPr="0010106F" w:rsidRDefault="00CD112F" w:rsidP="00FE0EC6">
      <w:pPr>
        <w:pStyle w:val="Text1Bold"/>
        <w:rPr>
          <w:b w:val="0"/>
        </w:rPr>
      </w:pPr>
      <w:r w:rsidRPr="0010106F">
        <w:rPr>
          <w:b w:val="0"/>
        </w:rPr>
        <w:t>Density</w:t>
      </w:r>
      <w:r w:rsidRPr="0010106F">
        <w:rPr>
          <w:b w:val="0"/>
        </w:rPr>
        <w:tab/>
      </w:r>
      <w:r w:rsidRPr="0010106F">
        <w:rPr>
          <w:b w:val="0"/>
        </w:rPr>
        <w:tab/>
      </w:r>
      <w:r w:rsidRPr="0010106F">
        <w:rPr>
          <w:b w:val="0"/>
        </w:rPr>
        <w:tab/>
        <w:t>Up to 24</w:t>
      </w:r>
      <w:r w:rsidR="00314BAB" w:rsidRPr="0010106F">
        <w:rPr>
          <w:b w:val="0"/>
        </w:rPr>
        <w:t xml:space="preserve"> inches</w:t>
      </w:r>
      <w:r w:rsidRPr="0010106F">
        <w:rPr>
          <w:b w:val="0"/>
        </w:rPr>
        <w:t xml:space="preserve"> NB = 100 to 120 kg/m³</w:t>
      </w:r>
    </w:p>
    <w:p w14:paraId="4BB648C1" w14:textId="77777777" w:rsidR="00D0332A" w:rsidRPr="0010106F" w:rsidRDefault="00CD112F" w:rsidP="00AD51BE">
      <w:pPr>
        <w:pStyle w:val="Text1Bold"/>
        <w:ind w:left="2160" w:firstLine="720"/>
        <w:rPr>
          <w:b w:val="0"/>
        </w:rPr>
      </w:pPr>
      <w:r w:rsidRPr="0010106F">
        <w:rPr>
          <w:b w:val="0"/>
        </w:rPr>
        <w:t>26</w:t>
      </w:r>
      <w:r w:rsidR="00314BAB" w:rsidRPr="0010106F">
        <w:rPr>
          <w:b w:val="0"/>
        </w:rPr>
        <w:t xml:space="preserve"> inches</w:t>
      </w:r>
      <w:r w:rsidRPr="0010106F">
        <w:rPr>
          <w:b w:val="0"/>
        </w:rPr>
        <w:t xml:space="preserve"> NB &amp; Larger = 100 kg/m³</w:t>
      </w:r>
    </w:p>
    <w:tbl>
      <w:tblPr>
        <w:tblW w:w="9124" w:type="dxa"/>
        <w:tblLayout w:type="fixed"/>
        <w:tblLook w:val="0000" w:firstRow="0" w:lastRow="0" w:firstColumn="0" w:lastColumn="0" w:noHBand="0" w:noVBand="0"/>
      </w:tblPr>
      <w:tblGrid>
        <w:gridCol w:w="630"/>
        <w:gridCol w:w="652"/>
        <w:gridCol w:w="878"/>
        <w:gridCol w:w="900"/>
        <w:gridCol w:w="961"/>
        <w:gridCol w:w="1109"/>
        <w:gridCol w:w="876"/>
        <w:gridCol w:w="992"/>
        <w:gridCol w:w="992"/>
        <w:gridCol w:w="1134"/>
      </w:tblGrid>
      <w:tr w:rsidR="005A72AF" w:rsidRPr="0010106F" w14:paraId="4BB648C3" w14:textId="77777777" w:rsidTr="00A55EB4">
        <w:trPr>
          <w:trHeight w:val="255"/>
        </w:trPr>
        <w:tc>
          <w:tcPr>
            <w:tcW w:w="9124" w:type="dxa"/>
            <w:gridSpan w:val="10"/>
            <w:tcBorders>
              <w:bottom w:val="single" w:sz="4" w:space="0" w:color="auto"/>
            </w:tcBorders>
          </w:tcPr>
          <w:p w14:paraId="4BB648C2" w14:textId="2AF26BB2" w:rsidR="005A72AF" w:rsidRPr="0010106F" w:rsidRDefault="00D0332A" w:rsidP="00BA0431">
            <w:pPr>
              <w:pStyle w:val="TableTitle1"/>
              <w:numPr>
                <w:ilvl w:val="0"/>
                <w:numId w:val="0"/>
              </w:numPr>
              <w:ind w:left="1512" w:hanging="792"/>
              <w:rPr>
                <w:color w:val="auto"/>
              </w:rPr>
            </w:pPr>
            <w:r w:rsidRPr="00AA22DC">
              <w:rPr>
                <w:color w:val="auto"/>
              </w:rPr>
              <w:t xml:space="preserve">Table </w:t>
            </w:r>
            <w:r w:rsidR="00CC547F">
              <w:rPr>
                <w:color w:val="auto"/>
              </w:rPr>
              <w:t>7</w:t>
            </w:r>
            <w:r w:rsidRPr="00AA22DC">
              <w:rPr>
                <w:color w:val="auto"/>
              </w:rPr>
              <w:t>: Heat Conservation</w:t>
            </w:r>
            <w:r w:rsidRPr="0010106F">
              <w:rPr>
                <w:color w:val="auto"/>
              </w:rPr>
              <w:t xml:space="preserve"> Thickness Table for Double Layer Insulation with Tracing Tape Installed Between Layers </w:t>
            </w:r>
          </w:p>
        </w:tc>
      </w:tr>
      <w:tr w:rsidR="005A72AF" w:rsidRPr="0010106F" w14:paraId="4BB648C7" w14:textId="77777777" w:rsidTr="00A55EB4">
        <w:trPr>
          <w:trHeight w:val="255"/>
        </w:trPr>
        <w:tc>
          <w:tcPr>
            <w:tcW w:w="1282" w:type="dxa"/>
            <w:gridSpan w:val="2"/>
            <w:vMerge w:val="restart"/>
            <w:tcBorders>
              <w:top w:val="single" w:sz="4" w:space="0" w:color="auto"/>
              <w:left w:val="single" w:sz="4" w:space="0" w:color="auto"/>
              <w:bottom w:val="single" w:sz="4" w:space="0" w:color="auto"/>
              <w:right w:val="single" w:sz="4" w:space="0" w:color="auto"/>
            </w:tcBorders>
          </w:tcPr>
          <w:p w14:paraId="4BB648C4" w14:textId="77777777" w:rsidR="00D0332A" w:rsidRPr="0010106F" w:rsidRDefault="00D0332A" w:rsidP="00AD51BE">
            <w:pPr>
              <w:pStyle w:val="CellHeadingCentered"/>
              <w:rPr>
                <w:color w:val="auto"/>
              </w:rPr>
            </w:pPr>
            <w:r w:rsidRPr="0010106F">
              <w:rPr>
                <w:color w:val="auto"/>
              </w:rPr>
              <w:t>PIPE SIZE</w:t>
            </w:r>
          </w:p>
        </w:tc>
        <w:tc>
          <w:tcPr>
            <w:tcW w:w="3848" w:type="dxa"/>
            <w:gridSpan w:val="4"/>
            <w:tcBorders>
              <w:top w:val="single" w:sz="4" w:space="0" w:color="auto"/>
              <w:left w:val="single" w:sz="4" w:space="0" w:color="auto"/>
              <w:bottom w:val="single" w:sz="4" w:space="0" w:color="auto"/>
              <w:right w:val="single" w:sz="4" w:space="0" w:color="auto"/>
            </w:tcBorders>
          </w:tcPr>
          <w:p w14:paraId="4BB648C5" w14:textId="77777777" w:rsidR="00D0332A" w:rsidRPr="0010106F" w:rsidRDefault="008D55AE" w:rsidP="00AD51BE">
            <w:pPr>
              <w:pStyle w:val="CellHeadingCentered"/>
              <w:rPr>
                <w:color w:val="auto"/>
              </w:rPr>
            </w:pPr>
            <w:r w:rsidRPr="0010106F">
              <w:rPr>
                <w:color w:val="auto"/>
              </w:rPr>
              <w:t>OPERATING TEMPERATURE</w:t>
            </w:r>
          </w:p>
        </w:tc>
        <w:tc>
          <w:tcPr>
            <w:tcW w:w="3994" w:type="dxa"/>
            <w:gridSpan w:val="4"/>
            <w:tcBorders>
              <w:top w:val="single" w:sz="4" w:space="0" w:color="auto"/>
              <w:left w:val="single" w:sz="4" w:space="0" w:color="auto"/>
              <w:bottom w:val="single" w:sz="4" w:space="0" w:color="auto"/>
              <w:right w:val="single" w:sz="4" w:space="0" w:color="auto"/>
            </w:tcBorders>
          </w:tcPr>
          <w:p w14:paraId="4BB648C6" w14:textId="77777777" w:rsidR="00D0332A" w:rsidRPr="0010106F" w:rsidRDefault="008D55AE" w:rsidP="00AD51BE">
            <w:pPr>
              <w:pStyle w:val="CellHeadingCentered"/>
              <w:rPr>
                <w:color w:val="auto"/>
              </w:rPr>
            </w:pPr>
            <w:r w:rsidRPr="0010106F">
              <w:rPr>
                <w:color w:val="auto"/>
              </w:rPr>
              <w:t>OPERATING TEMPERATURE</w:t>
            </w:r>
          </w:p>
        </w:tc>
      </w:tr>
      <w:tr w:rsidR="005A72AF" w:rsidRPr="0010106F" w14:paraId="4BB648CB" w14:textId="77777777" w:rsidTr="00A55EB4">
        <w:trPr>
          <w:trHeight w:val="270"/>
        </w:trPr>
        <w:tc>
          <w:tcPr>
            <w:tcW w:w="1282" w:type="dxa"/>
            <w:gridSpan w:val="2"/>
            <w:vMerge/>
            <w:tcBorders>
              <w:top w:val="single" w:sz="4" w:space="0" w:color="auto"/>
              <w:left w:val="single" w:sz="4" w:space="0" w:color="auto"/>
              <w:bottom w:val="single" w:sz="4" w:space="0" w:color="auto"/>
              <w:right w:val="single" w:sz="4" w:space="0" w:color="auto"/>
            </w:tcBorders>
          </w:tcPr>
          <w:p w14:paraId="4BB648C8" w14:textId="77777777" w:rsidR="00D0332A" w:rsidRPr="0010106F" w:rsidRDefault="00D0332A" w:rsidP="00AD51BE">
            <w:pPr>
              <w:pStyle w:val="CellHeadingCentered"/>
              <w:rPr>
                <w:color w:val="auto"/>
              </w:rPr>
            </w:pPr>
          </w:p>
        </w:tc>
        <w:tc>
          <w:tcPr>
            <w:tcW w:w="3848" w:type="dxa"/>
            <w:gridSpan w:val="4"/>
            <w:tcBorders>
              <w:top w:val="single" w:sz="4" w:space="0" w:color="auto"/>
              <w:left w:val="single" w:sz="4" w:space="0" w:color="auto"/>
              <w:bottom w:val="single" w:sz="4" w:space="0" w:color="auto"/>
              <w:right w:val="single" w:sz="4" w:space="0" w:color="auto"/>
            </w:tcBorders>
          </w:tcPr>
          <w:p w14:paraId="4BB648C9" w14:textId="77777777" w:rsidR="00D0332A" w:rsidRPr="0010106F" w:rsidRDefault="00C45D6B" w:rsidP="00AD51BE">
            <w:pPr>
              <w:pStyle w:val="CellHeadingCentered"/>
              <w:rPr>
                <w:color w:val="auto"/>
              </w:rPr>
            </w:pPr>
            <w:r w:rsidRPr="0010106F">
              <w:rPr>
                <w:color w:val="auto"/>
              </w:rPr>
              <w:t>179</w:t>
            </w:r>
            <w:r w:rsidR="00D0332A" w:rsidRPr="0010106F">
              <w:rPr>
                <w:color w:val="auto"/>
              </w:rPr>
              <w:t xml:space="preserve"> - 315 deg. C.</w:t>
            </w:r>
          </w:p>
        </w:tc>
        <w:tc>
          <w:tcPr>
            <w:tcW w:w="3994" w:type="dxa"/>
            <w:gridSpan w:val="4"/>
            <w:tcBorders>
              <w:top w:val="single" w:sz="4" w:space="0" w:color="auto"/>
              <w:left w:val="single" w:sz="4" w:space="0" w:color="auto"/>
              <w:bottom w:val="single" w:sz="4" w:space="0" w:color="auto"/>
              <w:right w:val="single" w:sz="4" w:space="0" w:color="auto"/>
            </w:tcBorders>
          </w:tcPr>
          <w:p w14:paraId="4BB648CA" w14:textId="77777777" w:rsidR="00D0332A" w:rsidRPr="0010106F" w:rsidRDefault="00D0332A" w:rsidP="00AD51BE">
            <w:pPr>
              <w:pStyle w:val="CellHeadingCentered"/>
              <w:rPr>
                <w:color w:val="auto"/>
              </w:rPr>
            </w:pPr>
            <w:r w:rsidRPr="0010106F">
              <w:rPr>
                <w:color w:val="auto"/>
              </w:rPr>
              <w:t>316- 410 deg. C.</w:t>
            </w:r>
          </w:p>
        </w:tc>
      </w:tr>
      <w:tr w:rsidR="005A72AF" w:rsidRPr="0010106F" w14:paraId="4BB648D7" w14:textId="77777777" w:rsidTr="00A55EB4">
        <w:trPr>
          <w:trHeight w:val="315"/>
        </w:trPr>
        <w:tc>
          <w:tcPr>
            <w:tcW w:w="630" w:type="dxa"/>
            <w:tcBorders>
              <w:top w:val="single" w:sz="4" w:space="0" w:color="auto"/>
              <w:left w:val="single" w:sz="4" w:space="0" w:color="auto"/>
              <w:bottom w:val="single" w:sz="4" w:space="0" w:color="auto"/>
              <w:right w:val="single" w:sz="4" w:space="0" w:color="auto"/>
            </w:tcBorders>
          </w:tcPr>
          <w:p w14:paraId="4BB648CC" w14:textId="77777777" w:rsidR="00D0332A" w:rsidRPr="0010106F" w:rsidRDefault="00D0332A" w:rsidP="00AD51BE">
            <w:pPr>
              <w:pStyle w:val="CellHeadingCentered"/>
              <w:rPr>
                <w:color w:val="auto"/>
              </w:rPr>
            </w:pPr>
            <w:r w:rsidRPr="0010106F">
              <w:rPr>
                <w:color w:val="auto"/>
              </w:rPr>
              <w:t>DN</w:t>
            </w:r>
          </w:p>
        </w:tc>
        <w:tc>
          <w:tcPr>
            <w:tcW w:w="652" w:type="dxa"/>
            <w:tcBorders>
              <w:top w:val="single" w:sz="4" w:space="0" w:color="auto"/>
              <w:left w:val="single" w:sz="4" w:space="0" w:color="auto"/>
              <w:bottom w:val="single" w:sz="4" w:space="0" w:color="auto"/>
              <w:right w:val="single" w:sz="4" w:space="0" w:color="auto"/>
            </w:tcBorders>
          </w:tcPr>
          <w:p w14:paraId="4BB648CD" w14:textId="77777777" w:rsidR="00D0332A" w:rsidRPr="0010106F" w:rsidRDefault="00D0332A" w:rsidP="00AD51BE">
            <w:pPr>
              <w:pStyle w:val="CellHeadingCentered"/>
              <w:rPr>
                <w:color w:val="auto"/>
              </w:rPr>
            </w:pPr>
            <w:r w:rsidRPr="0010106F">
              <w:rPr>
                <w:color w:val="auto"/>
              </w:rPr>
              <w:t>NPS</w:t>
            </w:r>
          </w:p>
          <w:p w14:paraId="4BB648CE" w14:textId="77777777" w:rsidR="00D0332A" w:rsidRPr="0010106F" w:rsidRDefault="00D0332A" w:rsidP="00AD51BE">
            <w:pPr>
              <w:pStyle w:val="CellHeadingCentered"/>
              <w:rPr>
                <w:color w:val="auto"/>
              </w:rPr>
            </w:pPr>
            <w:r w:rsidRPr="0010106F">
              <w:rPr>
                <w:color w:val="auto"/>
              </w:rPr>
              <w:t>(ins)</w:t>
            </w:r>
          </w:p>
        </w:tc>
        <w:tc>
          <w:tcPr>
            <w:tcW w:w="878" w:type="dxa"/>
            <w:tcBorders>
              <w:top w:val="single" w:sz="4" w:space="0" w:color="auto"/>
              <w:left w:val="single" w:sz="4" w:space="0" w:color="auto"/>
              <w:bottom w:val="single" w:sz="4" w:space="0" w:color="auto"/>
              <w:right w:val="single" w:sz="4" w:space="0" w:color="auto"/>
            </w:tcBorders>
          </w:tcPr>
          <w:p w14:paraId="4BB648CF" w14:textId="77777777" w:rsidR="00D0332A" w:rsidRPr="0010106F" w:rsidRDefault="00D0332A" w:rsidP="00AD51BE">
            <w:pPr>
              <w:pStyle w:val="CellHeadingCentered"/>
              <w:overflowPunct w:val="0"/>
              <w:textAlignment w:val="baseline"/>
              <w:rPr>
                <w:color w:val="auto"/>
              </w:rPr>
            </w:pPr>
            <w:r w:rsidRPr="0010106F">
              <w:rPr>
                <w:color w:val="auto"/>
              </w:rPr>
              <w:t xml:space="preserve">Total Insul. Thickn. mm </w:t>
            </w:r>
          </w:p>
        </w:tc>
        <w:tc>
          <w:tcPr>
            <w:tcW w:w="900" w:type="dxa"/>
            <w:tcBorders>
              <w:top w:val="single" w:sz="4" w:space="0" w:color="auto"/>
              <w:left w:val="single" w:sz="4" w:space="0" w:color="auto"/>
              <w:bottom w:val="single" w:sz="4" w:space="0" w:color="auto"/>
              <w:right w:val="single" w:sz="4" w:space="0" w:color="auto"/>
            </w:tcBorders>
          </w:tcPr>
          <w:p w14:paraId="4BB648D0" w14:textId="77777777" w:rsidR="00D0332A" w:rsidRPr="0010106F" w:rsidRDefault="00D0332A" w:rsidP="00AD51BE">
            <w:pPr>
              <w:pStyle w:val="CellHeadingCentered"/>
              <w:overflowPunct w:val="0"/>
              <w:textAlignment w:val="baseline"/>
              <w:rPr>
                <w:color w:val="auto"/>
              </w:rPr>
            </w:pPr>
            <w:r w:rsidRPr="0010106F">
              <w:rPr>
                <w:color w:val="auto"/>
              </w:rPr>
              <w:t>First Layer (inner) Thickn. mm</w:t>
            </w:r>
          </w:p>
        </w:tc>
        <w:tc>
          <w:tcPr>
            <w:tcW w:w="961" w:type="dxa"/>
            <w:tcBorders>
              <w:top w:val="single" w:sz="4" w:space="0" w:color="auto"/>
              <w:left w:val="single" w:sz="4" w:space="0" w:color="auto"/>
              <w:bottom w:val="single" w:sz="4" w:space="0" w:color="auto"/>
              <w:right w:val="single" w:sz="4" w:space="0" w:color="auto"/>
            </w:tcBorders>
          </w:tcPr>
          <w:p w14:paraId="4BB648D1" w14:textId="77777777" w:rsidR="00D0332A" w:rsidRPr="0010106F" w:rsidRDefault="00D0332A" w:rsidP="00AD51BE">
            <w:pPr>
              <w:pStyle w:val="CellHeadingCentered"/>
              <w:overflowPunct w:val="0"/>
              <w:textAlignment w:val="baseline"/>
              <w:rPr>
                <w:color w:val="auto"/>
              </w:rPr>
            </w:pPr>
            <w:r w:rsidRPr="0010106F">
              <w:rPr>
                <w:color w:val="auto"/>
              </w:rPr>
              <w:t>Second Layer (outer) Thickn. mm</w:t>
            </w:r>
          </w:p>
        </w:tc>
        <w:tc>
          <w:tcPr>
            <w:tcW w:w="1109" w:type="dxa"/>
            <w:tcBorders>
              <w:top w:val="single" w:sz="4" w:space="0" w:color="auto"/>
              <w:left w:val="single" w:sz="4" w:space="0" w:color="auto"/>
              <w:bottom w:val="single" w:sz="4" w:space="0" w:color="auto"/>
              <w:right w:val="single" w:sz="4" w:space="0" w:color="auto"/>
            </w:tcBorders>
          </w:tcPr>
          <w:p w14:paraId="4BB648D2" w14:textId="77777777" w:rsidR="00D0332A" w:rsidRPr="0010106F" w:rsidRDefault="00D0332A" w:rsidP="00AD51BE">
            <w:pPr>
              <w:pStyle w:val="CellHeadingCentered"/>
              <w:overflowPunct w:val="0"/>
              <w:textAlignment w:val="baseline"/>
              <w:rPr>
                <w:color w:val="auto"/>
              </w:rPr>
            </w:pPr>
            <w:r w:rsidRPr="0010106F">
              <w:rPr>
                <w:color w:val="auto"/>
              </w:rPr>
              <w:t>Interface Temp (max)</w:t>
            </w:r>
            <w:r w:rsidRPr="0010106F">
              <w:rPr>
                <w:color w:val="auto"/>
              </w:rPr>
              <w:br/>
              <w:t>°C</w:t>
            </w:r>
          </w:p>
        </w:tc>
        <w:tc>
          <w:tcPr>
            <w:tcW w:w="876" w:type="dxa"/>
            <w:tcBorders>
              <w:top w:val="single" w:sz="4" w:space="0" w:color="auto"/>
              <w:left w:val="single" w:sz="4" w:space="0" w:color="auto"/>
              <w:bottom w:val="single" w:sz="4" w:space="0" w:color="auto"/>
              <w:right w:val="single" w:sz="4" w:space="0" w:color="auto"/>
            </w:tcBorders>
          </w:tcPr>
          <w:p w14:paraId="4BB648D3" w14:textId="77777777" w:rsidR="00D0332A" w:rsidRPr="0010106F" w:rsidRDefault="00D0332A" w:rsidP="00AD51BE">
            <w:pPr>
              <w:pStyle w:val="CellHeadingCentered"/>
              <w:overflowPunct w:val="0"/>
              <w:textAlignment w:val="baseline"/>
              <w:rPr>
                <w:color w:val="auto"/>
              </w:rPr>
            </w:pPr>
            <w:r w:rsidRPr="0010106F">
              <w:rPr>
                <w:color w:val="auto"/>
              </w:rPr>
              <w:t xml:space="preserve">Total Insul. Thickn. mm </w:t>
            </w:r>
          </w:p>
        </w:tc>
        <w:tc>
          <w:tcPr>
            <w:tcW w:w="992" w:type="dxa"/>
            <w:tcBorders>
              <w:top w:val="single" w:sz="4" w:space="0" w:color="auto"/>
              <w:left w:val="single" w:sz="4" w:space="0" w:color="auto"/>
              <w:bottom w:val="single" w:sz="4" w:space="0" w:color="auto"/>
              <w:right w:val="single" w:sz="4" w:space="0" w:color="auto"/>
            </w:tcBorders>
          </w:tcPr>
          <w:p w14:paraId="4BB648D4" w14:textId="77777777" w:rsidR="00D0332A" w:rsidRPr="0010106F" w:rsidRDefault="00D0332A" w:rsidP="00AD51BE">
            <w:pPr>
              <w:pStyle w:val="CellHeadingCentered"/>
              <w:overflowPunct w:val="0"/>
              <w:textAlignment w:val="baseline"/>
              <w:rPr>
                <w:color w:val="auto"/>
              </w:rPr>
            </w:pPr>
            <w:r w:rsidRPr="0010106F">
              <w:rPr>
                <w:color w:val="auto"/>
              </w:rPr>
              <w:t>First Layer (inner) Thickn. mm</w:t>
            </w:r>
          </w:p>
        </w:tc>
        <w:tc>
          <w:tcPr>
            <w:tcW w:w="992" w:type="dxa"/>
            <w:tcBorders>
              <w:top w:val="single" w:sz="4" w:space="0" w:color="auto"/>
              <w:left w:val="single" w:sz="4" w:space="0" w:color="auto"/>
              <w:bottom w:val="single" w:sz="4" w:space="0" w:color="auto"/>
              <w:right w:val="single" w:sz="4" w:space="0" w:color="auto"/>
            </w:tcBorders>
          </w:tcPr>
          <w:p w14:paraId="4BB648D5" w14:textId="77777777" w:rsidR="00D0332A" w:rsidRPr="0010106F" w:rsidRDefault="00D0332A" w:rsidP="00AD51BE">
            <w:pPr>
              <w:pStyle w:val="CellHeadingCentered"/>
              <w:overflowPunct w:val="0"/>
              <w:textAlignment w:val="baseline"/>
              <w:rPr>
                <w:color w:val="auto"/>
              </w:rPr>
            </w:pPr>
            <w:r w:rsidRPr="0010106F">
              <w:rPr>
                <w:color w:val="auto"/>
              </w:rPr>
              <w:t>Second Layer (outer) Thickn. mm</w:t>
            </w:r>
          </w:p>
        </w:tc>
        <w:tc>
          <w:tcPr>
            <w:tcW w:w="1134" w:type="dxa"/>
            <w:tcBorders>
              <w:top w:val="single" w:sz="4" w:space="0" w:color="auto"/>
              <w:left w:val="single" w:sz="4" w:space="0" w:color="auto"/>
              <w:bottom w:val="single" w:sz="4" w:space="0" w:color="auto"/>
              <w:right w:val="single" w:sz="4" w:space="0" w:color="auto"/>
            </w:tcBorders>
          </w:tcPr>
          <w:p w14:paraId="4BB648D6" w14:textId="77777777" w:rsidR="00D0332A" w:rsidRPr="0010106F" w:rsidRDefault="00D0332A" w:rsidP="00AD51BE">
            <w:pPr>
              <w:pStyle w:val="CellHeadingCentered"/>
              <w:overflowPunct w:val="0"/>
              <w:textAlignment w:val="baseline"/>
              <w:rPr>
                <w:color w:val="auto"/>
              </w:rPr>
            </w:pPr>
            <w:r w:rsidRPr="0010106F">
              <w:rPr>
                <w:color w:val="auto"/>
              </w:rPr>
              <w:t>Interface Temp. (max)</w:t>
            </w:r>
            <w:r w:rsidRPr="0010106F">
              <w:rPr>
                <w:color w:val="auto"/>
              </w:rPr>
              <w:br/>
              <w:t>°C</w:t>
            </w:r>
          </w:p>
        </w:tc>
      </w:tr>
      <w:tr w:rsidR="00221083" w:rsidRPr="0010106F" w14:paraId="4BB648E2"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8D8" w14:textId="77777777" w:rsidR="00D0332A" w:rsidRPr="0010106F" w:rsidRDefault="00D0332A" w:rsidP="00AD51BE">
            <w:pPr>
              <w:pStyle w:val="CellBodyCentered"/>
              <w:spacing w:line="260" w:lineRule="atLeast"/>
              <w:rPr>
                <w:color w:val="auto"/>
              </w:rPr>
            </w:pPr>
            <w:r w:rsidRPr="0010106F">
              <w:rPr>
                <w:color w:val="auto"/>
              </w:rPr>
              <w:t>15</w:t>
            </w:r>
          </w:p>
        </w:tc>
        <w:tc>
          <w:tcPr>
            <w:tcW w:w="652" w:type="dxa"/>
            <w:tcBorders>
              <w:top w:val="single" w:sz="4" w:space="0" w:color="auto"/>
              <w:left w:val="single" w:sz="4" w:space="0" w:color="auto"/>
              <w:bottom w:val="single" w:sz="4" w:space="0" w:color="auto"/>
              <w:right w:val="single" w:sz="4" w:space="0" w:color="auto"/>
            </w:tcBorders>
          </w:tcPr>
          <w:p w14:paraId="4BB648D9" w14:textId="77777777" w:rsidR="00D0332A" w:rsidRPr="0010106F" w:rsidRDefault="00D0332A" w:rsidP="00AD51BE">
            <w:pPr>
              <w:pStyle w:val="CellBodyCentered"/>
              <w:spacing w:line="260" w:lineRule="atLeast"/>
              <w:rPr>
                <w:color w:val="auto"/>
              </w:rPr>
            </w:pPr>
            <w:r w:rsidRPr="0010106F">
              <w:rPr>
                <w:color w:val="auto"/>
              </w:rPr>
              <w:t>½</w:t>
            </w:r>
          </w:p>
        </w:tc>
        <w:tc>
          <w:tcPr>
            <w:tcW w:w="878" w:type="dxa"/>
            <w:tcBorders>
              <w:top w:val="single" w:sz="4" w:space="0" w:color="auto"/>
              <w:left w:val="single" w:sz="4" w:space="0" w:color="auto"/>
              <w:bottom w:val="single" w:sz="4" w:space="0" w:color="auto"/>
              <w:right w:val="single" w:sz="4" w:space="0" w:color="auto"/>
            </w:tcBorders>
          </w:tcPr>
          <w:p w14:paraId="4BB648DA" w14:textId="77777777" w:rsidR="00D0332A" w:rsidRPr="0010106F" w:rsidRDefault="00D0332A" w:rsidP="00AD51BE">
            <w:pPr>
              <w:pStyle w:val="CellBodyCentered"/>
              <w:spacing w:line="260" w:lineRule="atLeast"/>
              <w:rPr>
                <w:color w:val="auto"/>
              </w:rPr>
            </w:pPr>
            <w:r w:rsidRPr="0010106F">
              <w:rPr>
                <w:color w:val="auto"/>
              </w:rPr>
              <w:t>50</w:t>
            </w:r>
          </w:p>
        </w:tc>
        <w:tc>
          <w:tcPr>
            <w:tcW w:w="900" w:type="dxa"/>
            <w:tcBorders>
              <w:top w:val="single" w:sz="4" w:space="0" w:color="auto"/>
              <w:left w:val="single" w:sz="4" w:space="0" w:color="auto"/>
              <w:bottom w:val="single" w:sz="4" w:space="0" w:color="auto"/>
              <w:right w:val="single" w:sz="4" w:space="0" w:color="auto"/>
            </w:tcBorders>
          </w:tcPr>
          <w:p w14:paraId="4BB648DB" w14:textId="77777777" w:rsidR="00D0332A" w:rsidRPr="0010106F" w:rsidRDefault="00221083" w:rsidP="00AD51BE">
            <w:pPr>
              <w:pStyle w:val="CellBodyCentered"/>
              <w:spacing w:line="260" w:lineRule="atLeast"/>
              <w:rPr>
                <w:color w:val="auto"/>
              </w:rPr>
            </w:pPr>
            <w:r w:rsidRPr="0010106F">
              <w:rPr>
                <w:color w:val="auto"/>
              </w:rPr>
              <w:t>30</w:t>
            </w:r>
          </w:p>
        </w:tc>
        <w:tc>
          <w:tcPr>
            <w:tcW w:w="961" w:type="dxa"/>
            <w:tcBorders>
              <w:top w:val="single" w:sz="4" w:space="0" w:color="auto"/>
              <w:left w:val="single" w:sz="4" w:space="0" w:color="auto"/>
              <w:bottom w:val="single" w:sz="4" w:space="0" w:color="auto"/>
              <w:right w:val="single" w:sz="4" w:space="0" w:color="auto"/>
            </w:tcBorders>
          </w:tcPr>
          <w:p w14:paraId="4BB648DC" w14:textId="77777777" w:rsidR="00D0332A" w:rsidRPr="0010106F" w:rsidRDefault="00221083" w:rsidP="00AD51BE">
            <w:pPr>
              <w:pStyle w:val="CellBodyCentered"/>
              <w:spacing w:line="260" w:lineRule="atLeast"/>
              <w:rPr>
                <w:color w:val="auto"/>
              </w:rPr>
            </w:pPr>
            <w:r w:rsidRPr="0010106F">
              <w:rPr>
                <w:color w:val="auto"/>
              </w:rPr>
              <w:t>20</w:t>
            </w:r>
          </w:p>
        </w:tc>
        <w:tc>
          <w:tcPr>
            <w:tcW w:w="1109" w:type="dxa"/>
            <w:tcBorders>
              <w:top w:val="single" w:sz="4" w:space="0" w:color="auto"/>
              <w:left w:val="single" w:sz="4" w:space="0" w:color="auto"/>
              <w:bottom w:val="single" w:sz="4" w:space="0" w:color="auto"/>
              <w:right w:val="single" w:sz="4" w:space="0" w:color="auto"/>
            </w:tcBorders>
          </w:tcPr>
          <w:p w14:paraId="4BB648DD" w14:textId="77777777" w:rsidR="00D0332A" w:rsidRPr="0010106F" w:rsidRDefault="00221083" w:rsidP="00AD51BE">
            <w:pPr>
              <w:pStyle w:val="CellBodyCentered"/>
              <w:spacing w:line="260" w:lineRule="atLeast"/>
              <w:rPr>
                <w:color w:val="auto"/>
              </w:rPr>
            </w:pPr>
            <w:r w:rsidRPr="0010106F">
              <w:rPr>
                <w:color w:val="auto"/>
                <w:u w:val="single"/>
              </w:rPr>
              <w:t>145</w:t>
            </w:r>
          </w:p>
        </w:tc>
        <w:tc>
          <w:tcPr>
            <w:tcW w:w="876" w:type="dxa"/>
            <w:tcBorders>
              <w:top w:val="single" w:sz="4" w:space="0" w:color="auto"/>
              <w:left w:val="single" w:sz="4" w:space="0" w:color="auto"/>
              <w:bottom w:val="single" w:sz="4" w:space="0" w:color="auto"/>
              <w:right w:val="single" w:sz="4" w:space="0" w:color="auto"/>
            </w:tcBorders>
          </w:tcPr>
          <w:p w14:paraId="4BB648DE" w14:textId="77777777" w:rsidR="00D0332A" w:rsidRPr="0010106F" w:rsidRDefault="00221083" w:rsidP="00AD51BE">
            <w:pPr>
              <w:pStyle w:val="CellBodyCentered"/>
              <w:spacing w:line="260" w:lineRule="atLeast"/>
              <w:rPr>
                <w:color w:val="auto"/>
              </w:rPr>
            </w:pPr>
            <w:r w:rsidRPr="0010106F">
              <w:rPr>
                <w:color w:val="auto"/>
              </w:rPr>
              <w:t>60</w:t>
            </w:r>
          </w:p>
        </w:tc>
        <w:tc>
          <w:tcPr>
            <w:tcW w:w="992" w:type="dxa"/>
            <w:tcBorders>
              <w:top w:val="single" w:sz="4" w:space="0" w:color="auto"/>
              <w:left w:val="single" w:sz="4" w:space="0" w:color="auto"/>
              <w:bottom w:val="single" w:sz="4" w:space="0" w:color="auto"/>
              <w:right w:val="single" w:sz="4" w:space="0" w:color="auto"/>
            </w:tcBorders>
          </w:tcPr>
          <w:p w14:paraId="4BB648DF" w14:textId="77777777" w:rsidR="00D0332A" w:rsidRPr="0010106F" w:rsidRDefault="00221083" w:rsidP="00AD51BE">
            <w:pPr>
              <w:pStyle w:val="CellBodyCentered"/>
              <w:spacing w:line="260" w:lineRule="atLeast"/>
              <w:rPr>
                <w:color w:val="auto"/>
              </w:rPr>
            </w:pPr>
            <w:r w:rsidRPr="0010106F">
              <w:rPr>
                <w:color w:val="auto"/>
              </w:rPr>
              <w:t>40</w:t>
            </w:r>
          </w:p>
        </w:tc>
        <w:tc>
          <w:tcPr>
            <w:tcW w:w="992" w:type="dxa"/>
            <w:tcBorders>
              <w:top w:val="single" w:sz="4" w:space="0" w:color="auto"/>
              <w:left w:val="single" w:sz="4" w:space="0" w:color="auto"/>
              <w:bottom w:val="single" w:sz="4" w:space="0" w:color="auto"/>
              <w:right w:val="single" w:sz="4" w:space="0" w:color="auto"/>
            </w:tcBorders>
          </w:tcPr>
          <w:p w14:paraId="4BB648E0" w14:textId="77777777" w:rsidR="00D0332A" w:rsidRPr="0010106F" w:rsidRDefault="00221083" w:rsidP="00AD51BE">
            <w:pPr>
              <w:pStyle w:val="CellBodyCentered"/>
              <w:spacing w:line="260" w:lineRule="atLeast"/>
              <w:rPr>
                <w:color w:val="auto"/>
              </w:rPr>
            </w:pPr>
            <w:r w:rsidRPr="0010106F">
              <w:rPr>
                <w:color w:val="auto"/>
              </w:rPr>
              <w:t>20</w:t>
            </w:r>
          </w:p>
        </w:tc>
        <w:tc>
          <w:tcPr>
            <w:tcW w:w="1134" w:type="dxa"/>
            <w:tcBorders>
              <w:top w:val="single" w:sz="4" w:space="0" w:color="auto"/>
              <w:left w:val="single" w:sz="4" w:space="0" w:color="auto"/>
              <w:bottom w:val="single" w:sz="4" w:space="0" w:color="auto"/>
              <w:right w:val="single" w:sz="4" w:space="0" w:color="auto"/>
            </w:tcBorders>
          </w:tcPr>
          <w:p w14:paraId="4BB648E1" w14:textId="77777777" w:rsidR="00D0332A" w:rsidRPr="0010106F" w:rsidRDefault="00221083" w:rsidP="00AD51BE">
            <w:pPr>
              <w:pStyle w:val="CellBodyCentered"/>
              <w:spacing w:line="260" w:lineRule="atLeast"/>
              <w:rPr>
                <w:color w:val="auto"/>
              </w:rPr>
            </w:pPr>
            <w:r w:rsidRPr="0010106F">
              <w:rPr>
                <w:color w:val="auto"/>
                <w:u w:val="single"/>
              </w:rPr>
              <w:t>145</w:t>
            </w:r>
          </w:p>
        </w:tc>
      </w:tr>
      <w:tr w:rsidR="00221083" w:rsidRPr="0010106F" w14:paraId="4BB648ED"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8E3" w14:textId="77777777" w:rsidR="00D0332A" w:rsidRPr="0010106F" w:rsidRDefault="00D0332A" w:rsidP="00AD51BE">
            <w:pPr>
              <w:pStyle w:val="CellBodyCentered"/>
              <w:spacing w:line="260" w:lineRule="atLeast"/>
              <w:rPr>
                <w:color w:val="auto"/>
              </w:rPr>
            </w:pPr>
            <w:r w:rsidRPr="0010106F">
              <w:rPr>
                <w:color w:val="auto"/>
              </w:rPr>
              <w:t>20</w:t>
            </w:r>
          </w:p>
        </w:tc>
        <w:tc>
          <w:tcPr>
            <w:tcW w:w="652" w:type="dxa"/>
            <w:tcBorders>
              <w:top w:val="single" w:sz="4" w:space="0" w:color="auto"/>
              <w:left w:val="single" w:sz="4" w:space="0" w:color="auto"/>
              <w:bottom w:val="single" w:sz="4" w:space="0" w:color="auto"/>
              <w:right w:val="single" w:sz="4" w:space="0" w:color="auto"/>
            </w:tcBorders>
          </w:tcPr>
          <w:p w14:paraId="4BB648E4" w14:textId="77777777" w:rsidR="00D0332A" w:rsidRPr="0010106F" w:rsidRDefault="00D0332A" w:rsidP="00AD51BE">
            <w:pPr>
              <w:pStyle w:val="CellBodyCentered"/>
              <w:spacing w:line="260" w:lineRule="atLeast"/>
              <w:rPr>
                <w:color w:val="auto"/>
              </w:rPr>
            </w:pPr>
            <w:r w:rsidRPr="0010106F">
              <w:rPr>
                <w:color w:val="auto"/>
              </w:rPr>
              <w:t>¾</w:t>
            </w:r>
          </w:p>
        </w:tc>
        <w:tc>
          <w:tcPr>
            <w:tcW w:w="878" w:type="dxa"/>
            <w:tcBorders>
              <w:top w:val="single" w:sz="4" w:space="0" w:color="auto"/>
              <w:left w:val="single" w:sz="4" w:space="0" w:color="auto"/>
              <w:bottom w:val="single" w:sz="4" w:space="0" w:color="auto"/>
              <w:right w:val="single" w:sz="4" w:space="0" w:color="auto"/>
            </w:tcBorders>
          </w:tcPr>
          <w:p w14:paraId="4BB648E5" w14:textId="77777777" w:rsidR="00D0332A" w:rsidRPr="0010106F" w:rsidRDefault="00D0332A" w:rsidP="00AD51BE">
            <w:pPr>
              <w:pStyle w:val="CellBodyCentered"/>
              <w:spacing w:line="260" w:lineRule="atLeast"/>
              <w:rPr>
                <w:color w:val="auto"/>
              </w:rPr>
            </w:pPr>
            <w:r w:rsidRPr="0010106F">
              <w:rPr>
                <w:color w:val="auto"/>
              </w:rPr>
              <w:t>50</w:t>
            </w:r>
          </w:p>
        </w:tc>
        <w:tc>
          <w:tcPr>
            <w:tcW w:w="900" w:type="dxa"/>
            <w:tcBorders>
              <w:top w:val="single" w:sz="4" w:space="0" w:color="auto"/>
              <w:left w:val="single" w:sz="4" w:space="0" w:color="auto"/>
              <w:bottom w:val="single" w:sz="4" w:space="0" w:color="auto"/>
              <w:right w:val="single" w:sz="4" w:space="0" w:color="auto"/>
            </w:tcBorders>
          </w:tcPr>
          <w:p w14:paraId="4BB648E6" w14:textId="77777777" w:rsidR="00D0332A" w:rsidRPr="0010106F" w:rsidRDefault="00221083" w:rsidP="00AD51BE">
            <w:pPr>
              <w:pStyle w:val="CellBodyCentered"/>
              <w:spacing w:line="260" w:lineRule="atLeast"/>
              <w:rPr>
                <w:color w:val="auto"/>
              </w:rPr>
            </w:pPr>
            <w:r w:rsidRPr="0010106F">
              <w:rPr>
                <w:color w:val="auto"/>
              </w:rPr>
              <w:t>30</w:t>
            </w:r>
          </w:p>
        </w:tc>
        <w:tc>
          <w:tcPr>
            <w:tcW w:w="961" w:type="dxa"/>
            <w:tcBorders>
              <w:top w:val="single" w:sz="4" w:space="0" w:color="auto"/>
              <w:left w:val="single" w:sz="4" w:space="0" w:color="auto"/>
              <w:bottom w:val="single" w:sz="4" w:space="0" w:color="auto"/>
              <w:right w:val="single" w:sz="4" w:space="0" w:color="auto"/>
            </w:tcBorders>
          </w:tcPr>
          <w:p w14:paraId="4BB648E7" w14:textId="77777777" w:rsidR="00D0332A" w:rsidRPr="0010106F" w:rsidRDefault="00221083" w:rsidP="00AD51BE">
            <w:pPr>
              <w:pStyle w:val="CellBodyCentered"/>
              <w:spacing w:line="260" w:lineRule="atLeast"/>
              <w:rPr>
                <w:color w:val="auto"/>
              </w:rPr>
            </w:pPr>
            <w:r w:rsidRPr="0010106F">
              <w:rPr>
                <w:color w:val="auto"/>
              </w:rPr>
              <w:t>20</w:t>
            </w:r>
          </w:p>
        </w:tc>
        <w:tc>
          <w:tcPr>
            <w:tcW w:w="1109" w:type="dxa"/>
            <w:tcBorders>
              <w:top w:val="single" w:sz="4" w:space="0" w:color="auto"/>
              <w:left w:val="single" w:sz="4" w:space="0" w:color="auto"/>
              <w:bottom w:val="single" w:sz="4" w:space="0" w:color="auto"/>
              <w:right w:val="single" w:sz="4" w:space="0" w:color="auto"/>
            </w:tcBorders>
          </w:tcPr>
          <w:p w14:paraId="4BB648E8" w14:textId="77777777" w:rsidR="00D0332A" w:rsidRPr="0010106F" w:rsidRDefault="00221083" w:rsidP="00AD51BE">
            <w:pPr>
              <w:pStyle w:val="CellBodyCentered"/>
              <w:spacing w:line="260" w:lineRule="atLeast"/>
              <w:rPr>
                <w:color w:val="auto"/>
              </w:rPr>
            </w:pPr>
            <w:r w:rsidRPr="0010106F">
              <w:rPr>
                <w:color w:val="auto"/>
                <w:u w:val="single"/>
              </w:rPr>
              <w:t>150</w:t>
            </w:r>
          </w:p>
        </w:tc>
        <w:tc>
          <w:tcPr>
            <w:tcW w:w="876" w:type="dxa"/>
            <w:tcBorders>
              <w:top w:val="single" w:sz="4" w:space="0" w:color="auto"/>
              <w:left w:val="single" w:sz="4" w:space="0" w:color="auto"/>
              <w:bottom w:val="single" w:sz="4" w:space="0" w:color="auto"/>
              <w:right w:val="single" w:sz="4" w:space="0" w:color="auto"/>
            </w:tcBorders>
          </w:tcPr>
          <w:p w14:paraId="4BB648E9" w14:textId="77777777" w:rsidR="00D0332A" w:rsidRPr="0010106F" w:rsidRDefault="00221083" w:rsidP="00AD51BE">
            <w:pPr>
              <w:pStyle w:val="CellBodyCentered"/>
              <w:spacing w:line="260" w:lineRule="atLeast"/>
              <w:rPr>
                <w:color w:val="auto"/>
              </w:rPr>
            </w:pPr>
            <w:r w:rsidRPr="0010106F">
              <w:rPr>
                <w:color w:val="auto"/>
              </w:rPr>
              <w:t>60</w:t>
            </w:r>
          </w:p>
        </w:tc>
        <w:tc>
          <w:tcPr>
            <w:tcW w:w="992" w:type="dxa"/>
            <w:tcBorders>
              <w:top w:val="single" w:sz="4" w:space="0" w:color="auto"/>
              <w:left w:val="single" w:sz="4" w:space="0" w:color="auto"/>
              <w:bottom w:val="single" w:sz="4" w:space="0" w:color="auto"/>
              <w:right w:val="single" w:sz="4" w:space="0" w:color="auto"/>
            </w:tcBorders>
          </w:tcPr>
          <w:p w14:paraId="4BB648EA" w14:textId="77777777" w:rsidR="00D0332A" w:rsidRPr="0010106F" w:rsidRDefault="00221083" w:rsidP="00AD51BE">
            <w:pPr>
              <w:pStyle w:val="CellBodyCentered"/>
              <w:spacing w:line="260" w:lineRule="atLeast"/>
              <w:rPr>
                <w:color w:val="auto"/>
              </w:rPr>
            </w:pPr>
            <w:r w:rsidRPr="0010106F">
              <w:rPr>
                <w:color w:val="auto"/>
              </w:rPr>
              <w:t>40</w:t>
            </w:r>
          </w:p>
        </w:tc>
        <w:tc>
          <w:tcPr>
            <w:tcW w:w="992" w:type="dxa"/>
            <w:tcBorders>
              <w:top w:val="single" w:sz="4" w:space="0" w:color="auto"/>
              <w:left w:val="single" w:sz="4" w:space="0" w:color="auto"/>
              <w:bottom w:val="single" w:sz="4" w:space="0" w:color="auto"/>
              <w:right w:val="single" w:sz="4" w:space="0" w:color="auto"/>
            </w:tcBorders>
          </w:tcPr>
          <w:p w14:paraId="4BB648EB" w14:textId="77777777" w:rsidR="00D0332A" w:rsidRPr="0010106F" w:rsidRDefault="00221083" w:rsidP="00AD51BE">
            <w:pPr>
              <w:pStyle w:val="CellBodyCentered"/>
              <w:spacing w:line="260" w:lineRule="atLeast"/>
              <w:rPr>
                <w:color w:val="auto"/>
              </w:rPr>
            </w:pPr>
            <w:r w:rsidRPr="0010106F">
              <w:rPr>
                <w:color w:val="auto"/>
              </w:rPr>
              <w:t>20</w:t>
            </w:r>
          </w:p>
        </w:tc>
        <w:tc>
          <w:tcPr>
            <w:tcW w:w="1134" w:type="dxa"/>
            <w:tcBorders>
              <w:top w:val="single" w:sz="4" w:space="0" w:color="auto"/>
              <w:left w:val="single" w:sz="4" w:space="0" w:color="auto"/>
              <w:bottom w:val="single" w:sz="4" w:space="0" w:color="auto"/>
              <w:right w:val="single" w:sz="4" w:space="0" w:color="auto"/>
            </w:tcBorders>
          </w:tcPr>
          <w:p w14:paraId="4BB648EC" w14:textId="77777777" w:rsidR="00D0332A" w:rsidRPr="0010106F" w:rsidRDefault="00221083" w:rsidP="00AD51BE">
            <w:pPr>
              <w:pStyle w:val="CellBodyCentered"/>
              <w:spacing w:line="260" w:lineRule="atLeast"/>
              <w:rPr>
                <w:color w:val="auto"/>
              </w:rPr>
            </w:pPr>
            <w:r w:rsidRPr="0010106F">
              <w:rPr>
                <w:color w:val="auto"/>
                <w:u w:val="single"/>
              </w:rPr>
              <w:t>150</w:t>
            </w:r>
          </w:p>
        </w:tc>
      </w:tr>
      <w:tr w:rsidR="00221083" w:rsidRPr="0010106F" w14:paraId="4BB648F8"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8EE" w14:textId="77777777" w:rsidR="00D0332A" w:rsidRPr="0010106F" w:rsidRDefault="00D0332A" w:rsidP="00AD51BE">
            <w:pPr>
              <w:pStyle w:val="CellBodyCentered"/>
              <w:spacing w:line="260" w:lineRule="atLeast"/>
              <w:rPr>
                <w:color w:val="auto"/>
              </w:rPr>
            </w:pPr>
            <w:r w:rsidRPr="0010106F">
              <w:rPr>
                <w:color w:val="auto"/>
              </w:rPr>
              <w:t>25</w:t>
            </w:r>
          </w:p>
        </w:tc>
        <w:tc>
          <w:tcPr>
            <w:tcW w:w="652" w:type="dxa"/>
            <w:tcBorders>
              <w:top w:val="single" w:sz="4" w:space="0" w:color="auto"/>
              <w:left w:val="single" w:sz="4" w:space="0" w:color="auto"/>
              <w:bottom w:val="single" w:sz="4" w:space="0" w:color="auto"/>
              <w:right w:val="single" w:sz="4" w:space="0" w:color="auto"/>
            </w:tcBorders>
          </w:tcPr>
          <w:p w14:paraId="4BB648EF" w14:textId="77777777" w:rsidR="00D0332A" w:rsidRPr="0010106F" w:rsidRDefault="00D0332A" w:rsidP="00AD51BE">
            <w:pPr>
              <w:pStyle w:val="CellBodyCentered"/>
              <w:spacing w:line="260" w:lineRule="atLeast"/>
              <w:rPr>
                <w:color w:val="auto"/>
              </w:rPr>
            </w:pPr>
            <w:r w:rsidRPr="0010106F">
              <w:rPr>
                <w:color w:val="auto"/>
              </w:rPr>
              <w:t>1</w:t>
            </w:r>
          </w:p>
        </w:tc>
        <w:tc>
          <w:tcPr>
            <w:tcW w:w="878" w:type="dxa"/>
            <w:tcBorders>
              <w:top w:val="single" w:sz="4" w:space="0" w:color="auto"/>
              <w:left w:val="single" w:sz="4" w:space="0" w:color="auto"/>
              <w:bottom w:val="single" w:sz="4" w:space="0" w:color="auto"/>
              <w:right w:val="single" w:sz="4" w:space="0" w:color="auto"/>
            </w:tcBorders>
          </w:tcPr>
          <w:p w14:paraId="4BB648F0" w14:textId="77777777" w:rsidR="00D0332A" w:rsidRPr="0010106F" w:rsidRDefault="00D0332A" w:rsidP="00AD51BE">
            <w:pPr>
              <w:pStyle w:val="CellBodyCentered"/>
              <w:spacing w:line="260" w:lineRule="atLeast"/>
              <w:rPr>
                <w:color w:val="auto"/>
              </w:rPr>
            </w:pPr>
            <w:r w:rsidRPr="0010106F">
              <w:rPr>
                <w:color w:val="auto"/>
              </w:rPr>
              <w:t>50</w:t>
            </w:r>
          </w:p>
        </w:tc>
        <w:tc>
          <w:tcPr>
            <w:tcW w:w="900" w:type="dxa"/>
            <w:tcBorders>
              <w:top w:val="single" w:sz="4" w:space="0" w:color="auto"/>
              <w:left w:val="single" w:sz="4" w:space="0" w:color="auto"/>
              <w:bottom w:val="single" w:sz="4" w:space="0" w:color="auto"/>
              <w:right w:val="single" w:sz="4" w:space="0" w:color="auto"/>
            </w:tcBorders>
          </w:tcPr>
          <w:p w14:paraId="4BB648F1" w14:textId="77777777" w:rsidR="00D0332A" w:rsidRPr="0010106F" w:rsidRDefault="00221083" w:rsidP="00AD51BE">
            <w:pPr>
              <w:pStyle w:val="CellBodyCentered"/>
              <w:spacing w:line="260" w:lineRule="atLeast"/>
              <w:rPr>
                <w:color w:val="auto"/>
              </w:rPr>
            </w:pPr>
            <w:r w:rsidRPr="0010106F">
              <w:rPr>
                <w:color w:val="auto"/>
              </w:rPr>
              <w:t>30</w:t>
            </w:r>
          </w:p>
        </w:tc>
        <w:tc>
          <w:tcPr>
            <w:tcW w:w="961" w:type="dxa"/>
            <w:tcBorders>
              <w:top w:val="single" w:sz="4" w:space="0" w:color="auto"/>
              <w:left w:val="single" w:sz="4" w:space="0" w:color="auto"/>
              <w:bottom w:val="single" w:sz="4" w:space="0" w:color="auto"/>
              <w:right w:val="single" w:sz="4" w:space="0" w:color="auto"/>
            </w:tcBorders>
          </w:tcPr>
          <w:p w14:paraId="4BB648F2" w14:textId="77777777" w:rsidR="00D0332A" w:rsidRPr="0010106F" w:rsidRDefault="00221083" w:rsidP="00AD51BE">
            <w:pPr>
              <w:pStyle w:val="CellBodyCentered"/>
              <w:spacing w:line="260" w:lineRule="atLeast"/>
              <w:rPr>
                <w:color w:val="auto"/>
              </w:rPr>
            </w:pPr>
            <w:r w:rsidRPr="0010106F">
              <w:rPr>
                <w:color w:val="auto"/>
              </w:rPr>
              <w:t>20</w:t>
            </w:r>
          </w:p>
        </w:tc>
        <w:tc>
          <w:tcPr>
            <w:tcW w:w="1109" w:type="dxa"/>
            <w:tcBorders>
              <w:top w:val="single" w:sz="4" w:space="0" w:color="auto"/>
              <w:left w:val="single" w:sz="4" w:space="0" w:color="auto"/>
              <w:bottom w:val="single" w:sz="4" w:space="0" w:color="auto"/>
              <w:right w:val="single" w:sz="4" w:space="0" w:color="auto"/>
            </w:tcBorders>
          </w:tcPr>
          <w:p w14:paraId="4BB648F3" w14:textId="77777777" w:rsidR="00D0332A" w:rsidRPr="0010106F" w:rsidRDefault="00221083" w:rsidP="00AD51BE">
            <w:pPr>
              <w:pStyle w:val="CellBodyCentered"/>
              <w:spacing w:line="260" w:lineRule="atLeast"/>
              <w:rPr>
                <w:color w:val="auto"/>
              </w:rPr>
            </w:pPr>
            <w:r w:rsidRPr="0010106F">
              <w:rPr>
                <w:color w:val="auto"/>
                <w:u w:val="single"/>
              </w:rPr>
              <w:t>155</w:t>
            </w:r>
          </w:p>
        </w:tc>
        <w:tc>
          <w:tcPr>
            <w:tcW w:w="876" w:type="dxa"/>
            <w:tcBorders>
              <w:top w:val="single" w:sz="4" w:space="0" w:color="auto"/>
              <w:left w:val="single" w:sz="4" w:space="0" w:color="auto"/>
              <w:bottom w:val="single" w:sz="4" w:space="0" w:color="auto"/>
              <w:right w:val="single" w:sz="4" w:space="0" w:color="auto"/>
            </w:tcBorders>
          </w:tcPr>
          <w:p w14:paraId="4BB648F4" w14:textId="77777777" w:rsidR="00D0332A" w:rsidRPr="0010106F" w:rsidRDefault="00221083" w:rsidP="00AD51BE">
            <w:pPr>
              <w:pStyle w:val="CellBodyCentered"/>
              <w:spacing w:line="260" w:lineRule="atLeast"/>
              <w:rPr>
                <w:color w:val="auto"/>
              </w:rPr>
            </w:pPr>
            <w:r w:rsidRPr="0010106F">
              <w:rPr>
                <w:color w:val="auto"/>
              </w:rPr>
              <w:t>60</w:t>
            </w:r>
          </w:p>
        </w:tc>
        <w:tc>
          <w:tcPr>
            <w:tcW w:w="992" w:type="dxa"/>
            <w:tcBorders>
              <w:top w:val="single" w:sz="4" w:space="0" w:color="auto"/>
              <w:left w:val="single" w:sz="4" w:space="0" w:color="auto"/>
              <w:bottom w:val="single" w:sz="4" w:space="0" w:color="auto"/>
              <w:right w:val="single" w:sz="4" w:space="0" w:color="auto"/>
            </w:tcBorders>
          </w:tcPr>
          <w:p w14:paraId="4BB648F5" w14:textId="77777777" w:rsidR="00D0332A" w:rsidRPr="0010106F" w:rsidRDefault="00221083" w:rsidP="00AD51BE">
            <w:pPr>
              <w:pStyle w:val="CellBodyCentered"/>
              <w:spacing w:line="260" w:lineRule="atLeast"/>
              <w:rPr>
                <w:color w:val="auto"/>
              </w:rPr>
            </w:pPr>
            <w:r w:rsidRPr="0010106F">
              <w:rPr>
                <w:color w:val="auto"/>
              </w:rPr>
              <w:t>40</w:t>
            </w:r>
          </w:p>
        </w:tc>
        <w:tc>
          <w:tcPr>
            <w:tcW w:w="992" w:type="dxa"/>
            <w:tcBorders>
              <w:top w:val="single" w:sz="4" w:space="0" w:color="auto"/>
              <w:left w:val="single" w:sz="4" w:space="0" w:color="auto"/>
              <w:bottom w:val="single" w:sz="4" w:space="0" w:color="auto"/>
              <w:right w:val="single" w:sz="4" w:space="0" w:color="auto"/>
            </w:tcBorders>
          </w:tcPr>
          <w:p w14:paraId="4BB648F6" w14:textId="77777777" w:rsidR="00D0332A" w:rsidRPr="0010106F" w:rsidRDefault="00221083" w:rsidP="00AD51BE">
            <w:pPr>
              <w:pStyle w:val="CellBodyCentered"/>
              <w:spacing w:line="260" w:lineRule="atLeast"/>
              <w:rPr>
                <w:color w:val="auto"/>
              </w:rPr>
            </w:pPr>
            <w:r w:rsidRPr="0010106F">
              <w:rPr>
                <w:color w:val="auto"/>
              </w:rPr>
              <w:t>20</w:t>
            </w:r>
          </w:p>
        </w:tc>
        <w:tc>
          <w:tcPr>
            <w:tcW w:w="1134" w:type="dxa"/>
            <w:tcBorders>
              <w:top w:val="single" w:sz="4" w:space="0" w:color="auto"/>
              <w:left w:val="single" w:sz="4" w:space="0" w:color="auto"/>
              <w:bottom w:val="single" w:sz="4" w:space="0" w:color="auto"/>
              <w:right w:val="single" w:sz="4" w:space="0" w:color="auto"/>
            </w:tcBorders>
          </w:tcPr>
          <w:p w14:paraId="4BB648F7" w14:textId="77777777" w:rsidR="00D0332A" w:rsidRPr="0010106F" w:rsidRDefault="00221083" w:rsidP="00AD51BE">
            <w:pPr>
              <w:pStyle w:val="CellBodyCentered"/>
              <w:spacing w:line="260" w:lineRule="atLeast"/>
              <w:rPr>
                <w:color w:val="auto"/>
              </w:rPr>
            </w:pPr>
            <w:r w:rsidRPr="0010106F">
              <w:rPr>
                <w:color w:val="auto"/>
                <w:u w:val="single"/>
              </w:rPr>
              <w:t>155</w:t>
            </w:r>
          </w:p>
        </w:tc>
      </w:tr>
      <w:tr w:rsidR="00221083" w:rsidRPr="0010106F" w14:paraId="4BB64903"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8F9" w14:textId="77777777" w:rsidR="00D0332A" w:rsidRPr="0010106F" w:rsidRDefault="00D0332A" w:rsidP="00AD51BE">
            <w:pPr>
              <w:pStyle w:val="CellBodyCentered"/>
              <w:spacing w:line="260" w:lineRule="atLeast"/>
              <w:rPr>
                <w:color w:val="auto"/>
              </w:rPr>
            </w:pPr>
            <w:r w:rsidRPr="0010106F">
              <w:rPr>
                <w:color w:val="auto"/>
              </w:rPr>
              <w:t>40</w:t>
            </w:r>
          </w:p>
        </w:tc>
        <w:tc>
          <w:tcPr>
            <w:tcW w:w="652" w:type="dxa"/>
            <w:tcBorders>
              <w:top w:val="single" w:sz="4" w:space="0" w:color="auto"/>
              <w:left w:val="single" w:sz="4" w:space="0" w:color="auto"/>
              <w:bottom w:val="single" w:sz="4" w:space="0" w:color="auto"/>
              <w:right w:val="single" w:sz="4" w:space="0" w:color="auto"/>
            </w:tcBorders>
          </w:tcPr>
          <w:p w14:paraId="4BB648FA" w14:textId="77777777" w:rsidR="00D0332A" w:rsidRPr="0010106F" w:rsidRDefault="00D0332A" w:rsidP="00AD51BE">
            <w:pPr>
              <w:pStyle w:val="CellBodyCentered"/>
              <w:spacing w:line="260" w:lineRule="atLeast"/>
              <w:rPr>
                <w:color w:val="auto"/>
              </w:rPr>
            </w:pPr>
            <w:r w:rsidRPr="0010106F">
              <w:rPr>
                <w:color w:val="auto"/>
              </w:rPr>
              <w:t>1-½</w:t>
            </w:r>
          </w:p>
        </w:tc>
        <w:tc>
          <w:tcPr>
            <w:tcW w:w="878" w:type="dxa"/>
            <w:tcBorders>
              <w:top w:val="single" w:sz="4" w:space="0" w:color="auto"/>
              <w:left w:val="single" w:sz="4" w:space="0" w:color="auto"/>
              <w:bottom w:val="single" w:sz="4" w:space="0" w:color="auto"/>
              <w:right w:val="single" w:sz="4" w:space="0" w:color="auto"/>
            </w:tcBorders>
          </w:tcPr>
          <w:p w14:paraId="4BB648FB" w14:textId="77777777" w:rsidR="00D0332A" w:rsidRPr="0010106F" w:rsidRDefault="00D0332A" w:rsidP="00AD51BE">
            <w:pPr>
              <w:pStyle w:val="CellBodyCentered"/>
              <w:spacing w:line="260" w:lineRule="atLeast"/>
              <w:rPr>
                <w:color w:val="auto"/>
              </w:rPr>
            </w:pPr>
            <w:r w:rsidRPr="0010106F">
              <w:rPr>
                <w:color w:val="auto"/>
              </w:rPr>
              <w:t>60</w:t>
            </w:r>
          </w:p>
        </w:tc>
        <w:tc>
          <w:tcPr>
            <w:tcW w:w="900" w:type="dxa"/>
            <w:tcBorders>
              <w:top w:val="single" w:sz="4" w:space="0" w:color="auto"/>
              <w:left w:val="single" w:sz="4" w:space="0" w:color="auto"/>
              <w:bottom w:val="single" w:sz="4" w:space="0" w:color="auto"/>
              <w:right w:val="single" w:sz="4" w:space="0" w:color="auto"/>
            </w:tcBorders>
          </w:tcPr>
          <w:p w14:paraId="4BB648FC" w14:textId="77777777" w:rsidR="00D0332A" w:rsidRPr="0010106F" w:rsidRDefault="00221083" w:rsidP="00AD51BE">
            <w:pPr>
              <w:pStyle w:val="CellBodyCentered"/>
              <w:spacing w:line="260" w:lineRule="atLeast"/>
              <w:rPr>
                <w:color w:val="auto"/>
              </w:rPr>
            </w:pPr>
            <w:r w:rsidRPr="0010106F">
              <w:rPr>
                <w:color w:val="auto"/>
              </w:rPr>
              <w:t>30</w:t>
            </w:r>
          </w:p>
        </w:tc>
        <w:tc>
          <w:tcPr>
            <w:tcW w:w="961" w:type="dxa"/>
            <w:tcBorders>
              <w:top w:val="single" w:sz="4" w:space="0" w:color="auto"/>
              <w:left w:val="single" w:sz="4" w:space="0" w:color="auto"/>
              <w:bottom w:val="single" w:sz="4" w:space="0" w:color="auto"/>
              <w:right w:val="single" w:sz="4" w:space="0" w:color="auto"/>
            </w:tcBorders>
          </w:tcPr>
          <w:p w14:paraId="4BB648FD"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8FE" w14:textId="77777777" w:rsidR="00D0332A" w:rsidRPr="0010106F" w:rsidRDefault="00221083" w:rsidP="00AD51BE">
            <w:pPr>
              <w:pStyle w:val="CellBodyCentered"/>
              <w:spacing w:line="260" w:lineRule="atLeast"/>
              <w:rPr>
                <w:color w:val="auto"/>
              </w:rPr>
            </w:pPr>
            <w:r w:rsidRPr="0010106F">
              <w:rPr>
                <w:color w:val="auto"/>
                <w:u w:val="single"/>
              </w:rPr>
              <w:t>180</w:t>
            </w:r>
          </w:p>
        </w:tc>
        <w:tc>
          <w:tcPr>
            <w:tcW w:w="876" w:type="dxa"/>
            <w:tcBorders>
              <w:top w:val="single" w:sz="4" w:space="0" w:color="auto"/>
              <w:left w:val="single" w:sz="4" w:space="0" w:color="auto"/>
              <w:bottom w:val="single" w:sz="4" w:space="0" w:color="auto"/>
              <w:right w:val="single" w:sz="4" w:space="0" w:color="auto"/>
            </w:tcBorders>
          </w:tcPr>
          <w:p w14:paraId="4BB648FF"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00" w14:textId="77777777" w:rsidR="00D0332A" w:rsidRPr="0010106F" w:rsidRDefault="00221083" w:rsidP="00AD51BE">
            <w:pPr>
              <w:pStyle w:val="CellBodyCentered"/>
              <w:spacing w:line="260" w:lineRule="atLeast"/>
              <w:rPr>
                <w:color w:val="auto"/>
              </w:rPr>
            </w:pPr>
            <w:r w:rsidRPr="0010106F">
              <w:rPr>
                <w:color w:val="auto"/>
              </w:rPr>
              <w:t>60</w:t>
            </w:r>
          </w:p>
        </w:tc>
        <w:tc>
          <w:tcPr>
            <w:tcW w:w="992" w:type="dxa"/>
            <w:tcBorders>
              <w:top w:val="single" w:sz="4" w:space="0" w:color="auto"/>
              <w:left w:val="single" w:sz="4" w:space="0" w:color="auto"/>
              <w:bottom w:val="single" w:sz="4" w:space="0" w:color="auto"/>
              <w:right w:val="single" w:sz="4" w:space="0" w:color="auto"/>
            </w:tcBorders>
          </w:tcPr>
          <w:p w14:paraId="4BB64901"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02" w14:textId="77777777" w:rsidR="00D0332A" w:rsidRPr="0010106F" w:rsidRDefault="00221083" w:rsidP="00AD51BE">
            <w:pPr>
              <w:pStyle w:val="CellBodyCentered"/>
              <w:spacing w:line="260" w:lineRule="atLeast"/>
              <w:rPr>
                <w:color w:val="auto"/>
              </w:rPr>
            </w:pPr>
            <w:r w:rsidRPr="0010106F">
              <w:rPr>
                <w:color w:val="auto"/>
                <w:u w:val="single"/>
              </w:rPr>
              <w:t>172</w:t>
            </w:r>
          </w:p>
        </w:tc>
      </w:tr>
      <w:tr w:rsidR="00221083" w:rsidRPr="0010106F" w14:paraId="4BB6490E"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04" w14:textId="77777777" w:rsidR="00D0332A" w:rsidRPr="0010106F" w:rsidRDefault="00D0332A" w:rsidP="00AD51BE">
            <w:pPr>
              <w:pStyle w:val="CellBodyCentered"/>
              <w:spacing w:line="260" w:lineRule="atLeast"/>
              <w:rPr>
                <w:color w:val="auto"/>
              </w:rPr>
            </w:pPr>
            <w:r w:rsidRPr="0010106F">
              <w:rPr>
                <w:color w:val="auto"/>
              </w:rPr>
              <w:t>50</w:t>
            </w:r>
          </w:p>
        </w:tc>
        <w:tc>
          <w:tcPr>
            <w:tcW w:w="652" w:type="dxa"/>
            <w:tcBorders>
              <w:top w:val="single" w:sz="4" w:space="0" w:color="auto"/>
              <w:left w:val="single" w:sz="4" w:space="0" w:color="auto"/>
              <w:bottom w:val="single" w:sz="4" w:space="0" w:color="auto"/>
              <w:right w:val="single" w:sz="4" w:space="0" w:color="auto"/>
            </w:tcBorders>
          </w:tcPr>
          <w:p w14:paraId="4BB64905" w14:textId="77777777" w:rsidR="00D0332A" w:rsidRPr="0010106F" w:rsidRDefault="00D0332A" w:rsidP="00AD51BE">
            <w:pPr>
              <w:pStyle w:val="CellBodyCentered"/>
              <w:spacing w:line="260" w:lineRule="atLeast"/>
              <w:rPr>
                <w:color w:val="auto"/>
              </w:rPr>
            </w:pPr>
            <w:r w:rsidRPr="0010106F">
              <w:rPr>
                <w:color w:val="auto"/>
              </w:rPr>
              <w:t>2</w:t>
            </w:r>
          </w:p>
        </w:tc>
        <w:tc>
          <w:tcPr>
            <w:tcW w:w="878" w:type="dxa"/>
            <w:tcBorders>
              <w:top w:val="single" w:sz="4" w:space="0" w:color="auto"/>
              <w:left w:val="single" w:sz="4" w:space="0" w:color="auto"/>
              <w:bottom w:val="single" w:sz="4" w:space="0" w:color="auto"/>
              <w:right w:val="single" w:sz="4" w:space="0" w:color="auto"/>
            </w:tcBorders>
          </w:tcPr>
          <w:p w14:paraId="4BB64906" w14:textId="77777777" w:rsidR="00D0332A" w:rsidRPr="0010106F" w:rsidRDefault="00D0332A" w:rsidP="00AD51BE">
            <w:pPr>
              <w:pStyle w:val="CellBodyCentered"/>
              <w:spacing w:line="260" w:lineRule="atLeast"/>
              <w:rPr>
                <w:color w:val="auto"/>
              </w:rPr>
            </w:pPr>
            <w:r w:rsidRPr="0010106F">
              <w:rPr>
                <w:color w:val="auto"/>
              </w:rPr>
              <w:t>70</w:t>
            </w:r>
          </w:p>
        </w:tc>
        <w:tc>
          <w:tcPr>
            <w:tcW w:w="900" w:type="dxa"/>
            <w:tcBorders>
              <w:top w:val="single" w:sz="4" w:space="0" w:color="auto"/>
              <w:left w:val="single" w:sz="4" w:space="0" w:color="auto"/>
              <w:bottom w:val="single" w:sz="4" w:space="0" w:color="auto"/>
              <w:right w:val="single" w:sz="4" w:space="0" w:color="auto"/>
            </w:tcBorders>
          </w:tcPr>
          <w:p w14:paraId="4BB64907" w14:textId="77777777" w:rsidR="00D0332A" w:rsidRPr="0010106F" w:rsidRDefault="00221083" w:rsidP="00AD51BE">
            <w:pPr>
              <w:pStyle w:val="CellBodyCentered"/>
              <w:spacing w:line="260" w:lineRule="atLeast"/>
              <w:rPr>
                <w:color w:val="auto"/>
              </w:rPr>
            </w:pPr>
            <w:r w:rsidRPr="0010106F">
              <w:rPr>
                <w:color w:val="auto"/>
              </w:rPr>
              <w:t>40</w:t>
            </w:r>
          </w:p>
        </w:tc>
        <w:tc>
          <w:tcPr>
            <w:tcW w:w="961" w:type="dxa"/>
            <w:tcBorders>
              <w:top w:val="single" w:sz="4" w:space="0" w:color="auto"/>
              <w:left w:val="single" w:sz="4" w:space="0" w:color="auto"/>
              <w:bottom w:val="single" w:sz="4" w:space="0" w:color="auto"/>
              <w:right w:val="single" w:sz="4" w:space="0" w:color="auto"/>
            </w:tcBorders>
          </w:tcPr>
          <w:p w14:paraId="4BB64908"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09" w14:textId="77777777" w:rsidR="00D0332A" w:rsidRPr="0010106F" w:rsidRDefault="00221083" w:rsidP="00AD51BE">
            <w:pPr>
              <w:pStyle w:val="CellBodyCentered"/>
              <w:spacing w:line="260" w:lineRule="atLeast"/>
              <w:rPr>
                <w:color w:val="auto"/>
              </w:rPr>
            </w:pPr>
            <w:r w:rsidRPr="0010106F">
              <w:rPr>
                <w:color w:val="auto"/>
                <w:u w:val="single"/>
              </w:rPr>
              <w:t>164</w:t>
            </w:r>
          </w:p>
        </w:tc>
        <w:tc>
          <w:tcPr>
            <w:tcW w:w="876" w:type="dxa"/>
            <w:tcBorders>
              <w:top w:val="single" w:sz="4" w:space="0" w:color="auto"/>
              <w:left w:val="single" w:sz="4" w:space="0" w:color="auto"/>
              <w:bottom w:val="single" w:sz="4" w:space="0" w:color="auto"/>
              <w:right w:val="single" w:sz="4" w:space="0" w:color="auto"/>
            </w:tcBorders>
          </w:tcPr>
          <w:p w14:paraId="4BB6490A"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0B" w14:textId="77777777" w:rsidR="00D0332A" w:rsidRPr="0010106F" w:rsidRDefault="00221083" w:rsidP="00AD51BE">
            <w:pPr>
              <w:pStyle w:val="CellBodyCentered"/>
              <w:spacing w:line="260" w:lineRule="atLeast"/>
              <w:rPr>
                <w:color w:val="auto"/>
              </w:rPr>
            </w:pPr>
            <w:r w:rsidRPr="0010106F">
              <w:rPr>
                <w:color w:val="auto"/>
              </w:rPr>
              <w:t>60</w:t>
            </w:r>
          </w:p>
        </w:tc>
        <w:tc>
          <w:tcPr>
            <w:tcW w:w="992" w:type="dxa"/>
            <w:tcBorders>
              <w:top w:val="single" w:sz="4" w:space="0" w:color="auto"/>
              <w:left w:val="single" w:sz="4" w:space="0" w:color="auto"/>
              <w:bottom w:val="single" w:sz="4" w:space="0" w:color="auto"/>
              <w:right w:val="single" w:sz="4" w:space="0" w:color="auto"/>
            </w:tcBorders>
          </w:tcPr>
          <w:p w14:paraId="4BB6490C"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0D" w14:textId="77777777" w:rsidR="00D0332A" w:rsidRPr="0010106F" w:rsidRDefault="00221083" w:rsidP="00AD51BE">
            <w:pPr>
              <w:pStyle w:val="CellBodyCentered"/>
              <w:spacing w:line="260" w:lineRule="atLeast"/>
              <w:rPr>
                <w:color w:val="auto"/>
              </w:rPr>
            </w:pPr>
            <w:r w:rsidRPr="0010106F">
              <w:rPr>
                <w:color w:val="auto"/>
                <w:u w:val="single"/>
              </w:rPr>
              <w:t>178</w:t>
            </w:r>
          </w:p>
        </w:tc>
      </w:tr>
      <w:tr w:rsidR="00221083" w:rsidRPr="0010106F" w14:paraId="4BB64919"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0F" w14:textId="77777777" w:rsidR="00D0332A" w:rsidRPr="0010106F" w:rsidRDefault="00D0332A" w:rsidP="00AD51BE">
            <w:pPr>
              <w:pStyle w:val="CellBodyCentered"/>
              <w:spacing w:line="260" w:lineRule="atLeast"/>
              <w:rPr>
                <w:color w:val="auto"/>
              </w:rPr>
            </w:pPr>
            <w:r w:rsidRPr="0010106F">
              <w:rPr>
                <w:color w:val="auto"/>
              </w:rPr>
              <w:t>80</w:t>
            </w:r>
          </w:p>
        </w:tc>
        <w:tc>
          <w:tcPr>
            <w:tcW w:w="652" w:type="dxa"/>
            <w:tcBorders>
              <w:top w:val="single" w:sz="4" w:space="0" w:color="auto"/>
              <w:left w:val="single" w:sz="4" w:space="0" w:color="auto"/>
              <w:bottom w:val="single" w:sz="4" w:space="0" w:color="auto"/>
              <w:right w:val="single" w:sz="4" w:space="0" w:color="auto"/>
            </w:tcBorders>
          </w:tcPr>
          <w:p w14:paraId="4BB64910" w14:textId="77777777" w:rsidR="00D0332A" w:rsidRPr="0010106F" w:rsidRDefault="00D0332A" w:rsidP="00AD51BE">
            <w:pPr>
              <w:pStyle w:val="CellBodyCentered"/>
              <w:spacing w:line="260" w:lineRule="atLeast"/>
              <w:rPr>
                <w:color w:val="auto"/>
              </w:rPr>
            </w:pPr>
            <w:r w:rsidRPr="0010106F">
              <w:rPr>
                <w:color w:val="auto"/>
              </w:rPr>
              <w:t>3</w:t>
            </w:r>
          </w:p>
        </w:tc>
        <w:tc>
          <w:tcPr>
            <w:tcW w:w="878" w:type="dxa"/>
            <w:tcBorders>
              <w:top w:val="single" w:sz="4" w:space="0" w:color="auto"/>
              <w:left w:val="single" w:sz="4" w:space="0" w:color="auto"/>
              <w:bottom w:val="single" w:sz="4" w:space="0" w:color="auto"/>
              <w:right w:val="single" w:sz="4" w:space="0" w:color="auto"/>
            </w:tcBorders>
          </w:tcPr>
          <w:p w14:paraId="4BB64911" w14:textId="77777777" w:rsidR="00D0332A" w:rsidRPr="0010106F" w:rsidRDefault="00D0332A" w:rsidP="00AD51BE">
            <w:pPr>
              <w:pStyle w:val="CellBodyCentered"/>
              <w:spacing w:line="260" w:lineRule="atLeast"/>
              <w:rPr>
                <w:color w:val="auto"/>
              </w:rPr>
            </w:pPr>
            <w:r w:rsidRPr="0010106F">
              <w:rPr>
                <w:color w:val="auto"/>
              </w:rPr>
              <w:t>70</w:t>
            </w:r>
          </w:p>
        </w:tc>
        <w:tc>
          <w:tcPr>
            <w:tcW w:w="900" w:type="dxa"/>
            <w:tcBorders>
              <w:top w:val="single" w:sz="4" w:space="0" w:color="auto"/>
              <w:left w:val="single" w:sz="4" w:space="0" w:color="auto"/>
              <w:bottom w:val="single" w:sz="4" w:space="0" w:color="auto"/>
              <w:right w:val="single" w:sz="4" w:space="0" w:color="auto"/>
            </w:tcBorders>
          </w:tcPr>
          <w:p w14:paraId="4BB64912" w14:textId="77777777" w:rsidR="00D0332A" w:rsidRPr="0010106F" w:rsidRDefault="00221083" w:rsidP="00AD51BE">
            <w:pPr>
              <w:pStyle w:val="CellBodyCentered"/>
              <w:spacing w:line="260" w:lineRule="atLeast"/>
              <w:rPr>
                <w:color w:val="auto"/>
              </w:rPr>
            </w:pPr>
            <w:r w:rsidRPr="0010106F">
              <w:rPr>
                <w:color w:val="auto"/>
              </w:rPr>
              <w:t>40</w:t>
            </w:r>
          </w:p>
        </w:tc>
        <w:tc>
          <w:tcPr>
            <w:tcW w:w="961" w:type="dxa"/>
            <w:tcBorders>
              <w:top w:val="single" w:sz="4" w:space="0" w:color="auto"/>
              <w:left w:val="single" w:sz="4" w:space="0" w:color="auto"/>
              <w:bottom w:val="single" w:sz="4" w:space="0" w:color="auto"/>
              <w:right w:val="single" w:sz="4" w:space="0" w:color="auto"/>
            </w:tcBorders>
          </w:tcPr>
          <w:p w14:paraId="4BB64913"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14" w14:textId="77777777" w:rsidR="00D0332A" w:rsidRPr="0010106F" w:rsidRDefault="00221083" w:rsidP="00AD51BE">
            <w:pPr>
              <w:pStyle w:val="CellBodyCentered"/>
              <w:spacing w:line="260" w:lineRule="atLeast"/>
              <w:rPr>
                <w:color w:val="auto"/>
              </w:rPr>
            </w:pPr>
            <w:r w:rsidRPr="0010106F">
              <w:rPr>
                <w:color w:val="auto"/>
                <w:u w:val="single"/>
              </w:rPr>
              <w:t>172</w:t>
            </w:r>
          </w:p>
        </w:tc>
        <w:tc>
          <w:tcPr>
            <w:tcW w:w="876" w:type="dxa"/>
            <w:tcBorders>
              <w:top w:val="single" w:sz="4" w:space="0" w:color="auto"/>
              <w:left w:val="single" w:sz="4" w:space="0" w:color="auto"/>
              <w:bottom w:val="single" w:sz="4" w:space="0" w:color="auto"/>
              <w:right w:val="single" w:sz="4" w:space="0" w:color="auto"/>
            </w:tcBorders>
          </w:tcPr>
          <w:p w14:paraId="4BB64915" w14:textId="77777777" w:rsidR="00D0332A" w:rsidRPr="0010106F" w:rsidRDefault="00221083" w:rsidP="00AD51BE">
            <w:pPr>
              <w:pStyle w:val="CellBodyCentered"/>
              <w:spacing w:line="260" w:lineRule="atLeast"/>
              <w:rPr>
                <w:color w:val="auto"/>
              </w:rPr>
            </w:pPr>
            <w:r w:rsidRPr="0010106F">
              <w:rPr>
                <w:color w:val="auto"/>
              </w:rPr>
              <w:t>100</w:t>
            </w:r>
          </w:p>
        </w:tc>
        <w:tc>
          <w:tcPr>
            <w:tcW w:w="992" w:type="dxa"/>
            <w:tcBorders>
              <w:top w:val="single" w:sz="4" w:space="0" w:color="auto"/>
              <w:left w:val="single" w:sz="4" w:space="0" w:color="auto"/>
              <w:bottom w:val="single" w:sz="4" w:space="0" w:color="auto"/>
              <w:right w:val="single" w:sz="4" w:space="0" w:color="auto"/>
            </w:tcBorders>
          </w:tcPr>
          <w:p w14:paraId="4BB64916" w14:textId="77777777" w:rsidR="00D0332A" w:rsidRPr="0010106F" w:rsidRDefault="00221083" w:rsidP="00AD51BE">
            <w:pPr>
              <w:pStyle w:val="CellBodyCentered"/>
              <w:spacing w:line="260" w:lineRule="atLeast"/>
              <w:rPr>
                <w:color w:val="auto"/>
              </w:rPr>
            </w:pPr>
            <w:r w:rsidRPr="0010106F">
              <w:rPr>
                <w:color w:val="auto"/>
              </w:rPr>
              <w:t>70</w:t>
            </w:r>
          </w:p>
        </w:tc>
        <w:tc>
          <w:tcPr>
            <w:tcW w:w="992" w:type="dxa"/>
            <w:tcBorders>
              <w:top w:val="single" w:sz="4" w:space="0" w:color="auto"/>
              <w:left w:val="single" w:sz="4" w:space="0" w:color="auto"/>
              <w:bottom w:val="single" w:sz="4" w:space="0" w:color="auto"/>
              <w:right w:val="single" w:sz="4" w:space="0" w:color="auto"/>
            </w:tcBorders>
          </w:tcPr>
          <w:p w14:paraId="4BB64917"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18" w14:textId="77777777" w:rsidR="00D0332A" w:rsidRPr="0010106F" w:rsidRDefault="00221083" w:rsidP="00AD51BE">
            <w:pPr>
              <w:pStyle w:val="CellBodyCentered"/>
              <w:spacing w:line="260" w:lineRule="atLeast"/>
              <w:rPr>
                <w:color w:val="auto"/>
              </w:rPr>
            </w:pPr>
            <w:r w:rsidRPr="0010106F">
              <w:rPr>
                <w:color w:val="auto"/>
                <w:u w:val="single"/>
              </w:rPr>
              <w:t>174</w:t>
            </w:r>
          </w:p>
        </w:tc>
      </w:tr>
      <w:tr w:rsidR="00221083" w:rsidRPr="0010106F" w14:paraId="4BB64924"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1A" w14:textId="77777777" w:rsidR="00D0332A" w:rsidRPr="0010106F" w:rsidRDefault="00D0332A" w:rsidP="00AD51BE">
            <w:pPr>
              <w:pStyle w:val="CellBodyCentered"/>
              <w:spacing w:line="260" w:lineRule="atLeast"/>
              <w:rPr>
                <w:color w:val="auto"/>
              </w:rPr>
            </w:pPr>
            <w:r w:rsidRPr="0010106F">
              <w:rPr>
                <w:color w:val="auto"/>
              </w:rPr>
              <w:t>100</w:t>
            </w:r>
          </w:p>
        </w:tc>
        <w:tc>
          <w:tcPr>
            <w:tcW w:w="652" w:type="dxa"/>
            <w:tcBorders>
              <w:top w:val="single" w:sz="4" w:space="0" w:color="auto"/>
              <w:left w:val="single" w:sz="4" w:space="0" w:color="auto"/>
              <w:bottom w:val="single" w:sz="4" w:space="0" w:color="auto"/>
              <w:right w:val="single" w:sz="4" w:space="0" w:color="auto"/>
            </w:tcBorders>
          </w:tcPr>
          <w:p w14:paraId="4BB6491B" w14:textId="77777777" w:rsidR="00D0332A" w:rsidRPr="0010106F" w:rsidRDefault="00D0332A" w:rsidP="00AD51BE">
            <w:pPr>
              <w:pStyle w:val="CellBodyCentered"/>
              <w:spacing w:line="260" w:lineRule="atLeast"/>
              <w:rPr>
                <w:color w:val="auto"/>
              </w:rPr>
            </w:pPr>
            <w:r w:rsidRPr="0010106F">
              <w:rPr>
                <w:color w:val="auto"/>
              </w:rPr>
              <w:t>4</w:t>
            </w:r>
          </w:p>
        </w:tc>
        <w:tc>
          <w:tcPr>
            <w:tcW w:w="878" w:type="dxa"/>
            <w:tcBorders>
              <w:top w:val="single" w:sz="4" w:space="0" w:color="auto"/>
              <w:left w:val="single" w:sz="4" w:space="0" w:color="auto"/>
              <w:bottom w:val="single" w:sz="4" w:space="0" w:color="auto"/>
              <w:right w:val="single" w:sz="4" w:space="0" w:color="auto"/>
            </w:tcBorders>
          </w:tcPr>
          <w:p w14:paraId="4BB6491C" w14:textId="77777777" w:rsidR="00D0332A" w:rsidRPr="0010106F" w:rsidRDefault="00D0332A" w:rsidP="00AD51BE">
            <w:pPr>
              <w:pStyle w:val="CellBodyCentered"/>
              <w:spacing w:line="260" w:lineRule="atLeast"/>
              <w:rPr>
                <w:color w:val="auto"/>
              </w:rPr>
            </w:pPr>
            <w:r w:rsidRPr="0010106F">
              <w:rPr>
                <w:color w:val="auto"/>
              </w:rPr>
              <w:t>70</w:t>
            </w:r>
          </w:p>
        </w:tc>
        <w:tc>
          <w:tcPr>
            <w:tcW w:w="900" w:type="dxa"/>
            <w:tcBorders>
              <w:top w:val="single" w:sz="4" w:space="0" w:color="auto"/>
              <w:left w:val="single" w:sz="4" w:space="0" w:color="auto"/>
              <w:bottom w:val="single" w:sz="4" w:space="0" w:color="auto"/>
              <w:right w:val="single" w:sz="4" w:space="0" w:color="auto"/>
            </w:tcBorders>
          </w:tcPr>
          <w:p w14:paraId="4BB6491D" w14:textId="77777777" w:rsidR="00D0332A" w:rsidRPr="0010106F" w:rsidRDefault="00221083" w:rsidP="00AD51BE">
            <w:pPr>
              <w:pStyle w:val="CellBodyCentered"/>
              <w:spacing w:line="260" w:lineRule="atLeast"/>
              <w:rPr>
                <w:color w:val="auto"/>
              </w:rPr>
            </w:pPr>
            <w:r w:rsidRPr="0010106F">
              <w:rPr>
                <w:color w:val="auto"/>
              </w:rPr>
              <w:t>40</w:t>
            </w:r>
          </w:p>
        </w:tc>
        <w:tc>
          <w:tcPr>
            <w:tcW w:w="961" w:type="dxa"/>
            <w:tcBorders>
              <w:top w:val="single" w:sz="4" w:space="0" w:color="auto"/>
              <w:left w:val="single" w:sz="4" w:space="0" w:color="auto"/>
              <w:bottom w:val="single" w:sz="4" w:space="0" w:color="auto"/>
              <w:right w:val="single" w:sz="4" w:space="0" w:color="auto"/>
            </w:tcBorders>
          </w:tcPr>
          <w:p w14:paraId="4BB6491E"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1F" w14:textId="77777777" w:rsidR="00D0332A" w:rsidRPr="0010106F" w:rsidRDefault="00221083" w:rsidP="00AD51BE">
            <w:pPr>
              <w:pStyle w:val="CellBodyCentered"/>
              <w:spacing w:line="260" w:lineRule="atLeast"/>
              <w:rPr>
                <w:color w:val="auto"/>
              </w:rPr>
            </w:pPr>
            <w:r w:rsidRPr="0010106F">
              <w:rPr>
                <w:color w:val="auto"/>
                <w:u w:val="single"/>
              </w:rPr>
              <w:t>176</w:t>
            </w:r>
          </w:p>
        </w:tc>
        <w:tc>
          <w:tcPr>
            <w:tcW w:w="876" w:type="dxa"/>
            <w:tcBorders>
              <w:top w:val="single" w:sz="4" w:space="0" w:color="auto"/>
              <w:left w:val="single" w:sz="4" w:space="0" w:color="auto"/>
              <w:bottom w:val="single" w:sz="4" w:space="0" w:color="auto"/>
              <w:right w:val="single" w:sz="4" w:space="0" w:color="auto"/>
            </w:tcBorders>
          </w:tcPr>
          <w:p w14:paraId="4BB64920" w14:textId="77777777" w:rsidR="00D0332A" w:rsidRPr="0010106F" w:rsidRDefault="00221083" w:rsidP="00AD51BE">
            <w:pPr>
              <w:pStyle w:val="CellBodyCentered"/>
              <w:spacing w:line="260" w:lineRule="atLeast"/>
              <w:rPr>
                <w:color w:val="auto"/>
              </w:rPr>
            </w:pPr>
            <w:r w:rsidRPr="0010106F">
              <w:rPr>
                <w:color w:val="auto"/>
              </w:rPr>
              <w:t>100</w:t>
            </w:r>
          </w:p>
        </w:tc>
        <w:tc>
          <w:tcPr>
            <w:tcW w:w="992" w:type="dxa"/>
            <w:tcBorders>
              <w:top w:val="single" w:sz="4" w:space="0" w:color="auto"/>
              <w:left w:val="single" w:sz="4" w:space="0" w:color="auto"/>
              <w:bottom w:val="single" w:sz="4" w:space="0" w:color="auto"/>
              <w:right w:val="single" w:sz="4" w:space="0" w:color="auto"/>
            </w:tcBorders>
          </w:tcPr>
          <w:p w14:paraId="4BB64921" w14:textId="77777777" w:rsidR="00D0332A" w:rsidRPr="0010106F" w:rsidRDefault="00221083" w:rsidP="00AD51BE">
            <w:pPr>
              <w:pStyle w:val="CellBodyCentered"/>
              <w:spacing w:line="260" w:lineRule="atLeast"/>
              <w:rPr>
                <w:color w:val="auto"/>
              </w:rPr>
            </w:pPr>
            <w:r w:rsidRPr="0010106F">
              <w:rPr>
                <w:color w:val="auto"/>
              </w:rPr>
              <w:t>70</w:t>
            </w:r>
          </w:p>
        </w:tc>
        <w:tc>
          <w:tcPr>
            <w:tcW w:w="992" w:type="dxa"/>
            <w:tcBorders>
              <w:top w:val="single" w:sz="4" w:space="0" w:color="auto"/>
              <w:left w:val="single" w:sz="4" w:space="0" w:color="auto"/>
              <w:bottom w:val="single" w:sz="4" w:space="0" w:color="auto"/>
              <w:right w:val="single" w:sz="4" w:space="0" w:color="auto"/>
            </w:tcBorders>
          </w:tcPr>
          <w:p w14:paraId="4BB64922"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23" w14:textId="77777777" w:rsidR="00D0332A" w:rsidRPr="0010106F" w:rsidRDefault="00221083" w:rsidP="00AD51BE">
            <w:pPr>
              <w:pStyle w:val="CellBodyCentered"/>
              <w:spacing w:line="260" w:lineRule="atLeast"/>
              <w:rPr>
                <w:color w:val="auto"/>
              </w:rPr>
            </w:pPr>
            <w:r w:rsidRPr="0010106F">
              <w:rPr>
                <w:color w:val="auto"/>
                <w:u w:val="single"/>
              </w:rPr>
              <w:t>180</w:t>
            </w:r>
          </w:p>
        </w:tc>
      </w:tr>
      <w:tr w:rsidR="00221083" w:rsidRPr="0010106F" w14:paraId="4BB6492F"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25" w14:textId="77777777" w:rsidR="00D0332A" w:rsidRPr="0010106F" w:rsidRDefault="00D0332A" w:rsidP="00AD51BE">
            <w:pPr>
              <w:pStyle w:val="CellBodyCentered"/>
              <w:spacing w:line="260" w:lineRule="atLeast"/>
              <w:rPr>
                <w:color w:val="auto"/>
              </w:rPr>
            </w:pPr>
            <w:r w:rsidRPr="0010106F">
              <w:rPr>
                <w:color w:val="auto"/>
              </w:rPr>
              <w:t>150</w:t>
            </w:r>
          </w:p>
        </w:tc>
        <w:tc>
          <w:tcPr>
            <w:tcW w:w="652" w:type="dxa"/>
            <w:tcBorders>
              <w:top w:val="single" w:sz="4" w:space="0" w:color="auto"/>
              <w:left w:val="single" w:sz="4" w:space="0" w:color="auto"/>
              <w:bottom w:val="single" w:sz="4" w:space="0" w:color="auto"/>
              <w:right w:val="single" w:sz="4" w:space="0" w:color="auto"/>
            </w:tcBorders>
          </w:tcPr>
          <w:p w14:paraId="4BB64926" w14:textId="77777777" w:rsidR="00D0332A" w:rsidRPr="0010106F" w:rsidRDefault="00D0332A" w:rsidP="00AD51BE">
            <w:pPr>
              <w:pStyle w:val="CellBodyCentered"/>
              <w:spacing w:line="260" w:lineRule="atLeast"/>
              <w:rPr>
                <w:color w:val="auto"/>
              </w:rPr>
            </w:pPr>
            <w:r w:rsidRPr="0010106F">
              <w:rPr>
                <w:color w:val="auto"/>
              </w:rPr>
              <w:t>6</w:t>
            </w:r>
          </w:p>
        </w:tc>
        <w:tc>
          <w:tcPr>
            <w:tcW w:w="878" w:type="dxa"/>
            <w:tcBorders>
              <w:top w:val="single" w:sz="4" w:space="0" w:color="auto"/>
              <w:left w:val="single" w:sz="4" w:space="0" w:color="auto"/>
              <w:bottom w:val="single" w:sz="4" w:space="0" w:color="auto"/>
              <w:right w:val="single" w:sz="4" w:space="0" w:color="auto"/>
            </w:tcBorders>
          </w:tcPr>
          <w:p w14:paraId="4BB64927" w14:textId="77777777" w:rsidR="00D0332A" w:rsidRPr="0010106F" w:rsidRDefault="00D0332A" w:rsidP="00AD51BE">
            <w:pPr>
              <w:pStyle w:val="CellBodyCentered"/>
              <w:spacing w:line="260" w:lineRule="atLeast"/>
              <w:rPr>
                <w:color w:val="auto"/>
              </w:rPr>
            </w:pPr>
            <w:r w:rsidRPr="0010106F">
              <w:rPr>
                <w:color w:val="auto"/>
              </w:rPr>
              <w:t>80</w:t>
            </w:r>
          </w:p>
        </w:tc>
        <w:tc>
          <w:tcPr>
            <w:tcW w:w="900" w:type="dxa"/>
            <w:tcBorders>
              <w:top w:val="single" w:sz="4" w:space="0" w:color="auto"/>
              <w:left w:val="single" w:sz="4" w:space="0" w:color="auto"/>
              <w:bottom w:val="single" w:sz="4" w:space="0" w:color="auto"/>
              <w:right w:val="single" w:sz="4" w:space="0" w:color="auto"/>
            </w:tcBorders>
          </w:tcPr>
          <w:p w14:paraId="4BB64928" w14:textId="77777777" w:rsidR="00D0332A" w:rsidRPr="0010106F" w:rsidRDefault="00221083" w:rsidP="00AD51BE">
            <w:pPr>
              <w:pStyle w:val="CellBodyCentered"/>
              <w:spacing w:line="260" w:lineRule="atLeast"/>
              <w:rPr>
                <w:color w:val="auto"/>
              </w:rPr>
            </w:pPr>
            <w:r w:rsidRPr="0010106F">
              <w:rPr>
                <w:color w:val="auto"/>
              </w:rPr>
              <w:t>50</w:t>
            </w:r>
          </w:p>
        </w:tc>
        <w:tc>
          <w:tcPr>
            <w:tcW w:w="961" w:type="dxa"/>
            <w:tcBorders>
              <w:top w:val="single" w:sz="4" w:space="0" w:color="auto"/>
              <w:left w:val="single" w:sz="4" w:space="0" w:color="auto"/>
              <w:bottom w:val="single" w:sz="4" w:space="0" w:color="auto"/>
              <w:right w:val="single" w:sz="4" w:space="0" w:color="auto"/>
            </w:tcBorders>
          </w:tcPr>
          <w:p w14:paraId="4BB64929"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2A" w14:textId="77777777" w:rsidR="00D0332A" w:rsidRPr="0010106F" w:rsidRDefault="00221083" w:rsidP="00AD51BE">
            <w:pPr>
              <w:pStyle w:val="CellBodyCentered"/>
              <w:spacing w:line="260" w:lineRule="atLeast"/>
              <w:rPr>
                <w:color w:val="auto"/>
              </w:rPr>
            </w:pPr>
            <w:r w:rsidRPr="0010106F">
              <w:rPr>
                <w:color w:val="auto"/>
                <w:u w:val="single"/>
              </w:rPr>
              <w:t>166</w:t>
            </w:r>
          </w:p>
        </w:tc>
        <w:tc>
          <w:tcPr>
            <w:tcW w:w="876" w:type="dxa"/>
            <w:tcBorders>
              <w:top w:val="single" w:sz="4" w:space="0" w:color="auto"/>
              <w:left w:val="single" w:sz="4" w:space="0" w:color="auto"/>
              <w:bottom w:val="single" w:sz="4" w:space="0" w:color="auto"/>
              <w:right w:val="single" w:sz="4" w:space="0" w:color="auto"/>
            </w:tcBorders>
          </w:tcPr>
          <w:p w14:paraId="4BB6492B" w14:textId="77777777" w:rsidR="00D0332A" w:rsidRPr="0010106F" w:rsidRDefault="00221083" w:rsidP="00AD51BE">
            <w:pPr>
              <w:pStyle w:val="CellBodyCentered"/>
              <w:spacing w:line="260" w:lineRule="atLeast"/>
              <w:rPr>
                <w:color w:val="auto"/>
              </w:rPr>
            </w:pPr>
            <w:r w:rsidRPr="0010106F">
              <w:rPr>
                <w:color w:val="auto"/>
              </w:rPr>
              <w:t>110</w:t>
            </w:r>
          </w:p>
        </w:tc>
        <w:tc>
          <w:tcPr>
            <w:tcW w:w="992" w:type="dxa"/>
            <w:tcBorders>
              <w:top w:val="single" w:sz="4" w:space="0" w:color="auto"/>
              <w:left w:val="single" w:sz="4" w:space="0" w:color="auto"/>
              <w:bottom w:val="single" w:sz="4" w:space="0" w:color="auto"/>
              <w:right w:val="single" w:sz="4" w:space="0" w:color="auto"/>
            </w:tcBorders>
          </w:tcPr>
          <w:p w14:paraId="4BB6492C" w14:textId="77777777" w:rsidR="00D0332A" w:rsidRPr="0010106F" w:rsidRDefault="00221083" w:rsidP="00AD51BE">
            <w:pPr>
              <w:pStyle w:val="CellBodyCentered"/>
              <w:spacing w:line="260" w:lineRule="atLeast"/>
              <w:rPr>
                <w:color w:val="auto"/>
              </w:rPr>
            </w:pPr>
            <w:r w:rsidRPr="0010106F">
              <w:rPr>
                <w:color w:val="auto"/>
              </w:rPr>
              <w:t>80</w:t>
            </w:r>
          </w:p>
        </w:tc>
        <w:tc>
          <w:tcPr>
            <w:tcW w:w="992" w:type="dxa"/>
            <w:tcBorders>
              <w:top w:val="single" w:sz="4" w:space="0" w:color="auto"/>
              <w:left w:val="single" w:sz="4" w:space="0" w:color="auto"/>
              <w:bottom w:val="single" w:sz="4" w:space="0" w:color="auto"/>
              <w:right w:val="single" w:sz="4" w:space="0" w:color="auto"/>
            </w:tcBorders>
          </w:tcPr>
          <w:p w14:paraId="4BB6492D"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2E" w14:textId="77777777" w:rsidR="00D0332A" w:rsidRPr="0010106F" w:rsidRDefault="00221083" w:rsidP="00AD51BE">
            <w:pPr>
              <w:pStyle w:val="CellBodyCentered"/>
              <w:spacing w:line="260" w:lineRule="atLeast"/>
              <w:rPr>
                <w:color w:val="auto"/>
              </w:rPr>
            </w:pPr>
            <w:r w:rsidRPr="0010106F">
              <w:rPr>
                <w:color w:val="auto"/>
                <w:u w:val="single"/>
              </w:rPr>
              <w:t>176</w:t>
            </w:r>
          </w:p>
        </w:tc>
      </w:tr>
      <w:tr w:rsidR="00221083" w:rsidRPr="0010106F" w14:paraId="4BB6493A"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30" w14:textId="77777777" w:rsidR="00D0332A" w:rsidRPr="0010106F" w:rsidRDefault="00D0332A" w:rsidP="00AD51BE">
            <w:pPr>
              <w:pStyle w:val="CellBodyCentered"/>
              <w:spacing w:line="260" w:lineRule="atLeast"/>
              <w:rPr>
                <w:color w:val="auto"/>
              </w:rPr>
            </w:pPr>
            <w:r w:rsidRPr="0010106F">
              <w:rPr>
                <w:color w:val="auto"/>
              </w:rPr>
              <w:t>200</w:t>
            </w:r>
          </w:p>
        </w:tc>
        <w:tc>
          <w:tcPr>
            <w:tcW w:w="652" w:type="dxa"/>
            <w:tcBorders>
              <w:top w:val="single" w:sz="4" w:space="0" w:color="auto"/>
              <w:left w:val="single" w:sz="4" w:space="0" w:color="auto"/>
              <w:bottom w:val="single" w:sz="4" w:space="0" w:color="auto"/>
              <w:right w:val="single" w:sz="4" w:space="0" w:color="auto"/>
            </w:tcBorders>
          </w:tcPr>
          <w:p w14:paraId="4BB64931" w14:textId="77777777" w:rsidR="00D0332A" w:rsidRPr="0010106F" w:rsidRDefault="00D0332A" w:rsidP="00AD51BE">
            <w:pPr>
              <w:pStyle w:val="CellBodyCentered"/>
              <w:spacing w:line="260" w:lineRule="atLeast"/>
              <w:rPr>
                <w:color w:val="auto"/>
              </w:rPr>
            </w:pPr>
            <w:r w:rsidRPr="0010106F">
              <w:rPr>
                <w:color w:val="auto"/>
              </w:rPr>
              <w:t>8</w:t>
            </w:r>
          </w:p>
        </w:tc>
        <w:tc>
          <w:tcPr>
            <w:tcW w:w="878" w:type="dxa"/>
            <w:tcBorders>
              <w:top w:val="single" w:sz="4" w:space="0" w:color="auto"/>
              <w:left w:val="single" w:sz="4" w:space="0" w:color="auto"/>
              <w:bottom w:val="single" w:sz="4" w:space="0" w:color="auto"/>
              <w:right w:val="single" w:sz="4" w:space="0" w:color="auto"/>
            </w:tcBorders>
          </w:tcPr>
          <w:p w14:paraId="4BB64932" w14:textId="77777777" w:rsidR="00D0332A" w:rsidRPr="0010106F" w:rsidRDefault="00D0332A" w:rsidP="00AD51BE">
            <w:pPr>
              <w:pStyle w:val="CellBodyCentered"/>
              <w:spacing w:line="260" w:lineRule="atLeast"/>
              <w:rPr>
                <w:color w:val="auto"/>
              </w:rPr>
            </w:pPr>
            <w:r w:rsidRPr="0010106F">
              <w:rPr>
                <w:color w:val="auto"/>
              </w:rPr>
              <w:t>80</w:t>
            </w:r>
          </w:p>
        </w:tc>
        <w:tc>
          <w:tcPr>
            <w:tcW w:w="900" w:type="dxa"/>
            <w:tcBorders>
              <w:top w:val="single" w:sz="4" w:space="0" w:color="auto"/>
              <w:left w:val="single" w:sz="4" w:space="0" w:color="auto"/>
              <w:bottom w:val="single" w:sz="4" w:space="0" w:color="auto"/>
              <w:right w:val="single" w:sz="4" w:space="0" w:color="auto"/>
            </w:tcBorders>
          </w:tcPr>
          <w:p w14:paraId="4BB64933" w14:textId="77777777" w:rsidR="00D0332A" w:rsidRPr="0010106F" w:rsidRDefault="00221083" w:rsidP="00AD51BE">
            <w:pPr>
              <w:pStyle w:val="CellBodyCentered"/>
              <w:spacing w:line="260" w:lineRule="atLeast"/>
              <w:rPr>
                <w:color w:val="auto"/>
              </w:rPr>
            </w:pPr>
            <w:r w:rsidRPr="0010106F">
              <w:rPr>
                <w:color w:val="auto"/>
              </w:rPr>
              <w:t>50</w:t>
            </w:r>
          </w:p>
        </w:tc>
        <w:tc>
          <w:tcPr>
            <w:tcW w:w="961" w:type="dxa"/>
            <w:tcBorders>
              <w:top w:val="single" w:sz="4" w:space="0" w:color="auto"/>
              <w:left w:val="single" w:sz="4" w:space="0" w:color="auto"/>
              <w:bottom w:val="single" w:sz="4" w:space="0" w:color="auto"/>
              <w:right w:val="single" w:sz="4" w:space="0" w:color="auto"/>
            </w:tcBorders>
          </w:tcPr>
          <w:p w14:paraId="4BB64934"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35" w14:textId="77777777" w:rsidR="00D0332A" w:rsidRPr="0010106F" w:rsidRDefault="00221083" w:rsidP="00AD51BE">
            <w:pPr>
              <w:pStyle w:val="CellBodyCentered"/>
              <w:spacing w:line="260" w:lineRule="atLeast"/>
              <w:rPr>
                <w:color w:val="auto"/>
              </w:rPr>
            </w:pPr>
            <w:r w:rsidRPr="0010106F">
              <w:rPr>
                <w:color w:val="auto"/>
                <w:u w:val="single"/>
              </w:rPr>
              <w:t>170</w:t>
            </w:r>
          </w:p>
        </w:tc>
        <w:tc>
          <w:tcPr>
            <w:tcW w:w="876" w:type="dxa"/>
            <w:tcBorders>
              <w:top w:val="single" w:sz="4" w:space="0" w:color="auto"/>
              <w:left w:val="single" w:sz="4" w:space="0" w:color="auto"/>
              <w:bottom w:val="single" w:sz="4" w:space="0" w:color="auto"/>
              <w:right w:val="single" w:sz="4" w:space="0" w:color="auto"/>
            </w:tcBorders>
          </w:tcPr>
          <w:p w14:paraId="4BB64936" w14:textId="77777777" w:rsidR="00D0332A" w:rsidRPr="0010106F" w:rsidRDefault="00221083" w:rsidP="00AD51BE">
            <w:pPr>
              <w:pStyle w:val="CellBodyCentered"/>
              <w:spacing w:line="260" w:lineRule="atLeast"/>
              <w:rPr>
                <w:color w:val="auto"/>
              </w:rPr>
            </w:pPr>
            <w:r w:rsidRPr="0010106F">
              <w:rPr>
                <w:color w:val="auto"/>
              </w:rPr>
              <w:t>110</w:t>
            </w:r>
          </w:p>
        </w:tc>
        <w:tc>
          <w:tcPr>
            <w:tcW w:w="992" w:type="dxa"/>
            <w:tcBorders>
              <w:top w:val="single" w:sz="4" w:space="0" w:color="auto"/>
              <w:left w:val="single" w:sz="4" w:space="0" w:color="auto"/>
              <w:bottom w:val="single" w:sz="4" w:space="0" w:color="auto"/>
              <w:right w:val="single" w:sz="4" w:space="0" w:color="auto"/>
            </w:tcBorders>
          </w:tcPr>
          <w:p w14:paraId="4BB64937" w14:textId="77777777" w:rsidR="00D0332A" w:rsidRPr="0010106F" w:rsidRDefault="00221083" w:rsidP="00AD51BE">
            <w:pPr>
              <w:pStyle w:val="CellBodyCentered"/>
              <w:spacing w:line="260" w:lineRule="atLeast"/>
              <w:rPr>
                <w:color w:val="auto"/>
              </w:rPr>
            </w:pPr>
            <w:r w:rsidRPr="0010106F">
              <w:rPr>
                <w:color w:val="auto"/>
              </w:rPr>
              <w:t>80</w:t>
            </w:r>
          </w:p>
        </w:tc>
        <w:tc>
          <w:tcPr>
            <w:tcW w:w="992" w:type="dxa"/>
            <w:tcBorders>
              <w:top w:val="single" w:sz="4" w:space="0" w:color="auto"/>
              <w:left w:val="single" w:sz="4" w:space="0" w:color="auto"/>
              <w:bottom w:val="single" w:sz="4" w:space="0" w:color="auto"/>
              <w:right w:val="single" w:sz="4" w:space="0" w:color="auto"/>
            </w:tcBorders>
          </w:tcPr>
          <w:p w14:paraId="4BB64938"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39" w14:textId="77777777" w:rsidR="00D0332A" w:rsidRPr="0010106F" w:rsidRDefault="00221083" w:rsidP="00AD51BE">
            <w:pPr>
              <w:pStyle w:val="CellBodyCentered"/>
              <w:spacing w:line="260" w:lineRule="atLeast"/>
              <w:rPr>
                <w:color w:val="auto"/>
              </w:rPr>
            </w:pPr>
            <w:r w:rsidRPr="0010106F">
              <w:rPr>
                <w:color w:val="auto"/>
                <w:u w:val="single"/>
              </w:rPr>
              <w:t>181</w:t>
            </w:r>
          </w:p>
        </w:tc>
      </w:tr>
      <w:tr w:rsidR="00221083" w:rsidRPr="0010106F" w14:paraId="4BB64945"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3B" w14:textId="77777777" w:rsidR="00D0332A" w:rsidRPr="0010106F" w:rsidRDefault="00D0332A" w:rsidP="00AD51BE">
            <w:pPr>
              <w:pStyle w:val="CellBodyCentered"/>
              <w:spacing w:line="260" w:lineRule="atLeast"/>
              <w:rPr>
                <w:color w:val="auto"/>
              </w:rPr>
            </w:pPr>
            <w:r w:rsidRPr="0010106F">
              <w:rPr>
                <w:color w:val="auto"/>
              </w:rPr>
              <w:t>250</w:t>
            </w:r>
          </w:p>
        </w:tc>
        <w:tc>
          <w:tcPr>
            <w:tcW w:w="652" w:type="dxa"/>
            <w:tcBorders>
              <w:top w:val="single" w:sz="4" w:space="0" w:color="auto"/>
              <w:left w:val="single" w:sz="4" w:space="0" w:color="auto"/>
              <w:bottom w:val="single" w:sz="4" w:space="0" w:color="auto"/>
              <w:right w:val="single" w:sz="4" w:space="0" w:color="auto"/>
            </w:tcBorders>
          </w:tcPr>
          <w:p w14:paraId="4BB6493C" w14:textId="77777777" w:rsidR="00D0332A" w:rsidRPr="0010106F" w:rsidRDefault="00D0332A" w:rsidP="00AD51BE">
            <w:pPr>
              <w:pStyle w:val="CellBodyCentered"/>
              <w:spacing w:line="260" w:lineRule="atLeast"/>
              <w:rPr>
                <w:color w:val="auto"/>
              </w:rPr>
            </w:pPr>
            <w:r w:rsidRPr="0010106F">
              <w:rPr>
                <w:color w:val="auto"/>
              </w:rPr>
              <w:t>10</w:t>
            </w:r>
          </w:p>
        </w:tc>
        <w:tc>
          <w:tcPr>
            <w:tcW w:w="878" w:type="dxa"/>
            <w:tcBorders>
              <w:top w:val="single" w:sz="4" w:space="0" w:color="auto"/>
              <w:left w:val="single" w:sz="4" w:space="0" w:color="auto"/>
              <w:bottom w:val="single" w:sz="4" w:space="0" w:color="auto"/>
              <w:right w:val="single" w:sz="4" w:space="0" w:color="auto"/>
            </w:tcBorders>
          </w:tcPr>
          <w:p w14:paraId="4BB6493D" w14:textId="77777777" w:rsidR="00D0332A" w:rsidRPr="0010106F" w:rsidRDefault="00D0332A" w:rsidP="00AD51BE">
            <w:pPr>
              <w:pStyle w:val="CellBodyCentered"/>
              <w:spacing w:line="260" w:lineRule="atLeast"/>
              <w:rPr>
                <w:color w:val="auto"/>
              </w:rPr>
            </w:pPr>
            <w:r w:rsidRPr="0010106F">
              <w:rPr>
                <w:color w:val="auto"/>
              </w:rPr>
              <w:t>80</w:t>
            </w:r>
          </w:p>
        </w:tc>
        <w:tc>
          <w:tcPr>
            <w:tcW w:w="900" w:type="dxa"/>
            <w:tcBorders>
              <w:top w:val="single" w:sz="4" w:space="0" w:color="auto"/>
              <w:left w:val="single" w:sz="4" w:space="0" w:color="auto"/>
              <w:bottom w:val="single" w:sz="4" w:space="0" w:color="auto"/>
              <w:right w:val="single" w:sz="4" w:space="0" w:color="auto"/>
            </w:tcBorders>
          </w:tcPr>
          <w:p w14:paraId="4BB6493E" w14:textId="77777777" w:rsidR="00D0332A" w:rsidRPr="0010106F" w:rsidRDefault="00221083" w:rsidP="00AD51BE">
            <w:pPr>
              <w:pStyle w:val="CellBodyCentered"/>
              <w:spacing w:line="260" w:lineRule="atLeast"/>
              <w:rPr>
                <w:color w:val="auto"/>
              </w:rPr>
            </w:pPr>
            <w:r w:rsidRPr="0010106F">
              <w:rPr>
                <w:color w:val="auto"/>
              </w:rPr>
              <w:t>50</w:t>
            </w:r>
          </w:p>
        </w:tc>
        <w:tc>
          <w:tcPr>
            <w:tcW w:w="961" w:type="dxa"/>
            <w:tcBorders>
              <w:top w:val="single" w:sz="4" w:space="0" w:color="auto"/>
              <w:left w:val="single" w:sz="4" w:space="0" w:color="auto"/>
              <w:bottom w:val="single" w:sz="4" w:space="0" w:color="auto"/>
              <w:right w:val="single" w:sz="4" w:space="0" w:color="auto"/>
            </w:tcBorders>
          </w:tcPr>
          <w:p w14:paraId="4BB6493F"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40" w14:textId="77777777" w:rsidR="00D0332A" w:rsidRPr="0010106F" w:rsidRDefault="00221083" w:rsidP="00AD51BE">
            <w:pPr>
              <w:pStyle w:val="CellBodyCentered"/>
              <w:spacing w:line="260" w:lineRule="atLeast"/>
              <w:rPr>
                <w:color w:val="auto"/>
              </w:rPr>
            </w:pPr>
            <w:r w:rsidRPr="0010106F">
              <w:rPr>
                <w:color w:val="auto"/>
                <w:u w:val="single"/>
              </w:rPr>
              <w:t>173</w:t>
            </w:r>
          </w:p>
        </w:tc>
        <w:tc>
          <w:tcPr>
            <w:tcW w:w="876" w:type="dxa"/>
            <w:tcBorders>
              <w:top w:val="single" w:sz="4" w:space="0" w:color="auto"/>
              <w:left w:val="single" w:sz="4" w:space="0" w:color="auto"/>
              <w:bottom w:val="single" w:sz="4" w:space="0" w:color="auto"/>
              <w:right w:val="single" w:sz="4" w:space="0" w:color="auto"/>
            </w:tcBorders>
          </w:tcPr>
          <w:p w14:paraId="4BB64941" w14:textId="77777777" w:rsidR="00D0332A" w:rsidRPr="0010106F" w:rsidRDefault="00221083" w:rsidP="00AD51BE">
            <w:pPr>
              <w:pStyle w:val="CellBodyCentered"/>
              <w:spacing w:line="260" w:lineRule="atLeast"/>
              <w:rPr>
                <w:color w:val="auto"/>
              </w:rPr>
            </w:pPr>
            <w:r w:rsidRPr="0010106F">
              <w:rPr>
                <w:color w:val="auto"/>
              </w:rPr>
              <w:t>120</w:t>
            </w:r>
          </w:p>
        </w:tc>
        <w:tc>
          <w:tcPr>
            <w:tcW w:w="992" w:type="dxa"/>
            <w:tcBorders>
              <w:top w:val="single" w:sz="4" w:space="0" w:color="auto"/>
              <w:left w:val="single" w:sz="4" w:space="0" w:color="auto"/>
              <w:bottom w:val="single" w:sz="4" w:space="0" w:color="auto"/>
              <w:right w:val="single" w:sz="4" w:space="0" w:color="auto"/>
            </w:tcBorders>
          </w:tcPr>
          <w:p w14:paraId="4BB64942"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43"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44" w14:textId="77777777" w:rsidR="00D0332A" w:rsidRPr="0010106F" w:rsidRDefault="00221083" w:rsidP="00AD51BE">
            <w:pPr>
              <w:pStyle w:val="CellBodyCentered"/>
              <w:spacing w:line="260" w:lineRule="atLeast"/>
              <w:rPr>
                <w:color w:val="auto"/>
              </w:rPr>
            </w:pPr>
            <w:r w:rsidRPr="0010106F">
              <w:rPr>
                <w:color w:val="auto"/>
                <w:u w:val="single"/>
              </w:rPr>
              <w:t>174</w:t>
            </w:r>
          </w:p>
        </w:tc>
      </w:tr>
      <w:tr w:rsidR="00221083" w:rsidRPr="0010106F" w14:paraId="4BB64950"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46" w14:textId="77777777" w:rsidR="00D0332A" w:rsidRPr="0010106F" w:rsidRDefault="00D0332A" w:rsidP="00AD51BE">
            <w:pPr>
              <w:pStyle w:val="CellBodyCentered"/>
              <w:spacing w:line="260" w:lineRule="atLeast"/>
              <w:rPr>
                <w:color w:val="auto"/>
              </w:rPr>
            </w:pPr>
            <w:r w:rsidRPr="0010106F">
              <w:rPr>
                <w:color w:val="auto"/>
              </w:rPr>
              <w:t>300</w:t>
            </w:r>
          </w:p>
        </w:tc>
        <w:tc>
          <w:tcPr>
            <w:tcW w:w="652" w:type="dxa"/>
            <w:tcBorders>
              <w:top w:val="single" w:sz="4" w:space="0" w:color="auto"/>
              <w:left w:val="single" w:sz="4" w:space="0" w:color="auto"/>
              <w:bottom w:val="single" w:sz="4" w:space="0" w:color="auto"/>
              <w:right w:val="single" w:sz="4" w:space="0" w:color="auto"/>
            </w:tcBorders>
          </w:tcPr>
          <w:p w14:paraId="4BB64947" w14:textId="77777777" w:rsidR="00D0332A" w:rsidRPr="0010106F" w:rsidRDefault="00D0332A" w:rsidP="00AD51BE">
            <w:pPr>
              <w:pStyle w:val="CellBodyCentered"/>
              <w:spacing w:line="260" w:lineRule="atLeast"/>
              <w:rPr>
                <w:color w:val="auto"/>
              </w:rPr>
            </w:pPr>
            <w:r w:rsidRPr="0010106F">
              <w:rPr>
                <w:color w:val="auto"/>
              </w:rPr>
              <w:t>12</w:t>
            </w:r>
          </w:p>
        </w:tc>
        <w:tc>
          <w:tcPr>
            <w:tcW w:w="878" w:type="dxa"/>
            <w:tcBorders>
              <w:top w:val="single" w:sz="4" w:space="0" w:color="auto"/>
              <w:left w:val="single" w:sz="4" w:space="0" w:color="auto"/>
              <w:bottom w:val="single" w:sz="4" w:space="0" w:color="auto"/>
              <w:right w:val="single" w:sz="4" w:space="0" w:color="auto"/>
            </w:tcBorders>
          </w:tcPr>
          <w:p w14:paraId="4BB64948" w14:textId="77777777" w:rsidR="00D0332A" w:rsidRPr="0010106F" w:rsidRDefault="00D0332A" w:rsidP="00AD51BE">
            <w:pPr>
              <w:pStyle w:val="CellBodyCentered"/>
              <w:spacing w:line="260" w:lineRule="atLeast"/>
              <w:rPr>
                <w:color w:val="auto"/>
              </w:rPr>
            </w:pPr>
            <w:r w:rsidRPr="0010106F">
              <w:rPr>
                <w:color w:val="auto"/>
              </w:rPr>
              <w:t>90</w:t>
            </w:r>
          </w:p>
        </w:tc>
        <w:tc>
          <w:tcPr>
            <w:tcW w:w="900" w:type="dxa"/>
            <w:tcBorders>
              <w:top w:val="single" w:sz="4" w:space="0" w:color="auto"/>
              <w:left w:val="single" w:sz="4" w:space="0" w:color="auto"/>
              <w:bottom w:val="single" w:sz="4" w:space="0" w:color="auto"/>
              <w:right w:val="single" w:sz="4" w:space="0" w:color="auto"/>
            </w:tcBorders>
          </w:tcPr>
          <w:p w14:paraId="4BB64949" w14:textId="77777777" w:rsidR="00D0332A" w:rsidRPr="0010106F" w:rsidRDefault="00221083" w:rsidP="00AD51BE">
            <w:pPr>
              <w:pStyle w:val="CellBodyCentered"/>
              <w:spacing w:line="260" w:lineRule="atLeast"/>
              <w:rPr>
                <w:color w:val="auto"/>
              </w:rPr>
            </w:pPr>
            <w:r w:rsidRPr="0010106F">
              <w:rPr>
                <w:color w:val="auto"/>
              </w:rPr>
              <w:t>60</w:t>
            </w:r>
          </w:p>
        </w:tc>
        <w:tc>
          <w:tcPr>
            <w:tcW w:w="961" w:type="dxa"/>
            <w:tcBorders>
              <w:top w:val="single" w:sz="4" w:space="0" w:color="auto"/>
              <w:left w:val="single" w:sz="4" w:space="0" w:color="auto"/>
              <w:bottom w:val="single" w:sz="4" w:space="0" w:color="auto"/>
              <w:right w:val="single" w:sz="4" w:space="0" w:color="auto"/>
            </w:tcBorders>
          </w:tcPr>
          <w:p w14:paraId="4BB6494A"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4B" w14:textId="77777777" w:rsidR="00D0332A" w:rsidRPr="0010106F" w:rsidRDefault="00221083" w:rsidP="00AD51BE">
            <w:pPr>
              <w:pStyle w:val="CellBodyCentered"/>
              <w:spacing w:line="260" w:lineRule="atLeast"/>
              <w:rPr>
                <w:color w:val="auto"/>
              </w:rPr>
            </w:pPr>
            <w:r w:rsidRPr="0010106F">
              <w:rPr>
                <w:color w:val="auto"/>
                <w:u w:val="single"/>
              </w:rPr>
              <w:t>162</w:t>
            </w:r>
          </w:p>
        </w:tc>
        <w:tc>
          <w:tcPr>
            <w:tcW w:w="876" w:type="dxa"/>
            <w:tcBorders>
              <w:top w:val="single" w:sz="4" w:space="0" w:color="auto"/>
              <w:left w:val="single" w:sz="4" w:space="0" w:color="auto"/>
              <w:bottom w:val="single" w:sz="4" w:space="0" w:color="auto"/>
              <w:right w:val="single" w:sz="4" w:space="0" w:color="auto"/>
            </w:tcBorders>
          </w:tcPr>
          <w:p w14:paraId="4BB6494C" w14:textId="77777777" w:rsidR="00D0332A" w:rsidRPr="0010106F" w:rsidRDefault="00221083" w:rsidP="00AD51BE">
            <w:pPr>
              <w:pStyle w:val="CellBodyCentered"/>
              <w:spacing w:line="260" w:lineRule="atLeast"/>
              <w:rPr>
                <w:color w:val="auto"/>
              </w:rPr>
            </w:pPr>
            <w:r w:rsidRPr="0010106F">
              <w:rPr>
                <w:color w:val="auto"/>
              </w:rPr>
              <w:t>120</w:t>
            </w:r>
          </w:p>
        </w:tc>
        <w:tc>
          <w:tcPr>
            <w:tcW w:w="992" w:type="dxa"/>
            <w:tcBorders>
              <w:top w:val="single" w:sz="4" w:space="0" w:color="auto"/>
              <w:left w:val="single" w:sz="4" w:space="0" w:color="auto"/>
              <w:bottom w:val="single" w:sz="4" w:space="0" w:color="auto"/>
              <w:right w:val="single" w:sz="4" w:space="0" w:color="auto"/>
            </w:tcBorders>
          </w:tcPr>
          <w:p w14:paraId="4BB6494D"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4E"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4F" w14:textId="77777777" w:rsidR="00D0332A" w:rsidRPr="0010106F" w:rsidRDefault="00221083" w:rsidP="00AD51BE">
            <w:pPr>
              <w:pStyle w:val="CellBodyCentered"/>
              <w:spacing w:line="260" w:lineRule="atLeast"/>
              <w:rPr>
                <w:color w:val="auto"/>
              </w:rPr>
            </w:pPr>
            <w:r w:rsidRPr="0010106F">
              <w:rPr>
                <w:color w:val="auto"/>
                <w:u w:val="single"/>
              </w:rPr>
              <w:t>177</w:t>
            </w:r>
          </w:p>
        </w:tc>
      </w:tr>
      <w:tr w:rsidR="00221083" w:rsidRPr="0010106F" w14:paraId="4BB6495B"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51" w14:textId="77777777" w:rsidR="00D0332A" w:rsidRPr="0010106F" w:rsidRDefault="00D0332A" w:rsidP="00AD51BE">
            <w:pPr>
              <w:pStyle w:val="CellBodyCentered"/>
              <w:spacing w:line="260" w:lineRule="atLeast"/>
              <w:rPr>
                <w:color w:val="auto"/>
              </w:rPr>
            </w:pPr>
            <w:r w:rsidRPr="0010106F">
              <w:rPr>
                <w:color w:val="auto"/>
              </w:rPr>
              <w:t>350</w:t>
            </w:r>
          </w:p>
        </w:tc>
        <w:tc>
          <w:tcPr>
            <w:tcW w:w="652" w:type="dxa"/>
            <w:tcBorders>
              <w:top w:val="single" w:sz="4" w:space="0" w:color="auto"/>
              <w:left w:val="single" w:sz="4" w:space="0" w:color="auto"/>
              <w:bottom w:val="single" w:sz="4" w:space="0" w:color="auto"/>
              <w:right w:val="single" w:sz="4" w:space="0" w:color="auto"/>
            </w:tcBorders>
          </w:tcPr>
          <w:p w14:paraId="4BB64952" w14:textId="77777777" w:rsidR="00D0332A" w:rsidRPr="0010106F" w:rsidRDefault="00D0332A" w:rsidP="00AD51BE">
            <w:pPr>
              <w:pStyle w:val="CellBodyCentered"/>
              <w:spacing w:line="260" w:lineRule="atLeast"/>
              <w:rPr>
                <w:color w:val="auto"/>
              </w:rPr>
            </w:pPr>
            <w:r w:rsidRPr="0010106F">
              <w:rPr>
                <w:color w:val="auto"/>
              </w:rPr>
              <w:t>14</w:t>
            </w:r>
          </w:p>
        </w:tc>
        <w:tc>
          <w:tcPr>
            <w:tcW w:w="878" w:type="dxa"/>
            <w:tcBorders>
              <w:top w:val="single" w:sz="4" w:space="0" w:color="auto"/>
              <w:left w:val="single" w:sz="4" w:space="0" w:color="auto"/>
              <w:bottom w:val="single" w:sz="4" w:space="0" w:color="auto"/>
              <w:right w:val="single" w:sz="4" w:space="0" w:color="auto"/>
            </w:tcBorders>
          </w:tcPr>
          <w:p w14:paraId="4BB64953" w14:textId="77777777" w:rsidR="00D0332A" w:rsidRPr="0010106F" w:rsidRDefault="00D0332A" w:rsidP="00AD51BE">
            <w:pPr>
              <w:pStyle w:val="CellBodyCentered"/>
              <w:spacing w:line="260" w:lineRule="atLeast"/>
              <w:rPr>
                <w:color w:val="auto"/>
              </w:rPr>
            </w:pPr>
            <w:r w:rsidRPr="0010106F">
              <w:rPr>
                <w:color w:val="auto"/>
              </w:rPr>
              <w:t>90</w:t>
            </w:r>
          </w:p>
        </w:tc>
        <w:tc>
          <w:tcPr>
            <w:tcW w:w="900" w:type="dxa"/>
            <w:tcBorders>
              <w:top w:val="single" w:sz="4" w:space="0" w:color="auto"/>
              <w:left w:val="single" w:sz="4" w:space="0" w:color="auto"/>
              <w:bottom w:val="single" w:sz="4" w:space="0" w:color="auto"/>
              <w:right w:val="single" w:sz="4" w:space="0" w:color="auto"/>
            </w:tcBorders>
          </w:tcPr>
          <w:p w14:paraId="4BB64954" w14:textId="77777777" w:rsidR="00D0332A" w:rsidRPr="0010106F" w:rsidRDefault="00221083" w:rsidP="00AD51BE">
            <w:pPr>
              <w:pStyle w:val="CellBodyCentered"/>
              <w:spacing w:line="260" w:lineRule="atLeast"/>
              <w:rPr>
                <w:color w:val="auto"/>
              </w:rPr>
            </w:pPr>
            <w:r w:rsidRPr="0010106F">
              <w:rPr>
                <w:color w:val="auto"/>
              </w:rPr>
              <w:t>60</w:t>
            </w:r>
          </w:p>
        </w:tc>
        <w:tc>
          <w:tcPr>
            <w:tcW w:w="961" w:type="dxa"/>
            <w:tcBorders>
              <w:top w:val="single" w:sz="4" w:space="0" w:color="auto"/>
              <w:left w:val="single" w:sz="4" w:space="0" w:color="auto"/>
              <w:bottom w:val="single" w:sz="4" w:space="0" w:color="auto"/>
              <w:right w:val="single" w:sz="4" w:space="0" w:color="auto"/>
            </w:tcBorders>
          </w:tcPr>
          <w:p w14:paraId="4BB64955"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56" w14:textId="77777777" w:rsidR="00D0332A" w:rsidRPr="0010106F" w:rsidRDefault="00221083" w:rsidP="00AD51BE">
            <w:pPr>
              <w:pStyle w:val="CellBodyCentered"/>
              <w:spacing w:line="260" w:lineRule="atLeast"/>
              <w:rPr>
                <w:color w:val="auto"/>
              </w:rPr>
            </w:pPr>
            <w:r w:rsidRPr="0010106F">
              <w:rPr>
                <w:color w:val="auto"/>
                <w:u w:val="single"/>
              </w:rPr>
              <w:t>163</w:t>
            </w:r>
          </w:p>
        </w:tc>
        <w:tc>
          <w:tcPr>
            <w:tcW w:w="876" w:type="dxa"/>
            <w:tcBorders>
              <w:top w:val="single" w:sz="4" w:space="0" w:color="auto"/>
              <w:left w:val="single" w:sz="4" w:space="0" w:color="auto"/>
              <w:bottom w:val="single" w:sz="4" w:space="0" w:color="auto"/>
              <w:right w:val="single" w:sz="4" w:space="0" w:color="auto"/>
            </w:tcBorders>
          </w:tcPr>
          <w:p w14:paraId="4BB64957" w14:textId="77777777" w:rsidR="00D0332A" w:rsidRPr="0010106F" w:rsidRDefault="00221083" w:rsidP="00AD51BE">
            <w:pPr>
              <w:pStyle w:val="CellBodyCentered"/>
              <w:spacing w:line="260" w:lineRule="atLeast"/>
              <w:rPr>
                <w:color w:val="auto"/>
              </w:rPr>
            </w:pPr>
            <w:r w:rsidRPr="0010106F">
              <w:rPr>
                <w:color w:val="auto"/>
              </w:rPr>
              <w:t>120</w:t>
            </w:r>
          </w:p>
        </w:tc>
        <w:tc>
          <w:tcPr>
            <w:tcW w:w="992" w:type="dxa"/>
            <w:tcBorders>
              <w:top w:val="single" w:sz="4" w:space="0" w:color="auto"/>
              <w:left w:val="single" w:sz="4" w:space="0" w:color="auto"/>
              <w:bottom w:val="single" w:sz="4" w:space="0" w:color="auto"/>
              <w:right w:val="single" w:sz="4" w:space="0" w:color="auto"/>
            </w:tcBorders>
          </w:tcPr>
          <w:p w14:paraId="4BB64958"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59"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5A" w14:textId="77777777" w:rsidR="00D0332A" w:rsidRPr="0010106F" w:rsidRDefault="00221083" w:rsidP="00AD51BE">
            <w:pPr>
              <w:pStyle w:val="CellBodyCentered"/>
              <w:spacing w:line="260" w:lineRule="atLeast"/>
              <w:rPr>
                <w:color w:val="auto"/>
              </w:rPr>
            </w:pPr>
            <w:r w:rsidRPr="0010106F">
              <w:rPr>
                <w:color w:val="auto"/>
                <w:u w:val="single"/>
              </w:rPr>
              <w:t>179</w:t>
            </w:r>
          </w:p>
        </w:tc>
      </w:tr>
      <w:tr w:rsidR="00221083" w:rsidRPr="0010106F" w14:paraId="4BB64966"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5C" w14:textId="77777777" w:rsidR="00D0332A" w:rsidRPr="0010106F" w:rsidRDefault="00D0332A" w:rsidP="00AD51BE">
            <w:pPr>
              <w:pStyle w:val="CellBodyCentered"/>
              <w:spacing w:line="260" w:lineRule="atLeast"/>
              <w:rPr>
                <w:color w:val="auto"/>
              </w:rPr>
            </w:pPr>
            <w:r w:rsidRPr="0010106F">
              <w:rPr>
                <w:color w:val="auto"/>
              </w:rPr>
              <w:t>400</w:t>
            </w:r>
          </w:p>
        </w:tc>
        <w:tc>
          <w:tcPr>
            <w:tcW w:w="652" w:type="dxa"/>
            <w:tcBorders>
              <w:top w:val="single" w:sz="4" w:space="0" w:color="auto"/>
              <w:left w:val="single" w:sz="4" w:space="0" w:color="auto"/>
              <w:bottom w:val="single" w:sz="4" w:space="0" w:color="auto"/>
              <w:right w:val="single" w:sz="4" w:space="0" w:color="auto"/>
            </w:tcBorders>
          </w:tcPr>
          <w:p w14:paraId="4BB6495D" w14:textId="77777777" w:rsidR="00D0332A" w:rsidRPr="0010106F" w:rsidRDefault="00D0332A" w:rsidP="00AD51BE">
            <w:pPr>
              <w:pStyle w:val="CellBodyCentered"/>
              <w:spacing w:line="260" w:lineRule="atLeast"/>
              <w:rPr>
                <w:color w:val="auto"/>
              </w:rPr>
            </w:pPr>
            <w:r w:rsidRPr="0010106F">
              <w:rPr>
                <w:color w:val="auto"/>
              </w:rPr>
              <w:t>16</w:t>
            </w:r>
          </w:p>
        </w:tc>
        <w:tc>
          <w:tcPr>
            <w:tcW w:w="878" w:type="dxa"/>
            <w:tcBorders>
              <w:top w:val="single" w:sz="4" w:space="0" w:color="auto"/>
              <w:left w:val="single" w:sz="4" w:space="0" w:color="auto"/>
              <w:bottom w:val="single" w:sz="4" w:space="0" w:color="auto"/>
              <w:right w:val="single" w:sz="4" w:space="0" w:color="auto"/>
            </w:tcBorders>
          </w:tcPr>
          <w:p w14:paraId="4BB6495E" w14:textId="77777777" w:rsidR="00D0332A" w:rsidRPr="0010106F" w:rsidRDefault="00D0332A" w:rsidP="00AD51BE">
            <w:pPr>
              <w:pStyle w:val="CellBodyCentered"/>
              <w:spacing w:line="260" w:lineRule="atLeast"/>
              <w:rPr>
                <w:color w:val="auto"/>
              </w:rPr>
            </w:pPr>
            <w:r w:rsidRPr="0010106F">
              <w:rPr>
                <w:color w:val="auto"/>
              </w:rPr>
              <w:t>100</w:t>
            </w:r>
          </w:p>
        </w:tc>
        <w:tc>
          <w:tcPr>
            <w:tcW w:w="900" w:type="dxa"/>
            <w:tcBorders>
              <w:top w:val="single" w:sz="4" w:space="0" w:color="auto"/>
              <w:left w:val="single" w:sz="4" w:space="0" w:color="auto"/>
              <w:bottom w:val="single" w:sz="4" w:space="0" w:color="auto"/>
              <w:right w:val="single" w:sz="4" w:space="0" w:color="auto"/>
            </w:tcBorders>
          </w:tcPr>
          <w:p w14:paraId="4BB6495F" w14:textId="77777777" w:rsidR="00D0332A" w:rsidRPr="0010106F" w:rsidRDefault="00221083" w:rsidP="00AD51BE">
            <w:pPr>
              <w:pStyle w:val="CellBodyCentered"/>
              <w:spacing w:line="260" w:lineRule="atLeast"/>
              <w:rPr>
                <w:color w:val="auto"/>
              </w:rPr>
            </w:pPr>
            <w:r w:rsidRPr="0010106F">
              <w:rPr>
                <w:color w:val="auto"/>
              </w:rPr>
              <w:t>70</w:t>
            </w:r>
          </w:p>
        </w:tc>
        <w:tc>
          <w:tcPr>
            <w:tcW w:w="961" w:type="dxa"/>
            <w:tcBorders>
              <w:top w:val="single" w:sz="4" w:space="0" w:color="auto"/>
              <w:left w:val="single" w:sz="4" w:space="0" w:color="auto"/>
              <w:bottom w:val="single" w:sz="4" w:space="0" w:color="auto"/>
              <w:right w:val="single" w:sz="4" w:space="0" w:color="auto"/>
            </w:tcBorders>
          </w:tcPr>
          <w:p w14:paraId="4BB64960"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61" w14:textId="77777777" w:rsidR="00D0332A" w:rsidRPr="0010106F" w:rsidRDefault="00221083" w:rsidP="00AD51BE">
            <w:pPr>
              <w:pStyle w:val="CellBodyCentered"/>
              <w:spacing w:line="260" w:lineRule="atLeast"/>
              <w:rPr>
                <w:color w:val="auto"/>
              </w:rPr>
            </w:pPr>
            <w:r w:rsidRPr="0010106F">
              <w:rPr>
                <w:color w:val="auto"/>
                <w:u w:val="single"/>
              </w:rPr>
              <w:t>154</w:t>
            </w:r>
          </w:p>
        </w:tc>
        <w:tc>
          <w:tcPr>
            <w:tcW w:w="876" w:type="dxa"/>
            <w:tcBorders>
              <w:top w:val="single" w:sz="4" w:space="0" w:color="auto"/>
              <w:left w:val="single" w:sz="4" w:space="0" w:color="auto"/>
              <w:bottom w:val="single" w:sz="4" w:space="0" w:color="auto"/>
              <w:right w:val="single" w:sz="4" w:space="0" w:color="auto"/>
            </w:tcBorders>
          </w:tcPr>
          <w:p w14:paraId="4BB64962" w14:textId="77777777" w:rsidR="00D0332A" w:rsidRPr="0010106F" w:rsidRDefault="00221083" w:rsidP="00AD51BE">
            <w:pPr>
              <w:pStyle w:val="CellBodyCentered"/>
              <w:spacing w:line="260" w:lineRule="atLeast"/>
              <w:rPr>
                <w:color w:val="auto"/>
              </w:rPr>
            </w:pPr>
            <w:r w:rsidRPr="0010106F">
              <w:rPr>
                <w:color w:val="auto"/>
              </w:rPr>
              <w:t>120</w:t>
            </w:r>
          </w:p>
        </w:tc>
        <w:tc>
          <w:tcPr>
            <w:tcW w:w="992" w:type="dxa"/>
            <w:tcBorders>
              <w:top w:val="single" w:sz="4" w:space="0" w:color="auto"/>
              <w:left w:val="single" w:sz="4" w:space="0" w:color="auto"/>
              <w:bottom w:val="single" w:sz="4" w:space="0" w:color="auto"/>
              <w:right w:val="single" w:sz="4" w:space="0" w:color="auto"/>
            </w:tcBorders>
          </w:tcPr>
          <w:p w14:paraId="4BB64963" w14:textId="77777777" w:rsidR="00D0332A" w:rsidRPr="0010106F" w:rsidRDefault="00221083" w:rsidP="00AD51BE">
            <w:pPr>
              <w:pStyle w:val="CellBodyCentered"/>
              <w:spacing w:line="260" w:lineRule="atLeast"/>
              <w:rPr>
                <w:color w:val="auto"/>
              </w:rPr>
            </w:pPr>
            <w:r w:rsidRPr="0010106F">
              <w:rPr>
                <w:color w:val="auto"/>
              </w:rPr>
              <w:t>90</w:t>
            </w:r>
          </w:p>
        </w:tc>
        <w:tc>
          <w:tcPr>
            <w:tcW w:w="992" w:type="dxa"/>
            <w:tcBorders>
              <w:top w:val="single" w:sz="4" w:space="0" w:color="auto"/>
              <w:left w:val="single" w:sz="4" w:space="0" w:color="auto"/>
              <w:bottom w:val="single" w:sz="4" w:space="0" w:color="auto"/>
              <w:right w:val="single" w:sz="4" w:space="0" w:color="auto"/>
            </w:tcBorders>
          </w:tcPr>
          <w:p w14:paraId="4BB64964"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65" w14:textId="77777777" w:rsidR="00D0332A" w:rsidRPr="0010106F" w:rsidRDefault="00221083" w:rsidP="00AD51BE">
            <w:pPr>
              <w:pStyle w:val="CellBodyCentered"/>
              <w:spacing w:line="260" w:lineRule="atLeast"/>
              <w:rPr>
                <w:color w:val="auto"/>
              </w:rPr>
            </w:pPr>
            <w:r w:rsidRPr="0010106F">
              <w:rPr>
                <w:color w:val="auto"/>
                <w:u w:val="single"/>
              </w:rPr>
              <w:t>181</w:t>
            </w:r>
          </w:p>
        </w:tc>
      </w:tr>
      <w:tr w:rsidR="00221083" w:rsidRPr="0010106F" w14:paraId="4BB64971"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67" w14:textId="77777777" w:rsidR="00D0332A" w:rsidRPr="0010106F" w:rsidRDefault="00D0332A" w:rsidP="00AD51BE">
            <w:pPr>
              <w:pStyle w:val="CellBodyCentered"/>
              <w:spacing w:line="260" w:lineRule="atLeast"/>
              <w:rPr>
                <w:color w:val="auto"/>
              </w:rPr>
            </w:pPr>
            <w:r w:rsidRPr="0010106F">
              <w:rPr>
                <w:color w:val="auto"/>
              </w:rPr>
              <w:t>450</w:t>
            </w:r>
          </w:p>
        </w:tc>
        <w:tc>
          <w:tcPr>
            <w:tcW w:w="652" w:type="dxa"/>
            <w:tcBorders>
              <w:top w:val="single" w:sz="4" w:space="0" w:color="auto"/>
              <w:left w:val="single" w:sz="4" w:space="0" w:color="auto"/>
              <w:bottom w:val="single" w:sz="4" w:space="0" w:color="auto"/>
              <w:right w:val="single" w:sz="4" w:space="0" w:color="auto"/>
            </w:tcBorders>
          </w:tcPr>
          <w:p w14:paraId="4BB64968" w14:textId="77777777" w:rsidR="00D0332A" w:rsidRPr="0010106F" w:rsidRDefault="00D0332A" w:rsidP="00AD51BE">
            <w:pPr>
              <w:pStyle w:val="CellBodyCentered"/>
              <w:spacing w:line="260" w:lineRule="atLeast"/>
              <w:rPr>
                <w:color w:val="auto"/>
              </w:rPr>
            </w:pPr>
            <w:r w:rsidRPr="0010106F">
              <w:rPr>
                <w:color w:val="auto"/>
              </w:rPr>
              <w:t>18</w:t>
            </w:r>
          </w:p>
        </w:tc>
        <w:tc>
          <w:tcPr>
            <w:tcW w:w="878" w:type="dxa"/>
            <w:tcBorders>
              <w:top w:val="single" w:sz="4" w:space="0" w:color="auto"/>
              <w:left w:val="single" w:sz="4" w:space="0" w:color="auto"/>
              <w:bottom w:val="single" w:sz="4" w:space="0" w:color="auto"/>
              <w:right w:val="single" w:sz="4" w:space="0" w:color="auto"/>
            </w:tcBorders>
          </w:tcPr>
          <w:p w14:paraId="4BB64969" w14:textId="77777777" w:rsidR="00D0332A" w:rsidRPr="0010106F" w:rsidRDefault="00D0332A" w:rsidP="00AD51BE">
            <w:pPr>
              <w:pStyle w:val="CellBodyCentered"/>
              <w:spacing w:line="260" w:lineRule="atLeast"/>
              <w:rPr>
                <w:color w:val="auto"/>
              </w:rPr>
            </w:pPr>
            <w:r w:rsidRPr="0010106F">
              <w:rPr>
                <w:color w:val="auto"/>
              </w:rPr>
              <w:t>100</w:t>
            </w:r>
          </w:p>
        </w:tc>
        <w:tc>
          <w:tcPr>
            <w:tcW w:w="900" w:type="dxa"/>
            <w:tcBorders>
              <w:top w:val="single" w:sz="4" w:space="0" w:color="auto"/>
              <w:left w:val="single" w:sz="4" w:space="0" w:color="auto"/>
              <w:bottom w:val="single" w:sz="4" w:space="0" w:color="auto"/>
              <w:right w:val="single" w:sz="4" w:space="0" w:color="auto"/>
            </w:tcBorders>
          </w:tcPr>
          <w:p w14:paraId="4BB6496A" w14:textId="77777777" w:rsidR="00D0332A" w:rsidRPr="0010106F" w:rsidRDefault="00221083" w:rsidP="00AD51BE">
            <w:pPr>
              <w:pStyle w:val="CellBodyCentered"/>
              <w:spacing w:line="260" w:lineRule="atLeast"/>
              <w:rPr>
                <w:color w:val="auto"/>
              </w:rPr>
            </w:pPr>
            <w:r w:rsidRPr="0010106F">
              <w:rPr>
                <w:color w:val="auto"/>
              </w:rPr>
              <w:t>70</w:t>
            </w:r>
          </w:p>
        </w:tc>
        <w:tc>
          <w:tcPr>
            <w:tcW w:w="961" w:type="dxa"/>
            <w:tcBorders>
              <w:top w:val="single" w:sz="4" w:space="0" w:color="auto"/>
              <w:left w:val="single" w:sz="4" w:space="0" w:color="auto"/>
              <w:bottom w:val="single" w:sz="4" w:space="0" w:color="auto"/>
              <w:right w:val="single" w:sz="4" w:space="0" w:color="auto"/>
            </w:tcBorders>
          </w:tcPr>
          <w:p w14:paraId="4BB6496B"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6C" w14:textId="77777777" w:rsidR="00D0332A" w:rsidRPr="0010106F" w:rsidRDefault="00221083" w:rsidP="00AD51BE">
            <w:pPr>
              <w:pStyle w:val="CellBodyCentered"/>
              <w:spacing w:line="260" w:lineRule="atLeast"/>
              <w:rPr>
                <w:color w:val="auto"/>
              </w:rPr>
            </w:pPr>
            <w:r w:rsidRPr="0010106F">
              <w:rPr>
                <w:color w:val="auto"/>
                <w:u w:val="single"/>
              </w:rPr>
              <w:t>155</w:t>
            </w:r>
          </w:p>
        </w:tc>
        <w:tc>
          <w:tcPr>
            <w:tcW w:w="876" w:type="dxa"/>
            <w:tcBorders>
              <w:top w:val="single" w:sz="4" w:space="0" w:color="auto"/>
              <w:left w:val="single" w:sz="4" w:space="0" w:color="auto"/>
              <w:bottom w:val="single" w:sz="4" w:space="0" w:color="auto"/>
              <w:right w:val="single" w:sz="4" w:space="0" w:color="auto"/>
            </w:tcBorders>
          </w:tcPr>
          <w:p w14:paraId="4BB6496D" w14:textId="77777777" w:rsidR="00D0332A" w:rsidRPr="0010106F" w:rsidRDefault="00221083" w:rsidP="00AD51BE">
            <w:pPr>
              <w:pStyle w:val="CellBodyCentered"/>
              <w:spacing w:line="260" w:lineRule="atLeast"/>
              <w:rPr>
                <w:color w:val="auto"/>
              </w:rPr>
            </w:pPr>
            <w:r w:rsidRPr="0010106F">
              <w:rPr>
                <w:color w:val="auto"/>
              </w:rPr>
              <w:t>130</w:t>
            </w:r>
          </w:p>
        </w:tc>
        <w:tc>
          <w:tcPr>
            <w:tcW w:w="992" w:type="dxa"/>
            <w:tcBorders>
              <w:top w:val="single" w:sz="4" w:space="0" w:color="auto"/>
              <w:left w:val="single" w:sz="4" w:space="0" w:color="auto"/>
              <w:bottom w:val="single" w:sz="4" w:space="0" w:color="auto"/>
              <w:right w:val="single" w:sz="4" w:space="0" w:color="auto"/>
            </w:tcBorders>
          </w:tcPr>
          <w:p w14:paraId="4BB6496E" w14:textId="77777777" w:rsidR="00D0332A" w:rsidRPr="0010106F" w:rsidRDefault="00221083" w:rsidP="00AD51BE">
            <w:pPr>
              <w:pStyle w:val="CellBodyCentered"/>
              <w:spacing w:line="260" w:lineRule="atLeast"/>
              <w:rPr>
                <w:color w:val="auto"/>
              </w:rPr>
            </w:pPr>
            <w:r w:rsidRPr="0010106F">
              <w:rPr>
                <w:color w:val="auto"/>
              </w:rPr>
              <w:t>100</w:t>
            </w:r>
          </w:p>
        </w:tc>
        <w:tc>
          <w:tcPr>
            <w:tcW w:w="992" w:type="dxa"/>
            <w:tcBorders>
              <w:top w:val="single" w:sz="4" w:space="0" w:color="auto"/>
              <w:left w:val="single" w:sz="4" w:space="0" w:color="auto"/>
              <w:bottom w:val="single" w:sz="4" w:space="0" w:color="auto"/>
              <w:right w:val="single" w:sz="4" w:space="0" w:color="auto"/>
            </w:tcBorders>
          </w:tcPr>
          <w:p w14:paraId="4BB6496F"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70" w14:textId="77777777" w:rsidR="00D0332A" w:rsidRPr="0010106F" w:rsidRDefault="00221083" w:rsidP="00AD51BE">
            <w:pPr>
              <w:pStyle w:val="CellBodyCentered"/>
              <w:spacing w:line="260" w:lineRule="atLeast"/>
              <w:rPr>
                <w:color w:val="auto"/>
              </w:rPr>
            </w:pPr>
            <w:r w:rsidRPr="0010106F">
              <w:rPr>
                <w:color w:val="auto"/>
                <w:u w:val="single"/>
              </w:rPr>
              <w:t>173</w:t>
            </w:r>
          </w:p>
        </w:tc>
      </w:tr>
      <w:tr w:rsidR="00221083" w:rsidRPr="0010106F" w14:paraId="4BB6497C"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72" w14:textId="77777777" w:rsidR="00D0332A" w:rsidRPr="0010106F" w:rsidRDefault="00D0332A" w:rsidP="00AD51BE">
            <w:pPr>
              <w:pStyle w:val="CellBodyCentered"/>
              <w:spacing w:line="260" w:lineRule="atLeast"/>
              <w:rPr>
                <w:color w:val="auto"/>
              </w:rPr>
            </w:pPr>
            <w:r w:rsidRPr="0010106F">
              <w:rPr>
                <w:color w:val="auto"/>
              </w:rPr>
              <w:t>500</w:t>
            </w:r>
          </w:p>
        </w:tc>
        <w:tc>
          <w:tcPr>
            <w:tcW w:w="652" w:type="dxa"/>
            <w:tcBorders>
              <w:top w:val="single" w:sz="4" w:space="0" w:color="auto"/>
              <w:left w:val="single" w:sz="4" w:space="0" w:color="auto"/>
              <w:bottom w:val="single" w:sz="4" w:space="0" w:color="auto"/>
              <w:right w:val="single" w:sz="4" w:space="0" w:color="auto"/>
            </w:tcBorders>
          </w:tcPr>
          <w:p w14:paraId="4BB64973" w14:textId="77777777" w:rsidR="00D0332A" w:rsidRPr="0010106F" w:rsidRDefault="00D0332A" w:rsidP="00AD51BE">
            <w:pPr>
              <w:pStyle w:val="CellBodyCentered"/>
              <w:spacing w:line="260" w:lineRule="atLeast"/>
              <w:rPr>
                <w:color w:val="auto"/>
              </w:rPr>
            </w:pPr>
            <w:r w:rsidRPr="0010106F">
              <w:rPr>
                <w:color w:val="auto"/>
              </w:rPr>
              <w:t>20</w:t>
            </w:r>
          </w:p>
        </w:tc>
        <w:tc>
          <w:tcPr>
            <w:tcW w:w="878" w:type="dxa"/>
            <w:tcBorders>
              <w:top w:val="single" w:sz="4" w:space="0" w:color="auto"/>
              <w:left w:val="single" w:sz="4" w:space="0" w:color="auto"/>
              <w:bottom w:val="single" w:sz="4" w:space="0" w:color="auto"/>
              <w:right w:val="single" w:sz="4" w:space="0" w:color="auto"/>
            </w:tcBorders>
          </w:tcPr>
          <w:p w14:paraId="4BB64974" w14:textId="77777777" w:rsidR="00D0332A" w:rsidRPr="0010106F" w:rsidRDefault="00D0332A" w:rsidP="00AD51BE">
            <w:pPr>
              <w:pStyle w:val="CellBodyCentered"/>
              <w:spacing w:line="260" w:lineRule="atLeast"/>
              <w:rPr>
                <w:color w:val="auto"/>
              </w:rPr>
            </w:pPr>
            <w:r w:rsidRPr="0010106F">
              <w:rPr>
                <w:color w:val="auto"/>
              </w:rPr>
              <w:t>110</w:t>
            </w:r>
          </w:p>
        </w:tc>
        <w:tc>
          <w:tcPr>
            <w:tcW w:w="900" w:type="dxa"/>
            <w:tcBorders>
              <w:top w:val="single" w:sz="4" w:space="0" w:color="auto"/>
              <w:left w:val="single" w:sz="4" w:space="0" w:color="auto"/>
              <w:bottom w:val="single" w:sz="4" w:space="0" w:color="auto"/>
              <w:right w:val="single" w:sz="4" w:space="0" w:color="auto"/>
            </w:tcBorders>
          </w:tcPr>
          <w:p w14:paraId="4BB64975" w14:textId="77777777" w:rsidR="00D0332A" w:rsidRPr="0010106F" w:rsidRDefault="00221083" w:rsidP="00AD51BE">
            <w:pPr>
              <w:pStyle w:val="CellBodyCentered"/>
              <w:spacing w:line="260" w:lineRule="atLeast"/>
              <w:rPr>
                <w:color w:val="auto"/>
              </w:rPr>
            </w:pPr>
            <w:r w:rsidRPr="0010106F">
              <w:rPr>
                <w:color w:val="auto"/>
              </w:rPr>
              <w:t>80</w:t>
            </w:r>
          </w:p>
        </w:tc>
        <w:tc>
          <w:tcPr>
            <w:tcW w:w="961" w:type="dxa"/>
            <w:tcBorders>
              <w:top w:val="single" w:sz="4" w:space="0" w:color="auto"/>
              <w:left w:val="single" w:sz="4" w:space="0" w:color="auto"/>
              <w:bottom w:val="single" w:sz="4" w:space="0" w:color="auto"/>
              <w:right w:val="single" w:sz="4" w:space="0" w:color="auto"/>
            </w:tcBorders>
          </w:tcPr>
          <w:p w14:paraId="4BB64976"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77" w14:textId="77777777" w:rsidR="00D0332A" w:rsidRPr="0010106F" w:rsidRDefault="00221083" w:rsidP="00AD51BE">
            <w:pPr>
              <w:pStyle w:val="CellBodyCentered"/>
              <w:spacing w:line="260" w:lineRule="atLeast"/>
              <w:rPr>
                <w:color w:val="auto"/>
              </w:rPr>
            </w:pPr>
            <w:r w:rsidRPr="0010106F">
              <w:rPr>
                <w:color w:val="auto"/>
                <w:u w:val="single"/>
              </w:rPr>
              <w:t>147</w:t>
            </w:r>
          </w:p>
        </w:tc>
        <w:tc>
          <w:tcPr>
            <w:tcW w:w="876" w:type="dxa"/>
            <w:tcBorders>
              <w:top w:val="single" w:sz="4" w:space="0" w:color="auto"/>
              <w:left w:val="single" w:sz="4" w:space="0" w:color="auto"/>
              <w:bottom w:val="single" w:sz="4" w:space="0" w:color="auto"/>
              <w:right w:val="single" w:sz="4" w:space="0" w:color="auto"/>
            </w:tcBorders>
          </w:tcPr>
          <w:p w14:paraId="4BB64978" w14:textId="77777777" w:rsidR="00D0332A" w:rsidRPr="0010106F" w:rsidRDefault="00221083" w:rsidP="00AD51BE">
            <w:pPr>
              <w:pStyle w:val="CellBodyCentered"/>
              <w:spacing w:line="260" w:lineRule="atLeast"/>
              <w:rPr>
                <w:color w:val="auto"/>
              </w:rPr>
            </w:pPr>
            <w:r w:rsidRPr="0010106F">
              <w:rPr>
                <w:color w:val="auto"/>
              </w:rPr>
              <w:t>130</w:t>
            </w:r>
          </w:p>
        </w:tc>
        <w:tc>
          <w:tcPr>
            <w:tcW w:w="992" w:type="dxa"/>
            <w:tcBorders>
              <w:top w:val="single" w:sz="4" w:space="0" w:color="auto"/>
              <w:left w:val="single" w:sz="4" w:space="0" w:color="auto"/>
              <w:bottom w:val="single" w:sz="4" w:space="0" w:color="auto"/>
              <w:right w:val="single" w:sz="4" w:space="0" w:color="auto"/>
            </w:tcBorders>
          </w:tcPr>
          <w:p w14:paraId="4BB64979" w14:textId="77777777" w:rsidR="00D0332A" w:rsidRPr="0010106F" w:rsidRDefault="00221083" w:rsidP="00AD51BE">
            <w:pPr>
              <w:pStyle w:val="CellBodyCentered"/>
              <w:spacing w:line="260" w:lineRule="atLeast"/>
              <w:rPr>
                <w:color w:val="auto"/>
              </w:rPr>
            </w:pPr>
            <w:r w:rsidRPr="0010106F">
              <w:rPr>
                <w:color w:val="auto"/>
              </w:rPr>
              <w:t>100</w:t>
            </w:r>
          </w:p>
        </w:tc>
        <w:tc>
          <w:tcPr>
            <w:tcW w:w="992" w:type="dxa"/>
            <w:tcBorders>
              <w:top w:val="single" w:sz="4" w:space="0" w:color="auto"/>
              <w:left w:val="single" w:sz="4" w:space="0" w:color="auto"/>
              <w:bottom w:val="single" w:sz="4" w:space="0" w:color="auto"/>
              <w:right w:val="single" w:sz="4" w:space="0" w:color="auto"/>
            </w:tcBorders>
          </w:tcPr>
          <w:p w14:paraId="4BB6497A"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7B" w14:textId="77777777" w:rsidR="00D0332A" w:rsidRPr="0010106F" w:rsidRDefault="00221083" w:rsidP="00AD51BE">
            <w:pPr>
              <w:pStyle w:val="CellBodyCentered"/>
              <w:spacing w:line="260" w:lineRule="atLeast"/>
              <w:rPr>
                <w:color w:val="auto"/>
              </w:rPr>
            </w:pPr>
            <w:r w:rsidRPr="0010106F">
              <w:rPr>
                <w:color w:val="auto"/>
                <w:u w:val="single"/>
              </w:rPr>
              <w:t>175</w:t>
            </w:r>
          </w:p>
        </w:tc>
      </w:tr>
      <w:tr w:rsidR="00221083" w:rsidRPr="0010106F" w14:paraId="4BB64987"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7D" w14:textId="77777777" w:rsidR="00D0332A" w:rsidRPr="0010106F" w:rsidRDefault="00D0332A" w:rsidP="00AD51BE">
            <w:pPr>
              <w:pStyle w:val="CellBodyCentered"/>
              <w:spacing w:line="260" w:lineRule="atLeast"/>
              <w:rPr>
                <w:color w:val="auto"/>
              </w:rPr>
            </w:pPr>
            <w:r w:rsidRPr="0010106F">
              <w:rPr>
                <w:color w:val="auto"/>
              </w:rPr>
              <w:t>600</w:t>
            </w:r>
          </w:p>
        </w:tc>
        <w:tc>
          <w:tcPr>
            <w:tcW w:w="652" w:type="dxa"/>
            <w:tcBorders>
              <w:top w:val="single" w:sz="4" w:space="0" w:color="auto"/>
              <w:left w:val="single" w:sz="4" w:space="0" w:color="auto"/>
              <w:bottom w:val="single" w:sz="4" w:space="0" w:color="auto"/>
              <w:right w:val="single" w:sz="4" w:space="0" w:color="auto"/>
            </w:tcBorders>
          </w:tcPr>
          <w:p w14:paraId="4BB6497E" w14:textId="77777777" w:rsidR="00D0332A" w:rsidRPr="0010106F" w:rsidRDefault="00D0332A" w:rsidP="00AD51BE">
            <w:pPr>
              <w:pStyle w:val="CellBodyCentered"/>
              <w:spacing w:line="260" w:lineRule="atLeast"/>
              <w:rPr>
                <w:color w:val="auto"/>
              </w:rPr>
            </w:pPr>
            <w:r w:rsidRPr="0010106F">
              <w:rPr>
                <w:color w:val="auto"/>
              </w:rPr>
              <w:t>24</w:t>
            </w:r>
          </w:p>
        </w:tc>
        <w:tc>
          <w:tcPr>
            <w:tcW w:w="878" w:type="dxa"/>
            <w:tcBorders>
              <w:top w:val="single" w:sz="4" w:space="0" w:color="auto"/>
              <w:left w:val="single" w:sz="4" w:space="0" w:color="auto"/>
              <w:bottom w:val="single" w:sz="4" w:space="0" w:color="auto"/>
              <w:right w:val="single" w:sz="4" w:space="0" w:color="auto"/>
            </w:tcBorders>
          </w:tcPr>
          <w:p w14:paraId="4BB6497F" w14:textId="77777777" w:rsidR="00D0332A" w:rsidRPr="0010106F" w:rsidRDefault="00D0332A" w:rsidP="00AD51BE">
            <w:pPr>
              <w:pStyle w:val="CellBodyCentered"/>
              <w:spacing w:line="260" w:lineRule="atLeast"/>
              <w:rPr>
                <w:color w:val="auto"/>
              </w:rPr>
            </w:pPr>
            <w:r w:rsidRPr="0010106F">
              <w:rPr>
                <w:color w:val="auto"/>
              </w:rPr>
              <w:t>110</w:t>
            </w:r>
          </w:p>
        </w:tc>
        <w:tc>
          <w:tcPr>
            <w:tcW w:w="900" w:type="dxa"/>
            <w:tcBorders>
              <w:top w:val="single" w:sz="4" w:space="0" w:color="auto"/>
              <w:left w:val="single" w:sz="4" w:space="0" w:color="auto"/>
              <w:bottom w:val="single" w:sz="4" w:space="0" w:color="auto"/>
              <w:right w:val="single" w:sz="4" w:space="0" w:color="auto"/>
            </w:tcBorders>
          </w:tcPr>
          <w:p w14:paraId="4BB64980" w14:textId="77777777" w:rsidR="00D0332A" w:rsidRPr="0010106F" w:rsidRDefault="00221083" w:rsidP="00AD51BE">
            <w:pPr>
              <w:pStyle w:val="CellBodyCentered"/>
              <w:spacing w:line="260" w:lineRule="atLeast"/>
              <w:rPr>
                <w:color w:val="auto"/>
              </w:rPr>
            </w:pPr>
            <w:r w:rsidRPr="0010106F">
              <w:rPr>
                <w:color w:val="auto"/>
              </w:rPr>
              <w:t>80</w:t>
            </w:r>
          </w:p>
        </w:tc>
        <w:tc>
          <w:tcPr>
            <w:tcW w:w="961" w:type="dxa"/>
            <w:tcBorders>
              <w:top w:val="single" w:sz="4" w:space="0" w:color="auto"/>
              <w:left w:val="single" w:sz="4" w:space="0" w:color="auto"/>
              <w:bottom w:val="single" w:sz="4" w:space="0" w:color="auto"/>
              <w:right w:val="single" w:sz="4" w:space="0" w:color="auto"/>
            </w:tcBorders>
          </w:tcPr>
          <w:p w14:paraId="4BB64981"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82" w14:textId="77777777" w:rsidR="00D0332A" w:rsidRPr="0010106F" w:rsidRDefault="00221083" w:rsidP="00AD51BE">
            <w:pPr>
              <w:pStyle w:val="CellBodyCentered"/>
              <w:spacing w:line="260" w:lineRule="atLeast"/>
              <w:rPr>
                <w:color w:val="auto"/>
              </w:rPr>
            </w:pPr>
            <w:r w:rsidRPr="0010106F">
              <w:rPr>
                <w:color w:val="auto"/>
                <w:u w:val="single"/>
              </w:rPr>
              <w:t>149</w:t>
            </w:r>
          </w:p>
        </w:tc>
        <w:tc>
          <w:tcPr>
            <w:tcW w:w="876" w:type="dxa"/>
            <w:tcBorders>
              <w:top w:val="single" w:sz="4" w:space="0" w:color="auto"/>
              <w:left w:val="single" w:sz="4" w:space="0" w:color="auto"/>
              <w:bottom w:val="single" w:sz="4" w:space="0" w:color="auto"/>
              <w:right w:val="single" w:sz="4" w:space="0" w:color="auto"/>
            </w:tcBorders>
          </w:tcPr>
          <w:p w14:paraId="4BB64983" w14:textId="77777777" w:rsidR="00D0332A" w:rsidRPr="0010106F" w:rsidRDefault="00221083" w:rsidP="00AD51BE">
            <w:pPr>
              <w:pStyle w:val="CellBodyCentered"/>
              <w:spacing w:line="260" w:lineRule="atLeast"/>
              <w:rPr>
                <w:color w:val="auto"/>
              </w:rPr>
            </w:pPr>
            <w:r w:rsidRPr="0010106F">
              <w:rPr>
                <w:color w:val="auto"/>
              </w:rPr>
              <w:t>135</w:t>
            </w:r>
          </w:p>
        </w:tc>
        <w:tc>
          <w:tcPr>
            <w:tcW w:w="992" w:type="dxa"/>
            <w:tcBorders>
              <w:top w:val="single" w:sz="4" w:space="0" w:color="auto"/>
              <w:left w:val="single" w:sz="4" w:space="0" w:color="auto"/>
              <w:bottom w:val="single" w:sz="4" w:space="0" w:color="auto"/>
              <w:right w:val="single" w:sz="4" w:space="0" w:color="auto"/>
            </w:tcBorders>
          </w:tcPr>
          <w:p w14:paraId="4BB64984" w14:textId="77777777" w:rsidR="00D0332A" w:rsidRPr="0010106F" w:rsidRDefault="00221083" w:rsidP="00AD51BE">
            <w:pPr>
              <w:pStyle w:val="CellBodyCentered"/>
              <w:spacing w:line="260" w:lineRule="atLeast"/>
              <w:rPr>
                <w:color w:val="auto"/>
              </w:rPr>
            </w:pPr>
            <w:r w:rsidRPr="0010106F">
              <w:rPr>
                <w:color w:val="auto"/>
              </w:rPr>
              <w:t>105</w:t>
            </w:r>
          </w:p>
        </w:tc>
        <w:tc>
          <w:tcPr>
            <w:tcW w:w="992" w:type="dxa"/>
            <w:tcBorders>
              <w:top w:val="single" w:sz="4" w:space="0" w:color="auto"/>
              <w:left w:val="single" w:sz="4" w:space="0" w:color="auto"/>
              <w:bottom w:val="single" w:sz="4" w:space="0" w:color="auto"/>
              <w:right w:val="single" w:sz="4" w:space="0" w:color="auto"/>
            </w:tcBorders>
          </w:tcPr>
          <w:p w14:paraId="4BB64985"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86" w14:textId="77777777" w:rsidR="00D0332A" w:rsidRPr="0010106F" w:rsidRDefault="00221083" w:rsidP="00AD51BE">
            <w:pPr>
              <w:pStyle w:val="CellBodyCentered"/>
              <w:spacing w:line="260" w:lineRule="atLeast"/>
              <w:rPr>
                <w:color w:val="auto"/>
              </w:rPr>
            </w:pPr>
            <w:r w:rsidRPr="0010106F">
              <w:rPr>
                <w:color w:val="auto"/>
                <w:u w:val="single"/>
              </w:rPr>
              <w:t>173</w:t>
            </w:r>
          </w:p>
        </w:tc>
      </w:tr>
      <w:tr w:rsidR="00221083" w:rsidRPr="0010106F" w14:paraId="4BB64992" w14:textId="77777777" w:rsidTr="00A55EB4">
        <w:trPr>
          <w:trHeight w:val="330"/>
        </w:trPr>
        <w:tc>
          <w:tcPr>
            <w:tcW w:w="630" w:type="dxa"/>
            <w:tcBorders>
              <w:top w:val="single" w:sz="4" w:space="0" w:color="auto"/>
              <w:left w:val="single" w:sz="4" w:space="0" w:color="auto"/>
              <w:bottom w:val="single" w:sz="4" w:space="0" w:color="auto"/>
              <w:right w:val="single" w:sz="4" w:space="0" w:color="auto"/>
            </w:tcBorders>
          </w:tcPr>
          <w:p w14:paraId="4BB64988" w14:textId="77777777" w:rsidR="00D0332A" w:rsidRPr="0010106F" w:rsidRDefault="00D0332A" w:rsidP="00AD51BE">
            <w:pPr>
              <w:pStyle w:val="CellBodyCentered"/>
              <w:spacing w:line="260" w:lineRule="atLeast"/>
              <w:rPr>
                <w:color w:val="auto"/>
              </w:rPr>
            </w:pPr>
            <w:r w:rsidRPr="0010106F">
              <w:rPr>
                <w:color w:val="auto"/>
              </w:rPr>
              <w:t>&gt;600</w:t>
            </w:r>
          </w:p>
        </w:tc>
        <w:tc>
          <w:tcPr>
            <w:tcW w:w="652" w:type="dxa"/>
            <w:tcBorders>
              <w:top w:val="single" w:sz="4" w:space="0" w:color="auto"/>
              <w:left w:val="single" w:sz="4" w:space="0" w:color="auto"/>
              <w:bottom w:val="single" w:sz="4" w:space="0" w:color="auto"/>
              <w:right w:val="single" w:sz="4" w:space="0" w:color="auto"/>
            </w:tcBorders>
          </w:tcPr>
          <w:p w14:paraId="4BB64989" w14:textId="77777777" w:rsidR="00D0332A" w:rsidRPr="0010106F" w:rsidRDefault="00D0332A" w:rsidP="00AD51BE">
            <w:pPr>
              <w:pStyle w:val="CellBodyCentered"/>
              <w:spacing w:line="260" w:lineRule="atLeast"/>
              <w:rPr>
                <w:color w:val="auto"/>
              </w:rPr>
            </w:pPr>
            <w:r w:rsidRPr="0010106F">
              <w:rPr>
                <w:color w:val="auto"/>
              </w:rPr>
              <w:t>&gt;24</w:t>
            </w:r>
          </w:p>
        </w:tc>
        <w:tc>
          <w:tcPr>
            <w:tcW w:w="878" w:type="dxa"/>
            <w:tcBorders>
              <w:top w:val="single" w:sz="4" w:space="0" w:color="auto"/>
              <w:left w:val="single" w:sz="4" w:space="0" w:color="auto"/>
              <w:bottom w:val="single" w:sz="4" w:space="0" w:color="auto"/>
              <w:right w:val="single" w:sz="4" w:space="0" w:color="auto"/>
            </w:tcBorders>
          </w:tcPr>
          <w:p w14:paraId="4BB6498A" w14:textId="77777777" w:rsidR="00D0332A" w:rsidRPr="0010106F" w:rsidRDefault="00D0332A" w:rsidP="00AD51BE">
            <w:pPr>
              <w:pStyle w:val="CellBodyCentered"/>
              <w:spacing w:line="260" w:lineRule="atLeast"/>
              <w:rPr>
                <w:color w:val="auto"/>
              </w:rPr>
            </w:pPr>
            <w:r w:rsidRPr="0010106F">
              <w:rPr>
                <w:color w:val="auto"/>
              </w:rPr>
              <w:t>110</w:t>
            </w:r>
          </w:p>
        </w:tc>
        <w:tc>
          <w:tcPr>
            <w:tcW w:w="900" w:type="dxa"/>
            <w:tcBorders>
              <w:top w:val="single" w:sz="4" w:space="0" w:color="auto"/>
              <w:left w:val="single" w:sz="4" w:space="0" w:color="auto"/>
              <w:bottom w:val="single" w:sz="4" w:space="0" w:color="auto"/>
              <w:right w:val="single" w:sz="4" w:space="0" w:color="auto"/>
            </w:tcBorders>
          </w:tcPr>
          <w:p w14:paraId="4BB6498B" w14:textId="77777777" w:rsidR="00D0332A" w:rsidRPr="0010106F" w:rsidRDefault="00221083" w:rsidP="00AD51BE">
            <w:pPr>
              <w:pStyle w:val="CellBodyCentered"/>
              <w:spacing w:line="260" w:lineRule="atLeast"/>
              <w:rPr>
                <w:color w:val="auto"/>
              </w:rPr>
            </w:pPr>
            <w:r w:rsidRPr="0010106F">
              <w:rPr>
                <w:color w:val="auto"/>
              </w:rPr>
              <w:t>80</w:t>
            </w:r>
          </w:p>
        </w:tc>
        <w:tc>
          <w:tcPr>
            <w:tcW w:w="961" w:type="dxa"/>
            <w:tcBorders>
              <w:top w:val="single" w:sz="4" w:space="0" w:color="auto"/>
              <w:left w:val="single" w:sz="4" w:space="0" w:color="auto"/>
              <w:bottom w:val="single" w:sz="4" w:space="0" w:color="auto"/>
              <w:right w:val="single" w:sz="4" w:space="0" w:color="auto"/>
            </w:tcBorders>
          </w:tcPr>
          <w:p w14:paraId="4BB6498C" w14:textId="77777777" w:rsidR="00D0332A" w:rsidRPr="0010106F" w:rsidRDefault="00221083" w:rsidP="00AD51BE">
            <w:pPr>
              <w:pStyle w:val="CellBodyCentered"/>
              <w:spacing w:line="260" w:lineRule="atLeast"/>
              <w:rPr>
                <w:color w:val="auto"/>
              </w:rPr>
            </w:pPr>
            <w:r w:rsidRPr="0010106F">
              <w:rPr>
                <w:color w:val="auto"/>
              </w:rPr>
              <w:t>30</w:t>
            </w:r>
          </w:p>
        </w:tc>
        <w:tc>
          <w:tcPr>
            <w:tcW w:w="1109" w:type="dxa"/>
            <w:tcBorders>
              <w:top w:val="single" w:sz="4" w:space="0" w:color="auto"/>
              <w:left w:val="single" w:sz="4" w:space="0" w:color="auto"/>
              <w:bottom w:val="single" w:sz="4" w:space="0" w:color="auto"/>
              <w:right w:val="single" w:sz="4" w:space="0" w:color="auto"/>
            </w:tcBorders>
          </w:tcPr>
          <w:p w14:paraId="4BB6498D" w14:textId="77777777" w:rsidR="00D0332A" w:rsidRPr="0010106F" w:rsidRDefault="00221083" w:rsidP="00AD51BE">
            <w:pPr>
              <w:pStyle w:val="CellBodyCentered"/>
              <w:spacing w:line="260" w:lineRule="atLeast"/>
              <w:rPr>
                <w:color w:val="auto"/>
              </w:rPr>
            </w:pPr>
            <w:r w:rsidRPr="0010106F">
              <w:rPr>
                <w:color w:val="auto"/>
                <w:u w:val="single"/>
              </w:rPr>
              <w:t>153</w:t>
            </w:r>
          </w:p>
        </w:tc>
        <w:tc>
          <w:tcPr>
            <w:tcW w:w="876" w:type="dxa"/>
            <w:tcBorders>
              <w:top w:val="single" w:sz="4" w:space="0" w:color="auto"/>
              <w:left w:val="single" w:sz="4" w:space="0" w:color="auto"/>
              <w:bottom w:val="single" w:sz="4" w:space="0" w:color="auto"/>
              <w:right w:val="single" w:sz="4" w:space="0" w:color="auto"/>
            </w:tcBorders>
          </w:tcPr>
          <w:p w14:paraId="4BB6498E" w14:textId="77777777" w:rsidR="00D0332A" w:rsidRPr="0010106F" w:rsidRDefault="00221083" w:rsidP="00AD51BE">
            <w:pPr>
              <w:pStyle w:val="CellBodyCentered"/>
              <w:spacing w:line="260" w:lineRule="atLeast"/>
              <w:rPr>
                <w:color w:val="auto"/>
              </w:rPr>
            </w:pPr>
            <w:r w:rsidRPr="0010106F">
              <w:rPr>
                <w:color w:val="auto"/>
              </w:rPr>
              <w:t>135</w:t>
            </w:r>
          </w:p>
        </w:tc>
        <w:tc>
          <w:tcPr>
            <w:tcW w:w="992" w:type="dxa"/>
            <w:tcBorders>
              <w:top w:val="single" w:sz="4" w:space="0" w:color="auto"/>
              <w:left w:val="single" w:sz="4" w:space="0" w:color="auto"/>
              <w:bottom w:val="single" w:sz="4" w:space="0" w:color="auto"/>
              <w:right w:val="single" w:sz="4" w:space="0" w:color="auto"/>
            </w:tcBorders>
          </w:tcPr>
          <w:p w14:paraId="4BB6498F" w14:textId="77777777" w:rsidR="00D0332A" w:rsidRPr="0010106F" w:rsidRDefault="00E13DD3" w:rsidP="00AD51BE">
            <w:pPr>
              <w:pStyle w:val="CellBodyCentered"/>
              <w:spacing w:line="260" w:lineRule="atLeast"/>
              <w:rPr>
                <w:color w:val="auto"/>
              </w:rPr>
            </w:pPr>
            <w:r w:rsidRPr="0010106F">
              <w:rPr>
                <w:color w:val="auto"/>
              </w:rPr>
              <w:t>105</w:t>
            </w:r>
          </w:p>
        </w:tc>
        <w:tc>
          <w:tcPr>
            <w:tcW w:w="992" w:type="dxa"/>
            <w:tcBorders>
              <w:top w:val="single" w:sz="4" w:space="0" w:color="auto"/>
              <w:left w:val="single" w:sz="4" w:space="0" w:color="auto"/>
              <w:bottom w:val="single" w:sz="4" w:space="0" w:color="auto"/>
              <w:right w:val="single" w:sz="4" w:space="0" w:color="auto"/>
            </w:tcBorders>
          </w:tcPr>
          <w:p w14:paraId="4BB64990" w14:textId="77777777" w:rsidR="00D0332A" w:rsidRPr="0010106F" w:rsidRDefault="00221083" w:rsidP="00AD51BE">
            <w:pPr>
              <w:pStyle w:val="CellBodyCentered"/>
              <w:spacing w:line="260" w:lineRule="atLeast"/>
              <w:rPr>
                <w:color w:val="auto"/>
              </w:rPr>
            </w:pPr>
            <w:r w:rsidRPr="0010106F">
              <w:rPr>
                <w:color w:val="auto"/>
              </w:rPr>
              <w:t>30</w:t>
            </w:r>
          </w:p>
        </w:tc>
        <w:tc>
          <w:tcPr>
            <w:tcW w:w="1134" w:type="dxa"/>
            <w:tcBorders>
              <w:top w:val="single" w:sz="4" w:space="0" w:color="auto"/>
              <w:left w:val="single" w:sz="4" w:space="0" w:color="auto"/>
              <w:bottom w:val="single" w:sz="4" w:space="0" w:color="auto"/>
              <w:right w:val="single" w:sz="4" w:space="0" w:color="auto"/>
            </w:tcBorders>
          </w:tcPr>
          <w:p w14:paraId="4BB64991" w14:textId="77777777" w:rsidR="00D0332A" w:rsidRPr="0010106F" w:rsidRDefault="00221083" w:rsidP="00AD51BE">
            <w:pPr>
              <w:pStyle w:val="CellBodyCentered"/>
              <w:spacing w:line="260" w:lineRule="atLeast"/>
              <w:rPr>
                <w:color w:val="auto"/>
              </w:rPr>
            </w:pPr>
            <w:r w:rsidRPr="0010106F">
              <w:rPr>
                <w:color w:val="auto"/>
                <w:u w:val="single"/>
              </w:rPr>
              <w:t>179</w:t>
            </w:r>
          </w:p>
        </w:tc>
      </w:tr>
    </w:tbl>
    <w:p w14:paraId="4BB64993" w14:textId="4EC347C6" w:rsidR="00221083" w:rsidRPr="0010106F" w:rsidRDefault="00D0332A" w:rsidP="00221083">
      <w:pPr>
        <w:autoSpaceDE/>
        <w:autoSpaceDN/>
        <w:adjustRightInd/>
        <w:spacing w:before="0" w:line="240" w:lineRule="auto"/>
        <w:ind w:left="0"/>
      </w:pPr>
      <w:r w:rsidRPr="0010106F">
        <w:t>Table calculations for interface temperature is based on:</w:t>
      </w:r>
    </w:p>
    <w:p w14:paraId="4BB64994" w14:textId="77777777" w:rsidR="00221083" w:rsidRPr="0010106F" w:rsidRDefault="00D0332A" w:rsidP="00221083">
      <w:pPr>
        <w:autoSpaceDE/>
        <w:autoSpaceDN/>
        <w:adjustRightInd/>
        <w:spacing w:before="0" w:line="240" w:lineRule="auto"/>
        <w:ind w:left="0"/>
      </w:pPr>
      <w:r w:rsidRPr="0010106F">
        <w:t>Calculation Program – NAIMA 3E Plus v4.1</w:t>
      </w:r>
    </w:p>
    <w:p w14:paraId="4BB64995" w14:textId="77777777" w:rsidR="00221083" w:rsidRPr="0010106F" w:rsidRDefault="00D0332A" w:rsidP="00221083">
      <w:pPr>
        <w:autoSpaceDE/>
        <w:autoSpaceDN/>
        <w:adjustRightInd/>
        <w:spacing w:before="0" w:line="240" w:lineRule="auto"/>
        <w:ind w:left="0"/>
      </w:pPr>
      <w:r w:rsidRPr="0010106F">
        <w:t>Mineral wool fibre pipe section ASTM C547-11, Mineral wool</w:t>
      </w:r>
    </w:p>
    <w:p w14:paraId="4BB64996" w14:textId="77777777" w:rsidR="00221083" w:rsidRPr="0010106F" w:rsidRDefault="00D0332A" w:rsidP="00221083">
      <w:pPr>
        <w:autoSpaceDE/>
        <w:autoSpaceDN/>
        <w:adjustRightInd/>
        <w:spacing w:before="0" w:line="240" w:lineRule="auto"/>
        <w:ind w:left="0"/>
      </w:pPr>
      <w:r w:rsidRPr="0010106F">
        <w:t>Galvanised steel jacket with 0.28 emissivity</w:t>
      </w:r>
    </w:p>
    <w:p w14:paraId="4BB64997" w14:textId="77777777" w:rsidR="00221083" w:rsidRPr="0010106F" w:rsidRDefault="00D0332A" w:rsidP="00221083">
      <w:pPr>
        <w:autoSpaceDE/>
        <w:autoSpaceDN/>
        <w:adjustRightInd/>
        <w:spacing w:before="0" w:line="240" w:lineRule="auto"/>
        <w:ind w:left="0"/>
      </w:pPr>
      <w:r w:rsidRPr="0010106F">
        <w:t>Max ambient temperature – +44°C, Interface max temperature - +179°C</w:t>
      </w:r>
    </w:p>
    <w:p w14:paraId="4BB64999" w14:textId="137A1D50" w:rsidR="00AF615C" w:rsidRPr="00AA22DC" w:rsidRDefault="00D0332A" w:rsidP="00AF615C">
      <w:pPr>
        <w:autoSpaceDE/>
        <w:autoSpaceDN/>
        <w:adjustRightInd/>
        <w:spacing w:before="0" w:line="240" w:lineRule="auto"/>
        <w:ind w:left="0"/>
      </w:pPr>
      <w:r w:rsidRPr="0010106F">
        <w:t>Average wind speed – 0m/s</w:t>
      </w:r>
    </w:p>
    <w:p w14:paraId="4BB64A00" w14:textId="20EA1EF3" w:rsidR="00CD112F" w:rsidRPr="0010106F" w:rsidRDefault="00D66A4C" w:rsidP="007C080B">
      <w:r w:rsidRPr="0010106F">
        <w:rPr>
          <w:b/>
          <w:bCs/>
        </w:rPr>
        <w:br w:type="page"/>
      </w:r>
    </w:p>
    <w:p w14:paraId="4BB64A01" w14:textId="77777777" w:rsidR="00CD112F" w:rsidRPr="0010106F" w:rsidRDefault="00CD112F" w:rsidP="008F425F">
      <w:pPr>
        <w:pStyle w:val="Heading2"/>
      </w:pPr>
      <w:bookmarkStart w:id="4892" w:name="_Toc322011422"/>
      <w:bookmarkStart w:id="4893" w:name="_Toc117352249"/>
      <w:r w:rsidRPr="0010106F">
        <w:lastRenderedPageBreak/>
        <w:t>Heat Conservation Thickness Table for Contro-Trace Applications</w:t>
      </w:r>
      <w:bookmarkEnd w:id="4892"/>
      <w:bookmarkEnd w:id="4893"/>
    </w:p>
    <w:p w14:paraId="4BB64A02" w14:textId="77777777" w:rsidR="00CD112F" w:rsidRPr="0010106F" w:rsidRDefault="00CD112F" w:rsidP="008F425F">
      <w:pPr>
        <w:pStyle w:val="Text1Bold"/>
        <w:rPr>
          <w:b w:val="0"/>
        </w:rPr>
      </w:pPr>
      <w:r w:rsidRPr="0010106F">
        <w:rPr>
          <w:b w:val="0"/>
        </w:rPr>
        <w:t>Material</w:t>
      </w:r>
      <w:r w:rsidRPr="0010106F">
        <w:rPr>
          <w:b w:val="0"/>
        </w:rPr>
        <w:tab/>
      </w:r>
      <w:r w:rsidRPr="0010106F">
        <w:rPr>
          <w:b w:val="0"/>
        </w:rPr>
        <w:tab/>
        <w:t xml:space="preserve"> High Density Mineral Wool</w:t>
      </w:r>
    </w:p>
    <w:p w14:paraId="4BB64A03" w14:textId="77777777" w:rsidR="00CD112F" w:rsidRPr="0010106F" w:rsidRDefault="00CD112F" w:rsidP="008F425F">
      <w:pPr>
        <w:pStyle w:val="Text1Bold"/>
        <w:rPr>
          <w:b w:val="0"/>
        </w:rPr>
      </w:pPr>
      <w:r w:rsidRPr="0010106F">
        <w:rPr>
          <w:b w:val="0"/>
        </w:rPr>
        <w:t>Density</w:t>
      </w:r>
      <w:r w:rsidRPr="0010106F">
        <w:rPr>
          <w:b w:val="0"/>
        </w:rPr>
        <w:tab/>
      </w:r>
      <w:r w:rsidRPr="0010106F">
        <w:rPr>
          <w:b w:val="0"/>
        </w:rPr>
        <w:tab/>
      </w:r>
      <w:r w:rsidRPr="0010106F">
        <w:rPr>
          <w:b w:val="0"/>
        </w:rPr>
        <w:tab/>
        <w:t>Up to 24</w:t>
      </w:r>
      <w:r w:rsidR="00314BAB" w:rsidRPr="0010106F">
        <w:rPr>
          <w:b w:val="0"/>
        </w:rPr>
        <w:t xml:space="preserve"> inches</w:t>
      </w:r>
      <w:r w:rsidRPr="0010106F">
        <w:rPr>
          <w:b w:val="0"/>
        </w:rPr>
        <w:t xml:space="preserve"> NB = 100 to 120 kg/m³</w:t>
      </w:r>
    </w:p>
    <w:p w14:paraId="4BB64A04" w14:textId="77777777" w:rsidR="00CD112F" w:rsidRPr="0010106F" w:rsidRDefault="00CD112F" w:rsidP="008F425F">
      <w:pPr>
        <w:pStyle w:val="Text1Bold"/>
        <w:ind w:left="2160" w:firstLine="720"/>
        <w:rPr>
          <w:b w:val="0"/>
        </w:rPr>
      </w:pPr>
      <w:r w:rsidRPr="0010106F">
        <w:rPr>
          <w:b w:val="0"/>
        </w:rPr>
        <w:t>26</w:t>
      </w:r>
      <w:r w:rsidR="00314BAB" w:rsidRPr="0010106F">
        <w:rPr>
          <w:b w:val="0"/>
        </w:rPr>
        <w:t xml:space="preserve"> inches</w:t>
      </w:r>
      <w:r w:rsidRPr="0010106F">
        <w:rPr>
          <w:b w:val="0"/>
        </w:rPr>
        <w:t xml:space="preserve"> NB &amp; Larger = 100 kg/m³</w:t>
      </w:r>
    </w:p>
    <w:tbl>
      <w:tblPr>
        <w:tblW w:w="8910" w:type="dxa"/>
        <w:tblInd w:w="738" w:type="dxa"/>
        <w:tblLayout w:type="fixed"/>
        <w:tblLook w:val="0000" w:firstRow="0" w:lastRow="0" w:firstColumn="0" w:lastColumn="0" w:noHBand="0" w:noVBand="0"/>
      </w:tblPr>
      <w:tblGrid>
        <w:gridCol w:w="1080"/>
        <w:gridCol w:w="900"/>
        <w:gridCol w:w="900"/>
        <w:gridCol w:w="810"/>
        <w:gridCol w:w="810"/>
        <w:gridCol w:w="810"/>
        <w:gridCol w:w="900"/>
        <w:gridCol w:w="900"/>
        <w:gridCol w:w="900"/>
        <w:gridCol w:w="900"/>
      </w:tblGrid>
      <w:tr w:rsidR="00CD112F" w:rsidRPr="0010106F" w14:paraId="4BB64A06" w14:textId="77777777" w:rsidTr="00DE0531">
        <w:trPr>
          <w:trHeight w:val="240"/>
        </w:trPr>
        <w:tc>
          <w:tcPr>
            <w:tcW w:w="8910" w:type="dxa"/>
            <w:gridSpan w:val="10"/>
            <w:tcBorders>
              <w:bottom w:val="single" w:sz="4" w:space="0" w:color="auto"/>
            </w:tcBorders>
          </w:tcPr>
          <w:p w14:paraId="4BB64A05" w14:textId="13C59FCD" w:rsidR="00CD112F" w:rsidRPr="0010106F" w:rsidRDefault="00CD112F" w:rsidP="00BA0431">
            <w:pPr>
              <w:pStyle w:val="TableTitle1"/>
              <w:numPr>
                <w:ilvl w:val="0"/>
                <w:numId w:val="0"/>
              </w:numPr>
              <w:ind w:left="720"/>
            </w:pPr>
            <w:bookmarkStart w:id="4894" w:name="_Toc322011423"/>
            <w:r w:rsidRPr="007C080B">
              <w:t>Table</w:t>
            </w:r>
            <w:r w:rsidR="00B05036">
              <w:t xml:space="preserve"> 8</w:t>
            </w:r>
            <w:r w:rsidRPr="007C080B">
              <w:t>: Heat Conservation</w:t>
            </w:r>
            <w:r w:rsidRPr="0010106F">
              <w:t xml:space="preserve"> Thickness Table for Contro-Trace Applications</w:t>
            </w:r>
            <w:bookmarkEnd w:id="4894"/>
            <w:r w:rsidR="00F85E17" w:rsidRPr="0010106F">
              <w:t xml:space="preserve"> </w:t>
            </w:r>
          </w:p>
        </w:tc>
      </w:tr>
      <w:tr w:rsidR="00CD112F" w:rsidRPr="0010106F" w14:paraId="4BB64A09" w14:textId="77777777" w:rsidTr="00DE0531">
        <w:trPr>
          <w:trHeight w:val="240"/>
        </w:trPr>
        <w:tc>
          <w:tcPr>
            <w:tcW w:w="1980" w:type="dxa"/>
            <w:gridSpan w:val="2"/>
            <w:vMerge w:val="restart"/>
            <w:tcBorders>
              <w:top w:val="single" w:sz="4" w:space="0" w:color="auto"/>
              <w:left w:val="single" w:sz="4" w:space="0" w:color="auto"/>
              <w:bottom w:val="single" w:sz="4" w:space="0" w:color="auto"/>
              <w:right w:val="single" w:sz="4" w:space="0" w:color="auto"/>
            </w:tcBorders>
          </w:tcPr>
          <w:p w14:paraId="4BB64A07" w14:textId="77777777" w:rsidR="00CD112F" w:rsidRPr="0010106F" w:rsidRDefault="00CD112F" w:rsidP="008F425F">
            <w:pPr>
              <w:pStyle w:val="CellHeadingCentered"/>
            </w:pPr>
            <w:r w:rsidRPr="0010106F">
              <w:rPr>
                <w:lang w:val="en-GB"/>
              </w:rPr>
              <w:t>PIPE SIZE</w:t>
            </w:r>
          </w:p>
        </w:tc>
        <w:tc>
          <w:tcPr>
            <w:tcW w:w="6930" w:type="dxa"/>
            <w:gridSpan w:val="8"/>
            <w:tcBorders>
              <w:top w:val="single" w:sz="4" w:space="0" w:color="auto"/>
              <w:left w:val="single" w:sz="4" w:space="0" w:color="auto"/>
              <w:bottom w:val="single" w:sz="4" w:space="0" w:color="auto"/>
              <w:right w:val="single" w:sz="4" w:space="0" w:color="auto"/>
            </w:tcBorders>
          </w:tcPr>
          <w:p w14:paraId="4BB64A08" w14:textId="77777777" w:rsidR="00CD112F" w:rsidRPr="0010106F" w:rsidRDefault="00CD112F" w:rsidP="008F425F">
            <w:pPr>
              <w:pStyle w:val="CellHeadingCentered"/>
            </w:pPr>
            <w:r w:rsidRPr="0010106F">
              <w:rPr>
                <w:lang w:val="en-GB"/>
              </w:rPr>
              <w:t>OPERATING TEMPERATURE (deg. C.)</w:t>
            </w:r>
          </w:p>
        </w:tc>
      </w:tr>
      <w:tr w:rsidR="00CD112F" w:rsidRPr="0010106F" w14:paraId="4BB64A0F" w14:textId="77777777" w:rsidTr="00DE0531">
        <w:trPr>
          <w:trHeight w:val="240"/>
        </w:trPr>
        <w:tc>
          <w:tcPr>
            <w:tcW w:w="1980" w:type="dxa"/>
            <w:gridSpan w:val="2"/>
            <w:vMerge/>
            <w:tcBorders>
              <w:top w:val="single" w:sz="4" w:space="0" w:color="auto"/>
              <w:left w:val="single" w:sz="4" w:space="0" w:color="auto"/>
              <w:bottom w:val="single" w:sz="4" w:space="0" w:color="auto"/>
              <w:right w:val="single" w:sz="4" w:space="0" w:color="auto"/>
            </w:tcBorders>
          </w:tcPr>
          <w:p w14:paraId="4BB64A0A" w14:textId="77777777" w:rsidR="00CD112F" w:rsidRPr="0010106F" w:rsidRDefault="00CD112F" w:rsidP="008F425F">
            <w:pPr>
              <w:pStyle w:val="CellHeadingCentered"/>
            </w:pPr>
          </w:p>
        </w:tc>
        <w:tc>
          <w:tcPr>
            <w:tcW w:w="1710" w:type="dxa"/>
            <w:gridSpan w:val="2"/>
            <w:tcBorders>
              <w:top w:val="single" w:sz="4" w:space="0" w:color="auto"/>
              <w:left w:val="single" w:sz="4" w:space="0" w:color="auto"/>
              <w:bottom w:val="single" w:sz="4" w:space="0" w:color="auto"/>
              <w:right w:val="single" w:sz="4" w:space="0" w:color="auto"/>
            </w:tcBorders>
          </w:tcPr>
          <w:p w14:paraId="4BB64A0B" w14:textId="77777777" w:rsidR="00CD112F" w:rsidRPr="0010106F" w:rsidRDefault="00CD112F" w:rsidP="008F425F">
            <w:pPr>
              <w:pStyle w:val="CellHeadingCentered"/>
              <w:rPr>
                <w:lang w:val="en-GB"/>
              </w:rPr>
            </w:pPr>
            <w:r w:rsidRPr="0010106F">
              <w:rPr>
                <w:lang w:val="en-GB"/>
              </w:rPr>
              <w:t>51 to 100</w:t>
            </w:r>
          </w:p>
        </w:tc>
        <w:tc>
          <w:tcPr>
            <w:tcW w:w="1620" w:type="dxa"/>
            <w:gridSpan w:val="2"/>
            <w:tcBorders>
              <w:top w:val="single" w:sz="4" w:space="0" w:color="auto"/>
              <w:left w:val="single" w:sz="4" w:space="0" w:color="auto"/>
              <w:bottom w:val="single" w:sz="4" w:space="0" w:color="auto"/>
              <w:right w:val="single" w:sz="4" w:space="0" w:color="auto"/>
            </w:tcBorders>
          </w:tcPr>
          <w:p w14:paraId="4BB64A0C" w14:textId="77777777" w:rsidR="00CD112F" w:rsidRPr="0010106F" w:rsidRDefault="00CD112F" w:rsidP="008F425F">
            <w:pPr>
              <w:pStyle w:val="CellHeadingCentered"/>
            </w:pPr>
            <w:r w:rsidRPr="0010106F">
              <w:rPr>
                <w:lang w:val="en-GB"/>
              </w:rPr>
              <w:t>101 to 150</w:t>
            </w:r>
          </w:p>
        </w:tc>
        <w:tc>
          <w:tcPr>
            <w:tcW w:w="1800" w:type="dxa"/>
            <w:gridSpan w:val="2"/>
            <w:tcBorders>
              <w:top w:val="single" w:sz="4" w:space="0" w:color="auto"/>
              <w:left w:val="single" w:sz="4" w:space="0" w:color="auto"/>
              <w:bottom w:val="single" w:sz="4" w:space="0" w:color="auto"/>
              <w:right w:val="single" w:sz="4" w:space="0" w:color="auto"/>
            </w:tcBorders>
          </w:tcPr>
          <w:p w14:paraId="4BB64A0D" w14:textId="77777777" w:rsidR="00CD112F" w:rsidRPr="0010106F" w:rsidRDefault="00CD112F" w:rsidP="008F425F">
            <w:pPr>
              <w:pStyle w:val="CellHeadingCentered"/>
            </w:pPr>
            <w:r w:rsidRPr="0010106F">
              <w:t>151 to 200</w:t>
            </w:r>
          </w:p>
        </w:tc>
        <w:tc>
          <w:tcPr>
            <w:tcW w:w="1800" w:type="dxa"/>
            <w:gridSpan w:val="2"/>
            <w:tcBorders>
              <w:top w:val="single" w:sz="4" w:space="0" w:color="auto"/>
              <w:left w:val="single" w:sz="4" w:space="0" w:color="auto"/>
              <w:bottom w:val="single" w:sz="4" w:space="0" w:color="auto"/>
              <w:right w:val="single" w:sz="4" w:space="0" w:color="auto"/>
            </w:tcBorders>
          </w:tcPr>
          <w:p w14:paraId="4BB64A0E" w14:textId="77777777" w:rsidR="00CD112F" w:rsidRPr="0010106F" w:rsidRDefault="00CD112F" w:rsidP="008F425F">
            <w:pPr>
              <w:pStyle w:val="CellHeadingCentered"/>
            </w:pPr>
            <w:r w:rsidRPr="0010106F">
              <w:rPr>
                <w:lang w:val="en-GB"/>
              </w:rPr>
              <w:t>201</w:t>
            </w:r>
            <w:r w:rsidRPr="0010106F">
              <w:t xml:space="preserve"> to </w:t>
            </w:r>
            <w:r w:rsidRPr="0010106F">
              <w:rPr>
                <w:lang w:val="en-GB"/>
              </w:rPr>
              <w:t>250</w:t>
            </w:r>
          </w:p>
        </w:tc>
      </w:tr>
      <w:tr w:rsidR="00CD112F" w:rsidRPr="0010106F" w14:paraId="4BB64A21" w14:textId="77777777" w:rsidTr="00DE0531">
        <w:trPr>
          <w:trHeight w:val="853"/>
        </w:trPr>
        <w:tc>
          <w:tcPr>
            <w:tcW w:w="1080" w:type="dxa"/>
            <w:tcBorders>
              <w:top w:val="single" w:sz="4" w:space="0" w:color="auto"/>
              <w:left w:val="single" w:sz="4" w:space="0" w:color="auto"/>
              <w:bottom w:val="single" w:sz="4" w:space="0" w:color="auto"/>
              <w:right w:val="single" w:sz="4" w:space="0" w:color="auto"/>
            </w:tcBorders>
          </w:tcPr>
          <w:p w14:paraId="4BB64A10" w14:textId="77777777" w:rsidR="00CD112F" w:rsidRPr="0010106F" w:rsidRDefault="00CD112F" w:rsidP="008F425F">
            <w:pPr>
              <w:pStyle w:val="CellHeadingCentered"/>
              <w:rPr>
                <w:lang w:val="en-GB"/>
              </w:rPr>
            </w:pPr>
            <w:r w:rsidRPr="0010106F">
              <w:rPr>
                <w:lang w:val="en-GB"/>
              </w:rPr>
              <w:t>DN (mm)</w:t>
            </w:r>
          </w:p>
          <w:p w14:paraId="4BB64A11" w14:textId="77777777" w:rsidR="00CD112F" w:rsidRPr="0010106F" w:rsidRDefault="00CD112F" w:rsidP="008F425F">
            <w:pPr>
              <w:pStyle w:val="CellHeadingCentered"/>
            </w:pPr>
          </w:p>
        </w:tc>
        <w:tc>
          <w:tcPr>
            <w:tcW w:w="900" w:type="dxa"/>
            <w:tcBorders>
              <w:top w:val="single" w:sz="4" w:space="0" w:color="auto"/>
              <w:left w:val="single" w:sz="4" w:space="0" w:color="auto"/>
              <w:bottom w:val="single" w:sz="4" w:space="0" w:color="auto"/>
              <w:right w:val="single" w:sz="4" w:space="0" w:color="auto"/>
            </w:tcBorders>
          </w:tcPr>
          <w:p w14:paraId="4BB64A12" w14:textId="77777777" w:rsidR="00CD112F" w:rsidRPr="0010106F" w:rsidRDefault="00CD112F" w:rsidP="008F425F">
            <w:pPr>
              <w:pStyle w:val="CellHeadingCentered"/>
            </w:pPr>
            <w:r w:rsidRPr="0010106F">
              <w:t>NPS</w:t>
            </w:r>
          </w:p>
          <w:p w14:paraId="4BB64A13" w14:textId="77777777" w:rsidR="00CD112F" w:rsidRPr="0010106F" w:rsidRDefault="00CD112F" w:rsidP="008F425F">
            <w:pPr>
              <w:pStyle w:val="CellHeadingCentered"/>
            </w:pPr>
            <w:r w:rsidRPr="0010106F">
              <w:t>(</w:t>
            </w:r>
            <w:r w:rsidRPr="0010106F">
              <w:rPr>
                <w:lang w:val="en-GB"/>
              </w:rPr>
              <w:t>ins</w:t>
            </w:r>
            <w:r w:rsidRPr="0010106F">
              <w:t>)</w:t>
            </w:r>
          </w:p>
        </w:tc>
        <w:tc>
          <w:tcPr>
            <w:tcW w:w="900" w:type="dxa"/>
            <w:tcBorders>
              <w:top w:val="single" w:sz="4" w:space="0" w:color="auto"/>
              <w:left w:val="single" w:sz="4" w:space="0" w:color="auto"/>
              <w:bottom w:val="single" w:sz="4" w:space="0" w:color="auto"/>
              <w:right w:val="single" w:sz="4" w:space="0" w:color="auto"/>
            </w:tcBorders>
          </w:tcPr>
          <w:p w14:paraId="4BB64A14" w14:textId="77777777" w:rsidR="00CD112F" w:rsidRPr="0010106F" w:rsidRDefault="00CD112F" w:rsidP="008F425F">
            <w:pPr>
              <w:pStyle w:val="CellHeadingCentered"/>
              <w:rPr>
                <w:lang w:val="en-GB"/>
              </w:rPr>
            </w:pPr>
            <w:r w:rsidRPr="0010106F">
              <w:rPr>
                <w:lang w:val="en-GB"/>
              </w:rPr>
              <w:t>Inner Layer (mm)</w:t>
            </w:r>
          </w:p>
        </w:tc>
        <w:tc>
          <w:tcPr>
            <w:tcW w:w="810" w:type="dxa"/>
            <w:tcBorders>
              <w:top w:val="single" w:sz="4" w:space="0" w:color="auto"/>
              <w:left w:val="single" w:sz="4" w:space="0" w:color="auto"/>
              <w:bottom w:val="single" w:sz="4" w:space="0" w:color="auto"/>
              <w:right w:val="single" w:sz="4" w:space="0" w:color="auto"/>
            </w:tcBorders>
          </w:tcPr>
          <w:p w14:paraId="4BB64A15" w14:textId="77777777" w:rsidR="00CD112F" w:rsidRPr="0010106F" w:rsidRDefault="00CD112F" w:rsidP="008F425F">
            <w:pPr>
              <w:pStyle w:val="CellHeadingCentered"/>
              <w:rPr>
                <w:lang w:val="en-GB"/>
              </w:rPr>
            </w:pPr>
            <w:r w:rsidRPr="0010106F">
              <w:rPr>
                <w:lang w:val="en-GB"/>
              </w:rPr>
              <w:t>Outer Layer</w:t>
            </w:r>
          </w:p>
          <w:p w14:paraId="4BB64A16" w14:textId="77777777" w:rsidR="00CD112F" w:rsidRPr="0010106F" w:rsidRDefault="00CD112F" w:rsidP="008F425F">
            <w:pPr>
              <w:pStyle w:val="CellHeadingCentered"/>
              <w:rPr>
                <w:lang w:val="en-GB"/>
              </w:rPr>
            </w:pPr>
            <w:r w:rsidRPr="0010106F">
              <w:rPr>
                <w:lang w:val="en-GB"/>
              </w:rPr>
              <w:t>(mm)</w:t>
            </w:r>
          </w:p>
        </w:tc>
        <w:tc>
          <w:tcPr>
            <w:tcW w:w="810" w:type="dxa"/>
            <w:tcBorders>
              <w:top w:val="single" w:sz="4" w:space="0" w:color="auto"/>
              <w:left w:val="single" w:sz="4" w:space="0" w:color="auto"/>
              <w:bottom w:val="single" w:sz="4" w:space="0" w:color="auto"/>
              <w:right w:val="single" w:sz="4" w:space="0" w:color="auto"/>
            </w:tcBorders>
          </w:tcPr>
          <w:p w14:paraId="4BB64A17" w14:textId="77777777" w:rsidR="00CD112F" w:rsidRPr="0010106F" w:rsidRDefault="00CD112F" w:rsidP="008F425F">
            <w:pPr>
              <w:pStyle w:val="CellHeadingCentered"/>
            </w:pPr>
            <w:r w:rsidRPr="0010106F">
              <w:rPr>
                <w:lang w:val="en-GB"/>
              </w:rPr>
              <w:t>Inner Layer (mm)</w:t>
            </w:r>
          </w:p>
        </w:tc>
        <w:tc>
          <w:tcPr>
            <w:tcW w:w="810" w:type="dxa"/>
            <w:tcBorders>
              <w:top w:val="single" w:sz="4" w:space="0" w:color="auto"/>
              <w:left w:val="single" w:sz="4" w:space="0" w:color="auto"/>
              <w:bottom w:val="single" w:sz="4" w:space="0" w:color="auto"/>
              <w:right w:val="single" w:sz="4" w:space="0" w:color="auto"/>
            </w:tcBorders>
          </w:tcPr>
          <w:p w14:paraId="4BB64A18" w14:textId="77777777" w:rsidR="00CD112F" w:rsidRPr="0010106F" w:rsidRDefault="00CD112F" w:rsidP="008F425F">
            <w:pPr>
              <w:pStyle w:val="CellHeadingCentered"/>
              <w:rPr>
                <w:lang w:val="en-GB"/>
              </w:rPr>
            </w:pPr>
            <w:r w:rsidRPr="0010106F">
              <w:rPr>
                <w:lang w:val="en-GB"/>
              </w:rPr>
              <w:t>Outer Layer</w:t>
            </w:r>
          </w:p>
          <w:p w14:paraId="4BB64A19" w14:textId="77777777" w:rsidR="00CD112F" w:rsidRPr="0010106F" w:rsidRDefault="00CD112F" w:rsidP="008F425F">
            <w:pPr>
              <w:pStyle w:val="CellHeadingCentered"/>
            </w:pPr>
            <w:r w:rsidRPr="0010106F">
              <w:rPr>
                <w:lang w:val="en-GB"/>
              </w:rPr>
              <w:t>(mm)</w:t>
            </w:r>
          </w:p>
        </w:tc>
        <w:tc>
          <w:tcPr>
            <w:tcW w:w="900" w:type="dxa"/>
            <w:tcBorders>
              <w:top w:val="single" w:sz="4" w:space="0" w:color="auto"/>
              <w:left w:val="single" w:sz="4" w:space="0" w:color="auto"/>
              <w:bottom w:val="single" w:sz="4" w:space="0" w:color="auto"/>
              <w:right w:val="single" w:sz="4" w:space="0" w:color="auto"/>
            </w:tcBorders>
          </w:tcPr>
          <w:p w14:paraId="4BB64A1A" w14:textId="77777777" w:rsidR="00CD112F" w:rsidRPr="0010106F" w:rsidRDefault="00CD112F" w:rsidP="008F425F">
            <w:pPr>
              <w:pStyle w:val="CellHeadingCentered"/>
            </w:pPr>
            <w:r w:rsidRPr="0010106F">
              <w:rPr>
                <w:lang w:val="en-GB"/>
              </w:rPr>
              <w:t>Inner Layer (mm)</w:t>
            </w:r>
          </w:p>
        </w:tc>
        <w:tc>
          <w:tcPr>
            <w:tcW w:w="900" w:type="dxa"/>
            <w:tcBorders>
              <w:top w:val="single" w:sz="4" w:space="0" w:color="auto"/>
              <w:left w:val="single" w:sz="4" w:space="0" w:color="auto"/>
              <w:bottom w:val="single" w:sz="4" w:space="0" w:color="auto"/>
              <w:right w:val="single" w:sz="4" w:space="0" w:color="auto"/>
            </w:tcBorders>
          </w:tcPr>
          <w:p w14:paraId="4BB64A1B" w14:textId="77777777" w:rsidR="00CD112F" w:rsidRPr="0010106F" w:rsidRDefault="00CD112F" w:rsidP="008F425F">
            <w:pPr>
              <w:pStyle w:val="CellHeadingCentered"/>
              <w:rPr>
                <w:lang w:val="en-GB"/>
              </w:rPr>
            </w:pPr>
            <w:r w:rsidRPr="0010106F">
              <w:rPr>
                <w:lang w:val="en-GB"/>
              </w:rPr>
              <w:t>Outer Layer</w:t>
            </w:r>
          </w:p>
          <w:p w14:paraId="4BB64A1C" w14:textId="77777777" w:rsidR="00CD112F" w:rsidRPr="0010106F" w:rsidRDefault="00CD112F" w:rsidP="008F425F">
            <w:pPr>
              <w:pStyle w:val="CellHeadingCentered"/>
            </w:pPr>
            <w:r w:rsidRPr="0010106F">
              <w:rPr>
                <w:lang w:val="en-GB"/>
              </w:rPr>
              <w:t>(mm)</w:t>
            </w:r>
          </w:p>
        </w:tc>
        <w:tc>
          <w:tcPr>
            <w:tcW w:w="900" w:type="dxa"/>
            <w:tcBorders>
              <w:top w:val="single" w:sz="4" w:space="0" w:color="auto"/>
              <w:left w:val="single" w:sz="4" w:space="0" w:color="auto"/>
              <w:bottom w:val="single" w:sz="4" w:space="0" w:color="auto"/>
              <w:right w:val="single" w:sz="4" w:space="0" w:color="auto"/>
            </w:tcBorders>
          </w:tcPr>
          <w:p w14:paraId="4BB64A1D" w14:textId="77777777" w:rsidR="00CD112F" w:rsidRPr="0010106F" w:rsidRDefault="00CD112F" w:rsidP="008F425F">
            <w:pPr>
              <w:pStyle w:val="CellHeadingCentered"/>
              <w:rPr>
                <w:lang w:val="en-GB"/>
              </w:rPr>
            </w:pPr>
            <w:r w:rsidRPr="0010106F">
              <w:rPr>
                <w:lang w:val="en-GB"/>
              </w:rPr>
              <w:t>Inner Layer</w:t>
            </w:r>
          </w:p>
          <w:p w14:paraId="4BB64A1E" w14:textId="77777777" w:rsidR="00CD112F" w:rsidRPr="0010106F" w:rsidRDefault="00CD112F" w:rsidP="008F425F">
            <w:pPr>
              <w:pStyle w:val="CellHeadingCentered"/>
            </w:pPr>
            <w:r w:rsidRPr="0010106F">
              <w:rPr>
                <w:lang w:val="en-GB"/>
              </w:rPr>
              <w:t>(mm)</w:t>
            </w:r>
          </w:p>
        </w:tc>
        <w:tc>
          <w:tcPr>
            <w:tcW w:w="900" w:type="dxa"/>
            <w:tcBorders>
              <w:top w:val="single" w:sz="4" w:space="0" w:color="auto"/>
              <w:left w:val="single" w:sz="4" w:space="0" w:color="auto"/>
              <w:bottom w:val="single" w:sz="4" w:space="0" w:color="auto"/>
              <w:right w:val="single" w:sz="4" w:space="0" w:color="auto"/>
            </w:tcBorders>
          </w:tcPr>
          <w:p w14:paraId="4BB64A1F" w14:textId="77777777" w:rsidR="00CD112F" w:rsidRPr="0010106F" w:rsidRDefault="00CD112F" w:rsidP="008F425F">
            <w:pPr>
              <w:pStyle w:val="CellHeadingCentered"/>
              <w:rPr>
                <w:lang w:val="en-GB"/>
              </w:rPr>
            </w:pPr>
            <w:r w:rsidRPr="0010106F">
              <w:rPr>
                <w:lang w:val="en-GB"/>
              </w:rPr>
              <w:t>Outer Layer</w:t>
            </w:r>
          </w:p>
          <w:p w14:paraId="4BB64A20" w14:textId="77777777" w:rsidR="00CD112F" w:rsidRPr="0010106F" w:rsidRDefault="00CD112F" w:rsidP="008F425F">
            <w:pPr>
              <w:pStyle w:val="CellHeadingCentered"/>
            </w:pPr>
            <w:r w:rsidRPr="0010106F">
              <w:rPr>
                <w:lang w:val="en-GB"/>
              </w:rPr>
              <w:t>(mm)</w:t>
            </w:r>
          </w:p>
        </w:tc>
      </w:tr>
      <w:tr w:rsidR="00CD112F" w:rsidRPr="0010106F" w14:paraId="4BB64A2C"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22" w14:textId="77777777" w:rsidR="00CD112F" w:rsidRPr="0010106F" w:rsidRDefault="00CD112F" w:rsidP="008F425F">
            <w:pPr>
              <w:pStyle w:val="CellBodyCentered"/>
            </w:pPr>
            <w:r w:rsidRPr="0010106F">
              <w:t>80</w:t>
            </w:r>
          </w:p>
        </w:tc>
        <w:tc>
          <w:tcPr>
            <w:tcW w:w="900" w:type="dxa"/>
            <w:tcBorders>
              <w:top w:val="single" w:sz="4" w:space="0" w:color="auto"/>
              <w:left w:val="single" w:sz="4" w:space="0" w:color="auto"/>
              <w:bottom w:val="single" w:sz="4" w:space="0" w:color="auto"/>
              <w:right w:val="single" w:sz="4" w:space="0" w:color="auto"/>
            </w:tcBorders>
          </w:tcPr>
          <w:p w14:paraId="4BB64A23" w14:textId="77777777" w:rsidR="00CD112F" w:rsidRPr="0010106F" w:rsidRDefault="00CD112F" w:rsidP="008F425F">
            <w:pPr>
              <w:pStyle w:val="CellBodyCentered"/>
            </w:pPr>
            <w:r w:rsidRPr="0010106F">
              <w:t>3</w:t>
            </w:r>
          </w:p>
        </w:tc>
        <w:tc>
          <w:tcPr>
            <w:tcW w:w="900" w:type="dxa"/>
            <w:tcBorders>
              <w:top w:val="single" w:sz="4" w:space="0" w:color="auto"/>
              <w:left w:val="single" w:sz="4" w:space="0" w:color="auto"/>
              <w:bottom w:val="single" w:sz="4" w:space="0" w:color="auto"/>
              <w:right w:val="single" w:sz="4" w:space="0" w:color="auto"/>
            </w:tcBorders>
          </w:tcPr>
          <w:p w14:paraId="4BB64A24" w14:textId="77777777" w:rsidR="00CD112F" w:rsidRPr="0010106F" w:rsidRDefault="00CD112F" w:rsidP="008F425F">
            <w:pPr>
              <w:pStyle w:val="CellBodyCentered"/>
              <w:rPr>
                <w:lang w:val="en-GB"/>
              </w:rPr>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25" w14:textId="77777777" w:rsidR="00CD112F" w:rsidRPr="0010106F" w:rsidRDefault="00CD112F" w:rsidP="008F425F">
            <w:pPr>
              <w:pStyle w:val="CellBodyCentered"/>
            </w:pPr>
            <w:r w:rsidRPr="0010106F">
              <w:rPr>
                <w:lang w:val="en-GB"/>
              </w:rPr>
              <w:t>20</w:t>
            </w:r>
          </w:p>
        </w:tc>
        <w:tc>
          <w:tcPr>
            <w:tcW w:w="810" w:type="dxa"/>
            <w:tcBorders>
              <w:top w:val="single" w:sz="4" w:space="0" w:color="auto"/>
              <w:left w:val="single" w:sz="4" w:space="0" w:color="auto"/>
              <w:bottom w:val="single" w:sz="4" w:space="0" w:color="auto"/>
              <w:right w:val="single" w:sz="4" w:space="0" w:color="auto"/>
            </w:tcBorders>
          </w:tcPr>
          <w:p w14:paraId="4BB64A26" w14:textId="77777777" w:rsidR="00CD112F" w:rsidRPr="0010106F" w:rsidRDefault="00CD112F" w:rsidP="008F425F">
            <w:pPr>
              <w:pStyle w:val="CellBodyCentered"/>
              <w:rPr>
                <w:lang w:val="en-GB"/>
              </w:rPr>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27" w14:textId="77777777" w:rsidR="00CD112F" w:rsidRPr="0010106F" w:rsidRDefault="00CD112F" w:rsidP="008F425F">
            <w:pPr>
              <w:pStyle w:val="CellBodyCentered"/>
            </w:pPr>
            <w:r w:rsidRPr="0010106F">
              <w:rPr>
                <w:lang w:val="en-GB"/>
              </w:rPr>
              <w:t>30</w:t>
            </w:r>
          </w:p>
        </w:tc>
        <w:tc>
          <w:tcPr>
            <w:tcW w:w="900" w:type="dxa"/>
            <w:tcBorders>
              <w:top w:val="single" w:sz="4" w:space="0" w:color="auto"/>
              <w:left w:val="single" w:sz="4" w:space="0" w:color="auto"/>
              <w:bottom w:val="single" w:sz="4" w:space="0" w:color="auto"/>
              <w:right w:val="single" w:sz="4" w:space="0" w:color="auto"/>
            </w:tcBorders>
          </w:tcPr>
          <w:p w14:paraId="4BB64A28"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29"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2A"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2B" w14:textId="77777777" w:rsidR="00CD112F" w:rsidRPr="0010106F" w:rsidRDefault="00CD112F" w:rsidP="008F425F">
            <w:pPr>
              <w:pStyle w:val="CellBodyCentered"/>
            </w:pPr>
            <w:r w:rsidRPr="0010106F">
              <w:rPr>
                <w:lang w:val="en-GB"/>
              </w:rPr>
              <w:t>3</w:t>
            </w:r>
            <w:r w:rsidRPr="0010106F">
              <w:t>0</w:t>
            </w:r>
          </w:p>
        </w:tc>
      </w:tr>
      <w:tr w:rsidR="00CD112F" w:rsidRPr="0010106F" w14:paraId="4BB64A37"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2D" w14:textId="77777777" w:rsidR="00CD112F" w:rsidRPr="0010106F" w:rsidRDefault="00CD112F" w:rsidP="008F425F">
            <w:pPr>
              <w:pStyle w:val="CellBodyCentered"/>
            </w:pPr>
            <w:r w:rsidRPr="0010106F">
              <w:t>100</w:t>
            </w:r>
          </w:p>
        </w:tc>
        <w:tc>
          <w:tcPr>
            <w:tcW w:w="900" w:type="dxa"/>
            <w:tcBorders>
              <w:top w:val="single" w:sz="4" w:space="0" w:color="auto"/>
              <w:left w:val="single" w:sz="4" w:space="0" w:color="auto"/>
              <w:bottom w:val="single" w:sz="4" w:space="0" w:color="auto"/>
              <w:right w:val="single" w:sz="4" w:space="0" w:color="auto"/>
            </w:tcBorders>
          </w:tcPr>
          <w:p w14:paraId="4BB64A2E" w14:textId="77777777" w:rsidR="00CD112F" w:rsidRPr="0010106F" w:rsidRDefault="00CD112F" w:rsidP="008F425F">
            <w:pPr>
              <w:pStyle w:val="CellBodyCentered"/>
            </w:pPr>
            <w:r w:rsidRPr="0010106F">
              <w:t>4</w:t>
            </w:r>
          </w:p>
        </w:tc>
        <w:tc>
          <w:tcPr>
            <w:tcW w:w="900" w:type="dxa"/>
            <w:tcBorders>
              <w:top w:val="single" w:sz="4" w:space="0" w:color="auto"/>
              <w:left w:val="single" w:sz="4" w:space="0" w:color="auto"/>
              <w:bottom w:val="single" w:sz="4" w:space="0" w:color="auto"/>
              <w:right w:val="single" w:sz="4" w:space="0" w:color="auto"/>
            </w:tcBorders>
          </w:tcPr>
          <w:p w14:paraId="4BB64A2F" w14:textId="77777777" w:rsidR="00CD112F" w:rsidRPr="0010106F" w:rsidRDefault="00CD112F" w:rsidP="008F425F">
            <w:pPr>
              <w:pStyle w:val="CellBodyCentered"/>
              <w:rPr>
                <w:lang w:val="en-GB"/>
              </w:rPr>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30" w14:textId="77777777" w:rsidR="00CD112F" w:rsidRPr="0010106F" w:rsidRDefault="00CD112F" w:rsidP="008F425F">
            <w:pPr>
              <w:pStyle w:val="CellBodyCentered"/>
            </w:pPr>
            <w:r w:rsidRPr="0010106F">
              <w:rPr>
                <w:lang w:val="en-GB"/>
              </w:rPr>
              <w:t>20</w:t>
            </w:r>
          </w:p>
        </w:tc>
        <w:tc>
          <w:tcPr>
            <w:tcW w:w="810" w:type="dxa"/>
            <w:tcBorders>
              <w:top w:val="single" w:sz="4" w:space="0" w:color="auto"/>
              <w:left w:val="single" w:sz="4" w:space="0" w:color="auto"/>
              <w:bottom w:val="single" w:sz="4" w:space="0" w:color="auto"/>
              <w:right w:val="single" w:sz="4" w:space="0" w:color="auto"/>
            </w:tcBorders>
          </w:tcPr>
          <w:p w14:paraId="4BB64A31"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32" w14:textId="77777777" w:rsidR="00CD112F" w:rsidRPr="0010106F" w:rsidRDefault="00CD112F" w:rsidP="008F425F">
            <w:pPr>
              <w:pStyle w:val="CellBodyCentered"/>
            </w:pPr>
            <w:r w:rsidRPr="0010106F">
              <w:rPr>
                <w:lang w:val="en-GB"/>
              </w:rPr>
              <w:t>30</w:t>
            </w:r>
          </w:p>
        </w:tc>
        <w:tc>
          <w:tcPr>
            <w:tcW w:w="900" w:type="dxa"/>
            <w:tcBorders>
              <w:top w:val="single" w:sz="4" w:space="0" w:color="auto"/>
              <w:left w:val="single" w:sz="4" w:space="0" w:color="auto"/>
              <w:bottom w:val="single" w:sz="4" w:space="0" w:color="auto"/>
              <w:right w:val="single" w:sz="4" w:space="0" w:color="auto"/>
            </w:tcBorders>
          </w:tcPr>
          <w:p w14:paraId="4BB64A33"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34"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35"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36" w14:textId="77777777" w:rsidR="00CD112F" w:rsidRPr="0010106F" w:rsidRDefault="00CD112F" w:rsidP="008F425F">
            <w:pPr>
              <w:pStyle w:val="CellBodyCentered"/>
            </w:pPr>
            <w:r w:rsidRPr="0010106F">
              <w:rPr>
                <w:lang w:val="en-GB"/>
              </w:rPr>
              <w:t>4</w:t>
            </w:r>
            <w:r w:rsidRPr="0010106F">
              <w:t>0</w:t>
            </w:r>
          </w:p>
        </w:tc>
      </w:tr>
      <w:tr w:rsidR="00CD112F" w:rsidRPr="0010106F" w14:paraId="4BB64A42"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38" w14:textId="77777777" w:rsidR="00CD112F" w:rsidRPr="0010106F" w:rsidRDefault="00CD112F" w:rsidP="008F425F">
            <w:pPr>
              <w:pStyle w:val="CellBodyCentered"/>
            </w:pPr>
            <w:r w:rsidRPr="0010106F">
              <w:t>150</w:t>
            </w:r>
          </w:p>
        </w:tc>
        <w:tc>
          <w:tcPr>
            <w:tcW w:w="900" w:type="dxa"/>
            <w:tcBorders>
              <w:top w:val="single" w:sz="4" w:space="0" w:color="auto"/>
              <w:left w:val="single" w:sz="4" w:space="0" w:color="auto"/>
              <w:bottom w:val="single" w:sz="4" w:space="0" w:color="auto"/>
              <w:right w:val="single" w:sz="4" w:space="0" w:color="auto"/>
            </w:tcBorders>
          </w:tcPr>
          <w:p w14:paraId="4BB64A39" w14:textId="77777777" w:rsidR="00CD112F" w:rsidRPr="0010106F" w:rsidRDefault="00CD112F" w:rsidP="008F425F">
            <w:pPr>
              <w:pStyle w:val="CellBodyCentered"/>
            </w:pPr>
            <w:r w:rsidRPr="0010106F">
              <w:t>6</w:t>
            </w:r>
          </w:p>
        </w:tc>
        <w:tc>
          <w:tcPr>
            <w:tcW w:w="900" w:type="dxa"/>
            <w:tcBorders>
              <w:top w:val="single" w:sz="4" w:space="0" w:color="auto"/>
              <w:left w:val="single" w:sz="4" w:space="0" w:color="auto"/>
              <w:bottom w:val="single" w:sz="4" w:space="0" w:color="auto"/>
              <w:right w:val="single" w:sz="4" w:space="0" w:color="auto"/>
            </w:tcBorders>
          </w:tcPr>
          <w:p w14:paraId="4BB64A3A"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3B" w14:textId="77777777" w:rsidR="00CD112F" w:rsidRPr="0010106F" w:rsidRDefault="00CD112F" w:rsidP="008F425F">
            <w:pPr>
              <w:pStyle w:val="CellBodyCentered"/>
            </w:pPr>
            <w:r w:rsidRPr="0010106F">
              <w:rPr>
                <w:lang w:val="en-GB"/>
              </w:rPr>
              <w:t>20</w:t>
            </w:r>
          </w:p>
        </w:tc>
        <w:tc>
          <w:tcPr>
            <w:tcW w:w="810" w:type="dxa"/>
            <w:tcBorders>
              <w:top w:val="single" w:sz="4" w:space="0" w:color="auto"/>
              <w:left w:val="single" w:sz="4" w:space="0" w:color="auto"/>
              <w:bottom w:val="single" w:sz="4" w:space="0" w:color="auto"/>
              <w:right w:val="single" w:sz="4" w:space="0" w:color="auto"/>
            </w:tcBorders>
          </w:tcPr>
          <w:p w14:paraId="4BB64A3C"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3D" w14:textId="77777777" w:rsidR="00CD112F" w:rsidRPr="0010106F" w:rsidRDefault="00CD112F" w:rsidP="008F425F">
            <w:pPr>
              <w:pStyle w:val="CellBodyCentered"/>
            </w:pPr>
            <w:r w:rsidRPr="0010106F">
              <w:rPr>
                <w:lang w:val="en-GB"/>
              </w:rPr>
              <w:t>30</w:t>
            </w:r>
          </w:p>
        </w:tc>
        <w:tc>
          <w:tcPr>
            <w:tcW w:w="900" w:type="dxa"/>
            <w:tcBorders>
              <w:top w:val="single" w:sz="4" w:space="0" w:color="auto"/>
              <w:left w:val="single" w:sz="4" w:space="0" w:color="auto"/>
              <w:bottom w:val="single" w:sz="4" w:space="0" w:color="auto"/>
              <w:right w:val="single" w:sz="4" w:space="0" w:color="auto"/>
            </w:tcBorders>
          </w:tcPr>
          <w:p w14:paraId="4BB64A3E"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3F"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40"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41" w14:textId="77777777" w:rsidR="00CD112F" w:rsidRPr="0010106F" w:rsidRDefault="00CD112F" w:rsidP="008F425F">
            <w:pPr>
              <w:pStyle w:val="CellBodyCentered"/>
            </w:pPr>
            <w:r w:rsidRPr="0010106F">
              <w:rPr>
                <w:lang w:val="en-GB"/>
              </w:rPr>
              <w:t>4</w:t>
            </w:r>
            <w:r w:rsidRPr="0010106F">
              <w:t>0</w:t>
            </w:r>
          </w:p>
        </w:tc>
      </w:tr>
      <w:tr w:rsidR="00CD112F" w:rsidRPr="0010106F" w14:paraId="4BB64A4D"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43" w14:textId="77777777" w:rsidR="00CD112F" w:rsidRPr="0010106F" w:rsidRDefault="00CD112F" w:rsidP="008F425F">
            <w:pPr>
              <w:pStyle w:val="CellBodyCentered"/>
            </w:pPr>
            <w:r w:rsidRPr="0010106F">
              <w:t>200</w:t>
            </w:r>
          </w:p>
        </w:tc>
        <w:tc>
          <w:tcPr>
            <w:tcW w:w="900" w:type="dxa"/>
            <w:tcBorders>
              <w:top w:val="single" w:sz="4" w:space="0" w:color="auto"/>
              <w:left w:val="single" w:sz="4" w:space="0" w:color="auto"/>
              <w:bottom w:val="single" w:sz="4" w:space="0" w:color="auto"/>
              <w:right w:val="single" w:sz="4" w:space="0" w:color="auto"/>
            </w:tcBorders>
          </w:tcPr>
          <w:p w14:paraId="4BB64A44" w14:textId="77777777" w:rsidR="00CD112F" w:rsidRPr="0010106F" w:rsidRDefault="00CD112F" w:rsidP="008F425F">
            <w:pPr>
              <w:pStyle w:val="CellBodyCentered"/>
            </w:pPr>
            <w:r w:rsidRPr="0010106F">
              <w:t>8</w:t>
            </w:r>
          </w:p>
        </w:tc>
        <w:tc>
          <w:tcPr>
            <w:tcW w:w="900" w:type="dxa"/>
            <w:tcBorders>
              <w:top w:val="single" w:sz="4" w:space="0" w:color="auto"/>
              <w:left w:val="single" w:sz="4" w:space="0" w:color="auto"/>
              <w:bottom w:val="single" w:sz="4" w:space="0" w:color="auto"/>
              <w:right w:val="single" w:sz="4" w:space="0" w:color="auto"/>
            </w:tcBorders>
          </w:tcPr>
          <w:p w14:paraId="4BB64A45"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46" w14:textId="77777777" w:rsidR="00CD112F" w:rsidRPr="0010106F" w:rsidRDefault="00CD112F" w:rsidP="008F425F">
            <w:pPr>
              <w:pStyle w:val="CellBodyCentered"/>
            </w:pPr>
            <w:r w:rsidRPr="0010106F">
              <w:rPr>
                <w:lang w:val="en-GB"/>
              </w:rPr>
              <w:t>20</w:t>
            </w:r>
          </w:p>
        </w:tc>
        <w:tc>
          <w:tcPr>
            <w:tcW w:w="810" w:type="dxa"/>
            <w:tcBorders>
              <w:top w:val="single" w:sz="4" w:space="0" w:color="auto"/>
              <w:left w:val="single" w:sz="4" w:space="0" w:color="auto"/>
              <w:bottom w:val="single" w:sz="4" w:space="0" w:color="auto"/>
              <w:right w:val="single" w:sz="4" w:space="0" w:color="auto"/>
            </w:tcBorders>
          </w:tcPr>
          <w:p w14:paraId="4BB64A47"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48" w14:textId="77777777" w:rsidR="00CD112F" w:rsidRPr="0010106F" w:rsidRDefault="00CD112F" w:rsidP="008F425F">
            <w:pPr>
              <w:pStyle w:val="CellBodyCentered"/>
            </w:pPr>
            <w:r w:rsidRPr="0010106F">
              <w:rPr>
                <w:lang w:val="en-GB"/>
              </w:rPr>
              <w:t>40</w:t>
            </w:r>
          </w:p>
        </w:tc>
        <w:tc>
          <w:tcPr>
            <w:tcW w:w="900" w:type="dxa"/>
            <w:tcBorders>
              <w:top w:val="single" w:sz="4" w:space="0" w:color="auto"/>
              <w:left w:val="single" w:sz="4" w:space="0" w:color="auto"/>
              <w:bottom w:val="single" w:sz="4" w:space="0" w:color="auto"/>
              <w:right w:val="single" w:sz="4" w:space="0" w:color="auto"/>
            </w:tcBorders>
          </w:tcPr>
          <w:p w14:paraId="4BB64A49"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4A" w14:textId="77777777" w:rsidR="00CD112F" w:rsidRPr="0010106F" w:rsidRDefault="00CD112F" w:rsidP="008F425F">
            <w:pPr>
              <w:pStyle w:val="CellBodyCentered"/>
            </w:pPr>
            <w:r w:rsidRPr="0010106F">
              <w:rPr>
                <w:lang w:val="en-GB"/>
              </w:rPr>
              <w:t>4</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4B"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4C" w14:textId="77777777" w:rsidR="00CD112F" w:rsidRPr="0010106F" w:rsidRDefault="00CD112F" w:rsidP="008F425F">
            <w:pPr>
              <w:pStyle w:val="CellBodyCentered"/>
            </w:pPr>
            <w:r w:rsidRPr="0010106F">
              <w:rPr>
                <w:lang w:val="en-GB"/>
              </w:rPr>
              <w:t>4</w:t>
            </w:r>
            <w:r w:rsidRPr="0010106F">
              <w:t>0</w:t>
            </w:r>
          </w:p>
        </w:tc>
      </w:tr>
      <w:tr w:rsidR="00CD112F" w:rsidRPr="0010106F" w14:paraId="4BB64A58"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4E" w14:textId="77777777" w:rsidR="00CD112F" w:rsidRPr="0010106F" w:rsidRDefault="00CD112F" w:rsidP="008F425F">
            <w:pPr>
              <w:pStyle w:val="CellBodyCentered"/>
            </w:pPr>
            <w:r w:rsidRPr="0010106F">
              <w:t>250</w:t>
            </w:r>
          </w:p>
        </w:tc>
        <w:tc>
          <w:tcPr>
            <w:tcW w:w="900" w:type="dxa"/>
            <w:tcBorders>
              <w:top w:val="single" w:sz="4" w:space="0" w:color="auto"/>
              <w:left w:val="single" w:sz="4" w:space="0" w:color="auto"/>
              <w:bottom w:val="single" w:sz="4" w:space="0" w:color="auto"/>
              <w:right w:val="single" w:sz="4" w:space="0" w:color="auto"/>
            </w:tcBorders>
          </w:tcPr>
          <w:p w14:paraId="4BB64A4F" w14:textId="77777777" w:rsidR="00CD112F" w:rsidRPr="0010106F" w:rsidRDefault="00CD112F" w:rsidP="008F425F">
            <w:pPr>
              <w:pStyle w:val="CellBodyCentered"/>
            </w:pPr>
            <w:r w:rsidRPr="0010106F">
              <w:t>10</w:t>
            </w:r>
          </w:p>
        </w:tc>
        <w:tc>
          <w:tcPr>
            <w:tcW w:w="900" w:type="dxa"/>
            <w:tcBorders>
              <w:top w:val="single" w:sz="4" w:space="0" w:color="auto"/>
              <w:left w:val="single" w:sz="4" w:space="0" w:color="auto"/>
              <w:bottom w:val="single" w:sz="4" w:space="0" w:color="auto"/>
              <w:right w:val="single" w:sz="4" w:space="0" w:color="auto"/>
            </w:tcBorders>
          </w:tcPr>
          <w:p w14:paraId="4BB64A50"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1"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2"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3" w14:textId="77777777" w:rsidR="00CD112F" w:rsidRPr="0010106F" w:rsidRDefault="00CD112F" w:rsidP="008F425F">
            <w:pPr>
              <w:pStyle w:val="CellBodyCentered"/>
            </w:pPr>
            <w:r w:rsidRPr="0010106F">
              <w:rPr>
                <w:lang w:val="en-GB"/>
              </w:rPr>
              <w:t>40</w:t>
            </w:r>
          </w:p>
        </w:tc>
        <w:tc>
          <w:tcPr>
            <w:tcW w:w="900" w:type="dxa"/>
            <w:tcBorders>
              <w:top w:val="single" w:sz="4" w:space="0" w:color="auto"/>
              <w:left w:val="single" w:sz="4" w:space="0" w:color="auto"/>
              <w:bottom w:val="single" w:sz="4" w:space="0" w:color="auto"/>
              <w:right w:val="single" w:sz="4" w:space="0" w:color="auto"/>
            </w:tcBorders>
          </w:tcPr>
          <w:p w14:paraId="4BB64A54"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55" w14:textId="77777777" w:rsidR="00CD112F" w:rsidRPr="0010106F" w:rsidRDefault="00CD112F" w:rsidP="008F425F">
            <w:pPr>
              <w:pStyle w:val="CellBodyCentered"/>
            </w:pPr>
            <w:r w:rsidRPr="0010106F">
              <w:rPr>
                <w:lang w:val="en-GB"/>
              </w:rPr>
              <w:t>5</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56"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57" w14:textId="77777777" w:rsidR="00CD112F" w:rsidRPr="0010106F" w:rsidRDefault="00CD112F" w:rsidP="008F425F">
            <w:pPr>
              <w:pStyle w:val="CellBodyCentered"/>
            </w:pPr>
            <w:r w:rsidRPr="0010106F">
              <w:rPr>
                <w:lang w:val="en-GB"/>
              </w:rPr>
              <w:t>50</w:t>
            </w:r>
          </w:p>
        </w:tc>
      </w:tr>
      <w:tr w:rsidR="00CD112F" w:rsidRPr="0010106F" w14:paraId="4BB64A63"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59" w14:textId="77777777" w:rsidR="00CD112F" w:rsidRPr="0010106F" w:rsidRDefault="00CD112F" w:rsidP="008F425F">
            <w:pPr>
              <w:pStyle w:val="CellBodyCentered"/>
            </w:pPr>
            <w:r w:rsidRPr="0010106F">
              <w:t>300</w:t>
            </w:r>
          </w:p>
        </w:tc>
        <w:tc>
          <w:tcPr>
            <w:tcW w:w="900" w:type="dxa"/>
            <w:tcBorders>
              <w:top w:val="single" w:sz="4" w:space="0" w:color="auto"/>
              <w:left w:val="single" w:sz="4" w:space="0" w:color="auto"/>
              <w:bottom w:val="single" w:sz="4" w:space="0" w:color="auto"/>
              <w:right w:val="single" w:sz="4" w:space="0" w:color="auto"/>
            </w:tcBorders>
          </w:tcPr>
          <w:p w14:paraId="4BB64A5A" w14:textId="77777777" w:rsidR="00CD112F" w:rsidRPr="0010106F" w:rsidRDefault="00CD112F" w:rsidP="008F425F">
            <w:pPr>
              <w:pStyle w:val="CellBodyCentered"/>
            </w:pPr>
            <w:r w:rsidRPr="0010106F">
              <w:t>12</w:t>
            </w:r>
          </w:p>
        </w:tc>
        <w:tc>
          <w:tcPr>
            <w:tcW w:w="900" w:type="dxa"/>
            <w:tcBorders>
              <w:top w:val="single" w:sz="4" w:space="0" w:color="auto"/>
              <w:left w:val="single" w:sz="4" w:space="0" w:color="auto"/>
              <w:bottom w:val="single" w:sz="4" w:space="0" w:color="auto"/>
              <w:right w:val="single" w:sz="4" w:space="0" w:color="auto"/>
            </w:tcBorders>
          </w:tcPr>
          <w:p w14:paraId="4BB64A5B"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C"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D"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5E" w14:textId="77777777" w:rsidR="00CD112F" w:rsidRPr="0010106F" w:rsidRDefault="00CD112F" w:rsidP="008F425F">
            <w:pPr>
              <w:pStyle w:val="CellBodyCentered"/>
            </w:pPr>
            <w:r w:rsidRPr="0010106F">
              <w:rPr>
                <w:lang w:val="en-GB"/>
              </w:rPr>
              <w:t>40</w:t>
            </w:r>
          </w:p>
        </w:tc>
        <w:tc>
          <w:tcPr>
            <w:tcW w:w="900" w:type="dxa"/>
            <w:tcBorders>
              <w:top w:val="single" w:sz="4" w:space="0" w:color="auto"/>
              <w:left w:val="single" w:sz="4" w:space="0" w:color="auto"/>
              <w:bottom w:val="single" w:sz="4" w:space="0" w:color="auto"/>
              <w:right w:val="single" w:sz="4" w:space="0" w:color="auto"/>
            </w:tcBorders>
          </w:tcPr>
          <w:p w14:paraId="4BB64A5F"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0" w14:textId="77777777" w:rsidR="00CD112F" w:rsidRPr="0010106F" w:rsidRDefault="00CD112F" w:rsidP="008F425F">
            <w:pPr>
              <w:pStyle w:val="CellBodyCentered"/>
            </w:pPr>
            <w:r w:rsidRPr="0010106F">
              <w:rPr>
                <w:lang w:val="en-GB"/>
              </w:rPr>
              <w:t>5</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1"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2" w14:textId="77777777" w:rsidR="00CD112F" w:rsidRPr="0010106F" w:rsidRDefault="00CD112F" w:rsidP="008F425F">
            <w:pPr>
              <w:pStyle w:val="CellBodyCentered"/>
            </w:pPr>
            <w:r w:rsidRPr="0010106F">
              <w:rPr>
                <w:lang w:val="en-GB"/>
              </w:rPr>
              <w:t>50</w:t>
            </w:r>
          </w:p>
        </w:tc>
      </w:tr>
      <w:tr w:rsidR="00CD112F" w:rsidRPr="0010106F" w14:paraId="4BB64A6E"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64" w14:textId="77777777" w:rsidR="00CD112F" w:rsidRPr="0010106F" w:rsidRDefault="00CD112F" w:rsidP="008F425F">
            <w:pPr>
              <w:pStyle w:val="CellBodyCentered"/>
            </w:pPr>
            <w:r w:rsidRPr="0010106F">
              <w:t>350</w:t>
            </w:r>
          </w:p>
        </w:tc>
        <w:tc>
          <w:tcPr>
            <w:tcW w:w="900" w:type="dxa"/>
            <w:tcBorders>
              <w:top w:val="single" w:sz="4" w:space="0" w:color="auto"/>
              <w:left w:val="single" w:sz="4" w:space="0" w:color="auto"/>
              <w:bottom w:val="single" w:sz="4" w:space="0" w:color="auto"/>
              <w:right w:val="single" w:sz="4" w:space="0" w:color="auto"/>
            </w:tcBorders>
          </w:tcPr>
          <w:p w14:paraId="4BB64A65" w14:textId="77777777" w:rsidR="00CD112F" w:rsidRPr="0010106F" w:rsidRDefault="00CD112F" w:rsidP="008F425F">
            <w:pPr>
              <w:pStyle w:val="CellBodyCentered"/>
            </w:pPr>
            <w:r w:rsidRPr="0010106F">
              <w:t>14</w:t>
            </w:r>
          </w:p>
        </w:tc>
        <w:tc>
          <w:tcPr>
            <w:tcW w:w="900" w:type="dxa"/>
            <w:tcBorders>
              <w:top w:val="single" w:sz="4" w:space="0" w:color="auto"/>
              <w:left w:val="single" w:sz="4" w:space="0" w:color="auto"/>
              <w:bottom w:val="single" w:sz="4" w:space="0" w:color="auto"/>
              <w:right w:val="single" w:sz="4" w:space="0" w:color="auto"/>
            </w:tcBorders>
          </w:tcPr>
          <w:p w14:paraId="4BB64A66"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67"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68"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69" w14:textId="77777777" w:rsidR="00CD112F" w:rsidRPr="0010106F" w:rsidRDefault="00CD112F" w:rsidP="008F425F">
            <w:pPr>
              <w:pStyle w:val="CellBodyCentered"/>
            </w:pPr>
            <w:r w:rsidRPr="0010106F">
              <w:rPr>
                <w:lang w:val="en-GB"/>
              </w:rPr>
              <w:t>40</w:t>
            </w:r>
          </w:p>
        </w:tc>
        <w:tc>
          <w:tcPr>
            <w:tcW w:w="900" w:type="dxa"/>
            <w:tcBorders>
              <w:top w:val="single" w:sz="4" w:space="0" w:color="auto"/>
              <w:left w:val="single" w:sz="4" w:space="0" w:color="auto"/>
              <w:bottom w:val="single" w:sz="4" w:space="0" w:color="auto"/>
              <w:right w:val="single" w:sz="4" w:space="0" w:color="auto"/>
            </w:tcBorders>
          </w:tcPr>
          <w:p w14:paraId="4BB64A6A"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B" w14:textId="77777777" w:rsidR="00CD112F" w:rsidRPr="0010106F" w:rsidRDefault="00CD112F" w:rsidP="008F425F">
            <w:pPr>
              <w:pStyle w:val="CellBodyCentered"/>
            </w:pPr>
            <w:r w:rsidRPr="0010106F">
              <w:rPr>
                <w:lang w:val="en-GB"/>
              </w:rPr>
              <w:t>6</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C"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6D" w14:textId="77777777" w:rsidR="00CD112F" w:rsidRPr="0010106F" w:rsidRDefault="00CD112F" w:rsidP="008F425F">
            <w:pPr>
              <w:pStyle w:val="CellBodyCentered"/>
            </w:pPr>
            <w:r w:rsidRPr="0010106F">
              <w:rPr>
                <w:lang w:val="en-GB"/>
              </w:rPr>
              <w:t>60</w:t>
            </w:r>
          </w:p>
        </w:tc>
      </w:tr>
      <w:tr w:rsidR="00CD112F" w:rsidRPr="0010106F" w14:paraId="4BB64A79"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6F" w14:textId="77777777" w:rsidR="00CD112F" w:rsidRPr="0010106F" w:rsidRDefault="00CD112F" w:rsidP="008F425F">
            <w:pPr>
              <w:pStyle w:val="CellBodyCentered"/>
            </w:pPr>
            <w:r w:rsidRPr="0010106F">
              <w:t>400</w:t>
            </w:r>
          </w:p>
        </w:tc>
        <w:tc>
          <w:tcPr>
            <w:tcW w:w="900" w:type="dxa"/>
            <w:tcBorders>
              <w:top w:val="single" w:sz="4" w:space="0" w:color="auto"/>
              <w:left w:val="single" w:sz="4" w:space="0" w:color="auto"/>
              <w:bottom w:val="single" w:sz="4" w:space="0" w:color="auto"/>
              <w:right w:val="single" w:sz="4" w:space="0" w:color="auto"/>
            </w:tcBorders>
          </w:tcPr>
          <w:p w14:paraId="4BB64A70" w14:textId="77777777" w:rsidR="00CD112F" w:rsidRPr="0010106F" w:rsidRDefault="00CD112F" w:rsidP="008F425F">
            <w:pPr>
              <w:pStyle w:val="CellBodyCentered"/>
            </w:pPr>
            <w:r w:rsidRPr="0010106F">
              <w:t>16</w:t>
            </w:r>
          </w:p>
        </w:tc>
        <w:tc>
          <w:tcPr>
            <w:tcW w:w="900" w:type="dxa"/>
            <w:tcBorders>
              <w:top w:val="single" w:sz="4" w:space="0" w:color="auto"/>
              <w:left w:val="single" w:sz="4" w:space="0" w:color="auto"/>
              <w:bottom w:val="single" w:sz="4" w:space="0" w:color="auto"/>
              <w:right w:val="single" w:sz="4" w:space="0" w:color="auto"/>
            </w:tcBorders>
          </w:tcPr>
          <w:p w14:paraId="4BB64A71"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72" w14:textId="77777777" w:rsidR="00CD112F" w:rsidRPr="0010106F" w:rsidRDefault="00CD112F" w:rsidP="008F425F">
            <w:pPr>
              <w:pStyle w:val="CellBodyCentered"/>
            </w:pPr>
            <w:r w:rsidRPr="0010106F">
              <w:rPr>
                <w:lang w:val="en-GB"/>
              </w:rPr>
              <w:t>40</w:t>
            </w:r>
          </w:p>
        </w:tc>
        <w:tc>
          <w:tcPr>
            <w:tcW w:w="810" w:type="dxa"/>
            <w:tcBorders>
              <w:top w:val="single" w:sz="4" w:space="0" w:color="auto"/>
              <w:left w:val="single" w:sz="4" w:space="0" w:color="auto"/>
              <w:bottom w:val="single" w:sz="4" w:space="0" w:color="auto"/>
              <w:right w:val="single" w:sz="4" w:space="0" w:color="auto"/>
            </w:tcBorders>
          </w:tcPr>
          <w:p w14:paraId="4BB64A73"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74" w14:textId="77777777" w:rsidR="00CD112F" w:rsidRPr="0010106F" w:rsidRDefault="00CD112F" w:rsidP="008F425F">
            <w:pPr>
              <w:pStyle w:val="CellBodyCentered"/>
            </w:pPr>
            <w:r w:rsidRPr="0010106F">
              <w:rPr>
                <w:lang w:val="en-GB"/>
              </w:rPr>
              <w:t>40</w:t>
            </w:r>
          </w:p>
        </w:tc>
        <w:tc>
          <w:tcPr>
            <w:tcW w:w="900" w:type="dxa"/>
            <w:tcBorders>
              <w:top w:val="single" w:sz="4" w:space="0" w:color="auto"/>
              <w:left w:val="single" w:sz="4" w:space="0" w:color="auto"/>
              <w:bottom w:val="single" w:sz="4" w:space="0" w:color="auto"/>
              <w:right w:val="single" w:sz="4" w:space="0" w:color="auto"/>
            </w:tcBorders>
          </w:tcPr>
          <w:p w14:paraId="4BB64A75"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76" w14:textId="77777777" w:rsidR="00CD112F" w:rsidRPr="0010106F" w:rsidRDefault="00CD112F" w:rsidP="008F425F">
            <w:pPr>
              <w:pStyle w:val="CellBodyCentered"/>
            </w:pPr>
            <w:r w:rsidRPr="0010106F">
              <w:rPr>
                <w:lang w:val="en-GB"/>
              </w:rPr>
              <w:t>60</w:t>
            </w:r>
          </w:p>
        </w:tc>
        <w:tc>
          <w:tcPr>
            <w:tcW w:w="900" w:type="dxa"/>
            <w:tcBorders>
              <w:top w:val="single" w:sz="4" w:space="0" w:color="auto"/>
              <w:left w:val="single" w:sz="4" w:space="0" w:color="auto"/>
              <w:bottom w:val="single" w:sz="4" w:space="0" w:color="auto"/>
              <w:right w:val="single" w:sz="4" w:space="0" w:color="auto"/>
            </w:tcBorders>
          </w:tcPr>
          <w:p w14:paraId="4BB64A77"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78" w14:textId="77777777" w:rsidR="00CD112F" w:rsidRPr="0010106F" w:rsidRDefault="00CD112F" w:rsidP="008F425F">
            <w:pPr>
              <w:pStyle w:val="CellBodyCentered"/>
            </w:pPr>
            <w:r w:rsidRPr="0010106F">
              <w:rPr>
                <w:lang w:val="en-GB"/>
              </w:rPr>
              <w:t>80</w:t>
            </w:r>
          </w:p>
        </w:tc>
      </w:tr>
      <w:tr w:rsidR="00CD112F" w:rsidRPr="0010106F" w14:paraId="4BB64A84"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7A" w14:textId="77777777" w:rsidR="00CD112F" w:rsidRPr="0010106F" w:rsidRDefault="00CD112F" w:rsidP="008F425F">
            <w:pPr>
              <w:pStyle w:val="CellBodyCentered"/>
            </w:pPr>
            <w:r w:rsidRPr="0010106F">
              <w:t>450</w:t>
            </w:r>
          </w:p>
        </w:tc>
        <w:tc>
          <w:tcPr>
            <w:tcW w:w="900" w:type="dxa"/>
            <w:tcBorders>
              <w:top w:val="single" w:sz="4" w:space="0" w:color="auto"/>
              <w:left w:val="single" w:sz="4" w:space="0" w:color="auto"/>
              <w:bottom w:val="single" w:sz="4" w:space="0" w:color="auto"/>
              <w:right w:val="single" w:sz="4" w:space="0" w:color="auto"/>
            </w:tcBorders>
          </w:tcPr>
          <w:p w14:paraId="4BB64A7B" w14:textId="77777777" w:rsidR="00CD112F" w:rsidRPr="0010106F" w:rsidRDefault="00CD112F" w:rsidP="008F425F">
            <w:pPr>
              <w:pStyle w:val="CellBodyCentered"/>
            </w:pPr>
            <w:r w:rsidRPr="0010106F">
              <w:t>18</w:t>
            </w:r>
          </w:p>
        </w:tc>
        <w:tc>
          <w:tcPr>
            <w:tcW w:w="900" w:type="dxa"/>
            <w:tcBorders>
              <w:top w:val="single" w:sz="4" w:space="0" w:color="auto"/>
              <w:left w:val="single" w:sz="4" w:space="0" w:color="auto"/>
              <w:bottom w:val="single" w:sz="4" w:space="0" w:color="auto"/>
              <w:right w:val="single" w:sz="4" w:space="0" w:color="auto"/>
            </w:tcBorders>
          </w:tcPr>
          <w:p w14:paraId="4BB64A7C"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7D" w14:textId="77777777" w:rsidR="00CD112F" w:rsidRPr="0010106F" w:rsidRDefault="00CD112F" w:rsidP="008F425F">
            <w:pPr>
              <w:pStyle w:val="CellBodyCentered"/>
            </w:pPr>
            <w:r w:rsidRPr="0010106F">
              <w:rPr>
                <w:lang w:val="en-GB"/>
              </w:rPr>
              <w:t>40</w:t>
            </w:r>
          </w:p>
        </w:tc>
        <w:tc>
          <w:tcPr>
            <w:tcW w:w="810" w:type="dxa"/>
            <w:tcBorders>
              <w:top w:val="single" w:sz="4" w:space="0" w:color="auto"/>
              <w:left w:val="single" w:sz="4" w:space="0" w:color="auto"/>
              <w:bottom w:val="single" w:sz="4" w:space="0" w:color="auto"/>
              <w:right w:val="single" w:sz="4" w:space="0" w:color="auto"/>
            </w:tcBorders>
          </w:tcPr>
          <w:p w14:paraId="4BB64A7E"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7F" w14:textId="77777777" w:rsidR="00CD112F" w:rsidRPr="0010106F" w:rsidRDefault="00CD112F" w:rsidP="008F425F">
            <w:pPr>
              <w:pStyle w:val="CellBodyCentered"/>
            </w:pPr>
            <w:r w:rsidRPr="0010106F">
              <w:rPr>
                <w:lang w:val="en-GB"/>
              </w:rPr>
              <w:t>60</w:t>
            </w:r>
          </w:p>
        </w:tc>
        <w:tc>
          <w:tcPr>
            <w:tcW w:w="900" w:type="dxa"/>
            <w:tcBorders>
              <w:top w:val="single" w:sz="4" w:space="0" w:color="auto"/>
              <w:left w:val="single" w:sz="4" w:space="0" w:color="auto"/>
              <w:bottom w:val="single" w:sz="4" w:space="0" w:color="auto"/>
              <w:right w:val="single" w:sz="4" w:space="0" w:color="auto"/>
            </w:tcBorders>
          </w:tcPr>
          <w:p w14:paraId="4BB64A80"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81" w14:textId="77777777" w:rsidR="00CD112F" w:rsidRPr="0010106F" w:rsidRDefault="00CD112F" w:rsidP="008F425F">
            <w:pPr>
              <w:pStyle w:val="CellBodyCentered"/>
            </w:pPr>
            <w:r w:rsidRPr="0010106F">
              <w:rPr>
                <w:lang w:val="en-GB"/>
              </w:rPr>
              <w:t>70</w:t>
            </w:r>
          </w:p>
        </w:tc>
        <w:tc>
          <w:tcPr>
            <w:tcW w:w="900" w:type="dxa"/>
            <w:tcBorders>
              <w:top w:val="single" w:sz="4" w:space="0" w:color="auto"/>
              <w:left w:val="single" w:sz="4" w:space="0" w:color="auto"/>
              <w:bottom w:val="single" w:sz="4" w:space="0" w:color="auto"/>
              <w:right w:val="single" w:sz="4" w:space="0" w:color="auto"/>
            </w:tcBorders>
          </w:tcPr>
          <w:p w14:paraId="4BB64A82"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83" w14:textId="77777777" w:rsidR="00CD112F" w:rsidRPr="0010106F" w:rsidRDefault="00CD112F" w:rsidP="008F425F">
            <w:pPr>
              <w:pStyle w:val="CellBodyCentered"/>
            </w:pPr>
            <w:r w:rsidRPr="0010106F">
              <w:rPr>
                <w:lang w:val="en-GB"/>
              </w:rPr>
              <w:t>80</w:t>
            </w:r>
          </w:p>
        </w:tc>
      </w:tr>
      <w:tr w:rsidR="00CD112F" w:rsidRPr="0010106F" w14:paraId="4BB64A8F"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85" w14:textId="77777777" w:rsidR="00CD112F" w:rsidRPr="0010106F" w:rsidRDefault="00CD112F" w:rsidP="008F425F">
            <w:pPr>
              <w:pStyle w:val="CellBodyCentered"/>
            </w:pPr>
            <w:r w:rsidRPr="0010106F">
              <w:t>500</w:t>
            </w:r>
          </w:p>
        </w:tc>
        <w:tc>
          <w:tcPr>
            <w:tcW w:w="900" w:type="dxa"/>
            <w:tcBorders>
              <w:top w:val="single" w:sz="4" w:space="0" w:color="auto"/>
              <w:left w:val="single" w:sz="4" w:space="0" w:color="auto"/>
              <w:bottom w:val="single" w:sz="4" w:space="0" w:color="auto"/>
              <w:right w:val="single" w:sz="4" w:space="0" w:color="auto"/>
            </w:tcBorders>
          </w:tcPr>
          <w:p w14:paraId="4BB64A86" w14:textId="77777777" w:rsidR="00CD112F" w:rsidRPr="0010106F" w:rsidRDefault="00CD112F" w:rsidP="008F425F">
            <w:pPr>
              <w:pStyle w:val="CellBodyCentered"/>
            </w:pPr>
            <w:r w:rsidRPr="0010106F">
              <w:t>20</w:t>
            </w:r>
          </w:p>
        </w:tc>
        <w:tc>
          <w:tcPr>
            <w:tcW w:w="900" w:type="dxa"/>
            <w:tcBorders>
              <w:top w:val="single" w:sz="4" w:space="0" w:color="auto"/>
              <w:left w:val="single" w:sz="4" w:space="0" w:color="auto"/>
              <w:bottom w:val="single" w:sz="4" w:space="0" w:color="auto"/>
              <w:right w:val="single" w:sz="4" w:space="0" w:color="auto"/>
            </w:tcBorders>
          </w:tcPr>
          <w:p w14:paraId="4BB64A87"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88" w14:textId="77777777" w:rsidR="00CD112F" w:rsidRPr="0010106F" w:rsidRDefault="00CD112F" w:rsidP="008F425F">
            <w:pPr>
              <w:pStyle w:val="CellBodyCentered"/>
            </w:pPr>
            <w:r w:rsidRPr="0010106F">
              <w:rPr>
                <w:lang w:val="en-GB"/>
              </w:rPr>
              <w:t>40</w:t>
            </w:r>
          </w:p>
        </w:tc>
        <w:tc>
          <w:tcPr>
            <w:tcW w:w="810" w:type="dxa"/>
            <w:tcBorders>
              <w:top w:val="single" w:sz="4" w:space="0" w:color="auto"/>
              <w:left w:val="single" w:sz="4" w:space="0" w:color="auto"/>
              <w:bottom w:val="single" w:sz="4" w:space="0" w:color="auto"/>
              <w:right w:val="single" w:sz="4" w:space="0" w:color="auto"/>
            </w:tcBorders>
          </w:tcPr>
          <w:p w14:paraId="4BB64A89"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8A" w14:textId="77777777" w:rsidR="00CD112F" w:rsidRPr="0010106F" w:rsidRDefault="00CD112F" w:rsidP="008F425F">
            <w:pPr>
              <w:pStyle w:val="CellBodyCentered"/>
            </w:pPr>
            <w:r w:rsidRPr="0010106F">
              <w:rPr>
                <w:lang w:val="en-GB"/>
              </w:rPr>
              <w:t>60</w:t>
            </w:r>
          </w:p>
        </w:tc>
        <w:tc>
          <w:tcPr>
            <w:tcW w:w="900" w:type="dxa"/>
            <w:tcBorders>
              <w:top w:val="single" w:sz="4" w:space="0" w:color="auto"/>
              <w:left w:val="single" w:sz="4" w:space="0" w:color="auto"/>
              <w:bottom w:val="single" w:sz="4" w:space="0" w:color="auto"/>
              <w:right w:val="single" w:sz="4" w:space="0" w:color="auto"/>
            </w:tcBorders>
          </w:tcPr>
          <w:p w14:paraId="4BB64A8B"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8C" w14:textId="77777777" w:rsidR="00CD112F" w:rsidRPr="0010106F" w:rsidRDefault="00CD112F" w:rsidP="008F425F">
            <w:pPr>
              <w:pStyle w:val="CellBodyCentered"/>
            </w:pPr>
            <w:r w:rsidRPr="0010106F">
              <w:rPr>
                <w:lang w:val="en-GB"/>
              </w:rPr>
              <w:t>70</w:t>
            </w:r>
          </w:p>
        </w:tc>
        <w:tc>
          <w:tcPr>
            <w:tcW w:w="900" w:type="dxa"/>
            <w:tcBorders>
              <w:top w:val="single" w:sz="4" w:space="0" w:color="auto"/>
              <w:left w:val="single" w:sz="4" w:space="0" w:color="auto"/>
              <w:bottom w:val="single" w:sz="4" w:space="0" w:color="auto"/>
              <w:right w:val="single" w:sz="4" w:space="0" w:color="auto"/>
            </w:tcBorders>
          </w:tcPr>
          <w:p w14:paraId="4BB64A8D"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8E" w14:textId="77777777" w:rsidR="00CD112F" w:rsidRPr="0010106F" w:rsidRDefault="00CD112F" w:rsidP="008F425F">
            <w:pPr>
              <w:pStyle w:val="CellBodyCentered"/>
            </w:pPr>
            <w:r w:rsidRPr="0010106F">
              <w:rPr>
                <w:lang w:val="en-GB"/>
              </w:rPr>
              <w:t>80</w:t>
            </w:r>
          </w:p>
        </w:tc>
      </w:tr>
      <w:tr w:rsidR="00CD112F" w:rsidRPr="0010106F" w14:paraId="4BB64A9A"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90" w14:textId="77777777" w:rsidR="00CD112F" w:rsidRPr="0010106F" w:rsidRDefault="00CD112F" w:rsidP="008F425F">
            <w:pPr>
              <w:pStyle w:val="CellBodyCentered"/>
            </w:pPr>
            <w:r w:rsidRPr="0010106F">
              <w:t>600</w:t>
            </w:r>
          </w:p>
        </w:tc>
        <w:tc>
          <w:tcPr>
            <w:tcW w:w="900" w:type="dxa"/>
            <w:tcBorders>
              <w:top w:val="single" w:sz="4" w:space="0" w:color="auto"/>
              <w:left w:val="single" w:sz="4" w:space="0" w:color="auto"/>
              <w:bottom w:val="single" w:sz="4" w:space="0" w:color="auto"/>
              <w:right w:val="single" w:sz="4" w:space="0" w:color="auto"/>
            </w:tcBorders>
          </w:tcPr>
          <w:p w14:paraId="4BB64A91" w14:textId="77777777" w:rsidR="00CD112F" w:rsidRPr="0010106F" w:rsidRDefault="00CD112F" w:rsidP="008F425F">
            <w:pPr>
              <w:pStyle w:val="CellBodyCentered"/>
            </w:pPr>
            <w:r w:rsidRPr="0010106F">
              <w:t>24</w:t>
            </w:r>
          </w:p>
        </w:tc>
        <w:tc>
          <w:tcPr>
            <w:tcW w:w="900" w:type="dxa"/>
            <w:tcBorders>
              <w:top w:val="single" w:sz="4" w:space="0" w:color="auto"/>
              <w:left w:val="single" w:sz="4" w:space="0" w:color="auto"/>
              <w:bottom w:val="single" w:sz="4" w:space="0" w:color="auto"/>
              <w:right w:val="single" w:sz="4" w:space="0" w:color="auto"/>
            </w:tcBorders>
          </w:tcPr>
          <w:p w14:paraId="4BB64A92"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93" w14:textId="77777777" w:rsidR="00CD112F" w:rsidRPr="0010106F" w:rsidRDefault="00CD112F" w:rsidP="008F425F">
            <w:pPr>
              <w:pStyle w:val="CellBodyCentered"/>
            </w:pPr>
            <w:r w:rsidRPr="0010106F">
              <w:rPr>
                <w:lang w:val="en-GB"/>
              </w:rPr>
              <w:t>40</w:t>
            </w:r>
          </w:p>
        </w:tc>
        <w:tc>
          <w:tcPr>
            <w:tcW w:w="810" w:type="dxa"/>
            <w:tcBorders>
              <w:top w:val="single" w:sz="4" w:space="0" w:color="auto"/>
              <w:left w:val="single" w:sz="4" w:space="0" w:color="auto"/>
              <w:bottom w:val="single" w:sz="4" w:space="0" w:color="auto"/>
              <w:right w:val="single" w:sz="4" w:space="0" w:color="auto"/>
            </w:tcBorders>
          </w:tcPr>
          <w:p w14:paraId="4BB64A94"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95" w14:textId="77777777" w:rsidR="00CD112F" w:rsidRPr="0010106F" w:rsidRDefault="00CD112F" w:rsidP="008F425F">
            <w:pPr>
              <w:pStyle w:val="CellBodyCentered"/>
            </w:pPr>
            <w:r w:rsidRPr="0010106F">
              <w:rPr>
                <w:lang w:val="en-GB"/>
              </w:rPr>
              <w:t>60</w:t>
            </w:r>
          </w:p>
        </w:tc>
        <w:tc>
          <w:tcPr>
            <w:tcW w:w="900" w:type="dxa"/>
            <w:tcBorders>
              <w:top w:val="single" w:sz="4" w:space="0" w:color="auto"/>
              <w:left w:val="single" w:sz="4" w:space="0" w:color="auto"/>
              <w:bottom w:val="single" w:sz="4" w:space="0" w:color="auto"/>
              <w:right w:val="single" w:sz="4" w:space="0" w:color="auto"/>
            </w:tcBorders>
          </w:tcPr>
          <w:p w14:paraId="4BB64A96"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97" w14:textId="77777777" w:rsidR="00CD112F" w:rsidRPr="0010106F" w:rsidRDefault="00CD112F" w:rsidP="008F425F">
            <w:pPr>
              <w:pStyle w:val="CellBodyCentered"/>
            </w:pPr>
            <w:r w:rsidRPr="0010106F">
              <w:rPr>
                <w:lang w:val="en-GB"/>
              </w:rPr>
              <w:t>70</w:t>
            </w:r>
          </w:p>
        </w:tc>
        <w:tc>
          <w:tcPr>
            <w:tcW w:w="900" w:type="dxa"/>
            <w:tcBorders>
              <w:top w:val="single" w:sz="4" w:space="0" w:color="auto"/>
              <w:left w:val="single" w:sz="4" w:space="0" w:color="auto"/>
              <w:bottom w:val="single" w:sz="4" w:space="0" w:color="auto"/>
              <w:right w:val="single" w:sz="4" w:space="0" w:color="auto"/>
            </w:tcBorders>
          </w:tcPr>
          <w:p w14:paraId="4BB64A98"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99" w14:textId="77777777" w:rsidR="00CD112F" w:rsidRPr="0010106F" w:rsidRDefault="00CD112F" w:rsidP="008F425F">
            <w:pPr>
              <w:pStyle w:val="CellBodyCentered"/>
            </w:pPr>
            <w:r w:rsidRPr="0010106F">
              <w:rPr>
                <w:lang w:val="en-GB"/>
              </w:rPr>
              <w:t>80</w:t>
            </w:r>
          </w:p>
        </w:tc>
      </w:tr>
      <w:tr w:rsidR="00CD112F" w:rsidRPr="0010106F" w14:paraId="4BB64AA5"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9B" w14:textId="77777777" w:rsidR="00CD112F" w:rsidRPr="0010106F" w:rsidRDefault="00CD112F" w:rsidP="008F425F">
            <w:pPr>
              <w:pStyle w:val="CellBodyCentered"/>
            </w:pPr>
            <w:r w:rsidRPr="0010106F">
              <w:t>&gt;600</w:t>
            </w:r>
          </w:p>
        </w:tc>
        <w:tc>
          <w:tcPr>
            <w:tcW w:w="900" w:type="dxa"/>
            <w:tcBorders>
              <w:top w:val="single" w:sz="4" w:space="0" w:color="auto"/>
              <w:left w:val="single" w:sz="4" w:space="0" w:color="auto"/>
              <w:bottom w:val="single" w:sz="4" w:space="0" w:color="auto"/>
              <w:right w:val="single" w:sz="4" w:space="0" w:color="auto"/>
            </w:tcBorders>
          </w:tcPr>
          <w:p w14:paraId="4BB64A9C" w14:textId="77777777" w:rsidR="00CD112F" w:rsidRPr="0010106F" w:rsidRDefault="00CD112F" w:rsidP="008F425F">
            <w:pPr>
              <w:pStyle w:val="CellBodyCentered"/>
            </w:pPr>
            <w:r w:rsidRPr="0010106F">
              <w:t>&gt;24</w:t>
            </w:r>
          </w:p>
        </w:tc>
        <w:tc>
          <w:tcPr>
            <w:tcW w:w="900" w:type="dxa"/>
            <w:tcBorders>
              <w:top w:val="single" w:sz="4" w:space="0" w:color="auto"/>
              <w:left w:val="single" w:sz="4" w:space="0" w:color="auto"/>
              <w:bottom w:val="single" w:sz="4" w:space="0" w:color="auto"/>
              <w:right w:val="single" w:sz="4" w:space="0" w:color="auto"/>
            </w:tcBorders>
          </w:tcPr>
          <w:p w14:paraId="4BB64A9D"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9E" w14:textId="77777777" w:rsidR="00CD112F" w:rsidRPr="0010106F" w:rsidRDefault="00CD112F" w:rsidP="008F425F">
            <w:pPr>
              <w:pStyle w:val="CellBodyCentered"/>
              <w:rPr>
                <w:lang w:val="en-GB"/>
              </w:rPr>
            </w:pPr>
            <w:r w:rsidRPr="0010106F">
              <w:rPr>
                <w:lang w:val="en-GB"/>
              </w:rPr>
              <w:t>40</w:t>
            </w:r>
          </w:p>
        </w:tc>
        <w:tc>
          <w:tcPr>
            <w:tcW w:w="810" w:type="dxa"/>
            <w:tcBorders>
              <w:top w:val="single" w:sz="4" w:space="0" w:color="auto"/>
              <w:left w:val="single" w:sz="4" w:space="0" w:color="auto"/>
              <w:bottom w:val="single" w:sz="4" w:space="0" w:color="auto"/>
              <w:right w:val="single" w:sz="4" w:space="0" w:color="auto"/>
            </w:tcBorders>
          </w:tcPr>
          <w:p w14:paraId="4BB64A9F" w14:textId="77777777" w:rsidR="00CD112F" w:rsidRPr="0010106F" w:rsidRDefault="00CD112F" w:rsidP="008F425F">
            <w:pPr>
              <w:pStyle w:val="CellBodyCentered"/>
            </w:pPr>
            <w:r w:rsidRPr="0010106F">
              <w:rPr>
                <w:lang w:val="en-GB"/>
              </w:rPr>
              <w:t>30</w:t>
            </w:r>
          </w:p>
        </w:tc>
        <w:tc>
          <w:tcPr>
            <w:tcW w:w="810" w:type="dxa"/>
            <w:tcBorders>
              <w:top w:val="single" w:sz="4" w:space="0" w:color="auto"/>
              <w:left w:val="single" w:sz="4" w:space="0" w:color="auto"/>
              <w:bottom w:val="single" w:sz="4" w:space="0" w:color="auto"/>
              <w:right w:val="single" w:sz="4" w:space="0" w:color="auto"/>
            </w:tcBorders>
          </w:tcPr>
          <w:p w14:paraId="4BB64AA0" w14:textId="77777777" w:rsidR="00CD112F" w:rsidRPr="0010106F" w:rsidRDefault="00CD112F" w:rsidP="008F425F">
            <w:pPr>
              <w:pStyle w:val="CellBodyCentered"/>
            </w:pPr>
            <w:r w:rsidRPr="0010106F">
              <w:rPr>
                <w:lang w:val="en-GB"/>
              </w:rPr>
              <w:t>60</w:t>
            </w:r>
          </w:p>
        </w:tc>
        <w:tc>
          <w:tcPr>
            <w:tcW w:w="900" w:type="dxa"/>
            <w:tcBorders>
              <w:top w:val="single" w:sz="4" w:space="0" w:color="auto"/>
              <w:left w:val="single" w:sz="4" w:space="0" w:color="auto"/>
              <w:bottom w:val="single" w:sz="4" w:space="0" w:color="auto"/>
              <w:right w:val="single" w:sz="4" w:space="0" w:color="auto"/>
            </w:tcBorders>
          </w:tcPr>
          <w:p w14:paraId="4BB64AA1"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A2" w14:textId="77777777" w:rsidR="00CD112F" w:rsidRPr="0010106F" w:rsidRDefault="00CD112F" w:rsidP="008F425F">
            <w:pPr>
              <w:pStyle w:val="CellBodyCentered"/>
            </w:pPr>
            <w:r w:rsidRPr="0010106F">
              <w:rPr>
                <w:lang w:val="en-GB"/>
              </w:rPr>
              <w:t>7</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A3" w14:textId="77777777" w:rsidR="00CD112F" w:rsidRPr="0010106F" w:rsidRDefault="00CD112F" w:rsidP="008F425F">
            <w:pPr>
              <w:pStyle w:val="CellBodyCentered"/>
            </w:pPr>
            <w:r w:rsidRPr="0010106F">
              <w:rPr>
                <w:lang w:val="en-GB"/>
              </w:rPr>
              <w:t>3</w:t>
            </w:r>
            <w:r w:rsidRPr="0010106F">
              <w:t>0</w:t>
            </w:r>
          </w:p>
        </w:tc>
        <w:tc>
          <w:tcPr>
            <w:tcW w:w="900" w:type="dxa"/>
            <w:tcBorders>
              <w:top w:val="single" w:sz="4" w:space="0" w:color="auto"/>
              <w:left w:val="single" w:sz="4" w:space="0" w:color="auto"/>
              <w:bottom w:val="single" w:sz="4" w:space="0" w:color="auto"/>
              <w:right w:val="single" w:sz="4" w:space="0" w:color="auto"/>
            </w:tcBorders>
          </w:tcPr>
          <w:p w14:paraId="4BB64AA4" w14:textId="77777777" w:rsidR="00CD112F" w:rsidRPr="0010106F" w:rsidRDefault="00CD112F" w:rsidP="008F425F">
            <w:pPr>
              <w:pStyle w:val="CellBodyCentered"/>
            </w:pPr>
            <w:r w:rsidRPr="0010106F">
              <w:rPr>
                <w:lang w:val="en-GB"/>
              </w:rPr>
              <w:t>80</w:t>
            </w:r>
          </w:p>
        </w:tc>
      </w:tr>
      <w:tr w:rsidR="00CD112F" w:rsidRPr="0010106F" w14:paraId="4BB64AA8" w14:textId="77777777" w:rsidTr="00DE0531">
        <w:trPr>
          <w:trHeight w:val="240"/>
        </w:trPr>
        <w:tc>
          <w:tcPr>
            <w:tcW w:w="1980" w:type="dxa"/>
            <w:gridSpan w:val="2"/>
            <w:vMerge w:val="restart"/>
            <w:tcBorders>
              <w:top w:val="single" w:sz="4" w:space="0" w:color="auto"/>
              <w:left w:val="single" w:sz="4" w:space="0" w:color="auto"/>
              <w:bottom w:val="single" w:sz="4" w:space="0" w:color="auto"/>
              <w:right w:val="single" w:sz="4" w:space="0" w:color="auto"/>
            </w:tcBorders>
          </w:tcPr>
          <w:p w14:paraId="4BB64AA6" w14:textId="77777777" w:rsidR="00CD112F" w:rsidRPr="0010106F" w:rsidRDefault="00CD112F" w:rsidP="008F425F">
            <w:pPr>
              <w:pStyle w:val="CellHeadingCentered"/>
            </w:pPr>
            <w:r w:rsidRPr="0010106F">
              <w:rPr>
                <w:lang w:val="en-GB"/>
              </w:rPr>
              <w:t>PIPE SIZE</w:t>
            </w:r>
          </w:p>
        </w:tc>
        <w:tc>
          <w:tcPr>
            <w:tcW w:w="6930" w:type="dxa"/>
            <w:gridSpan w:val="8"/>
            <w:tcBorders>
              <w:top w:val="single" w:sz="4" w:space="0" w:color="auto"/>
              <w:left w:val="single" w:sz="4" w:space="0" w:color="auto"/>
              <w:bottom w:val="single" w:sz="4" w:space="0" w:color="auto"/>
              <w:right w:val="single" w:sz="4" w:space="0" w:color="auto"/>
            </w:tcBorders>
          </w:tcPr>
          <w:p w14:paraId="4BB64AA7" w14:textId="77777777" w:rsidR="00CD112F" w:rsidRPr="0010106F" w:rsidRDefault="00CD112F" w:rsidP="008F425F">
            <w:pPr>
              <w:pStyle w:val="CellHeadingCentered"/>
            </w:pPr>
            <w:r w:rsidRPr="0010106F">
              <w:rPr>
                <w:lang w:val="en-GB"/>
              </w:rPr>
              <w:t>OPERATING TEMPERATURE (deg. C.)</w:t>
            </w:r>
          </w:p>
        </w:tc>
      </w:tr>
      <w:tr w:rsidR="00CD112F" w:rsidRPr="0010106F" w14:paraId="4BB64AAC" w14:textId="77777777" w:rsidTr="00DE0531">
        <w:trPr>
          <w:trHeight w:val="240"/>
        </w:trPr>
        <w:tc>
          <w:tcPr>
            <w:tcW w:w="1980" w:type="dxa"/>
            <w:gridSpan w:val="2"/>
            <w:vMerge/>
            <w:tcBorders>
              <w:top w:val="single" w:sz="4" w:space="0" w:color="auto"/>
              <w:left w:val="single" w:sz="4" w:space="0" w:color="auto"/>
              <w:bottom w:val="single" w:sz="4" w:space="0" w:color="auto"/>
              <w:right w:val="single" w:sz="4" w:space="0" w:color="auto"/>
            </w:tcBorders>
          </w:tcPr>
          <w:p w14:paraId="4BB64AA9" w14:textId="77777777" w:rsidR="00CD112F" w:rsidRPr="0010106F" w:rsidRDefault="00CD112F" w:rsidP="008F425F">
            <w:pPr>
              <w:pStyle w:val="CellHeadingCentered"/>
            </w:pPr>
          </w:p>
        </w:tc>
        <w:tc>
          <w:tcPr>
            <w:tcW w:w="1710" w:type="dxa"/>
            <w:gridSpan w:val="2"/>
            <w:tcBorders>
              <w:top w:val="single" w:sz="4" w:space="0" w:color="auto"/>
              <w:left w:val="single" w:sz="4" w:space="0" w:color="auto"/>
              <w:bottom w:val="single" w:sz="4" w:space="0" w:color="auto"/>
              <w:right w:val="single" w:sz="4" w:space="0" w:color="auto"/>
            </w:tcBorders>
          </w:tcPr>
          <w:p w14:paraId="4BB64AAA" w14:textId="77777777" w:rsidR="00CD112F" w:rsidRPr="0010106F" w:rsidRDefault="00CD112F" w:rsidP="008F425F">
            <w:pPr>
              <w:pStyle w:val="CellHeadingCentered"/>
              <w:rPr>
                <w:lang w:val="en-GB"/>
              </w:rPr>
            </w:pPr>
            <w:r w:rsidRPr="0010106F">
              <w:rPr>
                <w:lang w:val="en-GB"/>
              </w:rPr>
              <w:t>251</w:t>
            </w:r>
            <w:r w:rsidRPr="0010106F">
              <w:t xml:space="preserve"> to </w:t>
            </w:r>
            <w:r w:rsidRPr="0010106F">
              <w:rPr>
                <w:lang w:val="en-GB"/>
              </w:rPr>
              <w:t>350</w:t>
            </w:r>
          </w:p>
        </w:tc>
        <w:tc>
          <w:tcPr>
            <w:tcW w:w="5220" w:type="dxa"/>
            <w:gridSpan w:val="6"/>
            <w:vMerge w:val="restart"/>
            <w:tcBorders>
              <w:top w:val="single" w:sz="4" w:space="0" w:color="auto"/>
              <w:left w:val="single" w:sz="4" w:space="0" w:color="auto"/>
              <w:bottom w:val="single" w:sz="4" w:space="0" w:color="auto"/>
              <w:right w:val="single" w:sz="4" w:space="0" w:color="auto"/>
            </w:tcBorders>
          </w:tcPr>
          <w:p w14:paraId="4BB64AAB" w14:textId="77777777" w:rsidR="00CD112F" w:rsidRPr="0010106F" w:rsidRDefault="00CD112F" w:rsidP="008F425F">
            <w:pPr>
              <w:pStyle w:val="CellHeadingCentered"/>
            </w:pPr>
          </w:p>
        </w:tc>
      </w:tr>
      <w:tr w:rsidR="00CD112F" w:rsidRPr="0010106F" w14:paraId="4BB64AB6" w14:textId="77777777" w:rsidTr="00DE0531">
        <w:trPr>
          <w:trHeight w:val="853"/>
        </w:trPr>
        <w:tc>
          <w:tcPr>
            <w:tcW w:w="1080" w:type="dxa"/>
            <w:tcBorders>
              <w:top w:val="single" w:sz="4" w:space="0" w:color="auto"/>
              <w:left w:val="single" w:sz="4" w:space="0" w:color="auto"/>
              <w:bottom w:val="single" w:sz="4" w:space="0" w:color="auto"/>
              <w:right w:val="single" w:sz="4" w:space="0" w:color="auto"/>
            </w:tcBorders>
          </w:tcPr>
          <w:p w14:paraId="4BB64AAD" w14:textId="77777777" w:rsidR="00CD112F" w:rsidRPr="0010106F" w:rsidRDefault="00CD112F" w:rsidP="008F425F">
            <w:pPr>
              <w:pStyle w:val="CellHeadingCentered"/>
              <w:rPr>
                <w:lang w:val="en-GB"/>
              </w:rPr>
            </w:pPr>
            <w:r w:rsidRPr="0010106F">
              <w:rPr>
                <w:lang w:val="en-GB"/>
              </w:rPr>
              <w:t>DN (mm)</w:t>
            </w:r>
          </w:p>
          <w:p w14:paraId="4BB64AAE" w14:textId="77777777" w:rsidR="00CD112F" w:rsidRPr="0010106F" w:rsidRDefault="00CD112F" w:rsidP="008F425F">
            <w:pPr>
              <w:pStyle w:val="CellHeadingCentered"/>
            </w:pPr>
          </w:p>
        </w:tc>
        <w:tc>
          <w:tcPr>
            <w:tcW w:w="900" w:type="dxa"/>
            <w:tcBorders>
              <w:top w:val="single" w:sz="4" w:space="0" w:color="auto"/>
              <w:left w:val="single" w:sz="4" w:space="0" w:color="auto"/>
              <w:bottom w:val="single" w:sz="4" w:space="0" w:color="auto"/>
              <w:right w:val="single" w:sz="4" w:space="0" w:color="auto"/>
            </w:tcBorders>
          </w:tcPr>
          <w:p w14:paraId="4BB64AAF" w14:textId="77777777" w:rsidR="00CD112F" w:rsidRPr="0010106F" w:rsidRDefault="00CD112F" w:rsidP="008F425F">
            <w:pPr>
              <w:pStyle w:val="CellHeadingCentered"/>
            </w:pPr>
            <w:r w:rsidRPr="0010106F">
              <w:t>NPS</w:t>
            </w:r>
          </w:p>
          <w:p w14:paraId="4BB64AB0" w14:textId="77777777" w:rsidR="00CD112F" w:rsidRPr="0010106F" w:rsidRDefault="00CD112F" w:rsidP="008F425F">
            <w:pPr>
              <w:pStyle w:val="CellHeadingCentered"/>
            </w:pPr>
            <w:r w:rsidRPr="0010106F">
              <w:t>(</w:t>
            </w:r>
            <w:r w:rsidRPr="0010106F">
              <w:rPr>
                <w:lang w:val="en-GB"/>
              </w:rPr>
              <w:t>ins</w:t>
            </w:r>
            <w:r w:rsidRPr="0010106F">
              <w:t>)</w:t>
            </w:r>
          </w:p>
        </w:tc>
        <w:tc>
          <w:tcPr>
            <w:tcW w:w="900" w:type="dxa"/>
            <w:tcBorders>
              <w:top w:val="single" w:sz="4" w:space="0" w:color="auto"/>
              <w:left w:val="single" w:sz="4" w:space="0" w:color="auto"/>
              <w:bottom w:val="single" w:sz="4" w:space="0" w:color="auto"/>
              <w:right w:val="single" w:sz="4" w:space="0" w:color="auto"/>
            </w:tcBorders>
          </w:tcPr>
          <w:p w14:paraId="4BB64AB1" w14:textId="77777777" w:rsidR="00CD112F" w:rsidRPr="0010106F" w:rsidRDefault="00CD112F" w:rsidP="008F425F">
            <w:pPr>
              <w:pStyle w:val="CellHeadingCentered"/>
              <w:rPr>
                <w:lang w:val="en-GB"/>
              </w:rPr>
            </w:pPr>
            <w:r w:rsidRPr="0010106F">
              <w:rPr>
                <w:lang w:val="en-GB"/>
              </w:rPr>
              <w:t>Inner Layer</w:t>
            </w:r>
          </w:p>
          <w:p w14:paraId="4BB64AB2" w14:textId="77777777" w:rsidR="00CD112F" w:rsidRPr="0010106F" w:rsidRDefault="00CD112F" w:rsidP="008F425F">
            <w:pPr>
              <w:pStyle w:val="CellHeadingCentered"/>
            </w:pPr>
            <w:r w:rsidRPr="0010106F">
              <w:rPr>
                <w:lang w:val="en-GB"/>
              </w:rPr>
              <w:t>(mm)</w:t>
            </w:r>
          </w:p>
        </w:tc>
        <w:tc>
          <w:tcPr>
            <w:tcW w:w="810" w:type="dxa"/>
            <w:tcBorders>
              <w:top w:val="single" w:sz="4" w:space="0" w:color="auto"/>
              <w:left w:val="single" w:sz="4" w:space="0" w:color="auto"/>
              <w:bottom w:val="single" w:sz="4" w:space="0" w:color="auto"/>
              <w:right w:val="single" w:sz="4" w:space="0" w:color="auto"/>
            </w:tcBorders>
          </w:tcPr>
          <w:p w14:paraId="4BB64AB3" w14:textId="77777777" w:rsidR="00CD112F" w:rsidRPr="0010106F" w:rsidRDefault="00CD112F" w:rsidP="008F425F">
            <w:pPr>
              <w:pStyle w:val="CellHeadingCentered"/>
              <w:rPr>
                <w:lang w:val="en-GB"/>
              </w:rPr>
            </w:pPr>
            <w:r w:rsidRPr="0010106F">
              <w:rPr>
                <w:lang w:val="en-GB"/>
              </w:rPr>
              <w:t>Outer Layer</w:t>
            </w:r>
          </w:p>
          <w:p w14:paraId="4BB64AB4" w14:textId="77777777" w:rsidR="00CD112F" w:rsidRPr="0010106F" w:rsidRDefault="00CD112F" w:rsidP="008F425F">
            <w:pPr>
              <w:pStyle w:val="CellHeadingCentered"/>
            </w:pPr>
            <w:r w:rsidRPr="0010106F">
              <w:rPr>
                <w:lang w:val="en-GB"/>
              </w:rPr>
              <w:t>(mm)</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B5" w14:textId="77777777" w:rsidR="00CD112F" w:rsidRPr="0010106F" w:rsidRDefault="00CD112F" w:rsidP="008F425F">
            <w:pPr>
              <w:keepLines/>
              <w:jc w:val="center"/>
              <w:rPr>
                <w:b/>
                <w:sz w:val="16"/>
                <w:szCs w:val="16"/>
              </w:rPr>
            </w:pPr>
          </w:p>
        </w:tc>
      </w:tr>
      <w:tr w:rsidR="00CD112F" w:rsidRPr="0010106F" w14:paraId="4BB64ABC"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B7" w14:textId="77777777" w:rsidR="00CD112F" w:rsidRPr="0010106F" w:rsidRDefault="00CD112F" w:rsidP="008F425F">
            <w:pPr>
              <w:pStyle w:val="CellBodyCentered"/>
            </w:pPr>
            <w:r w:rsidRPr="0010106F">
              <w:t>80</w:t>
            </w:r>
          </w:p>
        </w:tc>
        <w:tc>
          <w:tcPr>
            <w:tcW w:w="900" w:type="dxa"/>
            <w:tcBorders>
              <w:top w:val="single" w:sz="4" w:space="0" w:color="auto"/>
              <w:left w:val="single" w:sz="4" w:space="0" w:color="auto"/>
              <w:bottom w:val="single" w:sz="4" w:space="0" w:color="auto"/>
              <w:right w:val="single" w:sz="4" w:space="0" w:color="auto"/>
            </w:tcBorders>
          </w:tcPr>
          <w:p w14:paraId="4BB64AB8" w14:textId="77777777" w:rsidR="00CD112F" w:rsidRPr="0010106F" w:rsidRDefault="00CD112F" w:rsidP="008F425F">
            <w:pPr>
              <w:pStyle w:val="CellBodyCentered"/>
            </w:pPr>
            <w:r w:rsidRPr="0010106F">
              <w:t>3</w:t>
            </w:r>
          </w:p>
        </w:tc>
        <w:tc>
          <w:tcPr>
            <w:tcW w:w="900" w:type="dxa"/>
            <w:tcBorders>
              <w:top w:val="single" w:sz="4" w:space="0" w:color="auto"/>
              <w:left w:val="single" w:sz="4" w:space="0" w:color="auto"/>
              <w:bottom w:val="single" w:sz="4" w:space="0" w:color="auto"/>
              <w:right w:val="single" w:sz="4" w:space="0" w:color="auto"/>
            </w:tcBorders>
          </w:tcPr>
          <w:p w14:paraId="4BB64AB9"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BA" w14:textId="77777777" w:rsidR="00CD112F" w:rsidRPr="0010106F" w:rsidRDefault="00CD112F" w:rsidP="008F425F">
            <w:pPr>
              <w:pStyle w:val="CellBodyCentered"/>
            </w:pPr>
            <w:r w:rsidRPr="0010106F">
              <w:rPr>
                <w:lang w:val="en-GB"/>
              </w:rPr>
              <w:t>5</w:t>
            </w:r>
            <w:r w:rsidRPr="0010106F">
              <w:t>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BB" w14:textId="77777777" w:rsidR="00CD112F" w:rsidRPr="0010106F" w:rsidRDefault="00CD112F" w:rsidP="008F425F">
            <w:pPr>
              <w:keepLines/>
              <w:spacing w:line="280" w:lineRule="exact"/>
              <w:jc w:val="center"/>
              <w:rPr>
                <w:sz w:val="16"/>
                <w:szCs w:val="16"/>
              </w:rPr>
            </w:pPr>
          </w:p>
        </w:tc>
      </w:tr>
      <w:tr w:rsidR="00CD112F" w:rsidRPr="0010106F" w14:paraId="4BB64AC2"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BD" w14:textId="77777777" w:rsidR="00CD112F" w:rsidRPr="0010106F" w:rsidRDefault="00CD112F" w:rsidP="008F425F">
            <w:pPr>
              <w:pStyle w:val="CellBodyCentered"/>
            </w:pPr>
            <w:r w:rsidRPr="0010106F">
              <w:t>100</w:t>
            </w:r>
          </w:p>
        </w:tc>
        <w:tc>
          <w:tcPr>
            <w:tcW w:w="900" w:type="dxa"/>
            <w:tcBorders>
              <w:top w:val="single" w:sz="4" w:space="0" w:color="auto"/>
              <w:left w:val="single" w:sz="4" w:space="0" w:color="auto"/>
              <w:bottom w:val="single" w:sz="4" w:space="0" w:color="auto"/>
              <w:right w:val="single" w:sz="4" w:space="0" w:color="auto"/>
            </w:tcBorders>
          </w:tcPr>
          <w:p w14:paraId="4BB64ABE" w14:textId="77777777" w:rsidR="00CD112F" w:rsidRPr="0010106F" w:rsidRDefault="00CD112F" w:rsidP="008F425F">
            <w:pPr>
              <w:pStyle w:val="CellBodyCentered"/>
            </w:pPr>
            <w:r w:rsidRPr="0010106F">
              <w:t>4</w:t>
            </w:r>
          </w:p>
        </w:tc>
        <w:tc>
          <w:tcPr>
            <w:tcW w:w="900" w:type="dxa"/>
            <w:tcBorders>
              <w:top w:val="single" w:sz="4" w:space="0" w:color="auto"/>
              <w:left w:val="single" w:sz="4" w:space="0" w:color="auto"/>
              <w:bottom w:val="single" w:sz="4" w:space="0" w:color="auto"/>
              <w:right w:val="single" w:sz="4" w:space="0" w:color="auto"/>
            </w:tcBorders>
          </w:tcPr>
          <w:p w14:paraId="4BB64ABF"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C0" w14:textId="77777777" w:rsidR="00CD112F" w:rsidRPr="0010106F" w:rsidRDefault="00CD112F" w:rsidP="008F425F">
            <w:pPr>
              <w:pStyle w:val="CellBodyCentered"/>
            </w:pPr>
            <w:r w:rsidRPr="0010106F">
              <w:rPr>
                <w:lang w:val="en-GB"/>
              </w:rPr>
              <w:t>6</w:t>
            </w:r>
            <w:r w:rsidRPr="0010106F">
              <w:t>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C1" w14:textId="77777777" w:rsidR="00CD112F" w:rsidRPr="0010106F" w:rsidRDefault="00CD112F" w:rsidP="008F425F">
            <w:pPr>
              <w:keepLines/>
              <w:spacing w:line="280" w:lineRule="exact"/>
              <w:jc w:val="center"/>
              <w:rPr>
                <w:sz w:val="16"/>
                <w:szCs w:val="16"/>
              </w:rPr>
            </w:pPr>
          </w:p>
        </w:tc>
      </w:tr>
      <w:tr w:rsidR="00CD112F" w:rsidRPr="0010106F" w14:paraId="4BB64AC8"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C3" w14:textId="77777777" w:rsidR="00CD112F" w:rsidRPr="0010106F" w:rsidRDefault="00CD112F" w:rsidP="008F425F">
            <w:pPr>
              <w:pStyle w:val="CellBodyCentered"/>
            </w:pPr>
            <w:r w:rsidRPr="0010106F">
              <w:t>150</w:t>
            </w:r>
          </w:p>
        </w:tc>
        <w:tc>
          <w:tcPr>
            <w:tcW w:w="900" w:type="dxa"/>
            <w:tcBorders>
              <w:top w:val="single" w:sz="4" w:space="0" w:color="auto"/>
              <w:left w:val="single" w:sz="4" w:space="0" w:color="auto"/>
              <w:bottom w:val="single" w:sz="4" w:space="0" w:color="auto"/>
              <w:right w:val="single" w:sz="4" w:space="0" w:color="auto"/>
            </w:tcBorders>
          </w:tcPr>
          <w:p w14:paraId="4BB64AC4" w14:textId="77777777" w:rsidR="00CD112F" w:rsidRPr="0010106F" w:rsidRDefault="00CD112F" w:rsidP="008F425F">
            <w:pPr>
              <w:pStyle w:val="CellBodyCentered"/>
            </w:pPr>
            <w:r w:rsidRPr="0010106F">
              <w:t>6</w:t>
            </w:r>
          </w:p>
        </w:tc>
        <w:tc>
          <w:tcPr>
            <w:tcW w:w="900" w:type="dxa"/>
            <w:tcBorders>
              <w:top w:val="single" w:sz="4" w:space="0" w:color="auto"/>
              <w:left w:val="single" w:sz="4" w:space="0" w:color="auto"/>
              <w:bottom w:val="single" w:sz="4" w:space="0" w:color="auto"/>
              <w:right w:val="single" w:sz="4" w:space="0" w:color="auto"/>
            </w:tcBorders>
          </w:tcPr>
          <w:p w14:paraId="4BB64AC5"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C6" w14:textId="77777777" w:rsidR="00CD112F" w:rsidRPr="0010106F" w:rsidRDefault="00CD112F" w:rsidP="008F425F">
            <w:pPr>
              <w:pStyle w:val="CellBodyCentered"/>
            </w:pPr>
            <w:r w:rsidRPr="0010106F">
              <w:rPr>
                <w:lang w:val="en-GB"/>
              </w:rPr>
              <w:t>6</w:t>
            </w:r>
            <w:r w:rsidRPr="0010106F">
              <w:t>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C7"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CE"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C9" w14:textId="77777777" w:rsidR="00CD112F" w:rsidRPr="0010106F" w:rsidRDefault="00CD112F" w:rsidP="008F425F">
            <w:pPr>
              <w:pStyle w:val="CellBodyCentered"/>
            </w:pPr>
            <w:r w:rsidRPr="0010106F">
              <w:t>200</w:t>
            </w:r>
          </w:p>
        </w:tc>
        <w:tc>
          <w:tcPr>
            <w:tcW w:w="900" w:type="dxa"/>
            <w:tcBorders>
              <w:top w:val="single" w:sz="4" w:space="0" w:color="auto"/>
              <w:left w:val="single" w:sz="4" w:space="0" w:color="auto"/>
              <w:bottom w:val="single" w:sz="4" w:space="0" w:color="auto"/>
              <w:right w:val="single" w:sz="4" w:space="0" w:color="auto"/>
            </w:tcBorders>
          </w:tcPr>
          <w:p w14:paraId="4BB64ACA" w14:textId="77777777" w:rsidR="00CD112F" w:rsidRPr="0010106F" w:rsidRDefault="00CD112F" w:rsidP="008F425F">
            <w:pPr>
              <w:pStyle w:val="CellBodyCentered"/>
            </w:pPr>
            <w:r w:rsidRPr="0010106F">
              <w:t>8</w:t>
            </w:r>
          </w:p>
        </w:tc>
        <w:tc>
          <w:tcPr>
            <w:tcW w:w="900" w:type="dxa"/>
            <w:tcBorders>
              <w:top w:val="single" w:sz="4" w:space="0" w:color="auto"/>
              <w:left w:val="single" w:sz="4" w:space="0" w:color="auto"/>
              <w:bottom w:val="single" w:sz="4" w:space="0" w:color="auto"/>
              <w:right w:val="single" w:sz="4" w:space="0" w:color="auto"/>
            </w:tcBorders>
          </w:tcPr>
          <w:p w14:paraId="4BB64ACB"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CC" w14:textId="77777777" w:rsidR="00CD112F" w:rsidRPr="0010106F" w:rsidRDefault="00CD112F" w:rsidP="008F425F">
            <w:pPr>
              <w:pStyle w:val="CellBodyCentered"/>
            </w:pPr>
            <w:r w:rsidRPr="0010106F">
              <w:rPr>
                <w:lang w:val="en-GB"/>
              </w:rPr>
              <w:t>6</w:t>
            </w:r>
            <w:r w:rsidRPr="0010106F">
              <w:t>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CD"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D4"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CF" w14:textId="77777777" w:rsidR="00CD112F" w:rsidRPr="0010106F" w:rsidRDefault="00CD112F" w:rsidP="008F425F">
            <w:pPr>
              <w:pStyle w:val="CellBodyCentered"/>
            </w:pPr>
            <w:r w:rsidRPr="0010106F">
              <w:t>250</w:t>
            </w:r>
          </w:p>
        </w:tc>
        <w:tc>
          <w:tcPr>
            <w:tcW w:w="900" w:type="dxa"/>
            <w:tcBorders>
              <w:top w:val="single" w:sz="4" w:space="0" w:color="auto"/>
              <w:left w:val="single" w:sz="4" w:space="0" w:color="auto"/>
              <w:bottom w:val="single" w:sz="4" w:space="0" w:color="auto"/>
              <w:right w:val="single" w:sz="4" w:space="0" w:color="auto"/>
            </w:tcBorders>
          </w:tcPr>
          <w:p w14:paraId="4BB64AD0" w14:textId="77777777" w:rsidR="00CD112F" w:rsidRPr="0010106F" w:rsidRDefault="00CD112F" w:rsidP="008F425F">
            <w:pPr>
              <w:pStyle w:val="CellBodyCentered"/>
            </w:pPr>
            <w:r w:rsidRPr="0010106F">
              <w:t>10</w:t>
            </w:r>
          </w:p>
        </w:tc>
        <w:tc>
          <w:tcPr>
            <w:tcW w:w="900" w:type="dxa"/>
            <w:tcBorders>
              <w:top w:val="single" w:sz="4" w:space="0" w:color="auto"/>
              <w:left w:val="single" w:sz="4" w:space="0" w:color="auto"/>
              <w:bottom w:val="single" w:sz="4" w:space="0" w:color="auto"/>
              <w:right w:val="single" w:sz="4" w:space="0" w:color="auto"/>
            </w:tcBorders>
          </w:tcPr>
          <w:p w14:paraId="4BB64AD1"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D2" w14:textId="77777777" w:rsidR="00CD112F" w:rsidRPr="0010106F" w:rsidRDefault="00CD112F" w:rsidP="008F425F">
            <w:pPr>
              <w:pStyle w:val="CellBodyCentered"/>
            </w:pPr>
            <w:r w:rsidRPr="0010106F">
              <w:rPr>
                <w:lang w:val="en-GB"/>
              </w:rPr>
              <w:t>70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D3"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DA"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D5" w14:textId="77777777" w:rsidR="00CD112F" w:rsidRPr="0010106F" w:rsidRDefault="00CD112F" w:rsidP="008F425F">
            <w:pPr>
              <w:pStyle w:val="CellBodyCentered"/>
            </w:pPr>
            <w:r w:rsidRPr="0010106F">
              <w:t>300</w:t>
            </w:r>
          </w:p>
        </w:tc>
        <w:tc>
          <w:tcPr>
            <w:tcW w:w="900" w:type="dxa"/>
            <w:tcBorders>
              <w:top w:val="single" w:sz="4" w:space="0" w:color="auto"/>
              <w:left w:val="single" w:sz="4" w:space="0" w:color="auto"/>
              <w:bottom w:val="single" w:sz="4" w:space="0" w:color="auto"/>
              <w:right w:val="single" w:sz="4" w:space="0" w:color="auto"/>
            </w:tcBorders>
          </w:tcPr>
          <w:p w14:paraId="4BB64AD6" w14:textId="77777777" w:rsidR="00CD112F" w:rsidRPr="0010106F" w:rsidRDefault="00CD112F" w:rsidP="008F425F">
            <w:pPr>
              <w:pStyle w:val="CellBodyCentered"/>
            </w:pPr>
            <w:r w:rsidRPr="0010106F">
              <w:t>12</w:t>
            </w:r>
          </w:p>
        </w:tc>
        <w:tc>
          <w:tcPr>
            <w:tcW w:w="900" w:type="dxa"/>
            <w:tcBorders>
              <w:top w:val="single" w:sz="4" w:space="0" w:color="auto"/>
              <w:left w:val="single" w:sz="4" w:space="0" w:color="auto"/>
              <w:bottom w:val="single" w:sz="4" w:space="0" w:color="auto"/>
              <w:right w:val="single" w:sz="4" w:space="0" w:color="auto"/>
            </w:tcBorders>
          </w:tcPr>
          <w:p w14:paraId="4BB64AD7"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D8" w14:textId="77777777" w:rsidR="00CD112F" w:rsidRPr="0010106F" w:rsidRDefault="00CD112F" w:rsidP="008F425F">
            <w:pPr>
              <w:pStyle w:val="CellBodyCentered"/>
            </w:pPr>
            <w:r w:rsidRPr="0010106F">
              <w:rPr>
                <w:lang w:val="en-GB"/>
              </w:rPr>
              <w:t>70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D9"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E0"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DB" w14:textId="77777777" w:rsidR="00CD112F" w:rsidRPr="0010106F" w:rsidRDefault="00CD112F" w:rsidP="008F425F">
            <w:pPr>
              <w:pStyle w:val="CellBodyCentered"/>
            </w:pPr>
            <w:r w:rsidRPr="0010106F">
              <w:t>350</w:t>
            </w:r>
          </w:p>
        </w:tc>
        <w:tc>
          <w:tcPr>
            <w:tcW w:w="900" w:type="dxa"/>
            <w:tcBorders>
              <w:top w:val="single" w:sz="4" w:space="0" w:color="auto"/>
              <w:left w:val="single" w:sz="4" w:space="0" w:color="auto"/>
              <w:bottom w:val="single" w:sz="4" w:space="0" w:color="auto"/>
              <w:right w:val="single" w:sz="4" w:space="0" w:color="auto"/>
            </w:tcBorders>
          </w:tcPr>
          <w:p w14:paraId="4BB64ADC" w14:textId="77777777" w:rsidR="00CD112F" w:rsidRPr="0010106F" w:rsidRDefault="00CD112F" w:rsidP="008F425F">
            <w:pPr>
              <w:pStyle w:val="CellBodyCentered"/>
            </w:pPr>
            <w:r w:rsidRPr="0010106F">
              <w:t>14</w:t>
            </w:r>
          </w:p>
        </w:tc>
        <w:tc>
          <w:tcPr>
            <w:tcW w:w="900" w:type="dxa"/>
            <w:tcBorders>
              <w:top w:val="single" w:sz="4" w:space="0" w:color="auto"/>
              <w:left w:val="single" w:sz="4" w:space="0" w:color="auto"/>
              <w:bottom w:val="single" w:sz="4" w:space="0" w:color="auto"/>
              <w:right w:val="single" w:sz="4" w:space="0" w:color="auto"/>
            </w:tcBorders>
          </w:tcPr>
          <w:p w14:paraId="4BB64ADD"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DE" w14:textId="77777777" w:rsidR="00CD112F" w:rsidRPr="0010106F" w:rsidRDefault="00CD112F" w:rsidP="008F425F">
            <w:pPr>
              <w:pStyle w:val="CellBodyCentered"/>
            </w:pPr>
            <w:r w:rsidRPr="0010106F">
              <w:rPr>
                <w:lang w:val="en-GB"/>
              </w:rPr>
              <w:t>80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DF"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E6"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E1" w14:textId="77777777" w:rsidR="00CD112F" w:rsidRPr="0010106F" w:rsidRDefault="00CD112F" w:rsidP="008F425F">
            <w:pPr>
              <w:pStyle w:val="CellBodyCentered"/>
            </w:pPr>
            <w:r w:rsidRPr="0010106F">
              <w:t>400</w:t>
            </w:r>
          </w:p>
        </w:tc>
        <w:tc>
          <w:tcPr>
            <w:tcW w:w="900" w:type="dxa"/>
            <w:tcBorders>
              <w:top w:val="single" w:sz="4" w:space="0" w:color="auto"/>
              <w:left w:val="single" w:sz="4" w:space="0" w:color="auto"/>
              <w:bottom w:val="single" w:sz="4" w:space="0" w:color="auto"/>
              <w:right w:val="single" w:sz="4" w:space="0" w:color="auto"/>
            </w:tcBorders>
          </w:tcPr>
          <w:p w14:paraId="4BB64AE2" w14:textId="77777777" w:rsidR="00CD112F" w:rsidRPr="0010106F" w:rsidRDefault="00CD112F" w:rsidP="008F425F">
            <w:pPr>
              <w:pStyle w:val="CellBodyCentered"/>
            </w:pPr>
            <w:r w:rsidRPr="0010106F">
              <w:t>16</w:t>
            </w:r>
          </w:p>
        </w:tc>
        <w:tc>
          <w:tcPr>
            <w:tcW w:w="900" w:type="dxa"/>
            <w:tcBorders>
              <w:top w:val="single" w:sz="4" w:space="0" w:color="auto"/>
              <w:left w:val="single" w:sz="4" w:space="0" w:color="auto"/>
              <w:bottom w:val="single" w:sz="4" w:space="0" w:color="auto"/>
              <w:right w:val="single" w:sz="4" w:space="0" w:color="auto"/>
            </w:tcBorders>
          </w:tcPr>
          <w:p w14:paraId="4BB64AE3"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E4" w14:textId="77777777" w:rsidR="00CD112F" w:rsidRPr="0010106F" w:rsidRDefault="00CD112F" w:rsidP="008F425F">
            <w:pPr>
              <w:pStyle w:val="CellBodyCentered"/>
            </w:pPr>
            <w:r w:rsidRPr="0010106F">
              <w:rPr>
                <w:lang w:val="en-GB"/>
              </w:rPr>
              <w:t>80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E5"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EC"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E7" w14:textId="77777777" w:rsidR="00CD112F" w:rsidRPr="0010106F" w:rsidRDefault="00CD112F" w:rsidP="008F425F">
            <w:pPr>
              <w:pStyle w:val="CellBodyCentered"/>
            </w:pPr>
            <w:r w:rsidRPr="0010106F">
              <w:t>450</w:t>
            </w:r>
          </w:p>
        </w:tc>
        <w:tc>
          <w:tcPr>
            <w:tcW w:w="900" w:type="dxa"/>
            <w:tcBorders>
              <w:top w:val="single" w:sz="4" w:space="0" w:color="auto"/>
              <w:left w:val="single" w:sz="4" w:space="0" w:color="auto"/>
              <w:bottom w:val="single" w:sz="4" w:space="0" w:color="auto"/>
              <w:right w:val="single" w:sz="4" w:space="0" w:color="auto"/>
            </w:tcBorders>
          </w:tcPr>
          <w:p w14:paraId="4BB64AE8" w14:textId="77777777" w:rsidR="00CD112F" w:rsidRPr="0010106F" w:rsidRDefault="00CD112F" w:rsidP="008F425F">
            <w:pPr>
              <w:pStyle w:val="CellBodyCentered"/>
            </w:pPr>
            <w:r w:rsidRPr="0010106F">
              <w:t>18</w:t>
            </w:r>
          </w:p>
        </w:tc>
        <w:tc>
          <w:tcPr>
            <w:tcW w:w="900" w:type="dxa"/>
            <w:tcBorders>
              <w:top w:val="single" w:sz="4" w:space="0" w:color="auto"/>
              <w:left w:val="single" w:sz="4" w:space="0" w:color="auto"/>
              <w:bottom w:val="single" w:sz="4" w:space="0" w:color="auto"/>
              <w:right w:val="single" w:sz="4" w:space="0" w:color="auto"/>
            </w:tcBorders>
          </w:tcPr>
          <w:p w14:paraId="4BB64AE9"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EA" w14:textId="77777777" w:rsidR="00CD112F" w:rsidRPr="0010106F" w:rsidRDefault="00CD112F" w:rsidP="008F425F">
            <w:pPr>
              <w:pStyle w:val="CellBodyCentered"/>
            </w:pPr>
            <w:r w:rsidRPr="0010106F">
              <w:rPr>
                <w:lang w:val="en-GB"/>
              </w:rPr>
              <w:t>90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EB"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F2"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ED" w14:textId="77777777" w:rsidR="00CD112F" w:rsidRPr="0010106F" w:rsidRDefault="00CD112F" w:rsidP="008F425F">
            <w:pPr>
              <w:pStyle w:val="CellBodyCentered"/>
            </w:pPr>
            <w:r w:rsidRPr="0010106F">
              <w:t>500</w:t>
            </w:r>
          </w:p>
        </w:tc>
        <w:tc>
          <w:tcPr>
            <w:tcW w:w="900" w:type="dxa"/>
            <w:tcBorders>
              <w:top w:val="single" w:sz="4" w:space="0" w:color="auto"/>
              <w:left w:val="single" w:sz="4" w:space="0" w:color="auto"/>
              <w:bottom w:val="single" w:sz="4" w:space="0" w:color="auto"/>
              <w:right w:val="single" w:sz="4" w:space="0" w:color="auto"/>
            </w:tcBorders>
          </w:tcPr>
          <w:p w14:paraId="4BB64AEE" w14:textId="77777777" w:rsidR="00CD112F" w:rsidRPr="0010106F" w:rsidRDefault="00CD112F" w:rsidP="008F425F">
            <w:pPr>
              <w:pStyle w:val="CellBodyCentered"/>
            </w:pPr>
            <w:r w:rsidRPr="0010106F">
              <w:t>20</w:t>
            </w:r>
          </w:p>
        </w:tc>
        <w:tc>
          <w:tcPr>
            <w:tcW w:w="900" w:type="dxa"/>
            <w:tcBorders>
              <w:top w:val="single" w:sz="4" w:space="0" w:color="auto"/>
              <w:left w:val="single" w:sz="4" w:space="0" w:color="auto"/>
              <w:bottom w:val="single" w:sz="4" w:space="0" w:color="auto"/>
              <w:right w:val="single" w:sz="4" w:space="0" w:color="auto"/>
            </w:tcBorders>
          </w:tcPr>
          <w:p w14:paraId="4BB64AEF"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F0" w14:textId="77777777" w:rsidR="00CD112F" w:rsidRPr="0010106F" w:rsidRDefault="00CD112F" w:rsidP="008F425F">
            <w:pPr>
              <w:pStyle w:val="CellBodyCentered"/>
            </w:pPr>
            <w:r w:rsidRPr="0010106F">
              <w:rPr>
                <w:lang w:val="en-GB"/>
              </w:rPr>
              <w:t>90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F1"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F8"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F3" w14:textId="77777777" w:rsidR="00CD112F" w:rsidRPr="0010106F" w:rsidRDefault="00CD112F" w:rsidP="008F425F">
            <w:pPr>
              <w:pStyle w:val="CellBodyCentered"/>
            </w:pPr>
            <w:r w:rsidRPr="0010106F">
              <w:t>600</w:t>
            </w:r>
          </w:p>
        </w:tc>
        <w:tc>
          <w:tcPr>
            <w:tcW w:w="900" w:type="dxa"/>
            <w:tcBorders>
              <w:top w:val="single" w:sz="4" w:space="0" w:color="auto"/>
              <w:left w:val="single" w:sz="4" w:space="0" w:color="auto"/>
              <w:bottom w:val="single" w:sz="4" w:space="0" w:color="auto"/>
              <w:right w:val="single" w:sz="4" w:space="0" w:color="auto"/>
            </w:tcBorders>
          </w:tcPr>
          <w:p w14:paraId="4BB64AF4" w14:textId="77777777" w:rsidR="00CD112F" w:rsidRPr="0010106F" w:rsidRDefault="00CD112F" w:rsidP="008F425F">
            <w:pPr>
              <w:pStyle w:val="CellBodyCentered"/>
            </w:pPr>
            <w:r w:rsidRPr="0010106F">
              <w:t>24</w:t>
            </w:r>
          </w:p>
        </w:tc>
        <w:tc>
          <w:tcPr>
            <w:tcW w:w="900" w:type="dxa"/>
            <w:tcBorders>
              <w:top w:val="single" w:sz="4" w:space="0" w:color="auto"/>
              <w:left w:val="single" w:sz="4" w:space="0" w:color="auto"/>
              <w:bottom w:val="single" w:sz="4" w:space="0" w:color="auto"/>
              <w:right w:val="single" w:sz="4" w:space="0" w:color="auto"/>
            </w:tcBorders>
          </w:tcPr>
          <w:p w14:paraId="4BB64AF5"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F6" w14:textId="77777777" w:rsidR="00CD112F" w:rsidRPr="0010106F" w:rsidRDefault="00CD112F" w:rsidP="008F425F">
            <w:pPr>
              <w:pStyle w:val="CellBodyCentered"/>
            </w:pPr>
            <w:r w:rsidRPr="0010106F">
              <w:rPr>
                <w:lang w:val="en-GB"/>
              </w:rPr>
              <w:t>90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F7" w14:textId="77777777" w:rsidR="00CD112F" w:rsidRPr="0010106F" w:rsidRDefault="00CD112F" w:rsidP="008F425F">
            <w:pPr>
              <w:keepLines/>
              <w:tabs>
                <w:tab w:val="decimal" w:pos="142"/>
              </w:tabs>
              <w:spacing w:line="280" w:lineRule="exact"/>
              <w:jc w:val="center"/>
              <w:rPr>
                <w:sz w:val="16"/>
                <w:szCs w:val="16"/>
              </w:rPr>
            </w:pPr>
          </w:p>
        </w:tc>
      </w:tr>
      <w:tr w:rsidR="00CD112F" w:rsidRPr="0010106F" w14:paraId="4BB64AFE" w14:textId="77777777" w:rsidTr="00DE0531">
        <w:trPr>
          <w:trHeight w:val="285"/>
        </w:trPr>
        <w:tc>
          <w:tcPr>
            <w:tcW w:w="1080" w:type="dxa"/>
            <w:tcBorders>
              <w:top w:val="single" w:sz="4" w:space="0" w:color="auto"/>
              <w:left w:val="single" w:sz="4" w:space="0" w:color="auto"/>
              <w:bottom w:val="single" w:sz="4" w:space="0" w:color="auto"/>
              <w:right w:val="single" w:sz="4" w:space="0" w:color="auto"/>
            </w:tcBorders>
          </w:tcPr>
          <w:p w14:paraId="4BB64AF9" w14:textId="77777777" w:rsidR="00CD112F" w:rsidRPr="0010106F" w:rsidRDefault="00CD112F" w:rsidP="008F425F">
            <w:pPr>
              <w:pStyle w:val="CellBodyCentered"/>
            </w:pPr>
            <w:r w:rsidRPr="0010106F">
              <w:t>&gt;600</w:t>
            </w:r>
          </w:p>
        </w:tc>
        <w:tc>
          <w:tcPr>
            <w:tcW w:w="900" w:type="dxa"/>
            <w:tcBorders>
              <w:top w:val="single" w:sz="4" w:space="0" w:color="auto"/>
              <w:left w:val="single" w:sz="4" w:space="0" w:color="auto"/>
              <w:bottom w:val="single" w:sz="4" w:space="0" w:color="auto"/>
              <w:right w:val="single" w:sz="4" w:space="0" w:color="auto"/>
            </w:tcBorders>
          </w:tcPr>
          <w:p w14:paraId="4BB64AFA" w14:textId="77777777" w:rsidR="00CD112F" w:rsidRPr="0010106F" w:rsidRDefault="00CD112F" w:rsidP="008F425F">
            <w:pPr>
              <w:pStyle w:val="CellBodyCentered"/>
            </w:pPr>
            <w:r w:rsidRPr="0010106F">
              <w:t>&gt;24</w:t>
            </w:r>
          </w:p>
        </w:tc>
        <w:tc>
          <w:tcPr>
            <w:tcW w:w="900" w:type="dxa"/>
            <w:tcBorders>
              <w:top w:val="single" w:sz="4" w:space="0" w:color="auto"/>
              <w:left w:val="single" w:sz="4" w:space="0" w:color="auto"/>
              <w:bottom w:val="single" w:sz="4" w:space="0" w:color="auto"/>
              <w:right w:val="single" w:sz="4" w:space="0" w:color="auto"/>
            </w:tcBorders>
          </w:tcPr>
          <w:p w14:paraId="4BB64AFB" w14:textId="77777777" w:rsidR="00CD112F" w:rsidRPr="0010106F" w:rsidRDefault="00CD112F" w:rsidP="008F425F">
            <w:pPr>
              <w:pStyle w:val="CellBodyCentered"/>
            </w:pPr>
            <w:r w:rsidRPr="0010106F">
              <w:rPr>
                <w:lang w:val="en-GB"/>
              </w:rPr>
              <w:t>3</w:t>
            </w:r>
            <w:r w:rsidRPr="0010106F">
              <w:t>0</w:t>
            </w:r>
          </w:p>
        </w:tc>
        <w:tc>
          <w:tcPr>
            <w:tcW w:w="810" w:type="dxa"/>
            <w:tcBorders>
              <w:top w:val="single" w:sz="4" w:space="0" w:color="auto"/>
              <w:left w:val="single" w:sz="4" w:space="0" w:color="auto"/>
              <w:bottom w:val="single" w:sz="4" w:space="0" w:color="auto"/>
              <w:right w:val="single" w:sz="4" w:space="0" w:color="auto"/>
            </w:tcBorders>
          </w:tcPr>
          <w:p w14:paraId="4BB64AFC" w14:textId="77777777" w:rsidR="00CD112F" w:rsidRPr="0010106F" w:rsidRDefault="00CD112F" w:rsidP="008F425F">
            <w:pPr>
              <w:pStyle w:val="CellBodyCentered"/>
            </w:pPr>
            <w:r w:rsidRPr="0010106F">
              <w:rPr>
                <w:lang w:val="en-GB"/>
              </w:rPr>
              <w:t>90</w:t>
            </w:r>
          </w:p>
        </w:tc>
        <w:tc>
          <w:tcPr>
            <w:tcW w:w="5220" w:type="dxa"/>
            <w:gridSpan w:val="6"/>
            <w:vMerge/>
            <w:tcBorders>
              <w:top w:val="single" w:sz="4" w:space="0" w:color="auto"/>
              <w:left w:val="single" w:sz="4" w:space="0" w:color="auto"/>
              <w:bottom w:val="single" w:sz="4" w:space="0" w:color="auto"/>
              <w:right w:val="single" w:sz="4" w:space="0" w:color="auto"/>
            </w:tcBorders>
          </w:tcPr>
          <w:p w14:paraId="4BB64AFD" w14:textId="77777777" w:rsidR="00CD112F" w:rsidRPr="0010106F" w:rsidRDefault="00CD112F" w:rsidP="008F425F">
            <w:pPr>
              <w:keepLines/>
              <w:tabs>
                <w:tab w:val="decimal" w:pos="142"/>
              </w:tabs>
              <w:spacing w:line="280" w:lineRule="exact"/>
              <w:jc w:val="center"/>
              <w:rPr>
                <w:sz w:val="16"/>
                <w:szCs w:val="16"/>
              </w:rPr>
            </w:pPr>
          </w:p>
        </w:tc>
      </w:tr>
    </w:tbl>
    <w:p w14:paraId="4BB64AFF" w14:textId="77777777" w:rsidR="00CD112F" w:rsidRPr="0010106F" w:rsidRDefault="00CD112F" w:rsidP="00D66A4C">
      <w:pPr>
        <w:pStyle w:val="Text1Bold"/>
        <w:ind w:left="1350" w:hanging="630"/>
      </w:pPr>
      <w:r w:rsidRPr="0010106F">
        <w:t xml:space="preserve">Note: </w:t>
      </w:r>
      <w:r w:rsidR="00314BAB" w:rsidRPr="0010106F">
        <w:tab/>
      </w:r>
      <w:r w:rsidRPr="0010106F">
        <w:rPr>
          <w:b w:val="0"/>
        </w:rPr>
        <w:t>Insulation shall be applied in two layers for all Contro-Trace applications. Inner layer shall be cut to fit between Contro-Trace elements.</w:t>
      </w:r>
    </w:p>
    <w:p w14:paraId="4BB64B00" w14:textId="77777777" w:rsidR="001941A1" w:rsidRPr="0010106F" w:rsidRDefault="001941A1">
      <w:pPr>
        <w:autoSpaceDE/>
        <w:autoSpaceDN/>
        <w:adjustRightInd/>
        <w:spacing w:before="0" w:line="240" w:lineRule="auto"/>
        <w:ind w:left="0"/>
        <w:rPr>
          <w:rFonts w:ascii="Arial" w:hAnsi="Arial" w:cs="Arial"/>
          <w:b/>
          <w:bCs/>
        </w:rPr>
      </w:pPr>
      <w:bookmarkStart w:id="4895" w:name="_Toc322011424"/>
      <w:r w:rsidRPr="0010106F">
        <w:br w:type="page"/>
      </w:r>
    </w:p>
    <w:p w14:paraId="4BB64B01" w14:textId="77777777" w:rsidR="00D0332A" w:rsidRPr="0010106F" w:rsidRDefault="00CD112F" w:rsidP="00AD51BE">
      <w:pPr>
        <w:pStyle w:val="Heading2"/>
        <w:rPr>
          <w:lang w:val="en-GB"/>
        </w:rPr>
      </w:pPr>
      <w:bookmarkStart w:id="4896" w:name="_Toc117352250"/>
      <w:r w:rsidRPr="0010106F">
        <w:lastRenderedPageBreak/>
        <w:t>Personnel Protection Thickness Table</w:t>
      </w:r>
      <w:bookmarkEnd w:id="4895"/>
      <w:bookmarkEnd w:id="4896"/>
    </w:p>
    <w:p w14:paraId="4BB64B02" w14:textId="77777777" w:rsidR="00D0332A" w:rsidRPr="0010106F" w:rsidRDefault="00CD112F" w:rsidP="00AD51BE">
      <w:pPr>
        <w:pStyle w:val="Text1Bold"/>
        <w:rPr>
          <w:lang w:val="en-GB"/>
        </w:rPr>
      </w:pPr>
      <w:r w:rsidRPr="0010106F">
        <w:rPr>
          <w:b w:val="0"/>
          <w:lang w:val="en-GB"/>
        </w:rPr>
        <w:t>Material</w:t>
      </w:r>
      <w:r w:rsidRPr="0010106F">
        <w:rPr>
          <w:b w:val="0"/>
        </w:rPr>
        <w:tab/>
      </w:r>
      <w:r w:rsidRPr="0010106F">
        <w:rPr>
          <w:b w:val="0"/>
        </w:rPr>
        <w:tab/>
        <w:t>High Density Mineral Wool</w:t>
      </w:r>
    </w:p>
    <w:p w14:paraId="4BB64B03" w14:textId="77777777" w:rsidR="00D0332A" w:rsidRPr="0010106F" w:rsidRDefault="00CD112F" w:rsidP="00AD51BE">
      <w:pPr>
        <w:pStyle w:val="Text1Bold"/>
        <w:rPr>
          <w:lang w:val="en-GB"/>
        </w:rPr>
      </w:pPr>
      <w:r w:rsidRPr="0010106F">
        <w:rPr>
          <w:b w:val="0"/>
          <w:lang w:val="en-GB"/>
        </w:rPr>
        <w:t>Density</w:t>
      </w:r>
      <w:r w:rsidRPr="0010106F">
        <w:rPr>
          <w:b w:val="0"/>
        </w:rPr>
        <w:tab/>
      </w:r>
      <w:r w:rsidRPr="0010106F">
        <w:rPr>
          <w:b w:val="0"/>
        </w:rPr>
        <w:tab/>
      </w:r>
      <w:r w:rsidRPr="0010106F">
        <w:rPr>
          <w:b w:val="0"/>
          <w:lang w:val="en-GB"/>
        </w:rPr>
        <w:t xml:space="preserve"> </w:t>
      </w:r>
      <w:r w:rsidR="00314BAB" w:rsidRPr="0010106F">
        <w:rPr>
          <w:b w:val="0"/>
          <w:lang w:val="en-GB"/>
        </w:rPr>
        <w:tab/>
      </w:r>
      <w:r w:rsidRPr="0010106F">
        <w:rPr>
          <w:b w:val="0"/>
          <w:lang w:val="en-GB"/>
        </w:rPr>
        <w:t>Up to 24</w:t>
      </w:r>
      <w:r w:rsidR="00314BAB" w:rsidRPr="0010106F">
        <w:rPr>
          <w:b w:val="0"/>
          <w:lang w:val="en-GB"/>
        </w:rPr>
        <w:t xml:space="preserve"> </w:t>
      </w:r>
      <w:r w:rsidR="00314BAB" w:rsidRPr="0010106F">
        <w:rPr>
          <w:b w:val="0"/>
        </w:rPr>
        <w:t>inches</w:t>
      </w:r>
      <w:r w:rsidRPr="0010106F">
        <w:rPr>
          <w:b w:val="0"/>
          <w:lang w:val="en-GB"/>
        </w:rPr>
        <w:t xml:space="preserve"> NB = 100 to 120 kg/m³</w:t>
      </w:r>
    </w:p>
    <w:p w14:paraId="4BB64B04" w14:textId="77777777" w:rsidR="00D0332A" w:rsidRPr="0010106F" w:rsidRDefault="00CD112F" w:rsidP="00AD51BE">
      <w:pPr>
        <w:pStyle w:val="Text1Bold"/>
        <w:ind w:left="2160" w:firstLine="720"/>
        <w:rPr>
          <w:lang w:val="en-GB"/>
        </w:rPr>
      </w:pPr>
      <w:r w:rsidRPr="0010106F">
        <w:rPr>
          <w:b w:val="0"/>
          <w:lang w:val="en-GB"/>
        </w:rPr>
        <w:t>26</w:t>
      </w:r>
      <w:r w:rsidR="00314BAB" w:rsidRPr="0010106F">
        <w:rPr>
          <w:b w:val="0"/>
          <w:lang w:val="en-GB"/>
        </w:rPr>
        <w:t xml:space="preserve"> </w:t>
      </w:r>
      <w:r w:rsidR="00314BAB" w:rsidRPr="0010106F">
        <w:rPr>
          <w:b w:val="0"/>
        </w:rPr>
        <w:t>inches</w:t>
      </w:r>
      <w:r w:rsidRPr="0010106F">
        <w:rPr>
          <w:b w:val="0"/>
          <w:lang w:val="en-GB"/>
        </w:rPr>
        <w:t xml:space="preserve"> NB &amp; Larger = 100 kg/m³ </w:t>
      </w:r>
    </w:p>
    <w:tbl>
      <w:tblPr>
        <w:tblW w:w="8494" w:type="dxa"/>
        <w:tblLayout w:type="fixed"/>
        <w:tblLook w:val="0000" w:firstRow="0" w:lastRow="0" w:firstColumn="0" w:lastColumn="0" w:noHBand="0" w:noVBand="0"/>
      </w:tblPr>
      <w:tblGrid>
        <w:gridCol w:w="840"/>
        <w:gridCol w:w="1701"/>
        <w:gridCol w:w="2268"/>
        <w:gridCol w:w="1701"/>
        <w:gridCol w:w="1984"/>
      </w:tblGrid>
      <w:tr w:rsidR="004367F7" w:rsidRPr="0010106F" w14:paraId="4BB64B06" w14:textId="77777777" w:rsidTr="00221083">
        <w:tc>
          <w:tcPr>
            <w:tcW w:w="8494" w:type="dxa"/>
            <w:gridSpan w:val="5"/>
            <w:tcBorders>
              <w:bottom w:val="single" w:sz="4" w:space="0" w:color="auto"/>
            </w:tcBorders>
          </w:tcPr>
          <w:p w14:paraId="4BB64B05" w14:textId="4E9DC256" w:rsidR="004367F7" w:rsidRPr="0010106F" w:rsidRDefault="004367F7" w:rsidP="00221083">
            <w:pPr>
              <w:pStyle w:val="TableTitle1"/>
              <w:numPr>
                <w:ilvl w:val="0"/>
                <w:numId w:val="0"/>
              </w:numPr>
              <w:spacing w:before="48"/>
              <w:rPr>
                <w:color w:val="auto"/>
              </w:rPr>
            </w:pPr>
            <w:r w:rsidRPr="007C080B">
              <w:rPr>
                <w:color w:val="auto"/>
              </w:rPr>
              <w:t xml:space="preserve">Table </w:t>
            </w:r>
            <w:r w:rsidR="00B05036">
              <w:rPr>
                <w:color w:val="auto"/>
              </w:rPr>
              <w:t>9</w:t>
            </w:r>
            <w:r w:rsidRPr="007C080B">
              <w:rPr>
                <w:color w:val="auto"/>
              </w:rPr>
              <w:t>: Personnel</w:t>
            </w:r>
            <w:r w:rsidRPr="0010106F">
              <w:rPr>
                <w:color w:val="auto"/>
              </w:rPr>
              <w:t xml:space="preserve"> Protection Thickness Table </w:t>
            </w:r>
          </w:p>
        </w:tc>
      </w:tr>
      <w:tr w:rsidR="004367F7" w:rsidRPr="0010106F" w14:paraId="4BB64B0A" w14:textId="77777777" w:rsidTr="00221083">
        <w:tc>
          <w:tcPr>
            <w:tcW w:w="2541" w:type="dxa"/>
            <w:gridSpan w:val="2"/>
            <w:tcBorders>
              <w:top w:val="single" w:sz="4" w:space="0" w:color="auto"/>
              <w:left w:val="single" w:sz="4" w:space="0" w:color="auto"/>
              <w:bottom w:val="single" w:sz="4" w:space="0" w:color="auto"/>
              <w:right w:val="single" w:sz="4" w:space="0" w:color="auto"/>
            </w:tcBorders>
          </w:tcPr>
          <w:p w14:paraId="4BB64B07" w14:textId="77777777" w:rsidR="004367F7" w:rsidRPr="0010106F" w:rsidRDefault="004367F7" w:rsidP="00221083">
            <w:pPr>
              <w:pStyle w:val="CellHeadingCentered"/>
              <w:spacing w:before="48"/>
              <w:rPr>
                <w:color w:val="auto"/>
              </w:rPr>
            </w:pPr>
            <w:r w:rsidRPr="0010106F">
              <w:rPr>
                <w:color w:val="auto"/>
              </w:rPr>
              <w:t>SIZE</w:t>
            </w:r>
          </w:p>
          <w:p w14:paraId="4BB64B08" w14:textId="77777777" w:rsidR="004367F7" w:rsidRPr="0010106F" w:rsidRDefault="004367F7" w:rsidP="00221083">
            <w:pPr>
              <w:pStyle w:val="CellHeadingCentered"/>
              <w:spacing w:before="48"/>
              <w:rPr>
                <w:color w:val="auto"/>
              </w:rPr>
            </w:pPr>
          </w:p>
        </w:tc>
        <w:tc>
          <w:tcPr>
            <w:tcW w:w="5953" w:type="dxa"/>
            <w:gridSpan w:val="3"/>
            <w:tcBorders>
              <w:top w:val="single" w:sz="4" w:space="0" w:color="auto"/>
              <w:left w:val="single" w:sz="4" w:space="0" w:color="auto"/>
              <w:bottom w:val="single" w:sz="4" w:space="0" w:color="auto"/>
              <w:right w:val="single" w:sz="4" w:space="0" w:color="auto"/>
            </w:tcBorders>
          </w:tcPr>
          <w:p w14:paraId="4BB64B09" w14:textId="77777777" w:rsidR="004367F7" w:rsidRPr="0010106F" w:rsidRDefault="004367F7" w:rsidP="00221083">
            <w:pPr>
              <w:pStyle w:val="CellHeadingCentered"/>
              <w:spacing w:before="48"/>
              <w:rPr>
                <w:color w:val="auto"/>
              </w:rPr>
            </w:pPr>
            <w:r w:rsidRPr="0010106F">
              <w:rPr>
                <w:color w:val="auto"/>
              </w:rPr>
              <w:t>OPERATING TEMPERATURE  (Deg. C.)</w:t>
            </w:r>
          </w:p>
        </w:tc>
      </w:tr>
      <w:tr w:rsidR="004367F7" w:rsidRPr="0010106F" w14:paraId="4BB64B12" w14:textId="77777777" w:rsidTr="00221083">
        <w:trPr>
          <w:trHeight w:val="368"/>
        </w:trPr>
        <w:tc>
          <w:tcPr>
            <w:tcW w:w="840" w:type="dxa"/>
            <w:tcBorders>
              <w:top w:val="single" w:sz="4" w:space="0" w:color="auto"/>
              <w:left w:val="single" w:sz="4" w:space="0" w:color="auto"/>
              <w:bottom w:val="single" w:sz="4" w:space="0" w:color="auto"/>
              <w:right w:val="single" w:sz="4" w:space="0" w:color="auto"/>
            </w:tcBorders>
          </w:tcPr>
          <w:p w14:paraId="4BB64B0B" w14:textId="77777777" w:rsidR="004367F7" w:rsidRPr="0010106F" w:rsidRDefault="004367F7" w:rsidP="00221083">
            <w:pPr>
              <w:pStyle w:val="CellHeadingCentered"/>
              <w:spacing w:before="48"/>
              <w:rPr>
                <w:color w:val="auto"/>
              </w:rPr>
            </w:pPr>
            <w:r w:rsidRPr="0010106F">
              <w:rPr>
                <w:color w:val="auto"/>
              </w:rPr>
              <w:t>DN</w:t>
            </w:r>
          </w:p>
        </w:tc>
        <w:tc>
          <w:tcPr>
            <w:tcW w:w="1701" w:type="dxa"/>
            <w:tcBorders>
              <w:top w:val="single" w:sz="4" w:space="0" w:color="auto"/>
              <w:left w:val="single" w:sz="4" w:space="0" w:color="auto"/>
              <w:bottom w:val="single" w:sz="4" w:space="0" w:color="auto"/>
              <w:right w:val="single" w:sz="4" w:space="0" w:color="auto"/>
            </w:tcBorders>
          </w:tcPr>
          <w:p w14:paraId="4BB64B0C" w14:textId="77777777" w:rsidR="004367F7" w:rsidRPr="0010106F" w:rsidRDefault="004367F7" w:rsidP="00221083">
            <w:pPr>
              <w:pStyle w:val="CellHeadingCentered"/>
              <w:spacing w:before="48"/>
              <w:rPr>
                <w:color w:val="auto"/>
              </w:rPr>
            </w:pPr>
            <w:r w:rsidRPr="0010106F">
              <w:rPr>
                <w:color w:val="auto"/>
              </w:rPr>
              <w:t>NPS</w:t>
            </w:r>
          </w:p>
          <w:p w14:paraId="4BB64B0D" w14:textId="77777777" w:rsidR="004367F7" w:rsidRPr="0010106F" w:rsidRDefault="004367F7" w:rsidP="00221083">
            <w:pPr>
              <w:pStyle w:val="CellHeadingCentered"/>
              <w:spacing w:before="48"/>
              <w:rPr>
                <w:color w:val="auto"/>
              </w:rPr>
            </w:pPr>
            <w:r w:rsidRPr="0010106F">
              <w:rPr>
                <w:color w:val="auto"/>
              </w:rPr>
              <w:t>(inches)</w:t>
            </w:r>
          </w:p>
        </w:tc>
        <w:tc>
          <w:tcPr>
            <w:tcW w:w="2268" w:type="dxa"/>
            <w:tcBorders>
              <w:top w:val="single" w:sz="4" w:space="0" w:color="auto"/>
              <w:left w:val="single" w:sz="4" w:space="0" w:color="auto"/>
              <w:bottom w:val="single" w:sz="4" w:space="0" w:color="auto"/>
              <w:right w:val="single" w:sz="4" w:space="0" w:color="auto"/>
            </w:tcBorders>
          </w:tcPr>
          <w:p w14:paraId="4BB64B0E" w14:textId="77777777" w:rsidR="004367F7" w:rsidRPr="0010106F" w:rsidRDefault="004367F7" w:rsidP="00221083">
            <w:pPr>
              <w:pStyle w:val="CellHeadingCentered"/>
              <w:spacing w:before="48"/>
              <w:rPr>
                <w:color w:val="auto"/>
              </w:rPr>
            </w:pPr>
            <w:r w:rsidRPr="0010106F">
              <w:rPr>
                <w:color w:val="auto"/>
              </w:rPr>
              <w:t>60 to 250</w:t>
            </w:r>
          </w:p>
          <w:p w14:paraId="4BB64B0F" w14:textId="77777777" w:rsidR="004367F7" w:rsidRPr="0010106F" w:rsidRDefault="004367F7" w:rsidP="00221083">
            <w:pPr>
              <w:pStyle w:val="CellHeadingCentered"/>
              <w:spacing w:before="48"/>
              <w:rPr>
                <w:color w:val="auto"/>
              </w:rPr>
            </w:pPr>
          </w:p>
        </w:tc>
        <w:tc>
          <w:tcPr>
            <w:tcW w:w="1701" w:type="dxa"/>
            <w:tcBorders>
              <w:top w:val="single" w:sz="4" w:space="0" w:color="auto"/>
              <w:left w:val="single" w:sz="4" w:space="0" w:color="auto"/>
              <w:right w:val="single" w:sz="4" w:space="0" w:color="auto"/>
            </w:tcBorders>
          </w:tcPr>
          <w:p w14:paraId="4BB64B10" w14:textId="77777777" w:rsidR="004367F7" w:rsidRPr="0010106F" w:rsidRDefault="004367F7" w:rsidP="00221083">
            <w:pPr>
              <w:pStyle w:val="CellHeadingCentered"/>
              <w:spacing w:before="48"/>
              <w:rPr>
                <w:color w:val="auto"/>
              </w:rPr>
            </w:pPr>
            <w:r w:rsidRPr="0010106F">
              <w:rPr>
                <w:color w:val="auto"/>
              </w:rPr>
              <w:t xml:space="preserve">251 to </w:t>
            </w:r>
            <w:r w:rsidRPr="0010106F">
              <w:rPr>
                <w:color w:val="auto"/>
                <w:lang w:val="en-GB"/>
              </w:rPr>
              <w:t>4</w:t>
            </w:r>
            <w:r w:rsidRPr="0010106F">
              <w:rPr>
                <w:color w:val="auto"/>
              </w:rPr>
              <w:t>00</w:t>
            </w:r>
          </w:p>
        </w:tc>
        <w:tc>
          <w:tcPr>
            <w:tcW w:w="1984" w:type="dxa"/>
            <w:tcBorders>
              <w:top w:val="single" w:sz="4" w:space="0" w:color="auto"/>
              <w:left w:val="single" w:sz="4" w:space="0" w:color="auto"/>
              <w:right w:val="single" w:sz="4" w:space="0" w:color="auto"/>
            </w:tcBorders>
          </w:tcPr>
          <w:p w14:paraId="4BB64B11" w14:textId="77777777" w:rsidR="004367F7" w:rsidRPr="0010106F" w:rsidRDefault="004367F7" w:rsidP="00221083">
            <w:pPr>
              <w:pStyle w:val="CellHeadingCentered"/>
              <w:spacing w:before="48"/>
              <w:rPr>
                <w:color w:val="auto"/>
                <w:lang w:val="en-GB"/>
              </w:rPr>
            </w:pPr>
            <w:r w:rsidRPr="0010106F">
              <w:rPr>
                <w:color w:val="auto"/>
                <w:lang w:val="en-GB"/>
              </w:rPr>
              <w:t>401 to 540</w:t>
            </w:r>
          </w:p>
        </w:tc>
      </w:tr>
      <w:tr w:rsidR="004367F7" w:rsidRPr="0010106F" w14:paraId="4BB64B18" w14:textId="77777777" w:rsidTr="00221083">
        <w:tc>
          <w:tcPr>
            <w:tcW w:w="840" w:type="dxa"/>
            <w:tcBorders>
              <w:top w:val="single" w:sz="4" w:space="0" w:color="auto"/>
              <w:left w:val="single" w:sz="4" w:space="0" w:color="auto"/>
              <w:bottom w:val="single" w:sz="4" w:space="0" w:color="auto"/>
              <w:right w:val="single" w:sz="4" w:space="0" w:color="auto"/>
            </w:tcBorders>
          </w:tcPr>
          <w:p w14:paraId="4BB64B13" w14:textId="77777777" w:rsidR="004367F7" w:rsidRPr="0010106F" w:rsidRDefault="004367F7" w:rsidP="00221083">
            <w:pPr>
              <w:pStyle w:val="CellBodyCentered"/>
              <w:spacing w:before="48"/>
              <w:rPr>
                <w:color w:val="auto"/>
              </w:rPr>
            </w:pPr>
            <w:r w:rsidRPr="0010106F">
              <w:rPr>
                <w:color w:val="auto"/>
              </w:rPr>
              <w:t>15</w:t>
            </w:r>
          </w:p>
        </w:tc>
        <w:tc>
          <w:tcPr>
            <w:tcW w:w="1701" w:type="dxa"/>
            <w:tcBorders>
              <w:top w:val="single" w:sz="4" w:space="0" w:color="auto"/>
              <w:left w:val="single" w:sz="4" w:space="0" w:color="auto"/>
              <w:bottom w:val="single" w:sz="4" w:space="0" w:color="auto"/>
              <w:right w:val="single" w:sz="4" w:space="0" w:color="auto"/>
            </w:tcBorders>
          </w:tcPr>
          <w:p w14:paraId="4BB64B14" w14:textId="77777777" w:rsidR="004367F7" w:rsidRPr="0010106F" w:rsidRDefault="004367F7" w:rsidP="00221083">
            <w:pPr>
              <w:pStyle w:val="CellBodyCentered"/>
              <w:spacing w:before="48"/>
              <w:rPr>
                <w:color w:val="auto"/>
                <w:lang w:val="en-GB"/>
              </w:rPr>
            </w:pPr>
            <w:r w:rsidRPr="0010106F">
              <w:rPr>
                <w:color w:val="auto"/>
                <w:lang w:val="en-GB"/>
              </w:rPr>
              <w:t>½</w:t>
            </w:r>
          </w:p>
        </w:tc>
        <w:tc>
          <w:tcPr>
            <w:tcW w:w="2268" w:type="dxa"/>
            <w:tcBorders>
              <w:top w:val="single" w:sz="4" w:space="0" w:color="auto"/>
              <w:left w:val="single" w:sz="4" w:space="0" w:color="auto"/>
              <w:bottom w:val="single" w:sz="4" w:space="0" w:color="auto"/>
              <w:right w:val="single" w:sz="4" w:space="0" w:color="auto"/>
            </w:tcBorders>
          </w:tcPr>
          <w:p w14:paraId="4BB64B15"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16" w14:textId="77777777" w:rsidR="004367F7" w:rsidRPr="0010106F" w:rsidRDefault="004367F7" w:rsidP="00221083">
            <w:pPr>
              <w:pStyle w:val="CellBodyCentered"/>
              <w:spacing w:before="48"/>
              <w:rPr>
                <w:color w:val="auto"/>
              </w:rPr>
            </w:pPr>
            <w:r w:rsidRPr="0010106F">
              <w:rPr>
                <w:color w:val="auto"/>
              </w:rPr>
              <w:t>30</w:t>
            </w:r>
          </w:p>
        </w:tc>
        <w:tc>
          <w:tcPr>
            <w:tcW w:w="1984" w:type="dxa"/>
            <w:tcBorders>
              <w:top w:val="single" w:sz="4" w:space="0" w:color="auto"/>
              <w:left w:val="single" w:sz="4" w:space="0" w:color="auto"/>
              <w:bottom w:val="single" w:sz="4" w:space="0" w:color="auto"/>
              <w:right w:val="single" w:sz="4" w:space="0" w:color="auto"/>
            </w:tcBorders>
          </w:tcPr>
          <w:p w14:paraId="4BB64B17" w14:textId="77777777" w:rsidR="004367F7" w:rsidRPr="0010106F" w:rsidRDefault="004367F7" w:rsidP="00221083">
            <w:pPr>
              <w:pStyle w:val="CellBodyCentered"/>
              <w:spacing w:before="48"/>
              <w:rPr>
                <w:color w:val="auto"/>
                <w:lang w:val="en-GB"/>
              </w:rPr>
            </w:pPr>
            <w:r w:rsidRPr="0010106F">
              <w:rPr>
                <w:color w:val="auto"/>
                <w:lang w:val="en-GB"/>
              </w:rPr>
              <w:t>40</w:t>
            </w:r>
          </w:p>
        </w:tc>
      </w:tr>
      <w:tr w:rsidR="004367F7" w:rsidRPr="0010106F" w14:paraId="4BB64B1E" w14:textId="77777777" w:rsidTr="00221083">
        <w:tc>
          <w:tcPr>
            <w:tcW w:w="840" w:type="dxa"/>
            <w:tcBorders>
              <w:top w:val="single" w:sz="4" w:space="0" w:color="auto"/>
              <w:left w:val="single" w:sz="4" w:space="0" w:color="auto"/>
              <w:bottom w:val="single" w:sz="4" w:space="0" w:color="auto"/>
              <w:right w:val="single" w:sz="4" w:space="0" w:color="auto"/>
            </w:tcBorders>
          </w:tcPr>
          <w:p w14:paraId="4BB64B19" w14:textId="77777777" w:rsidR="004367F7" w:rsidRPr="0010106F" w:rsidRDefault="004367F7" w:rsidP="00221083">
            <w:pPr>
              <w:pStyle w:val="CellBodyCentered"/>
              <w:spacing w:before="48"/>
              <w:rPr>
                <w:color w:val="auto"/>
              </w:rPr>
            </w:pPr>
            <w:r w:rsidRPr="0010106F">
              <w:rPr>
                <w:color w:val="auto"/>
              </w:rPr>
              <w:t>20</w:t>
            </w:r>
          </w:p>
        </w:tc>
        <w:tc>
          <w:tcPr>
            <w:tcW w:w="1701" w:type="dxa"/>
            <w:tcBorders>
              <w:top w:val="single" w:sz="4" w:space="0" w:color="auto"/>
              <w:left w:val="single" w:sz="4" w:space="0" w:color="auto"/>
              <w:bottom w:val="single" w:sz="4" w:space="0" w:color="auto"/>
              <w:right w:val="single" w:sz="4" w:space="0" w:color="auto"/>
            </w:tcBorders>
          </w:tcPr>
          <w:p w14:paraId="4BB64B1A" w14:textId="77777777" w:rsidR="004367F7" w:rsidRPr="0010106F" w:rsidRDefault="004367F7" w:rsidP="00221083">
            <w:pPr>
              <w:pStyle w:val="CellBodyCentered"/>
              <w:spacing w:before="48"/>
              <w:rPr>
                <w:color w:val="auto"/>
                <w:lang w:val="en-GB"/>
              </w:rPr>
            </w:pPr>
            <w:r w:rsidRPr="0010106F">
              <w:rPr>
                <w:color w:val="auto"/>
              </w:rPr>
              <w:t>¾</w:t>
            </w:r>
          </w:p>
        </w:tc>
        <w:tc>
          <w:tcPr>
            <w:tcW w:w="2268" w:type="dxa"/>
            <w:tcBorders>
              <w:top w:val="single" w:sz="4" w:space="0" w:color="auto"/>
              <w:left w:val="single" w:sz="4" w:space="0" w:color="auto"/>
              <w:bottom w:val="single" w:sz="4" w:space="0" w:color="auto"/>
              <w:right w:val="single" w:sz="4" w:space="0" w:color="auto"/>
            </w:tcBorders>
          </w:tcPr>
          <w:p w14:paraId="4BB64B1B"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1C" w14:textId="77777777" w:rsidR="004367F7" w:rsidRPr="0010106F" w:rsidRDefault="004367F7" w:rsidP="00221083">
            <w:pPr>
              <w:pStyle w:val="CellBodyCentered"/>
              <w:spacing w:before="48"/>
              <w:rPr>
                <w:color w:val="auto"/>
              </w:rPr>
            </w:pPr>
            <w:r w:rsidRPr="0010106F">
              <w:rPr>
                <w:color w:val="auto"/>
              </w:rPr>
              <w:t>30</w:t>
            </w:r>
          </w:p>
        </w:tc>
        <w:tc>
          <w:tcPr>
            <w:tcW w:w="1984" w:type="dxa"/>
            <w:tcBorders>
              <w:top w:val="single" w:sz="4" w:space="0" w:color="auto"/>
              <w:left w:val="single" w:sz="4" w:space="0" w:color="auto"/>
              <w:bottom w:val="single" w:sz="4" w:space="0" w:color="auto"/>
              <w:right w:val="single" w:sz="4" w:space="0" w:color="auto"/>
            </w:tcBorders>
          </w:tcPr>
          <w:p w14:paraId="4BB64B1D" w14:textId="77777777" w:rsidR="004367F7" w:rsidRPr="0010106F" w:rsidRDefault="004367F7" w:rsidP="00221083">
            <w:pPr>
              <w:pStyle w:val="CellBodyCentered"/>
              <w:spacing w:before="48"/>
              <w:rPr>
                <w:color w:val="auto"/>
                <w:lang w:val="en-GB"/>
              </w:rPr>
            </w:pPr>
            <w:r w:rsidRPr="0010106F">
              <w:rPr>
                <w:color w:val="auto"/>
                <w:lang w:val="en-GB"/>
              </w:rPr>
              <w:t>40</w:t>
            </w:r>
          </w:p>
        </w:tc>
      </w:tr>
      <w:tr w:rsidR="004367F7" w:rsidRPr="0010106F" w14:paraId="4BB64B24" w14:textId="77777777" w:rsidTr="00221083">
        <w:tc>
          <w:tcPr>
            <w:tcW w:w="840" w:type="dxa"/>
            <w:tcBorders>
              <w:top w:val="single" w:sz="4" w:space="0" w:color="auto"/>
              <w:left w:val="single" w:sz="4" w:space="0" w:color="auto"/>
              <w:bottom w:val="single" w:sz="4" w:space="0" w:color="auto"/>
              <w:right w:val="single" w:sz="4" w:space="0" w:color="auto"/>
            </w:tcBorders>
          </w:tcPr>
          <w:p w14:paraId="4BB64B1F" w14:textId="77777777" w:rsidR="004367F7" w:rsidRPr="0010106F" w:rsidRDefault="004367F7" w:rsidP="00221083">
            <w:pPr>
              <w:pStyle w:val="CellBodyCentered"/>
              <w:spacing w:before="48"/>
              <w:rPr>
                <w:color w:val="auto"/>
              </w:rPr>
            </w:pPr>
            <w:r w:rsidRPr="0010106F">
              <w:rPr>
                <w:color w:val="auto"/>
              </w:rPr>
              <w:t>25</w:t>
            </w:r>
          </w:p>
        </w:tc>
        <w:tc>
          <w:tcPr>
            <w:tcW w:w="1701" w:type="dxa"/>
            <w:tcBorders>
              <w:top w:val="single" w:sz="4" w:space="0" w:color="auto"/>
              <w:left w:val="single" w:sz="4" w:space="0" w:color="auto"/>
              <w:bottom w:val="single" w:sz="4" w:space="0" w:color="auto"/>
              <w:right w:val="single" w:sz="4" w:space="0" w:color="auto"/>
            </w:tcBorders>
          </w:tcPr>
          <w:p w14:paraId="4BB64B20" w14:textId="77777777" w:rsidR="004367F7" w:rsidRPr="0010106F" w:rsidRDefault="004367F7" w:rsidP="00221083">
            <w:pPr>
              <w:pStyle w:val="CellBodyCentered"/>
              <w:spacing w:before="48"/>
              <w:rPr>
                <w:color w:val="auto"/>
              </w:rPr>
            </w:pPr>
            <w:r w:rsidRPr="0010106F">
              <w:rPr>
                <w:color w:val="auto"/>
              </w:rPr>
              <w:t>1</w:t>
            </w:r>
          </w:p>
        </w:tc>
        <w:tc>
          <w:tcPr>
            <w:tcW w:w="2268" w:type="dxa"/>
            <w:tcBorders>
              <w:top w:val="single" w:sz="4" w:space="0" w:color="auto"/>
              <w:left w:val="single" w:sz="4" w:space="0" w:color="auto"/>
              <w:bottom w:val="single" w:sz="4" w:space="0" w:color="auto"/>
              <w:right w:val="single" w:sz="4" w:space="0" w:color="auto"/>
            </w:tcBorders>
          </w:tcPr>
          <w:p w14:paraId="4BB64B21"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22" w14:textId="77777777" w:rsidR="004367F7" w:rsidRPr="0010106F" w:rsidRDefault="004367F7" w:rsidP="00221083">
            <w:pPr>
              <w:pStyle w:val="CellBodyCentered"/>
              <w:spacing w:before="48"/>
              <w:rPr>
                <w:color w:val="auto"/>
              </w:rPr>
            </w:pPr>
            <w:r w:rsidRPr="0010106F">
              <w:rPr>
                <w:color w:val="auto"/>
              </w:rPr>
              <w:t>30</w:t>
            </w:r>
          </w:p>
        </w:tc>
        <w:tc>
          <w:tcPr>
            <w:tcW w:w="1984" w:type="dxa"/>
            <w:tcBorders>
              <w:top w:val="single" w:sz="4" w:space="0" w:color="auto"/>
              <w:left w:val="single" w:sz="4" w:space="0" w:color="auto"/>
              <w:bottom w:val="single" w:sz="4" w:space="0" w:color="auto"/>
              <w:right w:val="single" w:sz="4" w:space="0" w:color="auto"/>
            </w:tcBorders>
          </w:tcPr>
          <w:p w14:paraId="4BB64B23" w14:textId="77777777" w:rsidR="004367F7" w:rsidRPr="0010106F" w:rsidRDefault="004367F7" w:rsidP="00221083">
            <w:pPr>
              <w:pStyle w:val="CellBodyCentered"/>
              <w:spacing w:before="48"/>
              <w:rPr>
                <w:color w:val="auto"/>
                <w:lang w:val="en-GB"/>
              </w:rPr>
            </w:pPr>
            <w:r w:rsidRPr="0010106F">
              <w:rPr>
                <w:color w:val="auto"/>
                <w:lang w:val="en-GB"/>
              </w:rPr>
              <w:t>40</w:t>
            </w:r>
          </w:p>
        </w:tc>
      </w:tr>
      <w:tr w:rsidR="004367F7" w:rsidRPr="0010106F" w14:paraId="4BB64B2A" w14:textId="77777777" w:rsidTr="00221083">
        <w:tc>
          <w:tcPr>
            <w:tcW w:w="840" w:type="dxa"/>
            <w:tcBorders>
              <w:top w:val="single" w:sz="4" w:space="0" w:color="auto"/>
              <w:left w:val="single" w:sz="4" w:space="0" w:color="auto"/>
              <w:bottom w:val="single" w:sz="4" w:space="0" w:color="auto"/>
              <w:right w:val="single" w:sz="4" w:space="0" w:color="auto"/>
            </w:tcBorders>
          </w:tcPr>
          <w:p w14:paraId="4BB64B25" w14:textId="77777777" w:rsidR="004367F7" w:rsidRPr="0010106F" w:rsidRDefault="004367F7" w:rsidP="00221083">
            <w:pPr>
              <w:pStyle w:val="CellBodyCentered"/>
              <w:spacing w:before="48"/>
              <w:rPr>
                <w:color w:val="auto"/>
              </w:rPr>
            </w:pPr>
            <w:r w:rsidRPr="0010106F">
              <w:rPr>
                <w:color w:val="auto"/>
              </w:rPr>
              <w:t>40</w:t>
            </w:r>
          </w:p>
        </w:tc>
        <w:tc>
          <w:tcPr>
            <w:tcW w:w="1701" w:type="dxa"/>
            <w:tcBorders>
              <w:top w:val="single" w:sz="4" w:space="0" w:color="auto"/>
              <w:left w:val="single" w:sz="4" w:space="0" w:color="auto"/>
              <w:bottom w:val="single" w:sz="4" w:space="0" w:color="auto"/>
              <w:right w:val="single" w:sz="4" w:space="0" w:color="auto"/>
            </w:tcBorders>
          </w:tcPr>
          <w:p w14:paraId="4BB64B26" w14:textId="77777777" w:rsidR="004367F7" w:rsidRPr="0010106F" w:rsidRDefault="004367F7" w:rsidP="00221083">
            <w:pPr>
              <w:pStyle w:val="CellBodyCentered"/>
              <w:spacing w:before="48"/>
              <w:rPr>
                <w:color w:val="auto"/>
                <w:lang w:val="en-GB"/>
              </w:rPr>
            </w:pPr>
            <w:r w:rsidRPr="0010106F">
              <w:rPr>
                <w:color w:val="auto"/>
                <w:lang w:val="en-GB"/>
              </w:rPr>
              <w:t>1½</w:t>
            </w:r>
          </w:p>
        </w:tc>
        <w:tc>
          <w:tcPr>
            <w:tcW w:w="2268" w:type="dxa"/>
            <w:tcBorders>
              <w:top w:val="single" w:sz="4" w:space="0" w:color="auto"/>
              <w:left w:val="single" w:sz="4" w:space="0" w:color="auto"/>
              <w:bottom w:val="single" w:sz="4" w:space="0" w:color="auto"/>
              <w:right w:val="single" w:sz="4" w:space="0" w:color="auto"/>
            </w:tcBorders>
          </w:tcPr>
          <w:p w14:paraId="4BB64B27"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28" w14:textId="77777777" w:rsidR="004367F7" w:rsidRPr="0010106F" w:rsidRDefault="004367F7" w:rsidP="00221083">
            <w:pPr>
              <w:pStyle w:val="CellBodyCentered"/>
              <w:spacing w:before="48"/>
              <w:rPr>
                <w:color w:val="auto"/>
              </w:rPr>
            </w:pPr>
            <w:r w:rsidRPr="0010106F">
              <w:rPr>
                <w:color w:val="auto"/>
              </w:rPr>
              <w:t>30</w:t>
            </w:r>
          </w:p>
        </w:tc>
        <w:tc>
          <w:tcPr>
            <w:tcW w:w="1984" w:type="dxa"/>
            <w:tcBorders>
              <w:top w:val="single" w:sz="4" w:space="0" w:color="auto"/>
              <w:left w:val="single" w:sz="4" w:space="0" w:color="auto"/>
              <w:bottom w:val="single" w:sz="4" w:space="0" w:color="auto"/>
              <w:right w:val="single" w:sz="4" w:space="0" w:color="auto"/>
            </w:tcBorders>
          </w:tcPr>
          <w:p w14:paraId="4BB64B29" w14:textId="77777777" w:rsidR="004367F7" w:rsidRPr="0010106F" w:rsidRDefault="004367F7" w:rsidP="00221083">
            <w:pPr>
              <w:pStyle w:val="CellBodyCentered"/>
              <w:spacing w:before="48"/>
              <w:rPr>
                <w:color w:val="auto"/>
                <w:lang w:val="en-GB"/>
              </w:rPr>
            </w:pPr>
            <w:r w:rsidRPr="0010106F">
              <w:rPr>
                <w:color w:val="auto"/>
                <w:lang w:val="en-GB"/>
              </w:rPr>
              <w:t>40</w:t>
            </w:r>
          </w:p>
        </w:tc>
      </w:tr>
      <w:tr w:rsidR="004367F7" w:rsidRPr="0010106F" w14:paraId="4BB64B30" w14:textId="77777777" w:rsidTr="00221083">
        <w:tc>
          <w:tcPr>
            <w:tcW w:w="840" w:type="dxa"/>
            <w:tcBorders>
              <w:top w:val="single" w:sz="4" w:space="0" w:color="auto"/>
              <w:left w:val="single" w:sz="4" w:space="0" w:color="auto"/>
              <w:bottom w:val="single" w:sz="4" w:space="0" w:color="auto"/>
              <w:right w:val="single" w:sz="4" w:space="0" w:color="auto"/>
            </w:tcBorders>
          </w:tcPr>
          <w:p w14:paraId="4BB64B2B" w14:textId="77777777" w:rsidR="004367F7" w:rsidRPr="0010106F" w:rsidRDefault="004367F7" w:rsidP="00221083">
            <w:pPr>
              <w:pStyle w:val="CellBodyCentered"/>
              <w:spacing w:before="48"/>
              <w:rPr>
                <w:color w:val="auto"/>
              </w:rPr>
            </w:pPr>
            <w:r w:rsidRPr="0010106F">
              <w:rPr>
                <w:color w:val="auto"/>
              </w:rPr>
              <w:t>50</w:t>
            </w:r>
          </w:p>
        </w:tc>
        <w:tc>
          <w:tcPr>
            <w:tcW w:w="1701" w:type="dxa"/>
            <w:tcBorders>
              <w:top w:val="single" w:sz="4" w:space="0" w:color="auto"/>
              <w:left w:val="single" w:sz="4" w:space="0" w:color="auto"/>
              <w:bottom w:val="single" w:sz="4" w:space="0" w:color="auto"/>
              <w:right w:val="single" w:sz="4" w:space="0" w:color="auto"/>
            </w:tcBorders>
          </w:tcPr>
          <w:p w14:paraId="4BB64B2C" w14:textId="77777777" w:rsidR="004367F7" w:rsidRPr="0010106F" w:rsidRDefault="004367F7" w:rsidP="00221083">
            <w:pPr>
              <w:pStyle w:val="CellBodyCentered"/>
              <w:spacing w:before="48"/>
              <w:rPr>
                <w:color w:val="auto"/>
              </w:rPr>
            </w:pPr>
            <w:r w:rsidRPr="0010106F">
              <w:rPr>
                <w:color w:val="auto"/>
              </w:rPr>
              <w:t>2</w:t>
            </w:r>
          </w:p>
        </w:tc>
        <w:tc>
          <w:tcPr>
            <w:tcW w:w="2268" w:type="dxa"/>
            <w:tcBorders>
              <w:top w:val="single" w:sz="4" w:space="0" w:color="auto"/>
              <w:left w:val="single" w:sz="4" w:space="0" w:color="auto"/>
              <w:bottom w:val="single" w:sz="4" w:space="0" w:color="auto"/>
              <w:right w:val="single" w:sz="4" w:space="0" w:color="auto"/>
            </w:tcBorders>
          </w:tcPr>
          <w:p w14:paraId="4BB64B2D"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2E" w14:textId="77777777" w:rsidR="004367F7" w:rsidRPr="0010106F" w:rsidRDefault="004367F7" w:rsidP="00221083">
            <w:pPr>
              <w:pStyle w:val="CellBodyCentered"/>
              <w:spacing w:before="48"/>
              <w:rPr>
                <w:color w:val="auto"/>
              </w:rPr>
            </w:pPr>
            <w:r w:rsidRPr="0010106F">
              <w:rPr>
                <w:color w:val="auto"/>
              </w:rPr>
              <w:t>30</w:t>
            </w:r>
          </w:p>
        </w:tc>
        <w:tc>
          <w:tcPr>
            <w:tcW w:w="1984" w:type="dxa"/>
            <w:tcBorders>
              <w:top w:val="single" w:sz="4" w:space="0" w:color="auto"/>
              <w:left w:val="single" w:sz="4" w:space="0" w:color="auto"/>
              <w:bottom w:val="single" w:sz="4" w:space="0" w:color="auto"/>
              <w:right w:val="single" w:sz="4" w:space="0" w:color="auto"/>
            </w:tcBorders>
          </w:tcPr>
          <w:p w14:paraId="4BB64B2F" w14:textId="77777777" w:rsidR="004367F7" w:rsidRPr="0010106F" w:rsidRDefault="004367F7" w:rsidP="00221083">
            <w:pPr>
              <w:pStyle w:val="CellBodyCentered"/>
              <w:spacing w:before="48"/>
              <w:rPr>
                <w:color w:val="auto"/>
                <w:lang w:val="en-GB"/>
              </w:rPr>
            </w:pPr>
            <w:r w:rsidRPr="0010106F">
              <w:rPr>
                <w:color w:val="auto"/>
                <w:lang w:val="en-GB"/>
              </w:rPr>
              <w:t>40</w:t>
            </w:r>
          </w:p>
        </w:tc>
      </w:tr>
      <w:tr w:rsidR="004367F7" w:rsidRPr="0010106F" w14:paraId="4BB64B36" w14:textId="77777777" w:rsidTr="00221083">
        <w:tc>
          <w:tcPr>
            <w:tcW w:w="840" w:type="dxa"/>
            <w:tcBorders>
              <w:top w:val="single" w:sz="4" w:space="0" w:color="auto"/>
              <w:left w:val="single" w:sz="4" w:space="0" w:color="auto"/>
              <w:bottom w:val="single" w:sz="4" w:space="0" w:color="auto"/>
              <w:right w:val="single" w:sz="4" w:space="0" w:color="auto"/>
            </w:tcBorders>
          </w:tcPr>
          <w:p w14:paraId="4BB64B31" w14:textId="77777777" w:rsidR="004367F7" w:rsidRPr="0010106F" w:rsidRDefault="004367F7" w:rsidP="00221083">
            <w:pPr>
              <w:pStyle w:val="CellBodyCentered"/>
              <w:spacing w:before="48"/>
              <w:rPr>
                <w:color w:val="auto"/>
              </w:rPr>
            </w:pPr>
            <w:r w:rsidRPr="0010106F">
              <w:rPr>
                <w:color w:val="auto"/>
              </w:rPr>
              <w:t>80</w:t>
            </w:r>
          </w:p>
        </w:tc>
        <w:tc>
          <w:tcPr>
            <w:tcW w:w="1701" w:type="dxa"/>
            <w:tcBorders>
              <w:top w:val="single" w:sz="4" w:space="0" w:color="auto"/>
              <w:left w:val="single" w:sz="4" w:space="0" w:color="auto"/>
              <w:bottom w:val="single" w:sz="4" w:space="0" w:color="auto"/>
              <w:right w:val="single" w:sz="4" w:space="0" w:color="auto"/>
            </w:tcBorders>
          </w:tcPr>
          <w:p w14:paraId="4BB64B32" w14:textId="77777777" w:rsidR="004367F7" w:rsidRPr="0010106F" w:rsidRDefault="004367F7" w:rsidP="00221083">
            <w:pPr>
              <w:pStyle w:val="CellBodyCentered"/>
              <w:spacing w:before="48"/>
              <w:rPr>
                <w:color w:val="auto"/>
              </w:rPr>
            </w:pPr>
            <w:r w:rsidRPr="0010106F">
              <w:rPr>
                <w:color w:val="auto"/>
              </w:rPr>
              <w:t>3</w:t>
            </w:r>
          </w:p>
        </w:tc>
        <w:tc>
          <w:tcPr>
            <w:tcW w:w="2268" w:type="dxa"/>
            <w:tcBorders>
              <w:top w:val="single" w:sz="4" w:space="0" w:color="auto"/>
              <w:left w:val="single" w:sz="4" w:space="0" w:color="auto"/>
              <w:bottom w:val="single" w:sz="4" w:space="0" w:color="auto"/>
              <w:right w:val="single" w:sz="4" w:space="0" w:color="auto"/>
            </w:tcBorders>
          </w:tcPr>
          <w:p w14:paraId="4BB64B33"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34"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35" w14:textId="77777777" w:rsidR="004367F7" w:rsidRPr="0010106F" w:rsidRDefault="004367F7" w:rsidP="00221083">
            <w:pPr>
              <w:pStyle w:val="CellBodyCentered"/>
              <w:spacing w:before="48"/>
              <w:rPr>
                <w:color w:val="auto"/>
                <w:lang w:val="en-GB"/>
              </w:rPr>
            </w:pPr>
            <w:r w:rsidRPr="0010106F">
              <w:rPr>
                <w:color w:val="auto"/>
                <w:lang w:val="en-GB"/>
              </w:rPr>
              <w:t>50</w:t>
            </w:r>
          </w:p>
        </w:tc>
      </w:tr>
      <w:tr w:rsidR="004367F7" w:rsidRPr="0010106F" w14:paraId="4BB64B3C" w14:textId="77777777" w:rsidTr="00221083">
        <w:tc>
          <w:tcPr>
            <w:tcW w:w="840" w:type="dxa"/>
            <w:tcBorders>
              <w:top w:val="single" w:sz="4" w:space="0" w:color="auto"/>
              <w:left w:val="single" w:sz="4" w:space="0" w:color="auto"/>
              <w:bottom w:val="single" w:sz="4" w:space="0" w:color="auto"/>
              <w:right w:val="single" w:sz="4" w:space="0" w:color="auto"/>
            </w:tcBorders>
          </w:tcPr>
          <w:p w14:paraId="4BB64B37" w14:textId="77777777" w:rsidR="004367F7" w:rsidRPr="0010106F" w:rsidRDefault="004367F7" w:rsidP="00221083">
            <w:pPr>
              <w:pStyle w:val="CellBodyCentered"/>
              <w:spacing w:before="48"/>
              <w:rPr>
                <w:color w:val="auto"/>
              </w:rPr>
            </w:pPr>
            <w:r w:rsidRPr="0010106F">
              <w:rPr>
                <w:color w:val="auto"/>
              </w:rPr>
              <w:t>100</w:t>
            </w:r>
          </w:p>
        </w:tc>
        <w:tc>
          <w:tcPr>
            <w:tcW w:w="1701" w:type="dxa"/>
            <w:tcBorders>
              <w:top w:val="single" w:sz="4" w:space="0" w:color="auto"/>
              <w:left w:val="single" w:sz="4" w:space="0" w:color="auto"/>
              <w:bottom w:val="single" w:sz="4" w:space="0" w:color="auto"/>
              <w:right w:val="single" w:sz="4" w:space="0" w:color="auto"/>
            </w:tcBorders>
          </w:tcPr>
          <w:p w14:paraId="4BB64B38" w14:textId="77777777" w:rsidR="004367F7" w:rsidRPr="0010106F" w:rsidRDefault="004367F7" w:rsidP="00221083">
            <w:pPr>
              <w:pStyle w:val="CellBodyCentered"/>
              <w:spacing w:before="48"/>
              <w:rPr>
                <w:color w:val="auto"/>
              </w:rPr>
            </w:pPr>
            <w:r w:rsidRPr="0010106F">
              <w:rPr>
                <w:color w:val="auto"/>
              </w:rPr>
              <w:t>4</w:t>
            </w:r>
          </w:p>
        </w:tc>
        <w:tc>
          <w:tcPr>
            <w:tcW w:w="2268" w:type="dxa"/>
            <w:tcBorders>
              <w:top w:val="single" w:sz="4" w:space="0" w:color="auto"/>
              <w:left w:val="single" w:sz="4" w:space="0" w:color="auto"/>
              <w:bottom w:val="single" w:sz="4" w:space="0" w:color="auto"/>
              <w:right w:val="single" w:sz="4" w:space="0" w:color="auto"/>
            </w:tcBorders>
          </w:tcPr>
          <w:p w14:paraId="4BB64B39"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3A"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3B"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42" w14:textId="77777777" w:rsidTr="00221083">
        <w:tc>
          <w:tcPr>
            <w:tcW w:w="840" w:type="dxa"/>
            <w:tcBorders>
              <w:top w:val="single" w:sz="4" w:space="0" w:color="auto"/>
              <w:left w:val="single" w:sz="4" w:space="0" w:color="auto"/>
              <w:bottom w:val="single" w:sz="4" w:space="0" w:color="auto"/>
              <w:right w:val="single" w:sz="4" w:space="0" w:color="auto"/>
            </w:tcBorders>
          </w:tcPr>
          <w:p w14:paraId="4BB64B3D" w14:textId="77777777" w:rsidR="004367F7" w:rsidRPr="0010106F" w:rsidRDefault="004367F7" w:rsidP="00221083">
            <w:pPr>
              <w:pStyle w:val="CellBodyCentered"/>
              <w:spacing w:before="48"/>
              <w:rPr>
                <w:color w:val="auto"/>
              </w:rPr>
            </w:pPr>
            <w:r w:rsidRPr="0010106F">
              <w:rPr>
                <w:color w:val="auto"/>
              </w:rPr>
              <w:t>150</w:t>
            </w:r>
          </w:p>
        </w:tc>
        <w:tc>
          <w:tcPr>
            <w:tcW w:w="1701" w:type="dxa"/>
            <w:tcBorders>
              <w:top w:val="single" w:sz="4" w:space="0" w:color="auto"/>
              <w:left w:val="single" w:sz="4" w:space="0" w:color="auto"/>
              <w:bottom w:val="single" w:sz="4" w:space="0" w:color="auto"/>
              <w:right w:val="single" w:sz="4" w:space="0" w:color="auto"/>
            </w:tcBorders>
          </w:tcPr>
          <w:p w14:paraId="4BB64B3E" w14:textId="77777777" w:rsidR="004367F7" w:rsidRPr="0010106F" w:rsidRDefault="004367F7" w:rsidP="00221083">
            <w:pPr>
              <w:pStyle w:val="CellBodyCentered"/>
              <w:spacing w:before="48"/>
              <w:rPr>
                <w:color w:val="auto"/>
              </w:rPr>
            </w:pPr>
            <w:r w:rsidRPr="0010106F">
              <w:rPr>
                <w:color w:val="auto"/>
              </w:rPr>
              <w:t>6</w:t>
            </w:r>
          </w:p>
        </w:tc>
        <w:tc>
          <w:tcPr>
            <w:tcW w:w="2268" w:type="dxa"/>
            <w:tcBorders>
              <w:top w:val="single" w:sz="4" w:space="0" w:color="auto"/>
              <w:left w:val="single" w:sz="4" w:space="0" w:color="auto"/>
              <w:bottom w:val="single" w:sz="4" w:space="0" w:color="auto"/>
              <w:right w:val="single" w:sz="4" w:space="0" w:color="auto"/>
            </w:tcBorders>
          </w:tcPr>
          <w:p w14:paraId="4BB64B3F"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40"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41"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48" w14:textId="77777777" w:rsidTr="00221083">
        <w:tc>
          <w:tcPr>
            <w:tcW w:w="840" w:type="dxa"/>
            <w:tcBorders>
              <w:top w:val="single" w:sz="4" w:space="0" w:color="auto"/>
              <w:left w:val="single" w:sz="4" w:space="0" w:color="auto"/>
              <w:bottom w:val="single" w:sz="4" w:space="0" w:color="auto"/>
              <w:right w:val="single" w:sz="4" w:space="0" w:color="auto"/>
            </w:tcBorders>
          </w:tcPr>
          <w:p w14:paraId="4BB64B43" w14:textId="77777777" w:rsidR="004367F7" w:rsidRPr="0010106F" w:rsidRDefault="004367F7" w:rsidP="00221083">
            <w:pPr>
              <w:pStyle w:val="CellBodyCentered"/>
              <w:spacing w:before="48"/>
              <w:rPr>
                <w:color w:val="auto"/>
              </w:rPr>
            </w:pPr>
            <w:r w:rsidRPr="0010106F">
              <w:rPr>
                <w:color w:val="auto"/>
              </w:rPr>
              <w:t>200</w:t>
            </w:r>
          </w:p>
        </w:tc>
        <w:tc>
          <w:tcPr>
            <w:tcW w:w="1701" w:type="dxa"/>
            <w:tcBorders>
              <w:top w:val="single" w:sz="4" w:space="0" w:color="auto"/>
              <w:left w:val="single" w:sz="4" w:space="0" w:color="auto"/>
              <w:bottom w:val="single" w:sz="4" w:space="0" w:color="auto"/>
              <w:right w:val="single" w:sz="4" w:space="0" w:color="auto"/>
            </w:tcBorders>
          </w:tcPr>
          <w:p w14:paraId="4BB64B44" w14:textId="77777777" w:rsidR="004367F7" w:rsidRPr="0010106F" w:rsidRDefault="004367F7" w:rsidP="00221083">
            <w:pPr>
              <w:pStyle w:val="CellBodyCentered"/>
              <w:spacing w:before="48"/>
              <w:rPr>
                <w:color w:val="auto"/>
              </w:rPr>
            </w:pPr>
            <w:r w:rsidRPr="0010106F">
              <w:rPr>
                <w:color w:val="auto"/>
              </w:rPr>
              <w:t>8</w:t>
            </w:r>
          </w:p>
        </w:tc>
        <w:tc>
          <w:tcPr>
            <w:tcW w:w="2268" w:type="dxa"/>
            <w:tcBorders>
              <w:top w:val="single" w:sz="4" w:space="0" w:color="auto"/>
              <w:left w:val="single" w:sz="4" w:space="0" w:color="auto"/>
              <w:bottom w:val="single" w:sz="4" w:space="0" w:color="auto"/>
              <w:right w:val="single" w:sz="4" w:space="0" w:color="auto"/>
            </w:tcBorders>
          </w:tcPr>
          <w:p w14:paraId="4BB64B45"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46"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47"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4E" w14:textId="77777777" w:rsidTr="00221083">
        <w:tc>
          <w:tcPr>
            <w:tcW w:w="840" w:type="dxa"/>
            <w:tcBorders>
              <w:top w:val="single" w:sz="4" w:space="0" w:color="auto"/>
              <w:left w:val="single" w:sz="4" w:space="0" w:color="auto"/>
              <w:bottom w:val="single" w:sz="4" w:space="0" w:color="auto"/>
              <w:right w:val="single" w:sz="4" w:space="0" w:color="auto"/>
            </w:tcBorders>
          </w:tcPr>
          <w:p w14:paraId="4BB64B49" w14:textId="77777777" w:rsidR="004367F7" w:rsidRPr="0010106F" w:rsidRDefault="004367F7" w:rsidP="00221083">
            <w:pPr>
              <w:pStyle w:val="CellBodyCentered"/>
              <w:spacing w:before="48"/>
              <w:rPr>
                <w:color w:val="auto"/>
              </w:rPr>
            </w:pPr>
            <w:r w:rsidRPr="0010106F">
              <w:rPr>
                <w:color w:val="auto"/>
              </w:rPr>
              <w:t>250</w:t>
            </w:r>
          </w:p>
        </w:tc>
        <w:tc>
          <w:tcPr>
            <w:tcW w:w="1701" w:type="dxa"/>
            <w:tcBorders>
              <w:top w:val="single" w:sz="4" w:space="0" w:color="auto"/>
              <w:left w:val="single" w:sz="4" w:space="0" w:color="auto"/>
              <w:bottom w:val="single" w:sz="4" w:space="0" w:color="auto"/>
              <w:right w:val="single" w:sz="4" w:space="0" w:color="auto"/>
            </w:tcBorders>
          </w:tcPr>
          <w:p w14:paraId="4BB64B4A" w14:textId="77777777" w:rsidR="004367F7" w:rsidRPr="0010106F" w:rsidRDefault="004367F7" w:rsidP="00221083">
            <w:pPr>
              <w:pStyle w:val="CellBodyCentered"/>
              <w:spacing w:before="48"/>
              <w:rPr>
                <w:color w:val="auto"/>
              </w:rPr>
            </w:pPr>
            <w:r w:rsidRPr="0010106F">
              <w:rPr>
                <w:color w:val="auto"/>
              </w:rPr>
              <w:t>10</w:t>
            </w:r>
          </w:p>
        </w:tc>
        <w:tc>
          <w:tcPr>
            <w:tcW w:w="2268" w:type="dxa"/>
            <w:tcBorders>
              <w:top w:val="single" w:sz="4" w:space="0" w:color="auto"/>
              <w:left w:val="single" w:sz="4" w:space="0" w:color="auto"/>
              <w:bottom w:val="single" w:sz="4" w:space="0" w:color="auto"/>
              <w:right w:val="single" w:sz="4" w:space="0" w:color="auto"/>
            </w:tcBorders>
          </w:tcPr>
          <w:p w14:paraId="4BB64B4B"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4C"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4D"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54" w14:textId="77777777" w:rsidTr="00221083">
        <w:tc>
          <w:tcPr>
            <w:tcW w:w="840" w:type="dxa"/>
            <w:tcBorders>
              <w:top w:val="single" w:sz="4" w:space="0" w:color="auto"/>
              <w:left w:val="single" w:sz="4" w:space="0" w:color="auto"/>
              <w:bottom w:val="single" w:sz="4" w:space="0" w:color="auto"/>
              <w:right w:val="single" w:sz="4" w:space="0" w:color="auto"/>
            </w:tcBorders>
          </w:tcPr>
          <w:p w14:paraId="4BB64B4F" w14:textId="77777777" w:rsidR="004367F7" w:rsidRPr="0010106F" w:rsidRDefault="004367F7" w:rsidP="00221083">
            <w:pPr>
              <w:pStyle w:val="CellBodyCentered"/>
              <w:spacing w:before="48"/>
              <w:rPr>
                <w:color w:val="auto"/>
              </w:rPr>
            </w:pPr>
            <w:r w:rsidRPr="0010106F">
              <w:rPr>
                <w:color w:val="auto"/>
              </w:rPr>
              <w:t>300</w:t>
            </w:r>
          </w:p>
        </w:tc>
        <w:tc>
          <w:tcPr>
            <w:tcW w:w="1701" w:type="dxa"/>
            <w:tcBorders>
              <w:top w:val="single" w:sz="4" w:space="0" w:color="auto"/>
              <w:left w:val="single" w:sz="4" w:space="0" w:color="auto"/>
              <w:bottom w:val="single" w:sz="4" w:space="0" w:color="auto"/>
              <w:right w:val="single" w:sz="4" w:space="0" w:color="auto"/>
            </w:tcBorders>
          </w:tcPr>
          <w:p w14:paraId="4BB64B50" w14:textId="77777777" w:rsidR="004367F7" w:rsidRPr="0010106F" w:rsidRDefault="004367F7" w:rsidP="00221083">
            <w:pPr>
              <w:pStyle w:val="CellBodyCentered"/>
              <w:spacing w:before="48"/>
              <w:rPr>
                <w:color w:val="auto"/>
              </w:rPr>
            </w:pPr>
            <w:r w:rsidRPr="0010106F">
              <w:rPr>
                <w:color w:val="auto"/>
              </w:rPr>
              <w:t>12</w:t>
            </w:r>
          </w:p>
        </w:tc>
        <w:tc>
          <w:tcPr>
            <w:tcW w:w="2268" w:type="dxa"/>
            <w:tcBorders>
              <w:top w:val="single" w:sz="4" w:space="0" w:color="auto"/>
              <w:left w:val="single" w:sz="4" w:space="0" w:color="auto"/>
              <w:bottom w:val="single" w:sz="4" w:space="0" w:color="auto"/>
              <w:right w:val="single" w:sz="4" w:space="0" w:color="auto"/>
            </w:tcBorders>
          </w:tcPr>
          <w:p w14:paraId="4BB64B51"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52"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53"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5A" w14:textId="77777777" w:rsidTr="00221083">
        <w:tc>
          <w:tcPr>
            <w:tcW w:w="840" w:type="dxa"/>
            <w:tcBorders>
              <w:top w:val="single" w:sz="4" w:space="0" w:color="auto"/>
              <w:left w:val="single" w:sz="4" w:space="0" w:color="auto"/>
              <w:bottom w:val="single" w:sz="4" w:space="0" w:color="auto"/>
              <w:right w:val="single" w:sz="4" w:space="0" w:color="auto"/>
            </w:tcBorders>
          </w:tcPr>
          <w:p w14:paraId="4BB64B55" w14:textId="77777777" w:rsidR="004367F7" w:rsidRPr="0010106F" w:rsidRDefault="004367F7" w:rsidP="00221083">
            <w:pPr>
              <w:pStyle w:val="CellBodyCentered"/>
              <w:spacing w:before="48"/>
              <w:rPr>
                <w:color w:val="auto"/>
              </w:rPr>
            </w:pPr>
            <w:r w:rsidRPr="0010106F">
              <w:rPr>
                <w:color w:val="auto"/>
              </w:rPr>
              <w:t>350</w:t>
            </w:r>
          </w:p>
        </w:tc>
        <w:tc>
          <w:tcPr>
            <w:tcW w:w="1701" w:type="dxa"/>
            <w:tcBorders>
              <w:top w:val="single" w:sz="4" w:space="0" w:color="auto"/>
              <w:left w:val="single" w:sz="4" w:space="0" w:color="auto"/>
              <w:bottom w:val="single" w:sz="4" w:space="0" w:color="auto"/>
              <w:right w:val="single" w:sz="4" w:space="0" w:color="auto"/>
            </w:tcBorders>
          </w:tcPr>
          <w:p w14:paraId="4BB64B56" w14:textId="77777777" w:rsidR="004367F7" w:rsidRPr="0010106F" w:rsidRDefault="004367F7" w:rsidP="00221083">
            <w:pPr>
              <w:pStyle w:val="CellBodyCentered"/>
              <w:spacing w:before="48"/>
              <w:rPr>
                <w:color w:val="auto"/>
              </w:rPr>
            </w:pPr>
            <w:r w:rsidRPr="0010106F">
              <w:rPr>
                <w:color w:val="auto"/>
              </w:rPr>
              <w:t>14</w:t>
            </w:r>
          </w:p>
        </w:tc>
        <w:tc>
          <w:tcPr>
            <w:tcW w:w="2268" w:type="dxa"/>
            <w:tcBorders>
              <w:top w:val="single" w:sz="4" w:space="0" w:color="auto"/>
              <w:left w:val="single" w:sz="4" w:space="0" w:color="auto"/>
              <w:bottom w:val="single" w:sz="4" w:space="0" w:color="auto"/>
              <w:right w:val="single" w:sz="4" w:space="0" w:color="auto"/>
            </w:tcBorders>
          </w:tcPr>
          <w:p w14:paraId="4BB64B57"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58"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59"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60" w14:textId="77777777" w:rsidTr="00221083">
        <w:tc>
          <w:tcPr>
            <w:tcW w:w="840" w:type="dxa"/>
            <w:tcBorders>
              <w:top w:val="single" w:sz="4" w:space="0" w:color="auto"/>
              <w:left w:val="single" w:sz="4" w:space="0" w:color="auto"/>
              <w:bottom w:val="single" w:sz="4" w:space="0" w:color="auto"/>
              <w:right w:val="single" w:sz="4" w:space="0" w:color="auto"/>
            </w:tcBorders>
          </w:tcPr>
          <w:p w14:paraId="4BB64B5B" w14:textId="77777777" w:rsidR="004367F7" w:rsidRPr="0010106F" w:rsidRDefault="004367F7" w:rsidP="00221083">
            <w:pPr>
              <w:pStyle w:val="CellBodyCentered"/>
              <w:spacing w:before="48"/>
              <w:rPr>
                <w:color w:val="auto"/>
              </w:rPr>
            </w:pPr>
            <w:r w:rsidRPr="0010106F">
              <w:rPr>
                <w:color w:val="auto"/>
              </w:rPr>
              <w:t>400</w:t>
            </w:r>
          </w:p>
        </w:tc>
        <w:tc>
          <w:tcPr>
            <w:tcW w:w="1701" w:type="dxa"/>
            <w:tcBorders>
              <w:top w:val="single" w:sz="4" w:space="0" w:color="auto"/>
              <w:left w:val="single" w:sz="4" w:space="0" w:color="auto"/>
              <w:bottom w:val="single" w:sz="4" w:space="0" w:color="auto"/>
              <w:right w:val="single" w:sz="4" w:space="0" w:color="auto"/>
            </w:tcBorders>
          </w:tcPr>
          <w:p w14:paraId="4BB64B5C" w14:textId="77777777" w:rsidR="004367F7" w:rsidRPr="0010106F" w:rsidRDefault="004367F7" w:rsidP="00221083">
            <w:pPr>
              <w:pStyle w:val="CellBodyCentered"/>
              <w:spacing w:before="48"/>
              <w:rPr>
                <w:color w:val="auto"/>
              </w:rPr>
            </w:pPr>
            <w:r w:rsidRPr="0010106F">
              <w:rPr>
                <w:color w:val="auto"/>
              </w:rPr>
              <w:t>16</w:t>
            </w:r>
          </w:p>
        </w:tc>
        <w:tc>
          <w:tcPr>
            <w:tcW w:w="2268" w:type="dxa"/>
            <w:tcBorders>
              <w:top w:val="single" w:sz="4" w:space="0" w:color="auto"/>
              <w:left w:val="single" w:sz="4" w:space="0" w:color="auto"/>
              <w:bottom w:val="single" w:sz="4" w:space="0" w:color="auto"/>
              <w:right w:val="single" w:sz="4" w:space="0" w:color="auto"/>
            </w:tcBorders>
          </w:tcPr>
          <w:p w14:paraId="4BB64B5D"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5E"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5F"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66" w14:textId="77777777" w:rsidTr="00221083">
        <w:tc>
          <w:tcPr>
            <w:tcW w:w="840" w:type="dxa"/>
            <w:tcBorders>
              <w:top w:val="single" w:sz="4" w:space="0" w:color="auto"/>
              <w:left w:val="single" w:sz="4" w:space="0" w:color="auto"/>
              <w:bottom w:val="single" w:sz="4" w:space="0" w:color="auto"/>
              <w:right w:val="single" w:sz="4" w:space="0" w:color="auto"/>
            </w:tcBorders>
          </w:tcPr>
          <w:p w14:paraId="4BB64B61" w14:textId="77777777" w:rsidR="004367F7" w:rsidRPr="0010106F" w:rsidRDefault="004367F7" w:rsidP="00221083">
            <w:pPr>
              <w:pStyle w:val="CellBodyCentered"/>
              <w:spacing w:before="48"/>
              <w:rPr>
                <w:color w:val="auto"/>
              </w:rPr>
            </w:pPr>
            <w:r w:rsidRPr="0010106F">
              <w:rPr>
                <w:color w:val="auto"/>
              </w:rPr>
              <w:t>450</w:t>
            </w:r>
          </w:p>
        </w:tc>
        <w:tc>
          <w:tcPr>
            <w:tcW w:w="1701" w:type="dxa"/>
            <w:tcBorders>
              <w:top w:val="single" w:sz="4" w:space="0" w:color="auto"/>
              <w:left w:val="single" w:sz="4" w:space="0" w:color="auto"/>
              <w:bottom w:val="single" w:sz="4" w:space="0" w:color="auto"/>
              <w:right w:val="single" w:sz="4" w:space="0" w:color="auto"/>
            </w:tcBorders>
          </w:tcPr>
          <w:p w14:paraId="4BB64B62" w14:textId="77777777" w:rsidR="004367F7" w:rsidRPr="0010106F" w:rsidRDefault="004367F7" w:rsidP="00221083">
            <w:pPr>
              <w:pStyle w:val="CellBodyCentered"/>
              <w:spacing w:before="48"/>
              <w:rPr>
                <w:color w:val="auto"/>
              </w:rPr>
            </w:pPr>
            <w:r w:rsidRPr="0010106F">
              <w:rPr>
                <w:color w:val="auto"/>
              </w:rPr>
              <w:t>18</w:t>
            </w:r>
          </w:p>
        </w:tc>
        <w:tc>
          <w:tcPr>
            <w:tcW w:w="2268" w:type="dxa"/>
            <w:tcBorders>
              <w:top w:val="single" w:sz="4" w:space="0" w:color="auto"/>
              <w:left w:val="single" w:sz="4" w:space="0" w:color="auto"/>
              <w:bottom w:val="single" w:sz="4" w:space="0" w:color="auto"/>
              <w:right w:val="single" w:sz="4" w:space="0" w:color="auto"/>
            </w:tcBorders>
          </w:tcPr>
          <w:p w14:paraId="4BB64B63"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64"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65"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6C" w14:textId="77777777" w:rsidTr="00221083">
        <w:tc>
          <w:tcPr>
            <w:tcW w:w="840" w:type="dxa"/>
            <w:tcBorders>
              <w:top w:val="single" w:sz="4" w:space="0" w:color="auto"/>
              <w:left w:val="single" w:sz="4" w:space="0" w:color="auto"/>
              <w:bottom w:val="single" w:sz="4" w:space="0" w:color="auto"/>
              <w:right w:val="single" w:sz="4" w:space="0" w:color="auto"/>
            </w:tcBorders>
          </w:tcPr>
          <w:p w14:paraId="4BB64B67" w14:textId="77777777" w:rsidR="004367F7" w:rsidRPr="0010106F" w:rsidRDefault="004367F7" w:rsidP="00221083">
            <w:pPr>
              <w:pStyle w:val="CellBodyCentered"/>
              <w:spacing w:before="48"/>
              <w:rPr>
                <w:color w:val="auto"/>
              </w:rPr>
            </w:pPr>
            <w:r w:rsidRPr="0010106F">
              <w:rPr>
                <w:color w:val="auto"/>
              </w:rPr>
              <w:t>500</w:t>
            </w:r>
          </w:p>
        </w:tc>
        <w:tc>
          <w:tcPr>
            <w:tcW w:w="1701" w:type="dxa"/>
            <w:tcBorders>
              <w:top w:val="single" w:sz="4" w:space="0" w:color="auto"/>
              <w:left w:val="single" w:sz="4" w:space="0" w:color="auto"/>
              <w:bottom w:val="single" w:sz="4" w:space="0" w:color="auto"/>
              <w:right w:val="single" w:sz="4" w:space="0" w:color="auto"/>
            </w:tcBorders>
          </w:tcPr>
          <w:p w14:paraId="4BB64B68" w14:textId="77777777" w:rsidR="004367F7" w:rsidRPr="0010106F" w:rsidRDefault="004367F7" w:rsidP="00221083">
            <w:pPr>
              <w:pStyle w:val="CellBodyCentered"/>
              <w:spacing w:before="48"/>
              <w:rPr>
                <w:color w:val="auto"/>
              </w:rPr>
            </w:pPr>
            <w:r w:rsidRPr="0010106F">
              <w:rPr>
                <w:color w:val="auto"/>
              </w:rPr>
              <w:t>20</w:t>
            </w:r>
          </w:p>
        </w:tc>
        <w:tc>
          <w:tcPr>
            <w:tcW w:w="2268" w:type="dxa"/>
            <w:tcBorders>
              <w:top w:val="single" w:sz="4" w:space="0" w:color="auto"/>
              <w:left w:val="single" w:sz="4" w:space="0" w:color="auto"/>
              <w:bottom w:val="single" w:sz="4" w:space="0" w:color="auto"/>
              <w:right w:val="single" w:sz="4" w:space="0" w:color="auto"/>
            </w:tcBorders>
          </w:tcPr>
          <w:p w14:paraId="4BB64B69"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6A"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6B"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72" w14:textId="77777777" w:rsidTr="00221083">
        <w:tc>
          <w:tcPr>
            <w:tcW w:w="840" w:type="dxa"/>
            <w:tcBorders>
              <w:top w:val="single" w:sz="4" w:space="0" w:color="auto"/>
              <w:left w:val="single" w:sz="4" w:space="0" w:color="auto"/>
              <w:bottom w:val="single" w:sz="4" w:space="0" w:color="auto"/>
              <w:right w:val="single" w:sz="4" w:space="0" w:color="auto"/>
            </w:tcBorders>
          </w:tcPr>
          <w:p w14:paraId="4BB64B6D" w14:textId="77777777" w:rsidR="004367F7" w:rsidRPr="0010106F" w:rsidRDefault="004367F7" w:rsidP="00221083">
            <w:pPr>
              <w:pStyle w:val="CellBodyCentered"/>
              <w:spacing w:before="48"/>
              <w:rPr>
                <w:color w:val="auto"/>
              </w:rPr>
            </w:pPr>
            <w:r w:rsidRPr="0010106F">
              <w:rPr>
                <w:color w:val="auto"/>
              </w:rPr>
              <w:t>600</w:t>
            </w:r>
          </w:p>
        </w:tc>
        <w:tc>
          <w:tcPr>
            <w:tcW w:w="1701" w:type="dxa"/>
            <w:tcBorders>
              <w:top w:val="single" w:sz="4" w:space="0" w:color="auto"/>
              <w:left w:val="single" w:sz="4" w:space="0" w:color="auto"/>
              <w:bottom w:val="single" w:sz="4" w:space="0" w:color="auto"/>
              <w:right w:val="single" w:sz="4" w:space="0" w:color="auto"/>
            </w:tcBorders>
          </w:tcPr>
          <w:p w14:paraId="4BB64B6E" w14:textId="77777777" w:rsidR="004367F7" w:rsidRPr="0010106F" w:rsidRDefault="004367F7" w:rsidP="00221083">
            <w:pPr>
              <w:pStyle w:val="CellBodyCentered"/>
              <w:spacing w:before="48"/>
              <w:rPr>
                <w:color w:val="auto"/>
              </w:rPr>
            </w:pPr>
            <w:r w:rsidRPr="0010106F">
              <w:rPr>
                <w:color w:val="auto"/>
              </w:rPr>
              <w:t>24</w:t>
            </w:r>
          </w:p>
        </w:tc>
        <w:tc>
          <w:tcPr>
            <w:tcW w:w="2268" w:type="dxa"/>
            <w:tcBorders>
              <w:top w:val="single" w:sz="4" w:space="0" w:color="auto"/>
              <w:left w:val="single" w:sz="4" w:space="0" w:color="auto"/>
              <w:bottom w:val="single" w:sz="4" w:space="0" w:color="auto"/>
              <w:right w:val="single" w:sz="4" w:space="0" w:color="auto"/>
            </w:tcBorders>
          </w:tcPr>
          <w:p w14:paraId="4BB64B6F"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70"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71" w14:textId="77777777" w:rsidR="004367F7" w:rsidRPr="0010106F" w:rsidRDefault="004367F7" w:rsidP="00221083">
            <w:pPr>
              <w:pStyle w:val="CellBodyCentered"/>
              <w:spacing w:before="48"/>
              <w:rPr>
                <w:color w:val="auto"/>
              </w:rPr>
            </w:pPr>
            <w:r w:rsidRPr="0010106F">
              <w:rPr>
                <w:color w:val="auto"/>
                <w:lang w:val="en-GB"/>
              </w:rPr>
              <w:t>50</w:t>
            </w:r>
          </w:p>
        </w:tc>
      </w:tr>
      <w:tr w:rsidR="004367F7" w:rsidRPr="0010106F" w14:paraId="4BB64B78" w14:textId="77777777" w:rsidTr="00221083">
        <w:tc>
          <w:tcPr>
            <w:tcW w:w="840" w:type="dxa"/>
            <w:tcBorders>
              <w:top w:val="single" w:sz="4" w:space="0" w:color="auto"/>
              <w:left w:val="single" w:sz="4" w:space="0" w:color="auto"/>
              <w:bottom w:val="single" w:sz="4" w:space="0" w:color="auto"/>
              <w:right w:val="single" w:sz="4" w:space="0" w:color="auto"/>
            </w:tcBorders>
          </w:tcPr>
          <w:p w14:paraId="4BB64B73" w14:textId="77777777" w:rsidR="004367F7" w:rsidRPr="0010106F" w:rsidRDefault="004367F7" w:rsidP="00221083">
            <w:pPr>
              <w:pStyle w:val="CellBodyCentered"/>
              <w:spacing w:before="48"/>
              <w:rPr>
                <w:color w:val="auto"/>
              </w:rPr>
            </w:pPr>
            <w:r w:rsidRPr="0010106F">
              <w:rPr>
                <w:color w:val="auto"/>
              </w:rPr>
              <w:t>&gt;600</w:t>
            </w:r>
          </w:p>
        </w:tc>
        <w:tc>
          <w:tcPr>
            <w:tcW w:w="1701" w:type="dxa"/>
            <w:tcBorders>
              <w:top w:val="single" w:sz="4" w:space="0" w:color="auto"/>
              <w:left w:val="single" w:sz="4" w:space="0" w:color="auto"/>
              <w:bottom w:val="single" w:sz="4" w:space="0" w:color="auto"/>
              <w:right w:val="single" w:sz="4" w:space="0" w:color="auto"/>
            </w:tcBorders>
          </w:tcPr>
          <w:p w14:paraId="4BB64B74" w14:textId="77777777" w:rsidR="004367F7" w:rsidRPr="0010106F" w:rsidRDefault="004367F7" w:rsidP="00221083">
            <w:pPr>
              <w:pStyle w:val="CellBodyCentered"/>
              <w:spacing w:before="48"/>
              <w:rPr>
                <w:color w:val="auto"/>
              </w:rPr>
            </w:pPr>
            <w:r w:rsidRPr="0010106F">
              <w:rPr>
                <w:color w:val="auto"/>
              </w:rPr>
              <w:t>&gt;24</w:t>
            </w:r>
          </w:p>
        </w:tc>
        <w:tc>
          <w:tcPr>
            <w:tcW w:w="2268" w:type="dxa"/>
            <w:tcBorders>
              <w:top w:val="single" w:sz="4" w:space="0" w:color="auto"/>
              <w:left w:val="single" w:sz="4" w:space="0" w:color="auto"/>
              <w:bottom w:val="single" w:sz="4" w:space="0" w:color="auto"/>
              <w:right w:val="single" w:sz="4" w:space="0" w:color="auto"/>
            </w:tcBorders>
          </w:tcPr>
          <w:p w14:paraId="4BB64B75" w14:textId="77777777" w:rsidR="004367F7" w:rsidRPr="0010106F" w:rsidRDefault="004367F7" w:rsidP="00221083">
            <w:pPr>
              <w:pStyle w:val="CellBodyCentered"/>
              <w:spacing w:before="48"/>
              <w:rPr>
                <w:color w:val="auto"/>
              </w:rPr>
            </w:pPr>
            <w:r w:rsidRPr="0010106F">
              <w:rPr>
                <w:color w:val="auto"/>
              </w:rPr>
              <w:t>30</w:t>
            </w:r>
          </w:p>
        </w:tc>
        <w:tc>
          <w:tcPr>
            <w:tcW w:w="1701" w:type="dxa"/>
            <w:tcBorders>
              <w:top w:val="single" w:sz="4" w:space="0" w:color="auto"/>
              <w:left w:val="single" w:sz="4" w:space="0" w:color="auto"/>
              <w:bottom w:val="single" w:sz="4" w:space="0" w:color="auto"/>
              <w:right w:val="single" w:sz="4" w:space="0" w:color="auto"/>
            </w:tcBorders>
          </w:tcPr>
          <w:p w14:paraId="4BB64B76" w14:textId="77777777" w:rsidR="004367F7" w:rsidRPr="0010106F" w:rsidRDefault="004367F7" w:rsidP="00221083">
            <w:pPr>
              <w:pStyle w:val="CellBodyCentered"/>
              <w:spacing w:before="48"/>
              <w:rPr>
                <w:color w:val="auto"/>
              </w:rPr>
            </w:pPr>
            <w:r w:rsidRPr="0010106F">
              <w:rPr>
                <w:color w:val="auto"/>
              </w:rPr>
              <w:t>40</w:t>
            </w:r>
          </w:p>
        </w:tc>
        <w:tc>
          <w:tcPr>
            <w:tcW w:w="1984" w:type="dxa"/>
            <w:tcBorders>
              <w:top w:val="single" w:sz="4" w:space="0" w:color="auto"/>
              <w:left w:val="single" w:sz="4" w:space="0" w:color="auto"/>
              <w:bottom w:val="single" w:sz="4" w:space="0" w:color="auto"/>
              <w:right w:val="single" w:sz="4" w:space="0" w:color="auto"/>
            </w:tcBorders>
          </w:tcPr>
          <w:p w14:paraId="4BB64B77" w14:textId="77777777" w:rsidR="004367F7" w:rsidRPr="0010106F" w:rsidRDefault="004367F7" w:rsidP="00221083">
            <w:pPr>
              <w:pStyle w:val="CellBodyCentered"/>
              <w:spacing w:before="48"/>
              <w:rPr>
                <w:color w:val="auto"/>
              </w:rPr>
            </w:pPr>
            <w:r w:rsidRPr="0010106F">
              <w:rPr>
                <w:color w:val="auto"/>
                <w:lang w:val="en-GB"/>
              </w:rPr>
              <w:t>50</w:t>
            </w:r>
          </w:p>
        </w:tc>
      </w:tr>
    </w:tbl>
    <w:p w14:paraId="4BB64B79" w14:textId="77777777" w:rsidR="00CD112F" w:rsidRPr="0010106F" w:rsidRDefault="00CD112F" w:rsidP="002D2D15">
      <w:pPr>
        <w:pStyle w:val="Indent1"/>
        <w:rPr>
          <w:lang w:val="en-GB"/>
        </w:rPr>
      </w:pPr>
    </w:p>
    <w:p w14:paraId="4BB64B7A" w14:textId="77777777" w:rsidR="00D0332A" w:rsidRPr="0010106F" w:rsidRDefault="00D0332A" w:rsidP="007C080B">
      <w:pPr>
        <w:pStyle w:val="Text1Bold"/>
        <w:ind w:left="0"/>
        <w:rPr>
          <w:lang w:val="en-GB"/>
        </w:rPr>
      </w:pPr>
      <w:r w:rsidRPr="0010106F">
        <w:rPr>
          <w:b w:val="0"/>
        </w:rPr>
        <w:t>Protection is required where the non-insulated wall temperatures exceed 60</w:t>
      </w:r>
      <w:r w:rsidRPr="0010106F">
        <w:rPr>
          <w:b w:val="0"/>
          <w:position w:val="3"/>
        </w:rPr>
        <w:t>º</w:t>
      </w:r>
      <w:r w:rsidRPr="0010106F">
        <w:rPr>
          <w:b w:val="0"/>
        </w:rPr>
        <w:t>C and are within easy reach of personnel.</w:t>
      </w:r>
    </w:p>
    <w:p w14:paraId="4BB64B7B" w14:textId="77777777" w:rsidR="00D0332A" w:rsidRPr="0010106F" w:rsidRDefault="00D0332A" w:rsidP="007C080B">
      <w:pPr>
        <w:pStyle w:val="Text1Bold"/>
        <w:ind w:left="0"/>
        <w:rPr>
          <w:lang w:val="en-GB"/>
        </w:rPr>
      </w:pPr>
      <w:r w:rsidRPr="0010106F">
        <w:rPr>
          <w:b w:val="0"/>
        </w:rPr>
        <w:t>Equipment/piping operating in the temperature range 50</w:t>
      </w:r>
      <w:r w:rsidRPr="0010106F">
        <w:rPr>
          <w:b w:val="0"/>
          <w:position w:val="3"/>
        </w:rPr>
        <w:t>º</w:t>
      </w:r>
      <w:r w:rsidRPr="0010106F">
        <w:rPr>
          <w:b w:val="0"/>
        </w:rPr>
        <w:t>C</w:t>
      </w:r>
      <w:r w:rsidR="00314BAB" w:rsidRPr="0010106F">
        <w:rPr>
          <w:b w:val="0"/>
        </w:rPr>
        <w:t xml:space="preserve"> </w:t>
      </w:r>
      <w:r w:rsidRPr="0010106F">
        <w:rPr>
          <w:b w:val="0"/>
        </w:rPr>
        <w:t>-120</w:t>
      </w:r>
      <w:r w:rsidRPr="0010106F">
        <w:rPr>
          <w:b w:val="0"/>
          <w:position w:val="3"/>
        </w:rPr>
        <w:t>º</w:t>
      </w:r>
      <w:r w:rsidRPr="0010106F">
        <w:rPr>
          <w:b w:val="0"/>
        </w:rPr>
        <w:t>C</w:t>
      </w:r>
      <w:r w:rsidR="00314BAB" w:rsidRPr="0010106F">
        <w:rPr>
          <w:b w:val="0"/>
        </w:rPr>
        <w:t xml:space="preserve">, </w:t>
      </w:r>
      <w:r w:rsidRPr="0010106F">
        <w:rPr>
          <w:b w:val="0"/>
        </w:rPr>
        <w:t>is particularly susceptible to external corrosion due to water soaked lagging. It  is preferable where practicable, therefore, in the operating temperature range up to 120</w:t>
      </w:r>
      <w:r w:rsidRPr="0010106F">
        <w:rPr>
          <w:b w:val="0"/>
          <w:position w:val="3"/>
        </w:rPr>
        <w:t>º</w:t>
      </w:r>
      <w:r w:rsidRPr="0010106F">
        <w:rPr>
          <w:b w:val="0"/>
        </w:rPr>
        <w:t xml:space="preserve">C, to afford protection by providing a stand-off barrier in the form of a grid such as weld-mesh, without insulation inside. </w:t>
      </w:r>
    </w:p>
    <w:p w14:paraId="4BB64B7C" w14:textId="3EF3F8E6" w:rsidR="00D07894" w:rsidRPr="0010106F" w:rsidRDefault="00D07894" w:rsidP="007C080B">
      <w:pPr>
        <w:pStyle w:val="Text1Bold"/>
        <w:ind w:left="0"/>
        <w:rPr>
          <w:color w:val="auto"/>
        </w:rPr>
      </w:pPr>
      <w:r w:rsidRPr="0010106F">
        <w:rPr>
          <w:color w:val="auto"/>
        </w:rPr>
        <w:t>Note 1</w:t>
      </w:r>
      <w:r w:rsidR="007C080B">
        <w:rPr>
          <w:color w:val="auto"/>
        </w:rPr>
        <w:t xml:space="preserve">: </w:t>
      </w:r>
      <w:r w:rsidRPr="0010106F">
        <w:rPr>
          <w:b w:val="0"/>
          <w:color w:val="auto"/>
        </w:rPr>
        <w:t>For sizes ½” to 1 ½” – 60 to 250 Deg C, the Armaflex type insulation has been replaced by same thickness mineral wool type.</w:t>
      </w:r>
    </w:p>
    <w:p w14:paraId="5F9DA2DA" w14:textId="42C660FF" w:rsidR="00730BA3" w:rsidRDefault="00D07894" w:rsidP="007C080B">
      <w:pPr>
        <w:pStyle w:val="Text1Bold"/>
        <w:ind w:left="0"/>
        <w:rPr>
          <w:b w:val="0"/>
          <w:color w:val="auto"/>
        </w:rPr>
      </w:pPr>
      <w:r w:rsidRPr="00235266">
        <w:rPr>
          <w:color w:val="auto"/>
        </w:rPr>
        <w:t>Note 2</w:t>
      </w:r>
      <w:r w:rsidR="007C080B" w:rsidRPr="00235266">
        <w:rPr>
          <w:color w:val="auto"/>
        </w:rPr>
        <w:t xml:space="preserve">: </w:t>
      </w:r>
      <w:r w:rsidRPr="00235266">
        <w:rPr>
          <w:b w:val="0"/>
          <w:color w:val="auto"/>
        </w:rPr>
        <w:t xml:space="preserve">Insulation code HCPP shall be applied to all steam and hot water piping having heat conservation insulation as per Table </w:t>
      </w:r>
      <w:r w:rsidR="00235266" w:rsidRPr="00235266">
        <w:rPr>
          <w:b w:val="0"/>
          <w:color w:val="auto"/>
        </w:rPr>
        <w:t>9</w:t>
      </w:r>
      <w:r w:rsidRPr="00235266">
        <w:rPr>
          <w:b w:val="0"/>
          <w:color w:val="auto"/>
        </w:rPr>
        <w:t xml:space="preserve"> and</w:t>
      </w:r>
      <w:r w:rsidRPr="007C080B">
        <w:rPr>
          <w:b w:val="0"/>
          <w:color w:val="auto"/>
        </w:rPr>
        <w:t xml:space="preserve"> where Personnel Protection is required, guard shall be per Section 6.2.</w:t>
      </w:r>
    </w:p>
    <w:p w14:paraId="2A583866" w14:textId="77777777" w:rsidR="007C080B" w:rsidRPr="007C080B" w:rsidRDefault="007C080B" w:rsidP="007C080B">
      <w:pPr>
        <w:pStyle w:val="Text1"/>
      </w:pPr>
    </w:p>
    <w:p w14:paraId="4BE48449" w14:textId="77777777" w:rsidR="00730BA3" w:rsidRPr="007C080B" w:rsidRDefault="00730BA3" w:rsidP="007C080B">
      <w:pPr>
        <w:spacing w:before="0" w:line="240" w:lineRule="auto"/>
        <w:ind w:left="0"/>
        <w:rPr>
          <w:ins w:id="4897" w:author="Tuleshov, Kurmanbek [Bolashak Atyrau Limited]" w:date="2022-09-28T11:31:00Z"/>
          <w:b/>
          <w:w w:val="0"/>
          <w:rPrChange w:id="4898" w:author="Tuleshov, Kurmanbek [Bolashak Atyrau Limited]" w:date="2022-10-10T22:14:00Z">
            <w:rPr>
              <w:ins w:id="4899" w:author="Tuleshov, Kurmanbek [Bolashak Atyrau Limited]" w:date="2022-09-28T11:31:00Z"/>
              <w:rFonts w:ascii="Segoe UI" w:hAnsi="Segoe UI" w:cs="Segoe UI"/>
              <w:b/>
              <w:bCs/>
              <w:sz w:val="20"/>
              <w:szCs w:val="20"/>
            </w:rPr>
          </w:rPrChange>
        </w:rPr>
      </w:pPr>
      <w:ins w:id="4900" w:author="Tuleshov, Kurmanbek [Bolashak Atyrau Limited]" w:date="2022-09-28T11:31:00Z">
        <w:r w:rsidRPr="007C080B">
          <w:rPr>
            <w:b/>
            <w:w w:val="0"/>
            <w:rPrChange w:id="4901" w:author="Tuleshov, Kurmanbek [Bolashak Atyrau Limited]" w:date="2022-10-10T22:14:00Z">
              <w:rPr>
                <w:rFonts w:ascii="Segoe UI" w:hAnsi="Segoe UI" w:cs="Segoe UI"/>
                <w:b/>
                <w:bCs/>
                <w:sz w:val="20"/>
                <w:szCs w:val="20"/>
              </w:rPr>
            </w:rPrChange>
          </w:rPr>
          <w:t>Use of Expanded Aluminum Mesh Wrap in Lieu of Insulation for Personnel Protection</w:t>
        </w:r>
      </w:ins>
    </w:p>
    <w:p w14:paraId="4360F82C" w14:textId="25D07CDA" w:rsidR="00730BA3" w:rsidRPr="007C080B" w:rsidRDefault="00730BA3">
      <w:pPr>
        <w:spacing w:before="0" w:line="240" w:lineRule="auto"/>
        <w:ind w:left="0"/>
        <w:rPr>
          <w:ins w:id="4902" w:author="Tuleshov, Kurmanbek [Bolashak Atyrau Limited]" w:date="2022-09-28T11:31:00Z"/>
          <w:bCs/>
          <w:w w:val="0"/>
          <w:rPrChange w:id="4903" w:author="Tuleshov, Kurmanbek [Bolashak Atyrau Limited]" w:date="2022-10-10T22:14:00Z">
            <w:rPr>
              <w:ins w:id="4904" w:author="Tuleshov, Kurmanbek [Bolashak Atyrau Limited]" w:date="2022-09-28T11:31:00Z"/>
              <w:rFonts w:ascii="Segoe UI" w:hAnsi="Segoe UI" w:cs="Segoe UI"/>
              <w:sz w:val="20"/>
              <w:szCs w:val="20"/>
            </w:rPr>
          </w:rPrChange>
        </w:rPr>
        <w:pPrChange w:id="4905" w:author="Tuleshov, Kurmanbek [Bolashak Atyrau Limited]" w:date="2022-09-28T11:34:00Z">
          <w:pPr>
            <w:spacing w:before="0" w:line="240" w:lineRule="auto"/>
            <w:ind w:left="284" w:hanging="284"/>
          </w:pPr>
        </w:pPrChange>
      </w:pPr>
      <w:ins w:id="4906" w:author="Tuleshov, Kurmanbek [Bolashak Atyrau Limited]" w:date="2022-09-28T11:31:00Z">
        <w:r w:rsidRPr="007C080B">
          <w:rPr>
            <w:bCs/>
            <w:w w:val="0"/>
            <w:rPrChange w:id="4907" w:author="Tuleshov, Kurmanbek [Bolashak Atyrau Limited]" w:date="2022-10-10T22:14:00Z">
              <w:rPr>
                <w:rFonts w:ascii="Segoe UI" w:hAnsi="Segoe UI" w:cs="Segoe UI"/>
                <w:sz w:val="20"/>
                <w:szCs w:val="20"/>
              </w:rPr>
            </w:rPrChange>
          </w:rPr>
          <w:t xml:space="preserve">1. Expanded aluminum mesh may be used for personnel protection for surfaces that operate at temperatures </w:t>
        </w:r>
      </w:ins>
      <w:ins w:id="4908" w:author="Tuleshov, Kurmanbek [Bolashak Atyrau Limited]" w:date="2022-09-28T11:33:00Z">
        <w:r w:rsidRPr="007C080B">
          <w:rPr>
            <w:bCs/>
            <w:w w:val="0"/>
          </w:rPr>
          <w:t>60°C – 498°C (</w:t>
        </w:r>
      </w:ins>
      <w:ins w:id="4909" w:author="Tuleshov, Kurmanbek [Bolashak Atyrau Limited]" w:date="2022-09-28T11:31:00Z">
        <w:r w:rsidRPr="007C080B">
          <w:rPr>
            <w:bCs/>
            <w:w w:val="0"/>
            <w:rPrChange w:id="4910" w:author="Tuleshov, Kurmanbek [Bolashak Atyrau Limited]" w:date="2022-10-10T22:14:00Z">
              <w:rPr>
                <w:rFonts w:ascii="Segoe UI" w:hAnsi="Segoe UI" w:cs="Segoe UI"/>
                <w:sz w:val="20"/>
                <w:szCs w:val="20"/>
              </w:rPr>
            </w:rPrChange>
          </w:rPr>
          <w:t>140°F– 930°F</w:t>
        </w:r>
      </w:ins>
      <w:ins w:id="4911" w:author="Tuleshov, Kurmanbek [Bolashak Atyrau Limited]" w:date="2022-09-28T11:33:00Z">
        <w:r w:rsidRPr="007C080B">
          <w:rPr>
            <w:bCs/>
            <w:w w:val="0"/>
          </w:rPr>
          <w:t>)</w:t>
        </w:r>
      </w:ins>
      <w:ins w:id="4912" w:author="Tuleshov, Kurmanbek [Bolashak Atyrau Limited]" w:date="2022-09-28T11:31:00Z">
        <w:r w:rsidRPr="007C080B">
          <w:rPr>
            <w:bCs/>
            <w:w w:val="0"/>
            <w:rPrChange w:id="4913" w:author="Tuleshov, Kurmanbek [Bolashak Atyrau Limited]" w:date="2022-10-10T22:14:00Z">
              <w:rPr>
                <w:rFonts w:ascii="Segoe UI" w:hAnsi="Segoe UI" w:cs="Segoe UI"/>
                <w:sz w:val="20"/>
                <w:szCs w:val="20"/>
              </w:rPr>
            </w:rPrChange>
          </w:rPr>
          <w:t>.</w:t>
        </w:r>
      </w:ins>
    </w:p>
    <w:p w14:paraId="7A1D7990" w14:textId="77777777" w:rsidR="00730BA3" w:rsidRPr="007C080B" w:rsidRDefault="00730BA3" w:rsidP="007C080B">
      <w:pPr>
        <w:spacing w:before="0" w:line="240" w:lineRule="auto"/>
        <w:ind w:left="0"/>
        <w:rPr>
          <w:ins w:id="4914" w:author="Tuleshov, Kurmanbek [Bolashak Atyrau Limited]" w:date="2022-09-28T11:31:00Z"/>
          <w:bCs/>
          <w:w w:val="0"/>
          <w:rPrChange w:id="4915" w:author="Tuleshov, Kurmanbek [Bolashak Atyrau Limited]" w:date="2022-10-10T22:14:00Z">
            <w:rPr>
              <w:ins w:id="4916" w:author="Tuleshov, Kurmanbek [Bolashak Atyrau Limited]" w:date="2022-09-28T11:31:00Z"/>
              <w:rFonts w:ascii="Segoe UI" w:hAnsi="Segoe UI" w:cs="Segoe UI"/>
              <w:sz w:val="20"/>
              <w:szCs w:val="20"/>
            </w:rPr>
          </w:rPrChange>
        </w:rPr>
      </w:pPr>
      <w:ins w:id="4917" w:author="Tuleshov, Kurmanbek [Bolashak Atyrau Limited]" w:date="2022-09-28T11:31:00Z">
        <w:r w:rsidRPr="007C080B">
          <w:rPr>
            <w:bCs/>
            <w:w w:val="0"/>
            <w:rPrChange w:id="4918" w:author="Tuleshov, Kurmanbek [Bolashak Atyrau Limited]" w:date="2022-10-10T22:14:00Z">
              <w:rPr>
                <w:rFonts w:ascii="Segoe UI" w:hAnsi="Segoe UI" w:cs="Segoe UI"/>
                <w:sz w:val="20"/>
                <w:szCs w:val="20"/>
              </w:rPr>
            </w:rPrChange>
          </w:rPr>
          <w:t>2. Material Spec: Expamet REF. 450A 0.076 mm uncorrugated 4 in. wide × 328 ft. long.</w:t>
        </w:r>
      </w:ins>
    </w:p>
    <w:p w14:paraId="70B593C7" w14:textId="7C049733" w:rsidR="00730BA3" w:rsidRPr="007C080B" w:rsidRDefault="00730BA3">
      <w:pPr>
        <w:spacing w:before="0" w:line="240" w:lineRule="auto"/>
        <w:ind w:left="0"/>
        <w:rPr>
          <w:ins w:id="4919" w:author="Tuleshov, Kurmanbek [Bolashak Atyrau Limited]" w:date="2022-09-28T11:31:00Z"/>
          <w:bCs/>
          <w:w w:val="0"/>
          <w:rPrChange w:id="4920" w:author="Tuleshov, Kurmanbek [Bolashak Atyrau Limited]" w:date="2022-10-10T22:14:00Z">
            <w:rPr>
              <w:ins w:id="4921" w:author="Tuleshov, Kurmanbek [Bolashak Atyrau Limited]" w:date="2022-09-28T11:31:00Z"/>
              <w:rFonts w:ascii="Segoe UI" w:hAnsi="Segoe UI" w:cs="Segoe UI"/>
              <w:sz w:val="20"/>
              <w:szCs w:val="20"/>
            </w:rPr>
          </w:rPrChange>
        </w:rPr>
      </w:pPr>
      <w:ins w:id="4922" w:author="Tuleshov, Kurmanbek [Bolashak Atyrau Limited]" w:date="2022-09-28T11:31:00Z">
        <w:r w:rsidRPr="007C080B">
          <w:rPr>
            <w:bCs/>
            <w:w w:val="0"/>
            <w:rPrChange w:id="4923" w:author="Tuleshov, Kurmanbek [Bolashak Atyrau Limited]" w:date="2022-10-10T22:14:00Z">
              <w:rPr>
                <w:rFonts w:ascii="Segoe UI" w:hAnsi="Segoe UI" w:cs="Segoe UI"/>
                <w:sz w:val="20"/>
                <w:szCs w:val="20"/>
              </w:rPr>
            </w:rPrChange>
          </w:rPr>
          <w:t>3. Wrapping procedure shall be performed with 50 percent overlap and then return with another 50 percent overlap</w:t>
        </w:r>
      </w:ins>
      <w:ins w:id="4924" w:author="Tuleshov, Kurmanbek [Bolashak Atyrau Limited]" w:date="2022-10-10T17:03:00Z">
        <w:r w:rsidR="0013461B" w:rsidRPr="007C080B">
          <w:rPr>
            <w:bCs/>
            <w:w w:val="0"/>
          </w:rPr>
          <w:t xml:space="preserve"> </w:t>
        </w:r>
      </w:ins>
      <w:ins w:id="4925" w:author="Tuleshov, Kurmanbek [Bolashak Atyrau Limited]" w:date="2022-09-28T11:31:00Z">
        <w:r w:rsidRPr="007C080B">
          <w:rPr>
            <w:bCs/>
            <w:w w:val="0"/>
            <w:rPrChange w:id="4926" w:author="Tuleshov, Kurmanbek [Bolashak Atyrau Limited]" w:date="2022-10-10T22:14:00Z">
              <w:rPr>
                <w:rFonts w:ascii="Segoe UI" w:hAnsi="Segoe UI" w:cs="Segoe UI"/>
                <w:sz w:val="20"/>
                <w:szCs w:val="20"/>
              </w:rPr>
            </w:rPrChange>
          </w:rPr>
          <w:t>to provide a 4-layer wrap. Ends shall be tied up with an 18-gauge</w:t>
        </w:r>
        <w:r w:rsidRPr="007C080B">
          <w:rPr>
            <w:bCs/>
            <w:w w:val="0"/>
            <w:rPrChange w:id="4927" w:author="Tuleshov, Kurmanbek [Bolashak Atyrau Limited]" w:date="2022-09-28T11:31:00Z">
              <w:rPr>
                <w:rFonts w:ascii="Segoe UI" w:hAnsi="Segoe UI" w:cs="Segoe UI"/>
                <w:sz w:val="20"/>
                <w:szCs w:val="20"/>
              </w:rPr>
            </w:rPrChange>
          </w:rPr>
          <w:t xml:space="preserve"> </w:t>
        </w:r>
        <w:r w:rsidRPr="007C080B">
          <w:rPr>
            <w:bCs/>
            <w:w w:val="0"/>
            <w:rPrChange w:id="4928" w:author="Tuleshov, Kurmanbek [Bolashak Atyrau Limited]" w:date="2022-10-10T22:14:00Z">
              <w:rPr>
                <w:rFonts w:ascii="Segoe UI" w:hAnsi="Segoe UI" w:cs="Segoe UI"/>
                <w:sz w:val="20"/>
                <w:szCs w:val="20"/>
              </w:rPr>
            </w:rPrChange>
          </w:rPr>
          <w:t xml:space="preserve">stainless steel wire </w:t>
        </w:r>
        <w:r w:rsidRPr="007C080B">
          <w:rPr>
            <w:bCs/>
            <w:w w:val="0"/>
            <w:rPrChange w:id="4929" w:author="Tuleshov, Kurmanbek [Bolashak Atyrau Limited]" w:date="2022-10-10T22:14:00Z">
              <w:rPr>
                <w:rFonts w:ascii="Segoe UI" w:hAnsi="Segoe UI" w:cs="Segoe UI"/>
                <w:sz w:val="20"/>
                <w:szCs w:val="20"/>
              </w:rPr>
            </w:rPrChange>
          </w:rPr>
          <w:lastRenderedPageBreak/>
          <w:t>and the rest of the wrapping</w:t>
        </w:r>
      </w:ins>
      <w:ins w:id="4930" w:author="Tuleshov, Kurmanbek [Bolashak Atyrau Limited]" w:date="2022-09-28T11:34:00Z">
        <w:r w:rsidRPr="007C080B">
          <w:rPr>
            <w:bCs/>
            <w:w w:val="0"/>
          </w:rPr>
          <w:t xml:space="preserve"> </w:t>
        </w:r>
      </w:ins>
      <w:ins w:id="4931" w:author="Tuleshov, Kurmanbek [Bolashak Atyrau Limited]" w:date="2022-09-28T11:31:00Z">
        <w:r w:rsidRPr="007C080B">
          <w:rPr>
            <w:bCs/>
            <w:w w:val="0"/>
            <w:rPrChange w:id="4932" w:author="Tuleshov, Kurmanbek [Bolashak Atyrau Limited]" w:date="2022-10-10T22:14:00Z">
              <w:rPr>
                <w:rFonts w:ascii="Segoe UI" w:hAnsi="Segoe UI" w:cs="Segoe UI"/>
                <w:sz w:val="20"/>
                <w:szCs w:val="20"/>
              </w:rPr>
            </w:rPrChange>
          </w:rPr>
          <w:t>shall be spiral wind with binding wire to hold it in place. Sharp ends shall be tucked in to prevent personnel</w:t>
        </w:r>
      </w:ins>
      <w:ins w:id="4933" w:author="Tuleshov, Kurmanbek [Bolashak Atyrau Limited]" w:date="2022-09-28T11:34:00Z">
        <w:r w:rsidRPr="007C080B">
          <w:rPr>
            <w:bCs/>
            <w:w w:val="0"/>
          </w:rPr>
          <w:t xml:space="preserve"> </w:t>
        </w:r>
      </w:ins>
      <w:ins w:id="4934" w:author="Tuleshov, Kurmanbek [Bolashak Atyrau Limited]" w:date="2022-09-28T11:31:00Z">
        <w:r w:rsidRPr="007C080B">
          <w:rPr>
            <w:bCs/>
            <w:w w:val="0"/>
            <w:rPrChange w:id="4935" w:author="Tuleshov, Kurmanbek [Bolashak Atyrau Limited]" w:date="2022-10-10T22:14:00Z">
              <w:rPr>
                <w:rFonts w:ascii="Segoe UI" w:hAnsi="Segoe UI" w:cs="Segoe UI"/>
                <w:sz w:val="20"/>
                <w:szCs w:val="20"/>
              </w:rPr>
            </w:rPrChange>
          </w:rPr>
          <w:t>getting caught or cut on them.</w:t>
        </w:r>
      </w:ins>
    </w:p>
    <w:p w14:paraId="095CC3A7" w14:textId="0606F7E8" w:rsidR="00730BA3" w:rsidRPr="00730BA3" w:rsidRDefault="00730BA3">
      <w:pPr>
        <w:spacing w:before="0" w:line="240" w:lineRule="auto"/>
        <w:ind w:left="0"/>
        <w:rPr>
          <w:ins w:id="4936" w:author="Tuleshov, Kurmanbek [Bolashak Atyrau Limited]" w:date="2022-09-28T11:31:00Z"/>
          <w:bCs/>
          <w:w w:val="0"/>
          <w:rPrChange w:id="4937" w:author="Tuleshov, Kurmanbek [Bolashak Atyrau Limited]" w:date="2022-09-28T11:31:00Z">
            <w:rPr>
              <w:ins w:id="4938" w:author="Tuleshov, Kurmanbek [Bolashak Atyrau Limited]" w:date="2022-09-28T11:31:00Z"/>
              <w:rFonts w:ascii="Segoe UI" w:hAnsi="Segoe UI" w:cs="Segoe UI"/>
              <w:color w:val="auto"/>
              <w:sz w:val="21"/>
              <w:szCs w:val="21"/>
            </w:rPr>
          </w:rPrChange>
        </w:rPr>
      </w:pPr>
      <w:ins w:id="4939" w:author="Tuleshov, Kurmanbek [Bolashak Atyrau Limited]" w:date="2022-09-28T11:31:00Z">
        <w:r w:rsidRPr="007C080B">
          <w:rPr>
            <w:bCs/>
            <w:w w:val="0"/>
            <w:rPrChange w:id="4940" w:author="Tuleshov, Kurmanbek [Bolashak Atyrau Limited]" w:date="2022-10-10T22:14:00Z">
              <w:rPr>
                <w:rFonts w:ascii="Segoe UI" w:hAnsi="Segoe UI" w:cs="Segoe UI"/>
                <w:sz w:val="20"/>
                <w:szCs w:val="20"/>
              </w:rPr>
            </w:rPrChange>
          </w:rPr>
          <w:t>4. Fittings shall be wrapped with single or multiple layers (bolts, flanges, etc.), depending on the operating</w:t>
        </w:r>
      </w:ins>
      <w:ins w:id="4941" w:author="Tuleshov, Kurmanbek [Bolashak Atyrau Limited]" w:date="2022-09-28T11:35:00Z">
        <w:r w:rsidRPr="007C080B">
          <w:rPr>
            <w:bCs/>
            <w:w w:val="0"/>
          </w:rPr>
          <w:t xml:space="preserve"> </w:t>
        </w:r>
      </w:ins>
      <w:ins w:id="4942" w:author="Tuleshov, Kurmanbek [Bolashak Atyrau Limited]" w:date="2022-09-28T11:31:00Z">
        <w:r w:rsidRPr="007C080B">
          <w:rPr>
            <w:bCs/>
            <w:w w:val="0"/>
            <w:rPrChange w:id="4943" w:author="Tuleshov, Kurmanbek [Bolashak Atyrau Limited]" w:date="2022-10-10T22:14:00Z">
              <w:rPr>
                <w:rFonts w:ascii="Segoe UI" w:hAnsi="Segoe UI" w:cs="Segoe UI"/>
                <w:sz w:val="20"/>
                <w:szCs w:val="20"/>
              </w:rPr>
            </w:rPrChange>
          </w:rPr>
          <w:t>temperature.</w:t>
        </w:r>
      </w:ins>
    </w:p>
    <w:p w14:paraId="4BB64B7E" w14:textId="77777777" w:rsidR="00767AB6" w:rsidRPr="0010106F" w:rsidRDefault="00767AB6" w:rsidP="00434C44">
      <w:pPr>
        <w:autoSpaceDE/>
        <w:autoSpaceDN/>
        <w:adjustRightInd/>
        <w:spacing w:before="0" w:line="240" w:lineRule="auto"/>
      </w:pPr>
      <w:r w:rsidRPr="0010106F">
        <w:br w:type="page"/>
      </w:r>
    </w:p>
    <w:p w14:paraId="4BB64B7F" w14:textId="77777777" w:rsidR="00D0332A" w:rsidRPr="0010106F" w:rsidRDefault="00CD112F" w:rsidP="00AD51BE">
      <w:pPr>
        <w:pStyle w:val="Heading2"/>
        <w:rPr>
          <w:lang w:val="en-GB"/>
        </w:rPr>
      </w:pPr>
      <w:bookmarkStart w:id="4944" w:name="_Toc322011426"/>
      <w:bookmarkStart w:id="4945" w:name="_Toc117352251"/>
      <w:r w:rsidRPr="0010106F">
        <w:lastRenderedPageBreak/>
        <w:t>Heat Conservation Thickness Table</w:t>
      </w:r>
      <w:r w:rsidRPr="0010106F">
        <w:rPr>
          <w:lang w:val="en-GB"/>
        </w:rPr>
        <w:t xml:space="preserve"> for Below Ground Applications</w:t>
      </w:r>
      <w:bookmarkEnd w:id="4944"/>
      <w:bookmarkEnd w:id="4945"/>
      <w:r w:rsidRPr="0010106F">
        <w:rPr>
          <w:lang w:val="en-GB"/>
        </w:rPr>
        <w:t xml:space="preserve"> </w:t>
      </w:r>
    </w:p>
    <w:p w14:paraId="4BB64B80" w14:textId="77777777" w:rsidR="00CD112F" w:rsidRPr="0010106F" w:rsidRDefault="00CD112F" w:rsidP="00314BAB">
      <w:pPr>
        <w:pStyle w:val="Indent1"/>
        <w:rPr>
          <w:rFonts w:ascii="Times New Roman" w:hAnsi="Times New Roman"/>
          <w:szCs w:val="22"/>
          <w:lang w:val="en-GB"/>
        </w:rPr>
      </w:pPr>
      <w:r w:rsidRPr="0010106F">
        <w:rPr>
          <w:rFonts w:ascii="Times New Roman" w:hAnsi="Times New Roman"/>
          <w:szCs w:val="22"/>
          <w:lang w:val="en-GB"/>
        </w:rPr>
        <w:t>Material</w:t>
      </w:r>
      <w:r w:rsidRPr="0010106F">
        <w:rPr>
          <w:rFonts w:ascii="Times New Roman" w:hAnsi="Times New Roman"/>
          <w:szCs w:val="22"/>
          <w:lang w:val="en-US"/>
        </w:rPr>
        <w:tab/>
      </w:r>
      <w:r w:rsidRPr="0010106F">
        <w:rPr>
          <w:rFonts w:ascii="Times New Roman" w:hAnsi="Times New Roman"/>
          <w:szCs w:val="22"/>
          <w:lang w:val="en-US"/>
        </w:rPr>
        <w:tab/>
      </w:r>
      <w:r w:rsidRPr="0010106F">
        <w:rPr>
          <w:rFonts w:ascii="Times New Roman" w:hAnsi="Times New Roman"/>
          <w:szCs w:val="22"/>
          <w:lang w:val="en-GB"/>
        </w:rPr>
        <w:t>Cellular Glass</w:t>
      </w:r>
    </w:p>
    <w:p w14:paraId="4BB64B81" w14:textId="77777777" w:rsidR="00CD112F" w:rsidRPr="0010106F" w:rsidRDefault="00CD112F" w:rsidP="00314BAB">
      <w:pPr>
        <w:pStyle w:val="Indent1"/>
        <w:rPr>
          <w:rFonts w:ascii="Times New Roman" w:hAnsi="Times New Roman"/>
          <w:szCs w:val="22"/>
          <w:lang w:val="en-GB"/>
        </w:rPr>
      </w:pPr>
      <w:r w:rsidRPr="0010106F">
        <w:rPr>
          <w:rFonts w:ascii="Times New Roman" w:hAnsi="Times New Roman"/>
          <w:szCs w:val="22"/>
          <w:lang w:val="en-GB"/>
        </w:rPr>
        <w:t>Density</w:t>
      </w:r>
      <w:r w:rsidRPr="0010106F">
        <w:rPr>
          <w:rFonts w:ascii="Times New Roman" w:hAnsi="Times New Roman"/>
          <w:szCs w:val="22"/>
          <w:lang w:val="en-US"/>
        </w:rPr>
        <w:tab/>
      </w:r>
      <w:r w:rsidRPr="0010106F">
        <w:rPr>
          <w:rFonts w:ascii="Times New Roman" w:hAnsi="Times New Roman"/>
          <w:szCs w:val="22"/>
          <w:lang w:val="en-US"/>
        </w:rPr>
        <w:tab/>
      </w:r>
      <w:r w:rsidR="00314BAB" w:rsidRPr="0010106F">
        <w:rPr>
          <w:rFonts w:ascii="Times New Roman" w:hAnsi="Times New Roman"/>
          <w:szCs w:val="22"/>
          <w:lang w:val="en-US"/>
        </w:rPr>
        <w:tab/>
      </w:r>
      <w:r w:rsidRPr="0010106F">
        <w:rPr>
          <w:rFonts w:ascii="Times New Roman" w:hAnsi="Times New Roman"/>
          <w:szCs w:val="22"/>
          <w:lang w:val="en-GB"/>
        </w:rPr>
        <w:t>115 kg/m³</w:t>
      </w:r>
    </w:p>
    <w:p w14:paraId="4BB64B82" w14:textId="77777777" w:rsidR="00CD112F" w:rsidRPr="0010106F" w:rsidRDefault="00CD112F" w:rsidP="00853D67">
      <w:pPr>
        <w:pStyle w:val="Indent1"/>
        <w:rPr>
          <w:lang w:val="en-GB"/>
        </w:rPr>
      </w:pPr>
    </w:p>
    <w:tbl>
      <w:tblPr>
        <w:tblW w:w="8730" w:type="dxa"/>
        <w:tblLayout w:type="fixed"/>
        <w:tblLook w:val="0000" w:firstRow="0" w:lastRow="0" w:firstColumn="0" w:lastColumn="0" w:noHBand="0" w:noVBand="0"/>
      </w:tblPr>
      <w:tblGrid>
        <w:gridCol w:w="1091"/>
        <w:gridCol w:w="1091"/>
        <w:gridCol w:w="1091"/>
        <w:gridCol w:w="1092"/>
        <w:gridCol w:w="1091"/>
        <w:gridCol w:w="1091"/>
        <w:gridCol w:w="1091"/>
        <w:gridCol w:w="1092"/>
      </w:tblGrid>
      <w:tr w:rsidR="00CD112F" w:rsidRPr="0010106F" w14:paraId="4BB64B84" w14:textId="77777777" w:rsidTr="00DE0531">
        <w:trPr>
          <w:trHeight w:val="282"/>
        </w:trPr>
        <w:tc>
          <w:tcPr>
            <w:tcW w:w="8730" w:type="dxa"/>
            <w:gridSpan w:val="8"/>
            <w:tcBorders>
              <w:top w:val="nil"/>
              <w:left w:val="nil"/>
              <w:bottom w:val="single" w:sz="4" w:space="0" w:color="auto"/>
              <w:right w:val="nil"/>
            </w:tcBorders>
          </w:tcPr>
          <w:p w14:paraId="4BB64B83" w14:textId="6BA82958" w:rsidR="00D0332A" w:rsidRPr="0010106F" w:rsidRDefault="00CD112F" w:rsidP="00AD51BE">
            <w:pPr>
              <w:pStyle w:val="TableTitle1"/>
              <w:numPr>
                <w:ilvl w:val="0"/>
                <w:numId w:val="0"/>
              </w:numPr>
              <w:ind w:left="720"/>
            </w:pPr>
            <w:bookmarkStart w:id="4946" w:name="_Toc322011427"/>
            <w:r w:rsidRPr="005B1484">
              <w:t xml:space="preserve">Table </w:t>
            </w:r>
            <w:r w:rsidR="00B05036">
              <w:t>10</w:t>
            </w:r>
            <w:r w:rsidRPr="005B1484">
              <w:t>: Heat</w:t>
            </w:r>
            <w:r w:rsidRPr="0010106F">
              <w:t xml:space="preserve"> Conservation Thickness Table for Below Ground Applications</w:t>
            </w:r>
            <w:bookmarkEnd w:id="4946"/>
            <w:r w:rsidR="00F85E17" w:rsidRPr="0010106F">
              <w:t xml:space="preserve"> </w:t>
            </w:r>
          </w:p>
        </w:tc>
      </w:tr>
      <w:tr w:rsidR="00CD112F" w:rsidRPr="0010106F" w14:paraId="4BB64B87" w14:textId="77777777" w:rsidTr="00DE053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trPr>
        <w:tc>
          <w:tcPr>
            <w:tcW w:w="2182" w:type="dxa"/>
            <w:gridSpan w:val="2"/>
            <w:tcBorders>
              <w:top w:val="single" w:sz="4" w:space="0" w:color="auto"/>
              <w:left w:val="single" w:sz="4" w:space="0" w:color="auto"/>
              <w:bottom w:val="single" w:sz="4" w:space="0" w:color="auto"/>
              <w:right w:val="single" w:sz="4" w:space="0" w:color="auto"/>
            </w:tcBorders>
          </w:tcPr>
          <w:p w14:paraId="4BB64B85" w14:textId="77777777" w:rsidR="00D0332A" w:rsidRPr="0010106F" w:rsidRDefault="00CD112F" w:rsidP="00AD51BE">
            <w:pPr>
              <w:pStyle w:val="CellHeadingCentered"/>
              <w:rPr>
                <w:lang w:val="en-GB"/>
              </w:rPr>
            </w:pPr>
            <w:r w:rsidRPr="0010106F">
              <w:t>SIZE</w:t>
            </w:r>
          </w:p>
        </w:tc>
        <w:tc>
          <w:tcPr>
            <w:tcW w:w="6548" w:type="dxa"/>
            <w:gridSpan w:val="6"/>
            <w:tcBorders>
              <w:top w:val="single" w:sz="4" w:space="0" w:color="auto"/>
              <w:left w:val="single" w:sz="4" w:space="0" w:color="auto"/>
              <w:bottom w:val="single" w:sz="4" w:space="0" w:color="auto"/>
              <w:right w:val="single" w:sz="4" w:space="0" w:color="auto"/>
            </w:tcBorders>
          </w:tcPr>
          <w:p w14:paraId="4BB64B86" w14:textId="77777777" w:rsidR="00D0332A" w:rsidRPr="0010106F" w:rsidRDefault="00CD112F" w:rsidP="00AD51BE">
            <w:pPr>
              <w:pStyle w:val="CellHeadingCentered"/>
            </w:pPr>
            <w:r w:rsidRPr="0010106F">
              <w:t>OPERATING TEMPERATURE  (Deg.C.)</w:t>
            </w:r>
          </w:p>
        </w:tc>
      </w:tr>
      <w:tr w:rsidR="00CD112F" w:rsidRPr="0010106F" w14:paraId="4BB64B93"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88" w14:textId="77777777" w:rsidR="00D0332A" w:rsidRPr="0010106F" w:rsidRDefault="00CD112F" w:rsidP="00AD51BE">
            <w:pPr>
              <w:pStyle w:val="CellHeadingCentered"/>
            </w:pPr>
            <w:r w:rsidRPr="0010106F">
              <w:t>DN</w:t>
            </w:r>
          </w:p>
          <w:p w14:paraId="4BB64B89" w14:textId="77777777" w:rsidR="00D0332A" w:rsidRPr="0010106F" w:rsidRDefault="00D0332A" w:rsidP="00AD51BE">
            <w:pPr>
              <w:pStyle w:val="CellHeadingCentered"/>
            </w:pPr>
          </w:p>
          <w:p w14:paraId="4BB64B8A" w14:textId="77777777" w:rsidR="00D0332A" w:rsidRPr="0010106F" w:rsidRDefault="00D0332A" w:rsidP="00AD51BE">
            <w:pPr>
              <w:pStyle w:val="CellHeadingCentered"/>
            </w:pPr>
          </w:p>
        </w:tc>
        <w:tc>
          <w:tcPr>
            <w:tcW w:w="1091" w:type="dxa"/>
            <w:tcBorders>
              <w:top w:val="single" w:sz="4" w:space="0" w:color="auto"/>
              <w:left w:val="single" w:sz="4" w:space="0" w:color="auto"/>
              <w:bottom w:val="single" w:sz="4" w:space="0" w:color="auto"/>
              <w:right w:val="single" w:sz="4" w:space="0" w:color="auto"/>
            </w:tcBorders>
          </w:tcPr>
          <w:p w14:paraId="4BB64B8B" w14:textId="77777777" w:rsidR="00D0332A" w:rsidRPr="0010106F" w:rsidRDefault="00CD112F" w:rsidP="00AD51BE">
            <w:pPr>
              <w:pStyle w:val="CellHeadingCentered"/>
            </w:pPr>
            <w:r w:rsidRPr="0010106F">
              <w:t>NPS</w:t>
            </w:r>
          </w:p>
          <w:p w14:paraId="4BB64B8C" w14:textId="77777777" w:rsidR="00D0332A" w:rsidRPr="0010106F" w:rsidRDefault="00CD112F" w:rsidP="00AD51BE">
            <w:pPr>
              <w:pStyle w:val="CellHeadingCentered"/>
              <w:rPr>
                <w:lang w:val="en-GB"/>
              </w:rPr>
            </w:pPr>
            <w:r w:rsidRPr="0010106F">
              <w:rPr>
                <w:sz w:val="16"/>
              </w:rPr>
              <w:t>(INCHES)</w:t>
            </w:r>
          </w:p>
        </w:tc>
        <w:tc>
          <w:tcPr>
            <w:tcW w:w="1091" w:type="dxa"/>
            <w:tcBorders>
              <w:top w:val="single" w:sz="4" w:space="0" w:color="auto"/>
              <w:left w:val="single" w:sz="4" w:space="0" w:color="auto"/>
              <w:bottom w:val="single" w:sz="4" w:space="0" w:color="auto"/>
              <w:right w:val="single" w:sz="4" w:space="0" w:color="auto"/>
            </w:tcBorders>
          </w:tcPr>
          <w:p w14:paraId="4BB64B8D" w14:textId="77777777" w:rsidR="00D0332A" w:rsidRPr="0010106F" w:rsidRDefault="00CD112F" w:rsidP="00AD51BE">
            <w:pPr>
              <w:pStyle w:val="CellHeadingCentered"/>
              <w:rPr>
                <w:lang w:val="en-GB"/>
              </w:rPr>
            </w:pPr>
            <w:r w:rsidRPr="0010106F">
              <w:t>AMB to</w:t>
            </w:r>
            <w:r w:rsidRPr="0010106F">
              <w:rPr>
                <w:lang w:val="en-GB"/>
              </w:rPr>
              <w:t xml:space="preserve">        </w:t>
            </w:r>
            <w:r w:rsidRPr="0010106F">
              <w:t xml:space="preserve"> 50</w:t>
            </w:r>
          </w:p>
        </w:tc>
        <w:tc>
          <w:tcPr>
            <w:tcW w:w="1092" w:type="dxa"/>
            <w:tcBorders>
              <w:top w:val="single" w:sz="4" w:space="0" w:color="auto"/>
              <w:left w:val="single" w:sz="4" w:space="0" w:color="auto"/>
              <w:bottom w:val="single" w:sz="4" w:space="0" w:color="auto"/>
              <w:right w:val="single" w:sz="4" w:space="0" w:color="auto"/>
            </w:tcBorders>
          </w:tcPr>
          <w:p w14:paraId="4BB64B8E" w14:textId="77777777" w:rsidR="00D0332A" w:rsidRPr="0010106F" w:rsidRDefault="00CD112F" w:rsidP="00AD51BE">
            <w:pPr>
              <w:pStyle w:val="CellHeadingCentered"/>
              <w:rPr>
                <w:lang w:val="en-GB"/>
              </w:rPr>
            </w:pPr>
            <w:r w:rsidRPr="0010106F">
              <w:t>51</w:t>
            </w:r>
            <w:r w:rsidRPr="0010106F">
              <w:rPr>
                <w:lang w:val="en-GB"/>
              </w:rPr>
              <w:t xml:space="preserve"> </w:t>
            </w:r>
            <w:r w:rsidRPr="0010106F">
              <w:t>to 100</w:t>
            </w:r>
          </w:p>
        </w:tc>
        <w:tc>
          <w:tcPr>
            <w:tcW w:w="1091" w:type="dxa"/>
            <w:tcBorders>
              <w:top w:val="single" w:sz="4" w:space="0" w:color="auto"/>
              <w:left w:val="single" w:sz="4" w:space="0" w:color="auto"/>
              <w:bottom w:val="single" w:sz="4" w:space="0" w:color="auto"/>
              <w:right w:val="single" w:sz="4" w:space="0" w:color="auto"/>
            </w:tcBorders>
          </w:tcPr>
          <w:p w14:paraId="4BB64B8F" w14:textId="77777777" w:rsidR="00D0332A" w:rsidRPr="0010106F" w:rsidRDefault="00CD112F" w:rsidP="00AD51BE">
            <w:pPr>
              <w:pStyle w:val="CellHeadingCentered"/>
              <w:rPr>
                <w:lang w:val="en-GB"/>
              </w:rPr>
            </w:pPr>
            <w:r w:rsidRPr="0010106F">
              <w:t>101 to</w:t>
            </w:r>
            <w:r w:rsidRPr="0010106F">
              <w:rPr>
                <w:lang w:val="en-GB"/>
              </w:rPr>
              <w:t xml:space="preserve"> </w:t>
            </w:r>
            <w:r w:rsidRPr="0010106F">
              <w:t>50</w:t>
            </w:r>
          </w:p>
        </w:tc>
        <w:tc>
          <w:tcPr>
            <w:tcW w:w="1091" w:type="dxa"/>
            <w:tcBorders>
              <w:top w:val="single" w:sz="4" w:space="0" w:color="auto"/>
              <w:left w:val="single" w:sz="4" w:space="0" w:color="auto"/>
              <w:bottom w:val="single" w:sz="4" w:space="0" w:color="auto"/>
              <w:right w:val="single" w:sz="4" w:space="0" w:color="auto"/>
            </w:tcBorders>
          </w:tcPr>
          <w:p w14:paraId="4BB64B90" w14:textId="77777777" w:rsidR="00D0332A" w:rsidRPr="0010106F" w:rsidRDefault="00CD112F" w:rsidP="00AD51BE">
            <w:pPr>
              <w:pStyle w:val="CellHeadingCentered"/>
            </w:pPr>
            <w:r w:rsidRPr="0010106F">
              <w:t>151 to 200</w:t>
            </w:r>
          </w:p>
        </w:tc>
        <w:tc>
          <w:tcPr>
            <w:tcW w:w="1091" w:type="dxa"/>
            <w:tcBorders>
              <w:top w:val="single" w:sz="4" w:space="0" w:color="auto"/>
              <w:left w:val="single" w:sz="4" w:space="0" w:color="auto"/>
              <w:bottom w:val="single" w:sz="4" w:space="0" w:color="auto"/>
              <w:right w:val="single" w:sz="4" w:space="0" w:color="auto"/>
            </w:tcBorders>
          </w:tcPr>
          <w:p w14:paraId="4BB64B91" w14:textId="77777777" w:rsidR="00D0332A" w:rsidRPr="0010106F" w:rsidRDefault="00CD112F" w:rsidP="00AD51BE">
            <w:pPr>
              <w:pStyle w:val="CellHeadingCentered"/>
            </w:pPr>
            <w:r w:rsidRPr="0010106F">
              <w:t>201 to 250</w:t>
            </w:r>
          </w:p>
        </w:tc>
        <w:tc>
          <w:tcPr>
            <w:tcW w:w="1092" w:type="dxa"/>
            <w:tcBorders>
              <w:top w:val="single" w:sz="4" w:space="0" w:color="auto"/>
              <w:left w:val="single" w:sz="4" w:space="0" w:color="auto"/>
              <w:bottom w:val="single" w:sz="4" w:space="0" w:color="auto"/>
              <w:right w:val="single" w:sz="4" w:space="0" w:color="auto"/>
            </w:tcBorders>
          </w:tcPr>
          <w:p w14:paraId="4BB64B92" w14:textId="77777777" w:rsidR="00D0332A" w:rsidRPr="0010106F" w:rsidRDefault="00CD112F" w:rsidP="00AD51BE">
            <w:pPr>
              <w:pStyle w:val="CellHeadingCentered"/>
            </w:pPr>
            <w:r w:rsidRPr="0010106F">
              <w:t>251</w:t>
            </w:r>
            <w:r w:rsidRPr="0010106F">
              <w:rPr>
                <w:lang w:val="en-GB"/>
              </w:rPr>
              <w:t xml:space="preserve"> </w:t>
            </w:r>
            <w:r w:rsidRPr="0010106F">
              <w:t xml:space="preserve">to </w:t>
            </w:r>
            <w:r w:rsidRPr="0010106F">
              <w:rPr>
                <w:lang w:val="en-GB"/>
              </w:rPr>
              <w:t>400</w:t>
            </w:r>
          </w:p>
        </w:tc>
      </w:tr>
      <w:tr w:rsidR="00CD112F" w:rsidRPr="0010106F" w14:paraId="4BB64B9C"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94" w14:textId="77777777" w:rsidR="00D0332A" w:rsidRPr="0010106F" w:rsidRDefault="00D0332A" w:rsidP="00AD51BE">
            <w:pPr>
              <w:pStyle w:val="CellBodyCentered"/>
              <w:rPr>
                <w:lang w:val="en-GB"/>
              </w:rPr>
            </w:pPr>
            <w:r w:rsidRPr="0010106F">
              <w:rPr>
                <w:lang w:val="en-GB"/>
              </w:rPr>
              <w:t>15</w:t>
            </w:r>
          </w:p>
        </w:tc>
        <w:tc>
          <w:tcPr>
            <w:tcW w:w="1091" w:type="dxa"/>
            <w:tcBorders>
              <w:top w:val="single" w:sz="4" w:space="0" w:color="auto"/>
              <w:left w:val="single" w:sz="4" w:space="0" w:color="auto"/>
              <w:bottom w:val="single" w:sz="4" w:space="0" w:color="auto"/>
              <w:right w:val="single" w:sz="4" w:space="0" w:color="auto"/>
            </w:tcBorders>
          </w:tcPr>
          <w:p w14:paraId="4BB64B95" w14:textId="77777777" w:rsidR="00D0332A" w:rsidRPr="0010106F" w:rsidRDefault="00CD112F" w:rsidP="00AD51BE">
            <w:pPr>
              <w:pStyle w:val="CellBodyCentered"/>
              <w:rPr>
                <w:w w:val="0"/>
                <w:lang w:val="en-GB"/>
              </w:rPr>
            </w:pPr>
            <w:r w:rsidRPr="0010106F">
              <w:t>½</w:t>
            </w:r>
          </w:p>
        </w:tc>
        <w:tc>
          <w:tcPr>
            <w:tcW w:w="1091" w:type="dxa"/>
            <w:tcBorders>
              <w:top w:val="single" w:sz="4" w:space="0" w:color="auto"/>
              <w:left w:val="single" w:sz="4" w:space="0" w:color="auto"/>
              <w:bottom w:val="single" w:sz="4" w:space="0" w:color="auto"/>
              <w:right w:val="single" w:sz="4" w:space="0" w:color="auto"/>
            </w:tcBorders>
          </w:tcPr>
          <w:p w14:paraId="4BB64B96" w14:textId="77777777" w:rsidR="00D0332A" w:rsidRPr="0010106F" w:rsidRDefault="00CD112F" w:rsidP="00AD51BE">
            <w:pPr>
              <w:pStyle w:val="CellBodyCentered"/>
              <w:rPr>
                <w:w w:val="0"/>
                <w:lang w:val="en-GB"/>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97" w14:textId="77777777" w:rsidR="00D0332A" w:rsidRPr="0010106F" w:rsidRDefault="00CD112F" w:rsidP="00AD51BE">
            <w:pPr>
              <w:pStyle w:val="CellBodyCentered"/>
              <w:rPr>
                <w:w w:val="0"/>
                <w:lang w:val="en-GB"/>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98" w14:textId="77777777" w:rsidR="00D0332A" w:rsidRPr="0010106F" w:rsidRDefault="00CD112F" w:rsidP="00AD51BE">
            <w:pPr>
              <w:pStyle w:val="CellBodyCentered"/>
              <w:rPr>
                <w:w w:val="0"/>
                <w:lang w:val="en-GB"/>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99"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9A"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9B" w14:textId="77777777" w:rsidR="00D0332A" w:rsidRPr="0010106F" w:rsidRDefault="00CD112F" w:rsidP="00AD51BE">
            <w:pPr>
              <w:pStyle w:val="CellBodyCentered"/>
              <w:rPr>
                <w:w w:val="0"/>
              </w:rPr>
            </w:pPr>
            <w:r w:rsidRPr="0010106F">
              <w:t>50</w:t>
            </w:r>
          </w:p>
        </w:tc>
      </w:tr>
      <w:tr w:rsidR="00CD112F" w:rsidRPr="0010106F" w14:paraId="4BB64BA5"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9D" w14:textId="77777777" w:rsidR="00D0332A" w:rsidRPr="0010106F" w:rsidRDefault="00D0332A" w:rsidP="00AD51BE">
            <w:pPr>
              <w:pStyle w:val="CellBodyCentered"/>
              <w:rPr>
                <w:lang w:val="en-GB"/>
              </w:rPr>
            </w:pPr>
            <w:r w:rsidRPr="0010106F">
              <w:rPr>
                <w:lang w:val="en-GB"/>
              </w:rPr>
              <w:t>20</w:t>
            </w:r>
          </w:p>
        </w:tc>
        <w:tc>
          <w:tcPr>
            <w:tcW w:w="1091" w:type="dxa"/>
            <w:tcBorders>
              <w:top w:val="single" w:sz="4" w:space="0" w:color="auto"/>
              <w:left w:val="single" w:sz="4" w:space="0" w:color="auto"/>
              <w:bottom w:val="single" w:sz="4" w:space="0" w:color="auto"/>
              <w:right w:val="single" w:sz="4" w:space="0" w:color="auto"/>
            </w:tcBorders>
          </w:tcPr>
          <w:p w14:paraId="4BB64B9E" w14:textId="77777777" w:rsidR="00D0332A" w:rsidRPr="0010106F" w:rsidRDefault="00CD112F" w:rsidP="00AD51BE">
            <w:pPr>
              <w:pStyle w:val="CellBodyCentered"/>
              <w:rPr>
                <w:w w:val="0"/>
                <w:lang w:val="en-GB"/>
              </w:rPr>
            </w:pPr>
            <w:r w:rsidRPr="0010106F">
              <w:t>¾</w:t>
            </w:r>
          </w:p>
        </w:tc>
        <w:tc>
          <w:tcPr>
            <w:tcW w:w="1091" w:type="dxa"/>
            <w:tcBorders>
              <w:top w:val="single" w:sz="4" w:space="0" w:color="auto"/>
              <w:left w:val="single" w:sz="4" w:space="0" w:color="auto"/>
              <w:bottom w:val="single" w:sz="4" w:space="0" w:color="auto"/>
              <w:right w:val="single" w:sz="4" w:space="0" w:color="auto"/>
            </w:tcBorders>
          </w:tcPr>
          <w:p w14:paraId="4BB64B9F" w14:textId="77777777" w:rsidR="00D0332A" w:rsidRPr="0010106F" w:rsidRDefault="00CD112F" w:rsidP="00AD51BE">
            <w:pPr>
              <w:pStyle w:val="CellBodyCentered"/>
              <w:rPr>
                <w:w w:val="0"/>
                <w:lang w:val="en-GB"/>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A0" w14:textId="77777777" w:rsidR="00D0332A" w:rsidRPr="0010106F" w:rsidRDefault="00CD112F" w:rsidP="00AD51BE">
            <w:pPr>
              <w:pStyle w:val="CellBodyCentered"/>
              <w:rPr>
                <w:w w:val="0"/>
                <w:lang w:val="en-GB"/>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1" w14:textId="77777777" w:rsidR="00D0332A" w:rsidRPr="0010106F" w:rsidRDefault="00CD112F" w:rsidP="00AD51BE">
            <w:pPr>
              <w:pStyle w:val="CellBodyCentered"/>
              <w:rPr>
                <w:w w:val="0"/>
                <w:lang w:val="en-GB"/>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2"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3"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A4" w14:textId="77777777" w:rsidR="00D0332A" w:rsidRPr="0010106F" w:rsidRDefault="00CD112F" w:rsidP="00AD51BE">
            <w:pPr>
              <w:pStyle w:val="CellBodyCentered"/>
              <w:rPr>
                <w:w w:val="0"/>
              </w:rPr>
            </w:pPr>
            <w:r w:rsidRPr="0010106F">
              <w:t>50</w:t>
            </w:r>
          </w:p>
        </w:tc>
      </w:tr>
      <w:tr w:rsidR="00CD112F" w:rsidRPr="0010106F" w14:paraId="4BB64BAE"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A6" w14:textId="77777777" w:rsidR="00D0332A" w:rsidRPr="0010106F" w:rsidRDefault="00D0332A" w:rsidP="00AD51BE">
            <w:pPr>
              <w:pStyle w:val="CellBodyCentered"/>
              <w:rPr>
                <w:lang w:val="en-GB"/>
              </w:rPr>
            </w:pPr>
            <w:r w:rsidRPr="0010106F">
              <w:rPr>
                <w:lang w:val="en-GB"/>
              </w:rPr>
              <w:t>25</w:t>
            </w:r>
          </w:p>
        </w:tc>
        <w:tc>
          <w:tcPr>
            <w:tcW w:w="1091" w:type="dxa"/>
            <w:tcBorders>
              <w:top w:val="single" w:sz="4" w:space="0" w:color="auto"/>
              <w:left w:val="single" w:sz="4" w:space="0" w:color="auto"/>
              <w:bottom w:val="single" w:sz="4" w:space="0" w:color="auto"/>
              <w:right w:val="single" w:sz="4" w:space="0" w:color="auto"/>
            </w:tcBorders>
          </w:tcPr>
          <w:p w14:paraId="4BB64BA7" w14:textId="77777777" w:rsidR="00D0332A" w:rsidRPr="0010106F" w:rsidRDefault="00CD112F" w:rsidP="00AD51BE">
            <w:pPr>
              <w:pStyle w:val="CellBodyCentered"/>
              <w:rPr>
                <w:w w:val="0"/>
              </w:rPr>
            </w:pPr>
            <w:r w:rsidRPr="0010106F">
              <w:t>1</w:t>
            </w:r>
          </w:p>
        </w:tc>
        <w:tc>
          <w:tcPr>
            <w:tcW w:w="1091" w:type="dxa"/>
            <w:tcBorders>
              <w:top w:val="single" w:sz="4" w:space="0" w:color="auto"/>
              <w:left w:val="single" w:sz="4" w:space="0" w:color="auto"/>
              <w:bottom w:val="single" w:sz="4" w:space="0" w:color="auto"/>
              <w:right w:val="single" w:sz="4" w:space="0" w:color="auto"/>
            </w:tcBorders>
          </w:tcPr>
          <w:p w14:paraId="4BB64BA8"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A9"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A"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B"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AC"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AD" w14:textId="77777777" w:rsidR="00D0332A" w:rsidRPr="0010106F" w:rsidRDefault="00CD112F" w:rsidP="00AD51BE">
            <w:pPr>
              <w:pStyle w:val="CellBodyCentered"/>
              <w:rPr>
                <w:w w:val="0"/>
              </w:rPr>
            </w:pPr>
            <w:r w:rsidRPr="0010106F">
              <w:t>50</w:t>
            </w:r>
          </w:p>
        </w:tc>
      </w:tr>
      <w:tr w:rsidR="00CD112F" w:rsidRPr="0010106F" w14:paraId="4BB64BB7"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AF" w14:textId="77777777" w:rsidR="00D0332A" w:rsidRPr="0010106F" w:rsidRDefault="00D0332A" w:rsidP="00AD51BE">
            <w:pPr>
              <w:pStyle w:val="CellBodyCentered"/>
              <w:rPr>
                <w:lang w:val="en-GB"/>
              </w:rPr>
            </w:pPr>
            <w:r w:rsidRPr="0010106F">
              <w:rPr>
                <w:lang w:val="en-GB"/>
              </w:rPr>
              <w:t>40</w:t>
            </w:r>
          </w:p>
        </w:tc>
        <w:tc>
          <w:tcPr>
            <w:tcW w:w="1091" w:type="dxa"/>
            <w:tcBorders>
              <w:top w:val="single" w:sz="4" w:space="0" w:color="auto"/>
              <w:left w:val="single" w:sz="4" w:space="0" w:color="auto"/>
              <w:bottom w:val="single" w:sz="4" w:space="0" w:color="auto"/>
              <w:right w:val="single" w:sz="4" w:space="0" w:color="auto"/>
            </w:tcBorders>
          </w:tcPr>
          <w:p w14:paraId="4BB64BB0" w14:textId="77777777" w:rsidR="00D0332A" w:rsidRPr="0010106F" w:rsidRDefault="00CD112F" w:rsidP="00AD51BE">
            <w:pPr>
              <w:pStyle w:val="CellBodyCentered"/>
              <w:rPr>
                <w:w w:val="0"/>
              </w:rPr>
            </w:pPr>
            <w:r w:rsidRPr="0010106F">
              <w:t>1 1/2</w:t>
            </w:r>
          </w:p>
        </w:tc>
        <w:tc>
          <w:tcPr>
            <w:tcW w:w="1091" w:type="dxa"/>
            <w:tcBorders>
              <w:top w:val="single" w:sz="4" w:space="0" w:color="auto"/>
              <w:left w:val="single" w:sz="4" w:space="0" w:color="auto"/>
              <w:bottom w:val="single" w:sz="4" w:space="0" w:color="auto"/>
              <w:right w:val="single" w:sz="4" w:space="0" w:color="auto"/>
            </w:tcBorders>
          </w:tcPr>
          <w:p w14:paraId="4BB64BB1"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B2"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3"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4"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5" w14:textId="77777777" w:rsidR="00D0332A" w:rsidRPr="0010106F" w:rsidRDefault="00CD112F" w:rsidP="00AD51BE">
            <w:pPr>
              <w:pStyle w:val="CellBodyCentered"/>
              <w:rPr>
                <w:w w:val="0"/>
              </w:rPr>
            </w:pPr>
            <w:r w:rsidRPr="0010106F">
              <w:t>50</w:t>
            </w:r>
          </w:p>
        </w:tc>
        <w:tc>
          <w:tcPr>
            <w:tcW w:w="1092" w:type="dxa"/>
            <w:tcBorders>
              <w:top w:val="single" w:sz="4" w:space="0" w:color="auto"/>
              <w:left w:val="single" w:sz="4" w:space="0" w:color="auto"/>
              <w:bottom w:val="single" w:sz="4" w:space="0" w:color="auto"/>
              <w:right w:val="single" w:sz="4" w:space="0" w:color="auto"/>
            </w:tcBorders>
          </w:tcPr>
          <w:p w14:paraId="4BB64BB6" w14:textId="77777777" w:rsidR="00D0332A" w:rsidRPr="0010106F" w:rsidRDefault="00CD112F" w:rsidP="00AD51BE">
            <w:pPr>
              <w:pStyle w:val="CellBodyCentered"/>
              <w:rPr>
                <w:w w:val="0"/>
              </w:rPr>
            </w:pPr>
            <w:r w:rsidRPr="0010106F">
              <w:t>60</w:t>
            </w:r>
          </w:p>
        </w:tc>
      </w:tr>
      <w:tr w:rsidR="00CD112F" w:rsidRPr="0010106F" w14:paraId="4BB64BC0"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B8" w14:textId="77777777" w:rsidR="00D0332A" w:rsidRPr="0010106F" w:rsidRDefault="00D0332A" w:rsidP="00AD51BE">
            <w:pPr>
              <w:pStyle w:val="CellBodyCentered"/>
              <w:rPr>
                <w:lang w:val="en-GB"/>
              </w:rPr>
            </w:pPr>
            <w:r w:rsidRPr="0010106F">
              <w:rPr>
                <w:lang w:val="en-GB"/>
              </w:rPr>
              <w:t>50</w:t>
            </w:r>
          </w:p>
        </w:tc>
        <w:tc>
          <w:tcPr>
            <w:tcW w:w="1091" w:type="dxa"/>
            <w:tcBorders>
              <w:top w:val="single" w:sz="4" w:space="0" w:color="auto"/>
              <w:left w:val="single" w:sz="4" w:space="0" w:color="auto"/>
              <w:bottom w:val="single" w:sz="4" w:space="0" w:color="auto"/>
              <w:right w:val="single" w:sz="4" w:space="0" w:color="auto"/>
            </w:tcBorders>
          </w:tcPr>
          <w:p w14:paraId="4BB64BB9" w14:textId="77777777" w:rsidR="00D0332A" w:rsidRPr="0010106F" w:rsidRDefault="00CD112F" w:rsidP="00AD51BE">
            <w:pPr>
              <w:pStyle w:val="CellBodyCentered"/>
              <w:rPr>
                <w:w w:val="0"/>
              </w:rPr>
            </w:pPr>
            <w:r w:rsidRPr="0010106F">
              <w:t>2</w:t>
            </w:r>
          </w:p>
        </w:tc>
        <w:tc>
          <w:tcPr>
            <w:tcW w:w="1091" w:type="dxa"/>
            <w:tcBorders>
              <w:top w:val="single" w:sz="4" w:space="0" w:color="auto"/>
              <w:left w:val="single" w:sz="4" w:space="0" w:color="auto"/>
              <w:bottom w:val="single" w:sz="4" w:space="0" w:color="auto"/>
              <w:right w:val="single" w:sz="4" w:space="0" w:color="auto"/>
            </w:tcBorders>
          </w:tcPr>
          <w:p w14:paraId="4BB64BBA"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BB"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C"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D"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BE"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BBF" w14:textId="77777777" w:rsidR="00D0332A" w:rsidRPr="0010106F" w:rsidRDefault="00CD112F" w:rsidP="00AD51BE">
            <w:pPr>
              <w:pStyle w:val="CellBodyCentered"/>
              <w:rPr>
                <w:w w:val="0"/>
              </w:rPr>
            </w:pPr>
            <w:r w:rsidRPr="0010106F">
              <w:t>80</w:t>
            </w:r>
          </w:p>
        </w:tc>
      </w:tr>
      <w:tr w:rsidR="00CD112F" w:rsidRPr="0010106F" w14:paraId="4BB64BC9"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C1" w14:textId="77777777" w:rsidR="00D0332A" w:rsidRPr="0010106F" w:rsidRDefault="00D0332A" w:rsidP="00AD51BE">
            <w:pPr>
              <w:pStyle w:val="CellBodyCentered"/>
              <w:rPr>
                <w:lang w:val="en-GB"/>
              </w:rPr>
            </w:pPr>
            <w:r w:rsidRPr="0010106F">
              <w:rPr>
                <w:lang w:val="en-GB"/>
              </w:rPr>
              <w:t>80</w:t>
            </w:r>
          </w:p>
        </w:tc>
        <w:tc>
          <w:tcPr>
            <w:tcW w:w="1091" w:type="dxa"/>
            <w:tcBorders>
              <w:top w:val="single" w:sz="4" w:space="0" w:color="auto"/>
              <w:left w:val="single" w:sz="4" w:space="0" w:color="auto"/>
              <w:bottom w:val="single" w:sz="4" w:space="0" w:color="auto"/>
              <w:right w:val="single" w:sz="4" w:space="0" w:color="auto"/>
            </w:tcBorders>
          </w:tcPr>
          <w:p w14:paraId="4BB64BC2" w14:textId="77777777" w:rsidR="00D0332A" w:rsidRPr="0010106F" w:rsidRDefault="00CD112F" w:rsidP="00AD51BE">
            <w:pPr>
              <w:pStyle w:val="CellBodyCentered"/>
              <w:rPr>
                <w:w w:val="0"/>
              </w:rPr>
            </w:pPr>
            <w:r w:rsidRPr="0010106F">
              <w:t>3</w:t>
            </w:r>
          </w:p>
        </w:tc>
        <w:tc>
          <w:tcPr>
            <w:tcW w:w="1091" w:type="dxa"/>
            <w:tcBorders>
              <w:top w:val="single" w:sz="4" w:space="0" w:color="auto"/>
              <w:left w:val="single" w:sz="4" w:space="0" w:color="auto"/>
              <w:bottom w:val="single" w:sz="4" w:space="0" w:color="auto"/>
              <w:right w:val="single" w:sz="4" w:space="0" w:color="auto"/>
            </w:tcBorders>
          </w:tcPr>
          <w:p w14:paraId="4BB64BC3"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C4"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C5" w14:textId="77777777" w:rsidR="00D0332A" w:rsidRPr="0010106F" w:rsidRDefault="00CD112F" w:rsidP="00AD51BE">
            <w:pPr>
              <w:pStyle w:val="CellBodyCentered"/>
              <w:rPr>
                <w:w w:val="0"/>
              </w:rPr>
            </w:pPr>
            <w:r w:rsidRPr="0010106F">
              <w:t>50</w:t>
            </w:r>
          </w:p>
        </w:tc>
        <w:tc>
          <w:tcPr>
            <w:tcW w:w="1091" w:type="dxa"/>
            <w:tcBorders>
              <w:top w:val="single" w:sz="4" w:space="0" w:color="auto"/>
              <w:left w:val="single" w:sz="4" w:space="0" w:color="auto"/>
              <w:bottom w:val="single" w:sz="4" w:space="0" w:color="auto"/>
              <w:right w:val="single" w:sz="4" w:space="0" w:color="auto"/>
            </w:tcBorders>
          </w:tcPr>
          <w:p w14:paraId="4BB64BC6"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C7"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BC8" w14:textId="77777777" w:rsidR="00D0332A" w:rsidRPr="0010106F" w:rsidRDefault="00CD112F" w:rsidP="00AD51BE">
            <w:pPr>
              <w:pStyle w:val="CellBodyCentered"/>
              <w:rPr>
                <w:w w:val="0"/>
              </w:rPr>
            </w:pPr>
            <w:r w:rsidRPr="0010106F">
              <w:t>80</w:t>
            </w:r>
          </w:p>
        </w:tc>
      </w:tr>
      <w:tr w:rsidR="00CD112F" w:rsidRPr="0010106F" w14:paraId="4BB64BD2"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CA" w14:textId="77777777" w:rsidR="00D0332A" w:rsidRPr="0010106F" w:rsidRDefault="00D0332A" w:rsidP="00AD51BE">
            <w:pPr>
              <w:pStyle w:val="CellBodyCentered"/>
              <w:rPr>
                <w:lang w:val="en-GB"/>
              </w:rPr>
            </w:pPr>
            <w:r w:rsidRPr="0010106F">
              <w:rPr>
                <w:lang w:val="en-GB"/>
              </w:rPr>
              <w:t>100</w:t>
            </w:r>
          </w:p>
        </w:tc>
        <w:tc>
          <w:tcPr>
            <w:tcW w:w="1091" w:type="dxa"/>
            <w:tcBorders>
              <w:top w:val="single" w:sz="4" w:space="0" w:color="auto"/>
              <w:left w:val="single" w:sz="4" w:space="0" w:color="auto"/>
              <w:bottom w:val="single" w:sz="4" w:space="0" w:color="auto"/>
              <w:right w:val="single" w:sz="4" w:space="0" w:color="auto"/>
            </w:tcBorders>
          </w:tcPr>
          <w:p w14:paraId="4BB64BCB" w14:textId="77777777" w:rsidR="00D0332A" w:rsidRPr="0010106F" w:rsidRDefault="00CD112F" w:rsidP="00AD51BE">
            <w:pPr>
              <w:pStyle w:val="CellBodyCentered"/>
              <w:rPr>
                <w:w w:val="0"/>
              </w:rPr>
            </w:pPr>
            <w:r w:rsidRPr="0010106F">
              <w:t>4</w:t>
            </w:r>
          </w:p>
        </w:tc>
        <w:tc>
          <w:tcPr>
            <w:tcW w:w="1091" w:type="dxa"/>
            <w:tcBorders>
              <w:top w:val="single" w:sz="4" w:space="0" w:color="auto"/>
              <w:left w:val="single" w:sz="4" w:space="0" w:color="auto"/>
              <w:bottom w:val="single" w:sz="4" w:space="0" w:color="auto"/>
              <w:right w:val="single" w:sz="4" w:space="0" w:color="auto"/>
            </w:tcBorders>
          </w:tcPr>
          <w:p w14:paraId="4BB64BCC"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CD" w14:textId="77777777" w:rsidR="00D0332A" w:rsidRPr="0010106F" w:rsidRDefault="00CD112F" w:rsidP="00AD51BE">
            <w:pPr>
              <w:pStyle w:val="CellBodyCentered"/>
              <w:rPr>
                <w:w w:val="0"/>
              </w:rPr>
            </w:pPr>
            <w:r w:rsidRPr="0010106F">
              <w:t>40</w:t>
            </w:r>
          </w:p>
        </w:tc>
        <w:tc>
          <w:tcPr>
            <w:tcW w:w="1091" w:type="dxa"/>
            <w:tcBorders>
              <w:top w:val="single" w:sz="4" w:space="0" w:color="auto"/>
              <w:left w:val="single" w:sz="4" w:space="0" w:color="auto"/>
              <w:bottom w:val="single" w:sz="4" w:space="0" w:color="auto"/>
              <w:right w:val="single" w:sz="4" w:space="0" w:color="auto"/>
            </w:tcBorders>
          </w:tcPr>
          <w:p w14:paraId="4BB64BCE"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CF"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D0"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BD1" w14:textId="77777777" w:rsidR="00D0332A" w:rsidRPr="0010106F" w:rsidRDefault="00CD112F" w:rsidP="00AD51BE">
            <w:pPr>
              <w:pStyle w:val="CellBodyCentered"/>
              <w:rPr>
                <w:w w:val="0"/>
              </w:rPr>
            </w:pPr>
            <w:r w:rsidRPr="0010106F">
              <w:t>80</w:t>
            </w:r>
          </w:p>
        </w:tc>
      </w:tr>
      <w:tr w:rsidR="00CD112F" w:rsidRPr="0010106F" w14:paraId="4BB64BDB"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D3" w14:textId="77777777" w:rsidR="00D0332A" w:rsidRPr="0010106F" w:rsidRDefault="00D0332A" w:rsidP="00AD51BE">
            <w:pPr>
              <w:pStyle w:val="CellBodyCentered"/>
              <w:rPr>
                <w:lang w:val="en-GB"/>
              </w:rPr>
            </w:pPr>
            <w:r w:rsidRPr="0010106F">
              <w:rPr>
                <w:lang w:val="en-GB"/>
              </w:rPr>
              <w:t>150</w:t>
            </w:r>
          </w:p>
        </w:tc>
        <w:tc>
          <w:tcPr>
            <w:tcW w:w="1091" w:type="dxa"/>
            <w:tcBorders>
              <w:top w:val="single" w:sz="4" w:space="0" w:color="auto"/>
              <w:left w:val="single" w:sz="4" w:space="0" w:color="auto"/>
              <w:bottom w:val="single" w:sz="4" w:space="0" w:color="auto"/>
              <w:right w:val="single" w:sz="4" w:space="0" w:color="auto"/>
            </w:tcBorders>
          </w:tcPr>
          <w:p w14:paraId="4BB64BD4" w14:textId="77777777" w:rsidR="00D0332A" w:rsidRPr="0010106F" w:rsidRDefault="00CD112F" w:rsidP="00AD51BE">
            <w:pPr>
              <w:pStyle w:val="CellBodyCentered"/>
              <w:rPr>
                <w:w w:val="0"/>
              </w:rPr>
            </w:pPr>
            <w:r w:rsidRPr="0010106F">
              <w:t>6</w:t>
            </w:r>
          </w:p>
        </w:tc>
        <w:tc>
          <w:tcPr>
            <w:tcW w:w="1091" w:type="dxa"/>
            <w:tcBorders>
              <w:top w:val="single" w:sz="4" w:space="0" w:color="auto"/>
              <w:left w:val="single" w:sz="4" w:space="0" w:color="auto"/>
              <w:bottom w:val="single" w:sz="4" w:space="0" w:color="auto"/>
              <w:right w:val="single" w:sz="4" w:space="0" w:color="auto"/>
            </w:tcBorders>
          </w:tcPr>
          <w:p w14:paraId="4BB64BD5" w14:textId="77777777" w:rsidR="00D0332A" w:rsidRPr="0010106F" w:rsidRDefault="00CD112F" w:rsidP="00AD51BE">
            <w:pPr>
              <w:pStyle w:val="CellBodyCentered"/>
              <w:rPr>
                <w:w w:val="0"/>
              </w:rPr>
            </w:pPr>
            <w:r w:rsidRPr="0010106F">
              <w:t>40</w:t>
            </w:r>
          </w:p>
        </w:tc>
        <w:tc>
          <w:tcPr>
            <w:tcW w:w="1092" w:type="dxa"/>
            <w:tcBorders>
              <w:top w:val="single" w:sz="4" w:space="0" w:color="auto"/>
              <w:left w:val="single" w:sz="4" w:space="0" w:color="auto"/>
              <w:bottom w:val="single" w:sz="4" w:space="0" w:color="auto"/>
              <w:right w:val="single" w:sz="4" w:space="0" w:color="auto"/>
            </w:tcBorders>
          </w:tcPr>
          <w:p w14:paraId="4BB64BD6" w14:textId="77777777" w:rsidR="00D0332A" w:rsidRPr="0010106F" w:rsidRDefault="00CD112F" w:rsidP="00AD51BE">
            <w:pPr>
              <w:pStyle w:val="CellBodyCentered"/>
              <w:rPr>
                <w:w w:val="0"/>
              </w:rPr>
            </w:pPr>
            <w:r w:rsidRPr="0010106F">
              <w:t>50</w:t>
            </w:r>
          </w:p>
        </w:tc>
        <w:tc>
          <w:tcPr>
            <w:tcW w:w="1091" w:type="dxa"/>
            <w:tcBorders>
              <w:top w:val="single" w:sz="4" w:space="0" w:color="auto"/>
              <w:left w:val="single" w:sz="4" w:space="0" w:color="auto"/>
              <w:bottom w:val="single" w:sz="4" w:space="0" w:color="auto"/>
              <w:right w:val="single" w:sz="4" w:space="0" w:color="auto"/>
            </w:tcBorders>
          </w:tcPr>
          <w:p w14:paraId="4BB64BD7"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D8"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D9" w14:textId="77777777" w:rsidR="00D0332A" w:rsidRPr="0010106F" w:rsidRDefault="00CD112F" w:rsidP="00AD51BE">
            <w:pPr>
              <w:pStyle w:val="CellBodyCentered"/>
              <w:rPr>
                <w:w w:val="0"/>
              </w:rPr>
            </w:pPr>
            <w:r w:rsidRPr="0010106F">
              <w:t>70</w:t>
            </w:r>
          </w:p>
        </w:tc>
        <w:tc>
          <w:tcPr>
            <w:tcW w:w="1092" w:type="dxa"/>
            <w:tcBorders>
              <w:top w:val="single" w:sz="4" w:space="0" w:color="auto"/>
              <w:left w:val="single" w:sz="4" w:space="0" w:color="auto"/>
              <w:bottom w:val="single" w:sz="4" w:space="0" w:color="auto"/>
              <w:right w:val="single" w:sz="4" w:space="0" w:color="auto"/>
            </w:tcBorders>
          </w:tcPr>
          <w:p w14:paraId="4BB64BDA" w14:textId="77777777" w:rsidR="00D0332A" w:rsidRPr="0010106F" w:rsidRDefault="00CD112F" w:rsidP="00AD51BE">
            <w:pPr>
              <w:pStyle w:val="CellBodyCentered"/>
              <w:rPr>
                <w:w w:val="0"/>
              </w:rPr>
            </w:pPr>
            <w:r w:rsidRPr="0010106F">
              <w:t>90</w:t>
            </w:r>
          </w:p>
        </w:tc>
      </w:tr>
      <w:tr w:rsidR="00CD112F" w:rsidRPr="0010106F" w14:paraId="4BB64BE4"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DC" w14:textId="77777777" w:rsidR="00D0332A" w:rsidRPr="0010106F" w:rsidRDefault="00D0332A" w:rsidP="00AD51BE">
            <w:pPr>
              <w:pStyle w:val="CellBodyCentered"/>
              <w:rPr>
                <w:lang w:val="en-GB"/>
              </w:rPr>
            </w:pPr>
            <w:r w:rsidRPr="0010106F">
              <w:rPr>
                <w:lang w:val="en-GB"/>
              </w:rPr>
              <w:t>200</w:t>
            </w:r>
          </w:p>
        </w:tc>
        <w:tc>
          <w:tcPr>
            <w:tcW w:w="1091" w:type="dxa"/>
            <w:tcBorders>
              <w:top w:val="single" w:sz="4" w:space="0" w:color="auto"/>
              <w:left w:val="single" w:sz="4" w:space="0" w:color="auto"/>
              <w:bottom w:val="single" w:sz="4" w:space="0" w:color="auto"/>
              <w:right w:val="single" w:sz="4" w:space="0" w:color="auto"/>
            </w:tcBorders>
          </w:tcPr>
          <w:p w14:paraId="4BB64BDD" w14:textId="77777777" w:rsidR="00D0332A" w:rsidRPr="0010106F" w:rsidRDefault="00CD112F" w:rsidP="00AD51BE">
            <w:pPr>
              <w:pStyle w:val="CellBodyCentered"/>
              <w:rPr>
                <w:w w:val="0"/>
              </w:rPr>
            </w:pPr>
            <w:r w:rsidRPr="0010106F">
              <w:t>8</w:t>
            </w:r>
          </w:p>
        </w:tc>
        <w:tc>
          <w:tcPr>
            <w:tcW w:w="1091" w:type="dxa"/>
            <w:tcBorders>
              <w:top w:val="single" w:sz="4" w:space="0" w:color="auto"/>
              <w:left w:val="single" w:sz="4" w:space="0" w:color="auto"/>
              <w:bottom w:val="single" w:sz="4" w:space="0" w:color="auto"/>
              <w:right w:val="single" w:sz="4" w:space="0" w:color="auto"/>
            </w:tcBorders>
          </w:tcPr>
          <w:p w14:paraId="4BB64BDE" w14:textId="77777777" w:rsidR="00D0332A" w:rsidRPr="0010106F" w:rsidRDefault="00CD112F" w:rsidP="00AD51BE">
            <w:pPr>
              <w:pStyle w:val="CellBodyCentered"/>
              <w:rPr>
                <w:w w:val="0"/>
              </w:rPr>
            </w:pPr>
            <w:r w:rsidRPr="0010106F">
              <w:t>50</w:t>
            </w:r>
          </w:p>
        </w:tc>
        <w:tc>
          <w:tcPr>
            <w:tcW w:w="1092" w:type="dxa"/>
            <w:tcBorders>
              <w:top w:val="single" w:sz="4" w:space="0" w:color="auto"/>
              <w:left w:val="single" w:sz="4" w:space="0" w:color="auto"/>
              <w:bottom w:val="single" w:sz="4" w:space="0" w:color="auto"/>
              <w:right w:val="single" w:sz="4" w:space="0" w:color="auto"/>
            </w:tcBorders>
          </w:tcPr>
          <w:p w14:paraId="4BB64BDF" w14:textId="77777777" w:rsidR="00D0332A" w:rsidRPr="0010106F" w:rsidRDefault="00CD112F" w:rsidP="00AD51BE">
            <w:pPr>
              <w:pStyle w:val="CellBodyCentered"/>
              <w:rPr>
                <w:w w:val="0"/>
              </w:rPr>
            </w:pPr>
            <w:r w:rsidRPr="0010106F">
              <w:t>50</w:t>
            </w:r>
          </w:p>
        </w:tc>
        <w:tc>
          <w:tcPr>
            <w:tcW w:w="1091" w:type="dxa"/>
            <w:tcBorders>
              <w:top w:val="single" w:sz="4" w:space="0" w:color="auto"/>
              <w:left w:val="single" w:sz="4" w:space="0" w:color="auto"/>
              <w:bottom w:val="single" w:sz="4" w:space="0" w:color="auto"/>
              <w:right w:val="single" w:sz="4" w:space="0" w:color="auto"/>
            </w:tcBorders>
          </w:tcPr>
          <w:p w14:paraId="4BB64BE0"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E1"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E2" w14:textId="77777777" w:rsidR="00D0332A" w:rsidRPr="0010106F" w:rsidRDefault="00CD112F" w:rsidP="00AD51BE">
            <w:pPr>
              <w:pStyle w:val="CellBodyCentered"/>
              <w:rPr>
                <w:w w:val="0"/>
              </w:rPr>
            </w:pPr>
            <w:r w:rsidRPr="0010106F">
              <w:t>70</w:t>
            </w:r>
          </w:p>
        </w:tc>
        <w:tc>
          <w:tcPr>
            <w:tcW w:w="1092" w:type="dxa"/>
            <w:tcBorders>
              <w:top w:val="single" w:sz="4" w:space="0" w:color="auto"/>
              <w:left w:val="single" w:sz="4" w:space="0" w:color="auto"/>
              <w:bottom w:val="single" w:sz="4" w:space="0" w:color="auto"/>
              <w:right w:val="single" w:sz="4" w:space="0" w:color="auto"/>
            </w:tcBorders>
          </w:tcPr>
          <w:p w14:paraId="4BB64BE3" w14:textId="77777777" w:rsidR="00D0332A" w:rsidRPr="0010106F" w:rsidRDefault="00CD112F" w:rsidP="00AD51BE">
            <w:pPr>
              <w:pStyle w:val="CellBodyCentered"/>
              <w:rPr>
                <w:w w:val="0"/>
              </w:rPr>
            </w:pPr>
            <w:r w:rsidRPr="0010106F">
              <w:t>90</w:t>
            </w:r>
          </w:p>
        </w:tc>
      </w:tr>
      <w:tr w:rsidR="00CD112F" w:rsidRPr="0010106F" w14:paraId="4BB64BED"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E5" w14:textId="77777777" w:rsidR="00D0332A" w:rsidRPr="0010106F" w:rsidRDefault="00D0332A" w:rsidP="00AD51BE">
            <w:pPr>
              <w:pStyle w:val="CellBodyCentered"/>
              <w:rPr>
                <w:lang w:val="en-GB"/>
              </w:rPr>
            </w:pPr>
            <w:r w:rsidRPr="0010106F">
              <w:rPr>
                <w:lang w:val="en-GB"/>
              </w:rPr>
              <w:t>250</w:t>
            </w:r>
          </w:p>
        </w:tc>
        <w:tc>
          <w:tcPr>
            <w:tcW w:w="1091" w:type="dxa"/>
            <w:tcBorders>
              <w:top w:val="single" w:sz="4" w:space="0" w:color="auto"/>
              <w:left w:val="single" w:sz="4" w:space="0" w:color="auto"/>
              <w:bottom w:val="single" w:sz="4" w:space="0" w:color="auto"/>
              <w:right w:val="single" w:sz="4" w:space="0" w:color="auto"/>
            </w:tcBorders>
          </w:tcPr>
          <w:p w14:paraId="4BB64BE6" w14:textId="77777777" w:rsidR="00D0332A" w:rsidRPr="0010106F" w:rsidRDefault="00CD112F" w:rsidP="00AD51BE">
            <w:pPr>
              <w:pStyle w:val="CellBodyCentered"/>
              <w:rPr>
                <w:w w:val="0"/>
              </w:rPr>
            </w:pPr>
            <w:r w:rsidRPr="0010106F">
              <w:t>10</w:t>
            </w:r>
          </w:p>
        </w:tc>
        <w:tc>
          <w:tcPr>
            <w:tcW w:w="1091" w:type="dxa"/>
            <w:tcBorders>
              <w:top w:val="single" w:sz="4" w:space="0" w:color="auto"/>
              <w:left w:val="single" w:sz="4" w:space="0" w:color="auto"/>
              <w:bottom w:val="single" w:sz="4" w:space="0" w:color="auto"/>
              <w:right w:val="single" w:sz="4" w:space="0" w:color="auto"/>
            </w:tcBorders>
          </w:tcPr>
          <w:p w14:paraId="4BB64BE7" w14:textId="77777777" w:rsidR="00D0332A" w:rsidRPr="0010106F" w:rsidRDefault="00CD112F" w:rsidP="00AD51BE">
            <w:pPr>
              <w:pStyle w:val="CellBodyCentered"/>
              <w:rPr>
                <w:w w:val="0"/>
              </w:rPr>
            </w:pPr>
            <w:r w:rsidRPr="0010106F">
              <w:t>50</w:t>
            </w:r>
          </w:p>
        </w:tc>
        <w:tc>
          <w:tcPr>
            <w:tcW w:w="1092" w:type="dxa"/>
            <w:tcBorders>
              <w:top w:val="single" w:sz="4" w:space="0" w:color="auto"/>
              <w:left w:val="single" w:sz="4" w:space="0" w:color="auto"/>
              <w:bottom w:val="single" w:sz="4" w:space="0" w:color="auto"/>
              <w:right w:val="single" w:sz="4" w:space="0" w:color="auto"/>
            </w:tcBorders>
          </w:tcPr>
          <w:p w14:paraId="4BB64BE8" w14:textId="77777777" w:rsidR="00D0332A" w:rsidRPr="0010106F" w:rsidRDefault="00CD112F" w:rsidP="00AD51BE">
            <w:pPr>
              <w:pStyle w:val="CellBodyCentered"/>
              <w:rPr>
                <w:w w:val="0"/>
              </w:rPr>
            </w:pPr>
            <w:r w:rsidRPr="0010106F">
              <w:t>50</w:t>
            </w:r>
          </w:p>
        </w:tc>
        <w:tc>
          <w:tcPr>
            <w:tcW w:w="1091" w:type="dxa"/>
            <w:tcBorders>
              <w:top w:val="single" w:sz="4" w:space="0" w:color="auto"/>
              <w:left w:val="single" w:sz="4" w:space="0" w:color="auto"/>
              <w:bottom w:val="single" w:sz="4" w:space="0" w:color="auto"/>
              <w:right w:val="single" w:sz="4" w:space="0" w:color="auto"/>
            </w:tcBorders>
          </w:tcPr>
          <w:p w14:paraId="4BB64BE9"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BEA"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BEB" w14:textId="77777777" w:rsidR="00D0332A" w:rsidRPr="0010106F" w:rsidRDefault="00CD112F" w:rsidP="00AD51BE">
            <w:pPr>
              <w:pStyle w:val="CellBodyCentered"/>
              <w:rPr>
                <w:w w:val="0"/>
              </w:rPr>
            </w:pPr>
            <w:r w:rsidRPr="0010106F">
              <w:t>70</w:t>
            </w:r>
          </w:p>
        </w:tc>
        <w:tc>
          <w:tcPr>
            <w:tcW w:w="1092" w:type="dxa"/>
            <w:tcBorders>
              <w:top w:val="single" w:sz="4" w:space="0" w:color="auto"/>
              <w:left w:val="single" w:sz="4" w:space="0" w:color="auto"/>
              <w:bottom w:val="single" w:sz="4" w:space="0" w:color="auto"/>
              <w:right w:val="single" w:sz="4" w:space="0" w:color="auto"/>
            </w:tcBorders>
          </w:tcPr>
          <w:p w14:paraId="4BB64BEC" w14:textId="77777777" w:rsidR="00D0332A" w:rsidRPr="0010106F" w:rsidRDefault="00CD112F" w:rsidP="00AD51BE">
            <w:pPr>
              <w:pStyle w:val="CellBodyCentered"/>
              <w:rPr>
                <w:w w:val="0"/>
              </w:rPr>
            </w:pPr>
            <w:r w:rsidRPr="0010106F">
              <w:t>90</w:t>
            </w:r>
          </w:p>
        </w:tc>
      </w:tr>
      <w:tr w:rsidR="00CD112F" w:rsidRPr="0010106F" w14:paraId="4BB64BF6"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EE" w14:textId="77777777" w:rsidR="00D0332A" w:rsidRPr="0010106F" w:rsidRDefault="00D0332A" w:rsidP="00AD51BE">
            <w:pPr>
              <w:pStyle w:val="CellBodyCentered"/>
              <w:rPr>
                <w:lang w:val="en-GB"/>
              </w:rPr>
            </w:pPr>
            <w:r w:rsidRPr="0010106F">
              <w:rPr>
                <w:lang w:val="en-GB"/>
              </w:rPr>
              <w:t>300</w:t>
            </w:r>
          </w:p>
        </w:tc>
        <w:tc>
          <w:tcPr>
            <w:tcW w:w="1091" w:type="dxa"/>
            <w:tcBorders>
              <w:top w:val="single" w:sz="4" w:space="0" w:color="auto"/>
              <w:left w:val="single" w:sz="4" w:space="0" w:color="auto"/>
              <w:bottom w:val="single" w:sz="4" w:space="0" w:color="auto"/>
              <w:right w:val="single" w:sz="4" w:space="0" w:color="auto"/>
            </w:tcBorders>
          </w:tcPr>
          <w:p w14:paraId="4BB64BEF" w14:textId="77777777" w:rsidR="00D0332A" w:rsidRPr="0010106F" w:rsidRDefault="00CD112F" w:rsidP="00AD51BE">
            <w:pPr>
              <w:pStyle w:val="CellBodyCentered"/>
              <w:rPr>
                <w:w w:val="0"/>
              </w:rPr>
            </w:pPr>
            <w:r w:rsidRPr="0010106F">
              <w:t>12</w:t>
            </w:r>
          </w:p>
        </w:tc>
        <w:tc>
          <w:tcPr>
            <w:tcW w:w="1091" w:type="dxa"/>
            <w:tcBorders>
              <w:top w:val="single" w:sz="4" w:space="0" w:color="auto"/>
              <w:left w:val="single" w:sz="4" w:space="0" w:color="auto"/>
              <w:bottom w:val="single" w:sz="4" w:space="0" w:color="auto"/>
              <w:right w:val="single" w:sz="4" w:space="0" w:color="auto"/>
            </w:tcBorders>
          </w:tcPr>
          <w:p w14:paraId="4BB64BF0"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BF1"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F2"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BF3" w14:textId="77777777" w:rsidR="00D0332A" w:rsidRPr="0010106F" w:rsidRDefault="00CD112F" w:rsidP="00AD51BE">
            <w:pPr>
              <w:pStyle w:val="CellBodyCentered"/>
              <w:rPr>
                <w:w w:val="0"/>
              </w:rPr>
            </w:pPr>
            <w:r w:rsidRPr="0010106F">
              <w:t>80</w:t>
            </w:r>
          </w:p>
        </w:tc>
        <w:tc>
          <w:tcPr>
            <w:tcW w:w="1091" w:type="dxa"/>
            <w:tcBorders>
              <w:top w:val="single" w:sz="4" w:space="0" w:color="auto"/>
              <w:left w:val="single" w:sz="4" w:space="0" w:color="auto"/>
              <w:bottom w:val="single" w:sz="4" w:space="0" w:color="auto"/>
              <w:right w:val="single" w:sz="4" w:space="0" w:color="auto"/>
            </w:tcBorders>
          </w:tcPr>
          <w:p w14:paraId="4BB64BF4" w14:textId="77777777" w:rsidR="00D0332A" w:rsidRPr="0010106F" w:rsidRDefault="00CD112F" w:rsidP="00AD51BE">
            <w:pPr>
              <w:pStyle w:val="CellBodyCentered"/>
              <w:rPr>
                <w:w w:val="0"/>
              </w:rPr>
            </w:pPr>
            <w:r w:rsidRPr="0010106F">
              <w:t>80</w:t>
            </w:r>
          </w:p>
        </w:tc>
        <w:tc>
          <w:tcPr>
            <w:tcW w:w="1092" w:type="dxa"/>
            <w:tcBorders>
              <w:top w:val="single" w:sz="4" w:space="0" w:color="auto"/>
              <w:left w:val="single" w:sz="4" w:space="0" w:color="auto"/>
              <w:bottom w:val="single" w:sz="4" w:space="0" w:color="auto"/>
              <w:right w:val="single" w:sz="4" w:space="0" w:color="auto"/>
            </w:tcBorders>
          </w:tcPr>
          <w:p w14:paraId="4BB64BF5" w14:textId="77777777" w:rsidR="00D0332A" w:rsidRPr="0010106F" w:rsidRDefault="00CD112F" w:rsidP="00AD51BE">
            <w:pPr>
              <w:pStyle w:val="CellBodyCentered"/>
              <w:rPr>
                <w:w w:val="0"/>
              </w:rPr>
            </w:pPr>
            <w:r w:rsidRPr="0010106F">
              <w:t>100</w:t>
            </w:r>
          </w:p>
        </w:tc>
      </w:tr>
      <w:tr w:rsidR="00CD112F" w:rsidRPr="0010106F" w14:paraId="4BB64BFF"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BF7" w14:textId="77777777" w:rsidR="00D0332A" w:rsidRPr="0010106F" w:rsidRDefault="00D0332A" w:rsidP="00AD51BE">
            <w:pPr>
              <w:pStyle w:val="CellBodyCentered"/>
              <w:rPr>
                <w:lang w:val="en-GB"/>
              </w:rPr>
            </w:pPr>
            <w:r w:rsidRPr="0010106F">
              <w:rPr>
                <w:lang w:val="en-GB"/>
              </w:rPr>
              <w:t>350</w:t>
            </w:r>
          </w:p>
        </w:tc>
        <w:tc>
          <w:tcPr>
            <w:tcW w:w="1091" w:type="dxa"/>
            <w:tcBorders>
              <w:top w:val="single" w:sz="4" w:space="0" w:color="auto"/>
              <w:left w:val="single" w:sz="4" w:space="0" w:color="auto"/>
              <w:bottom w:val="single" w:sz="4" w:space="0" w:color="auto"/>
              <w:right w:val="single" w:sz="4" w:space="0" w:color="auto"/>
            </w:tcBorders>
          </w:tcPr>
          <w:p w14:paraId="4BB64BF8" w14:textId="77777777" w:rsidR="00D0332A" w:rsidRPr="0010106F" w:rsidRDefault="00CD112F" w:rsidP="00AD51BE">
            <w:pPr>
              <w:pStyle w:val="CellBodyCentered"/>
              <w:rPr>
                <w:w w:val="0"/>
              </w:rPr>
            </w:pPr>
            <w:r w:rsidRPr="0010106F">
              <w:t>14</w:t>
            </w:r>
          </w:p>
        </w:tc>
        <w:tc>
          <w:tcPr>
            <w:tcW w:w="1091" w:type="dxa"/>
            <w:tcBorders>
              <w:top w:val="single" w:sz="4" w:space="0" w:color="auto"/>
              <w:left w:val="single" w:sz="4" w:space="0" w:color="auto"/>
              <w:bottom w:val="single" w:sz="4" w:space="0" w:color="auto"/>
              <w:right w:val="single" w:sz="4" w:space="0" w:color="auto"/>
            </w:tcBorders>
          </w:tcPr>
          <w:p w14:paraId="4BB64BF9"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BFA"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BFB"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BFC" w14:textId="77777777" w:rsidR="00D0332A" w:rsidRPr="0010106F" w:rsidRDefault="00CD112F" w:rsidP="00AD51BE">
            <w:pPr>
              <w:pStyle w:val="CellBodyCentered"/>
              <w:rPr>
                <w:w w:val="0"/>
              </w:rPr>
            </w:pPr>
            <w:r w:rsidRPr="0010106F">
              <w:t>80</w:t>
            </w:r>
          </w:p>
        </w:tc>
        <w:tc>
          <w:tcPr>
            <w:tcW w:w="1091" w:type="dxa"/>
            <w:tcBorders>
              <w:top w:val="single" w:sz="4" w:space="0" w:color="auto"/>
              <w:left w:val="single" w:sz="4" w:space="0" w:color="auto"/>
              <w:bottom w:val="single" w:sz="4" w:space="0" w:color="auto"/>
              <w:right w:val="single" w:sz="4" w:space="0" w:color="auto"/>
            </w:tcBorders>
          </w:tcPr>
          <w:p w14:paraId="4BB64BFD" w14:textId="77777777" w:rsidR="00D0332A" w:rsidRPr="0010106F" w:rsidRDefault="00CD112F" w:rsidP="00AD51BE">
            <w:pPr>
              <w:pStyle w:val="CellBodyCentered"/>
              <w:rPr>
                <w:w w:val="0"/>
              </w:rPr>
            </w:pPr>
            <w:r w:rsidRPr="0010106F">
              <w:t>80</w:t>
            </w:r>
          </w:p>
        </w:tc>
        <w:tc>
          <w:tcPr>
            <w:tcW w:w="1092" w:type="dxa"/>
            <w:tcBorders>
              <w:top w:val="single" w:sz="4" w:space="0" w:color="auto"/>
              <w:left w:val="single" w:sz="4" w:space="0" w:color="auto"/>
              <w:bottom w:val="single" w:sz="4" w:space="0" w:color="auto"/>
              <w:right w:val="single" w:sz="4" w:space="0" w:color="auto"/>
            </w:tcBorders>
          </w:tcPr>
          <w:p w14:paraId="4BB64BFE" w14:textId="77777777" w:rsidR="00D0332A" w:rsidRPr="0010106F" w:rsidRDefault="00CD112F" w:rsidP="00AD51BE">
            <w:pPr>
              <w:pStyle w:val="CellBodyCentered"/>
              <w:rPr>
                <w:w w:val="0"/>
              </w:rPr>
            </w:pPr>
            <w:r w:rsidRPr="0010106F">
              <w:t>100</w:t>
            </w:r>
          </w:p>
        </w:tc>
      </w:tr>
      <w:tr w:rsidR="00CD112F" w:rsidRPr="0010106F" w14:paraId="4BB64C08"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C00" w14:textId="77777777" w:rsidR="00D0332A" w:rsidRPr="0010106F" w:rsidRDefault="00D0332A" w:rsidP="00AD51BE">
            <w:pPr>
              <w:pStyle w:val="CellBodyCentered"/>
              <w:rPr>
                <w:lang w:val="en-GB"/>
              </w:rPr>
            </w:pPr>
            <w:r w:rsidRPr="0010106F">
              <w:rPr>
                <w:lang w:val="en-GB"/>
              </w:rPr>
              <w:t>400</w:t>
            </w:r>
          </w:p>
        </w:tc>
        <w:tc>
          <w:tcPr>
            <w:tcW w:w="1091" w:type="dxa"/>
            <w:tcBorders>
              <w:top w:val="single" w:sz="4" w:space="0" w:color="auto"/>
              <w:left w:val="single" w:sz="4" w:space="0" w:color="auto"/>
              <w:bottom w:val="single" w:sz="4" w:space="0" w:color="auto"/>
              <w:right w:val="single" w:sz="4" w:space="0" w:color="auto"/>
            </w:tcBorders>
          </w:tcPr>
          <w:p w14:paraId="4BB64C01" w14:textId="77777777" w:rsidR="00D0332A" w:rsidRPr="0010106F" w:rsidRDefault="00CD112F" w:rsidP="00AD51BE">
            <w:pPr>
              <w:pStyle w:val="CellBodyCentered"/>
              <w:rPr>
                <w:w w:val="0"/>
              </w:rPr>
            </w:pPr>
            <w:r w:rsidRPr="0010106F">
              <w:t>16</w:t>
            </w:r>
          </w:p>
        </w:tc>
        <w:tc>
          <w:tcPr>
            <w:tcW w:w="1091" w:type="dxa"/>
            <w:tcBorders>
              <w:top w:val="single" w:sz="4" w:space="0" w:color="auto"/>
              <w:left w:val="single" w:sz="4" w:space="0" w:color="auto"/>
              <w:bottom w:val="single" w:sz="4" w:space="0" w:color="auto"/>
              <w:right w:val="single" w:sz="4" w:space="0" w:color="auto"/>
            </w:tcBorders>
          </w:tcPr>
          <w:p w14:paraId="4BB64C02"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C03" w14:textId="77777777" w:rsidR="00D0332A" w:rsidRPr="0010106F" w:rsidRDefault="00CD112F" w:rsidP="00AD51BE">
            <w:pPr>
              <w:pStyle w:val="CellBodyCentered"/>
              <w:rPr>
                <w:w w:val="0"/>
              </w:rPr>
            </w:pPr>
            <w:r w:rsidRPr="0010106F">
              <w:t>60</w:t>
            </w:r>
          </w:p>
        </w:tc>
        <w:tc>
          <w:tcPr>
            <w:tcW w:w="1091" w:type="dxa"/>
            <w:tcBorders>
              <w:top w:val="single" w:sz="4" w:space="0" w:color="auto"/>
              <w:left w:val="single" w:sz="4" w:space="0" w:color="auto"/>
              <w:bottom w:val="single" w:sz="4" w:space="0" w:color="auto"/>
              <w:right w:val="single" w:sz="4" w:space="0" w:color="auto"/>
            </w:tcBorders>
          </w:tcPr>
          <w:p w14:paraId="4BB64C04"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C05" w14:textId="77777777" w:rsidR="00D0332A" w:rsidRPr="0010106F" w:rsidRDefault="00CD112F" w:rsidP="00AD51BE">
            <w:pPr>
              <w:pStyle w:val="CellBodyCentered"/>
              <w:rPr>
                <w:w w:val="0"/>
              </w:rPr>
            </w:pPr>
            <w:r w:rsidRPr="0010106F">
              <w:t>90</w:t>
            </w:r>
          </w:p>
        </w:tc>
        <w:tc>
          <w:tcPr>
            <w:tcW w:w="1091" w:type="dxa"/>
            <w:tcBorders>
              <w:top w:val="single" w:sz="4" w:space="0" w:color="auto"/>
              <w:left w:val="single" w:sz="4" w:space="0" w:color="auto"/>
              <w:bottom w:val="single" w:sz="4" w:space="0" w:color="auto"/>
              <w:right w:val="single" w:sz="4" w:space="0" w:color="auto"/>
            </w:tcBorders>
          </w:tcPr>
          <w:p w14:paraId="4BB64C06" w14:textId="77777777" w:rsidR="00D0332A" w:rsidRPr="0010106F" w:rsidRDefault="00CD112F" w:rsidP="00AD51BE">
            <w:pPr>
              <w:pStyle w:val="CellBodyCentered"/>
              <w:rPr>
                <w:w w:val="0"/>
              </w:rPr>
            </w:pPr>
            <w:r w:rsidRPr="0010106F">
              <w:t>90</w:t>
            </w:r>
          </w:p>
        </w:tc>
        <w:tc>
          <w:tcPr>
            <w:tcW w:w="1092" w:type="dxa"/>
            <w:tcBorders>
              <w:top w:val="single" w:sz="4" w:space="0" w:color="auto"/>
              <w:left w:val="single" w:sz="4" w:space="0" w:color="auto"/>
              <w:bottom w:val="single" w:sz="4" w:space="0" w:color="auto"/>
              <w:right w:val="single" w:sz="4" w:space="0" w:color="auto"/>
            </w:tcBorders>
          </w:tcPr>
          <w:p w14:paraId="4BB64C07" w14:textId="77777777" w:rsidR="00D0332A" w:rsidRPr="0010106F" w:rsidRDefault="00CD112F" w:rsidP="00AD51BE">
            <w:pPr>
              <w:pStyle w:val="CellBodyCentered"/>
              <w:rPr>
                <w:w w:val="0"/>
              </w:rPr>
            </w:pPr>
            <w:r w:rsidRPr="0010106F">
              <w:t>110</w:t>
            </w:r>
          </w:p>
        </w:tc>
      </w:tr>
      <w:tr w:rsidR="00CD112F" w:rsidRPr="0010106F" w14:paraId="4BB64C11"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C09" w14:textId="77777777" w:rsidR="00D0332A" w:rsidRPr="0010106F" w:rsidRDefault="00D0332A" w:rsidP="00AD51BE">
            <w:pPr>
              <w:pStyle w:val="CellBodyCentered"/>
              <w:rPr>
                <w:lang w:val="en-GB"/>
              </w:rPr>
            </w:pPr>
            <w:r w:rsidRPr="0010106F">
              <w:rPr>
                <w:lang w:val="en-GB"/>
              </w:rPr>
              <w:t>450</w:t>
            </w:r>
          </w:p>
        </w:tc>
        <w:tc>
          <w:tcPr>
            <w:tcW w:w="1091" w:type="dxa"/>
            <w:tcBorders>
              <w:top w:val="single" w:sz="4" w:space="0" w:color="auto"/>
              <w:left w:val="single" w:sz="4" w:space="0" w:color="auto"/>
              <w:bottom w:val="single" w:sz="4" w:space="0" w:color="auto"/>
              <w:right w:val="single" w:sz="4" w:space="0" w:color="auto"/>
            </w:tcBorders>
          </w:tcPr>
          <w:p w14:paraId="4BB64C0A" w14:textId="77777777" w:rsidR="00D0332A" w:rsidRPr="0010106F" w:rsidRDefault="00CD112F" w:rsidP="00AD51BE">
            <w:pPr>
              <w:pStyle w:val="CellBodyCentered"/>
              <w:rPr>
                <w:w w:val="0"/>
              </w:rPr>
            </w:pPr>
            <w:r w:rsidRPr="0010106F">
              <w:t>18</w:t>
            </w:r>
          </w:p>
        </w:tc>
        <w:tc>
          <w:tcPr>
            <w:tcW w:w="1091" w:type="dxa"/>
            <w:tcBorders>
              <w:top w:val="single" w:sz="4" w:space="0" w:color="auto"/>
              <w:left w:val="single" w:sz="4" w:space="0" w:color="auto"/>
              <w:bottom w:val="single" w:sz="4" w:space="0" w:color="auto"/>
              <w:right w:val="single" w:sz="4" w:space="0" w:color="auto"/>
            </w:tcBorders>
          </w:tcPr>
          <w:p w14:paraId="4BB64C0B"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C0C"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C0D"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C0E" w14:textId="77777777" w:rsidR="00D0332A" w:rsidRPr="0010106F" w:rsidRDefault="00CD112F" w:rsidP="00AD51BE">
            <w:pPr>
              <w:pStyle w:val="CellBodyCentered"/>
              <w:rPr>
                <w:w w:val="0"/>
              </w:rPr>
            </w:pPr>
            <w:r w:rsidRPr="0010106F">
              <w:t>90</w:t>
            </w:r>
          </w:p>
        </w:tc>
        <w:tc>
          <w:tcPr>
            <w:tcW w:w="1091" w:type="dxa"/>
            <w:tcBorders>
              <w:top w:val="single" w:sz="4" w:space="0" w:color="auto"/>
              <w:left w:val="single" w:sz="4" w:space="0" w:color="auto"/>
              <w:bottom w:val="single" w:sz="4" w:space="0" w:color="auto"/>
              <w:right w:val="single" w:sz="4" w:space="0" w:color="auto"/>
            </w:tcBorders>
          </w:tcPr>
          <w:p w14:paraId="4BB64C0F" w14:textId="77777777" w:rsidR="00D0332A" w:rsidRPr="0010106F" w:rsidRDefault="00CD112F" w:rsidP="00AD51BE">
            <w:pPr>
              <w:pStyle w:val="CellBodyCentered"/>
              <w:rPr>
                <w:w w:val="0"/>
              </w:rPr>
            </w:pPr>
            <w:r w:rsidRPr="0010106F">
              <w:t>110</w:t>
            </w:r>
          </w:p>
        </w:tc>
        <w:tc>
          <w:tcPr>
            <w:tcW w:w="1092" w:type="dxa"/>
            <w:tcBorders>
              <w:top w:val="single" w:sz="4" w:space="0" w:color="auto"/>
              <w:left w:val="single" w:sz="4" w:space="0" w:color="auto"/>
              <w:bottom w:val="single" w:sz="4" w:space="0" w:color="auto"/>
              <w:right w:val="single" w:sz="4" w:space="0" w:color="auto"/>
            </w:tcBorders>
          </w:tcPr>
          <w:p w14:paraId="4BB64C10" w14:textId="77777777" w:rsidR="00D0332A" w:rsidRPr="0010106F" w:rsidRDefault="00CD112F" w:rsidP="00AD51BE">
            <w:pPr>
              <w:pStyle w:val="CellBodyCentered"/>
              <w:rPr>
                <w:w w:val="0"/>
              </w:rPr>
            </w:pPr>
            <w:r w:rsidRPr="0010106F">
              <w:t>110</w:t>
            </w:r>
          </w:p>
        </w:tc>
      </w:tr>
      <w:tr w:rsidR="00CD112F" w:rsidRPr="0010106F" w14:paraId="4BB64C1A"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C12" w14:textId="77777777" w:rsidR="00D0332A" w:rsidRPr="0010106F" w:rsidRDefault="00D0332A" w:rsidP="00AD51BE">
            <w:pPr>
              <w:pStyle w:val="CellBodyCentered"/>
              <w:rPr>
                <w:lang w:val="en-GB"/>
              </w:rPr>
            </w:pPr>
            <w:r w:rsidRPr="0010106F">
              <w:rPr>
                <w:lang w:val="en-GB"/>
              </w:rPr>
              <w:t>500</w:t>
            </w:r>
          </w:p>
        </w:tc>
        <w:tc>
          <w:tcPr>
            <w:tcW w:w="1091" w:type="dxa"/>
            <w:tcBorders>
              <w:top w:val="single" w:sz="4" w:space="0" w:color="auto"/>
              <w:left w:val="single" w:sz="4" w:space="0" w:color="auto"/>
              <w:bottom w:val="single" w:sz="4" w:space="0" w:color="auto"/>
              <w:right w:val="single" w:sz="4" w:space="0" w:color="auto"/>
            </w:tcBorders>
          </w:tcPr>
          <w:p w14:paraId="4BB64C13" w14:textId="77777777" w:rsidR="00D0332A" w:rsidRPr="0010106F" w:rsidRDefault="00CD112F" w:rsidP="00AD51BE">
            <w:pPr>
              <w:pStyle w:val="CellBodyCentered"/>
              <w:rPr>
                <w:w w:val="0"/>
              </w:rPr>
            </w:pPr>
            <w:r w:rsidRPr="0010106F">
              <w:t>20</w:t>
            </w:r>
          </w:p>
        </w:tc>
        <w:tc>
          <w:tcPr>
            <w:tcW w:w="1091" w:type="dxa"/>
            <w:tcBorders>
              <w:top w:val="single" w:sz="4" w:space="0" w:color="auto"/>
              <w:left w:val="single" w:sz="4" w:space="0" w:color="auto"/>
              <w:bottom w:val="single" w:sz="4" w:space="0" w:color="auto"/>
              <w:right w:val="single" w:sz="4" w:space="0" w:color="auto"/>
            </w:tcBorders>
          </w:tcPr>
          <w:p w14:paraId="4BB64C14" w14:textId="77777777" w:rsidR="00D0332A" w:rsidRPr="0010106F" w:rsidRDefault="00CD112F" w:rsidP="00AD51BE">
            <w:pPr>
              <w:pStyle w:val="CellBodyCentered"/>
              <w:rPr>
                <w:w w:val="0"/>
              </w:rPr>
            </w:pPr>
            <w:r w:rsidRPr="0010106F">
              <w:t>60</w:t>
            </w:r>
          </w:p>
        </w:tc>
        <w:tc>
          <w:tcPr>
            <w:tcW w:w="1092" w:type="dxa"/>
            <w:tcBorders>
              <w:top w:val="single" w:sz="4" w:space="0" w:color="auto"/>
              <w:left w:val="single" w:sz="4" w:space="0" w:color="auto"/>
              <w:bottom w:val="single" w:sz="4" w:space="0" w:color="auto"/>
              <w:right w:val="single" w:sz="4" w:space="0" w:color="auto"/>
            </w:tcBorders>
          </w:tcPr>
          <w:p w14:paraId="4BB64C15" w14:textId="77777777" w:rsidR="00D0332A" w:rsidRPr="0010106F" w:rsidRDefault="00CD112F" w:rsidP="00AD51BE">
            <w:pPr>
              <w:pStyle w:val="CellBodyCentered"/>
              <w:rPr>
                <w:w w:val="0"/>
              </w:rPr>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C16" w14:textId="77777777" w:rsidR="00D0332A" w:rsidRPr="0010106F" w:rsidRDefault="00CD112F" w:rsidP="00AD51BE">
            <w:pPr>
              <w:pStyle w:val="CellBodyCentered"/>
              <w:rPr>
                <w:w w:val="0"/>
              </w:rPr>
            </w:pPr>
            <w:r w:rsidRPr="0010106F">
              <w:t>90</w:t>
            </w:r>
          </w:p>
        </w:tc>
        <w:tc>
          <w:tcPr>
            <w:tcW w:w="1091" w:type="dxa"/>
            <w:tcBorders>
              <w:top w:val="single" w:sz="4" w:space="0" w:color="auto"/>
              <w:left w:val="single" w:sz="4" w:space="0" w:color="auto"/>
              <w:bottom w:val="single" w:sz="4" w:space="0" w:color="auto"/>
              <w:right w:val="single" w:sz="4" w:space="0" w:color="auto"/>
            </w:tcBorders>
          </w:tcPr>
          <w:p w14:paraId="4BB64C17" w14:textId="77777777" w:rsidR="00D0332A" w:rsidRPr="0010106F" w:rsidRDefault="00CD112F" w:rsidP="00AD51BE">
            <w:pPr>
              <w:pStyle w:val="CellBodyCentered"/>
              <w:rPr>
                <w:w w:val="0"/>
              </w:rPr>
            </w:pPr>
            <w:r w:rsidRPr="0010106F">
              <w:t>100</w:t>
            </w:r>
          </w:p>
        </w:tc>
        <w:tc>
          <w:tcPr>
            <w:tcW w:w="1091" w:type="dxa"/>
            <w:tcBorders>
              <w:top w:val="single" w:sz="4" w:space="0" w:color="auto"/>
              <w:left w:val="single" w:sz="4" w:space="0" w:color="auto"/>
              <w:bottom w:val="single" w:sz="4" w:space="0" w:color="auto"/>
              <w:right w:val="single" w:sz="4" w:space="0" w:color="auto"/>
            </w:tcBorders>
          </w:tcPr>
          <w:p w14:paraId="4BB64C18" w14:textId="77777777" w:rsidR="00D0332A" w:rsidRPr="0010106F" w:rsidRDefault="00CD112F" w:rsidP="00AD51BE">
            <w:pPr>
              <w:pStyle w:val="CellBodyCentered"/>
              <w:rPr>
                <w:w w:val="0"/>
              </w:rPr>
            </w:pPr>
            <w:r w:rsidRPr="0010106F">
              <w:t>110</w:t>
            </w:r>
          </w:p>
        </w:tc>
        <w:tc>
          <w:tcPr>
            <w:tcW w:w="1092" w:type="dxa"/>
            <w:tcBorders>
              <w:top w:val="single" w:sz="4" w:space="0" w:color="auto"/>
              <w:left w:val="single" w:sz="4" w:space="0" w:color="auto"/>
              <w:bottom w:val="single" w:sz="4" w:space="0" w:color="auto"/>
              <w:right w:val="single" w:sz="4" w:space="0" w:color="auto"/>
            </w:tcBorders>
          </w:tcPr>
          <w:p w14:paraId="4BB64C19" w14:textId="77777777" w:rsidR="00D0332A" w:rsidRPr="0010106F" w:rsidRDefault="00CD112F" w:rsidP="00AD51BE">
            <w:pPr>
              <w:pStyle w:val="CellBodyCentered"/>
              <w:rPr>
                <w:w w:val="0"/>
              </w:rPr>
            </w:pPr>
            <w:r w:rsidRPr="0010106F">
              <w:t>120</w:t>
            </w:r>
          </w:p>
        </w:tc>
      </w:tr>
      <w:tr w:rsidR="009A34BF" w:rsidRPr="0010106F" w14:paraId="4BB64C23"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C1B" w14:textId="77777777" w:rsidR="009A34BF" w:rsidRPr="0010106F" w:rsidRDefault="009A34BF" w:rsidP="00AD51BE">
            <w:pPr>
              <w:pStyle w:val="CellBodyCentered"/>
              <w:rPr>
                <w:lang w:val="en-GB"/>
              </w:rPr>
            </w:pPr>
            <w:r w:rsidRPr="0010106F">
              <w:rPr>
                <w:lang w:val="en-GB"/>
              </w:rPr>
              <w:t>600</w:t>
            </w:r>
          </w:p>
        </w:tc>
        <w:tc>
          <w:tcPr>
            <w:tcW w:w="1091" w:type="dxa"/>
            <w:tcBorders>
              <w:top w:val="single" w:sz="4" w:space="0" w:color="auto"/>
              <w:left w:val="single" w:sz="4" w:space="0" w:color="auto"/>
              <w:bottom w:val="single" w:sz="4" w:space="0" w:color="auto"/>
              <w:right w:val="single" w:sz="4" w:space="0" w:color="auto"/>
            </w:tcBorders>
          </w:tcPr>
          <w:p w14:paraId="4BB64C1C" w14:textId="77777777" w:rsidR="009A34BF" w:rsidRPr="0010106F" w:rsidRDefault="009A34BF">
            <w:pPr>
              <w:pStyle w:val="CellBodyCentered"/>
              <w:rPr>
                <w:lang w:val="ru-RU"/>
              </w:rPr>
            </w:pPr>
            <w:r w:rsidRPr="0010106F">
              <w:rPr>
                <w:lang w:val="ru-RU"/>
              </w:rPr>
              <w:t>24</w:t>
            </w:r>
          </w:p>
        </w:tc>
        <w:tc>
          <w:tcPr>
            <w:tcW w:w="1091" w:type="dxa"/>
            <w:tcBorders>
              <w:top w:val="single" w:sz="4" w:space="0" w:color="auto"/>
              <w:left w:val="single" w:sz="4" w:space="0" w:color="auto"/>
              <w:bottom w:val="single" w:sz="4" w:space="0" w:color="auto"/>
              <w:right w:val="single" w:sz="4" w:space="0" w:color="auto"/>
            </w:tcBorders>
          </w:tcPr>
          <w:p w14:paraId="4BB64C1D" w14:textId="77777777" w:rsidR="009A34BF" w:rsidRPr="0010106F" w:rsidRDefault="009A34BF">
            <w:pPr>
              <w:pStyle w:val="CellBodyCentered"/>
              <w:rPr>
                <w:lang w:val="ru-RU"/>
              </w:rPr>
            </w:pPr>
            <w:r w:rsidRPr="0010106F">
              <w:rPr>
                <w:lang w:val="ru-RU"/>
              </w:rPr>
              <w:t>70</w:t>
            </w:r>
          </w:p>
        </w:tc>
        <w:tc>
          <w:tcPr>
            <w:tcW w:w="1092" w:type="dxa"/>
            <w:tcBorders>
              <w:top w:val="single" w:sz="4" w:space="0" w:color="auto"/>
              <w:left w:val="single" w:sz="4" w:space="0" w:color="auto"/>
              <w:bottom w:val="single" w:sz="4" w:space="0" w:color="auto"/>
              <w:right w:val="single" w:sz="4" w:space="0" w:color="auto"/>
            </w:tcBorders>
          </w:tcPr>
          <w:p w14:paraId="4BB64C1E" w14:textId="77777777" w:rsidR="009A34BF" w:rsidRPr="0010106F" w:rsidRDefault="009A34BF">
            <w:pPr>
              <w:pStyle w:val="CellBodyCentered"/>
              <w:rPr>
                <w:lang w:val="ru-RU"/>
              </w:rPr>
            </w:pPr>
            <w:r w:rsidRPr="0010106F">
              <w:rPr>
                <w:lang w:val="ru-RU"/>
              </w:rPr>
              <w:t>70</w:t>
            </w:r>
          </w:p>
        </w:tc>
        <w:tc>
          <w:tcPr>
            <w:tcW w:w="1091" w:type="dxa"/>
            <w:tcBorders>
              <w:top w:val="single" w:sz="4" w:space="0" w:color="auto"/>
              <w:left w:val="single" w:sz="4" w:space="0" w:color="auto"/>
              <w:bottom w:val="single" w:sz="4" w:space="0" w:color="auto"/>
              <w:right w:val="single" w:sz="4" w:space="0" w:color="auto"/>
            </w:tcBorders>
          </w:tcPr>
          <w:p w14:paraId="4BB64C1F" w14:textId="77777777" w:rsidR="009A34BF" w:rsidRPr="0010106F" w:rsidRDefault="009A34BF">
            <w:pPr>
              <w:pStyle w:val="CellBodyCentered"/>
              <w:rPr>
                <w:lang w:val="ru-RU"/>
              </w:rPr>
            </w:pPr>
            <w:r w:rsidRPr="0010106F">
              <w:rPr>
                <w:lang w:val="ru-RU"/>
              </w:rPr>
              <w:t>90</w:t>
            </w:r>
          </w:p>
        </w:tc>
        <w:tc>
          <w:tcPr>
            <w:tcW w:w="1091" w:type="dxa"/>
            <w:tcBorders>
              <w:top w:val="single" w:sz="4" w:space="0" w:color="auto"/>
              <w:left w:val="single" w:sz="4" w:space="0" w:color="auto"/>
              <w:bottom w:val="single" w:sz="4" w:space="0" w:color="auto"/>
              <w:right w:val="single" w:sz="4" w:space="0" w:color="auto"/>
            </w:tcBorders>
          </w:tcPr>
          <w:p w14:paraId="4BB64C20" w14:textId="77777777" w:rsidR="009A34BF" w:rsidRPr="0010106F" w:rsidRDefault="009A34BF">
            <w:pPr>
              <w:pStyle w:val="CellBodyCentered"/>
              <w:rPr>
                <w:lang w:val="ru-RU"/>
              </w:rPr>
            </w:pPr>
            <w:r w:rsidRPr="0010106F">
              <w:rPr>
                <w:lang w:val="ru-RU"/>
              </w:rPr>
              <w:t>100</w:t>
            </w:r>
          </w:p>
        </w:tc>
        <w:tc>
          <w:tcPr>
            <w:tcW w:w="1091" w:type="dxa"/>
            <w:tcBorders>
              <w:top w:val="single" w:sz="4" w:space="0" w:color="auto"/>
              <w:left w:val="single" w:sz="4" w:space="0" w:color="auto"/>
              <w:bottom w:val="single" w:sz="4" w:space="0" w:color="auto"/>
              <w:right w:val="single" w:sz="4" w:space="0" w:color="auto"/>
            </w:tcBorders>
          </w:tcPr>
          <w:p w14:paraId="4BB64C21" w14:textId="77777777" w:rsidR="009A34BF" w:rsidRPr="0010106F" w:rsidRDefault="009A34BF">
            <w:pPr>
              <w:pStyle w:val="CellBodyCentered"/>
              <w:rPr>
                <w:lang w:val="ru-RU"/>
              </w:rPr>
            </w:pPr>
            <w:r w:rsidRPr="0010106F">
              <w:rPr>
                <w:lang w:val="ru-RU"/>
              </w:rPr>
              <w:t>110</w:t>
            </w:r>
          </w:p>
        </w:tc>
        <w:tc>
          <w:tcPr>
            <w:tcW w:w="1092" w:type="dxa"/>
            <w:tcBorders>
              <w:top w:val="single" w:sz="4" w:space="0" w:color="auto"/>
              <w:left w:val="single" w:sz="4" w:space="0" w:color="auto"/>
              <w:bottom w:val="single" w:sz="4" w:space="0" w:color="auto"/>
              <w:right w:val="single" w:sz="4" w:space="0" w:color="auto"/>
            </w:tcBorders>
          </w:tcPr>
          <w:p w14:paraId="4BB64C22" w14:textId="77777777" w:rsidR="009A34BF" w:rsidRPr="0010106F" w:rsidRDefault="009A34BF">
            <w:pPr>
              <w:pStyle w:val="CellBodyCentered"/>
              <w:rPr>
                <w:lang w:val="ru-RU"/>
              </w:rPr>
            </w:pPr>
            <w:r w:rsidRPr="0010106F">
              <w:rPr>
                <w:lang w:val="ru-RU"/>
              </w:rPr>
              <w:t>120</w:t>
            </w:r>
          </w:p>
        </w:tc>
      </w:tr>
      <w:tr w:rsidR="009A34BF" w:rsidRPr="0010106F" w14:paraId="4BB64C2C" w14:textId="77777777" w:rsidTr="00DE0531">
        <w:trPr>
          <w:trHeight w:val="282"/>
        </w:trPr>
        <w:tc>
          <w:tcPr>
            <w:tcW w:w="1091" w:type="dxa"/>
            <w:tcBorders>
              <w:top w:val="single" w:sz="4" w:space="0" w:color="auto"/>
              <w:left w:val="single" w:sz="4" w:space="0" w:color="auto"/>
              <w:bottom w:val="single" w:sz="4" w:space="0" w:color="auto"/>
              <w:right w:val="single" w:sz="4" w:space="0" w:color="auto"/>
            </w:tcBorders>
          </w:tcPr>
          <w:p w14:paraId="4BB64C24" w14:textId="77777777" w:rsidR="009A34BF" w:rsidRPr="0010106F" w:rsidRDefault="009A34BF" w:rsidP="00AD51BE">
            <w:pPr>
              <w:pStyle w:val="CellBodyCentered"/>
              <w:rPr>
                <w:lang w:val="en-GB"/>
              </w:rPr>
            </w:pPr>
            <w:r w:rsidRPr="0010106F">
              <w:rPr>
                <w:lang w:val="en-GB"/>
              </w:rPr>
              <w:t>&gt;600</w:t>
            </w:r>
          </w:p>
        </w:tc>
        <w:tc>
          <w:tcPr>
            <w:tcW w:w="1091" w:type="dxa"/>
            <w:tcBorders>
              <w:top w:val="single" w:sz="4" w:space="0" w:color="auto"/>
              <w:left w:val="single" w:sz="4" w:space="0" w:color="auto"/>
              <w:bottom w:val="single" w:sz="4" w:space="0" w:color="auto"/>
              <w:right w:val="single" w:sz="4" w:space="0" w:color="auto"/>
            </w:tcBorders>
          </w:tcPr>
          <w:p w14:paraId="4BB64C25" w14:textId="77777777" w:rsidR="009A34BF" w:rsidRPr="0010106F" w:rsidRDefault="009A34BF">
            <w:pPr>
              <w:pStyle w:val="CellBodyCentered"/>
            </w:pPr>
            <w:r w:rsidRPr="0010106F">
              <w:t>&gt;24</w:t>
            </w:r>
          </w:p>
        </w:tc>
        <w:tc>
          <w:tcPr>
            <w:tcW w:w="1091" w:type="dxa"/>
            <w:tcBorders>
              <w:top w:val="single" w:sz="4" w:space="0" w:color="auto"/>
              <w:left w:val="single" w:sz="4" w:space="0" w:color="auto"/>
              <w:bottom w:val="single" w:sz="4" w:space="0" w:color="auto"/>
              <w:right w:val="single" w:sz="4" w:space="0" w:color="auto"/>
            </w:tcBorders>
          </w:tcPr>
          <w:p w14:paraId="4BB64C26" w14:textId="77777777" w:rsidR="009A34BF" w:rsidRPr="0010106F" w:rsidRDefault="009A34BF">
            <w:pPr>
              <w:pStyle w:val="CellBodyCentered"/>
            </w:pPr>
            <w:r w:rsidRPr="0010106F">
              <w:t>70</w:t>
            </w:r>
          </w:p>
        </w:tc>
        <w:tc>
          <w:tcPr>
            <w:tcW w:w="1092" w:type="dxa"/>
            <w:tcBorders>
              <w:top w:val="single" w:sz="4" w:space="0" w:color="auto"/>
              <w:left w:val="single" w:sz="4" w:space="0" w:color="auto"/>
              <w:bottom w:val="single" w:sz="4" w:space="0" w:color="auto"/>
              <w:right w:val="single" w:sz="4" w:space="0" w:color="auto"/>
            </w:tcBorders>
          </w:tcPr>
          <w:p w14:paraId="4BB64C27" w14:textId="77777777" w:rsidR="009A34BF" w:rsidRPr="0010106F" w:rsidRDefault="009A34BF">
            <w:pPr>
              <w:pStyle w:val="CellBodyCentered"/>
            </w:pPr>
            <w:r w:rsidRPr="0010106F">
              <w:t>70</w:t>
            </w:r>
          </w:p>
        </w:tc>
        <w:tc>
          <w:tcPr>
            <w:tcW w:w="1091" w:type="dxa"/>
            <w:tcBorders>
              <w:top w:val="single" w:sz="4" w:space="0" w:color="auto"/>
              <w:left w:val="single" w:sz="4" w:space="0" w:color="auto"/>
              <w:bottom w:val="single" w:sz="4" w:space="0" w:color="auto"/>
              <w:right w:val="single" w:sz="4" w:space="0" w:color="auto"/>
            </w:tcBorders>
          </w:tcPr>
          <w:p w14:paraId="4BB64C28" w14:textId="77777777" w:rsidR="009A34BF" w:rsidRPr="0010106F" w:rsidRDefault="009A34BF">
            <w:pPr>
              <w:pStyle w:val="CellBodyCentered"/>
            </w:pPr>
            <w:r w:rsidRPr="0010106F">
              <w:t>90</w:t>
            </w:r>
          </w:p>
        </w:tc>
        <w:tc>
          <w:tcPr>
            <w:tcW w:w="1091" w:type="dxa"/>
            <w:tcBorders>
              <w:top w:val="single" w:sz="4" w:space="0" w:color="auto"/>
              <w:left w:val="single" w:sz="4" w:space="0" w:color="auto"/>
              <w:bottom w:val="single" w:sz="4" w:space="0" w:color="auto"/>
              <w:right w:val="single" w:sz="4" w:space="0" w:color="auto"/>
            </w:tcBorders>
          </w:tcPr>
          <w:p w14:paraId="4BB64C29" w14:textId="77777777" w:rsidR="009A34BF" w:rsidRPr="0010106F" w:rsidRDefault="009A34BF">
            <w:pPr>
              <w:pStyle w:val="CellBodyCentered"/>
            </w:pPr>
            <w:r w:rsidRPr="0010106F">
              <w:t>100</w:t>
            </w:r>
          </w:p>
        </w:tc>
        <w:tc>
          <w:tcPr>
            <w:tcW w:w="1091" w:type="dxa"/>
            <w:tcBorders>
              <w:top w:val="single" w:sz="4" w:space="0" w:color="auto"/>
              <w:left w:val="single" w:sz="4" w:space="0" w:color="auto"/>
              <w:bottom w:val="single" w:sz="4" w:space="0" w:color="auto"/>
              <w:right w:val="single" w:sz="4" w:space="0" w:color="auto"/>
            </w:tcBorders>
          </w:tcPr>
          <w:p w14:paraId="4BB64C2A" w14:textId="77777777" w:rsidR="009A34BF" w:rsidRPr="0010106F" w:rsidRDefault="009A34BF">
            <w:pPr>
              <w:pStyle w:val="CellBodyCentered"/>
            </w:pPr>
            <w:r w:rsidRPr="0010106F">
              <w:t>110</w:t>
            </w:r>
          </w:p>
        </w:tc>
        <w:tc>
          <w:tcPr>
            <w:tcW w:w="1092" w:type="dxa"/>
            <w:tcBorders>
              <w:top w:val="single" w:sz="4" w:space="0" w:color="auto"/>
              <w:left w:val="single" w:sz="4" w:space="0" w:color="auto"/>
              <w:bottom w:val="single" w:sz="4" w:space="0" w:color="auto"/>
              <w:right w:val="single" w:sz="4" w:space="0" w:color="auto"/>
            </w:tcBorders>
          </w:tcPr>
          <w:p w14:paraId="4BB64C2B" w14:textId="77777777" w:rsidR="009A34BF" w:rsidRPr="0010106F" w:rsidRDefault="009A34BF">
            <w:pPr>
              <w:pStyle w:val="CellBodyCentered"/>
              <w:rPr>
                <w:lang w:val="ru-RU"/>
              </w:rPr>
            </w:pPr>
            <w:r w:rsidRPr="0010106F">
              <w:rPr>
                <w:lang w:val="ru-RU"/>
              </w:rPr>
              <w:t>120</w:t>
            </w:r>
          </w:p>
        </w:tc>
      </w:tr>
    </w:tbl>
    <w:p w14:paraId="4BB64C2E" w14:textId="77777777" w:rsidR="00CD112F" w:rsidRPr="0010106F" w:rsidRDefault="00CD112F">
      <w:pPr>
        <w:autoSpaceDE/>
        <w:autoSpaceDN/>
        <w:adjustRightInd/>
        <w:spacing w:before="0" w:line="240" w:lineRule="auto"/>
        <w:ind w:left="0"/>
        <w:rPr>
          <w:b/>
        </w:rPr>
      </w:pPr>
    </w:p>
    <w:p w14:paraId="4BB64C2F" w14:textId="77777777" w:rsidR="00D0332A" w:rsidRPr="0010106F" w:rsidRDefault="00CD112F" w:rsidP="00AD51BE">
      <w:pPr>
        <w:pStyle w:val="Heading2"/>
      </w:pPr>
      <w:bookmarkStart w:id="4947" w:name="_Toc322011428"/>
      <w:bookmarkStart w:id="4948" w:name="_Toc117352252"/>
      <w:r w:rsidRPr="0010106F">
        <w:t>Heat Conservation Thickness Table for Skin Effect Current Tracing (SECT)</w:t>
      </w:r>
      <w:bookmarkEnd w:id="4947"/>
      <w:bookmarkEnd w:id="4948"/>
      <w:r w:rsidR="00F85E17" w:rsidRPr="0010106F">
        <w:t xml:space="preserve"> </w:t>
      </w:r>
      <w:r w:rsidR="00F85E17" w:rsidRPr="0010106F">
        <w:rPr>
          <w:color w:val="FF0000"/>
        </w:rPr>
        <w:t xml:space="preserve"> </w:t>
      </w:r>
    </w:p>
    <w:p w14:paraId="4BB64C30" w14:textId="77777777" w:rsidR="00CD112F" w:rsidRPr="0010106F" w:rsidRDefault="00CD112F" w:rsidP="00AF208B">
      <w:pPr>
        <w:pStyle w:val="Text1Bold"/>
        <w:rPr>
          <w:b w:val="0"/>
        </w:rPr>
      </w:pPr>
      <w:r w:rsidRPr="0010106F">
        <w:rPr>
          <w:b w:val="0"/>
        </w:rPr>
        <w:t>Material</w:t>
      </w:r>
      <w:r w:rsidRPr="0010106F">
        <w:rPr>
          <w:b w:val="0"/>
        </w:rPr>
        <w:tab/>
      </w:r>
      <w:r w:rsidRPr="0010106F">
        <w:rPr>
          <w:b w:val="0"/>
        </w:rPr>
        <w:tab/>
        <w:t>High Density Mineral Wool</w:t>
      </w:r>
    </w:p>
    <w:p w14:paraId="4BB64C31" w14:textId="77777777" w:rsidR="00D0332A" w:rsidRPr="0010106F" w:rsidRDefault="00CD112F" w:rsidP="00AD51BE">
      <w:pPr>
        <w:pStyle w:val="Text1Bold"/>
        <w:rPr>
          <w:b w:val="0"/>
        </w:rPr>
      </w:pPr>
      <w:r w:rsidRPr="0010106F">
        <w:rPr>
          <w:b w:val="0"/>
        </w:rPr>
        <w:t xml:space="preserve">Density </w:t>
      </w:r>
      <w:r w:rsidRPr="0010106F">
        <w:rPr>
          <w:b w:val="0"/>
        </w:rPr>
        <w:tab/>
      </w:r>
      <w:r w:rsidRPr="0010106F">
        <w:rPr>
          <w:b w:val="0"/>
        </w:rPr>
        <w:tab/>
        <w:t>100 to 120 kg/m</w:t>
      </w:r>
      <w:r w:rsidRPr="0010106F">
        <w:rPr>
          <w:b w:val="0"/>
          <w:vertAlign w:val="superscript"/>
        </w:rPr>
        <w:t>3</w:t>
      </w:r>
    </w:p>
    <w:p w14:paraId="4BB64C32" w14:textId="77777777" w:rsidR="00CD112F" w:rsidRPr="0010106F" w:rsidRDefault="00CD112F">
      <w:pPr>
        <w:autoSpaceDE/>
        <w:autoSpaceDN/>
        <w:adjustRightInd/>
        <w:spacing w:before="0" w:line="240" w:lineRule="auto"/>
        <w:ind w:left="0"/>
        <w:rPr>
          <w:b/>
        </w:rPr>
      </w:pPr>
    </w:p>
    <w:tbl>
      <w:tblPr>
        <w:tblW w:w="8730" w:type="dxa"/>
        <w:tblInd w:w="558" w:type="dxa"/>
        <w:tblLayout w:type="fixed"/>
        <w:tblLook w:val="0000" w:firstRow="0" w:lastRow="0" w:firstColumn="0" w:lastColumn="0" w:noHBand="0" w:noVBand="0"/>
      </w:tblPr>
      <w:tblGrid>
        <w:gridCol w:w="900"/>
        <w:gridCol w:w="1080"/>
        <w:gridCol w:w="1530"/>
        <w:gridCol w:w="1350"/>
        <w:gridCol w:w="270"/>
        <w:gridCol w:w="3600"/>
      </w:tblGrid>
      <w:tr w:rsidR="00CD112F" w:rsidRPr="0010106F" w14:paraId="4BB64C34" w14:textId="77777777" w:rsidTr="00CB482A">
        <w:trPr>
          <w:trHeight w:val="240"/>
        </w:trPr>
        <w:tc>
          <w:tcPr>
            <w:tcW w:w="8730" w:type="dxa"/>
            <w:gridSpan w:val="6"/>
          </w:tcPr>
          <w:p w14:paraId="4BB64C33" w14:textId="74BD8E17" w:rsidR="00D0332A" w:rsidRPr="0010106F" w:rsidRDefault="00CD112F" w:rsidP="005B1484">
            <w:pPr>
              <w:pStyle w:val="TableTitle1"/>
              <w:numPr>
                <w:ilvl w:val="0"/>
                <w:numId w:val="0"/>
              </w:numPr>
              <w:ind w:left="720" w:hanging="360"/>
            </w:pPr>
            <w:bookmarkStart w:id="4949" w:name="_Toc322011429"/>
            <w:r w:rsidRPr="005B1484">
              <w:rPr>
                <w:lang w:val="en-GB"/>
              </w:rPr>
              <w:t xml:space="preserve">Table </w:t>
            </w:r>
            <w:r w:rsidR="00B05036">
              <w:rPr>
                <w:lang w:val="en-GB"/>
              </w:rPr>
              <w:t>11</w:t>
            </w:r>
            <w:r w:rsidRPr="005B1484">
              <w:rPr>
                <w:lang w:val="en-GB"/>
              </w:rPr>
              <w:t>: Heat</w:t>
            </w:r>
            <w:r w:rsidRPr="0010106F">
              <w:rPr>
                <w:lang w:val="en-GB"/>
              </w:rPr>
              <w:t xml:space="preserve"> Conservation Thickness Table for Skin Effect Current Tracing (SECT)</w:t>
            </w:r>
            <w:bookmarkEnd w:id="4949"/>
            <w:r w:rsidR="00F85E17" w:rsidRPr="0010106F">
              <w:t xml:space="preserve"> </w:t>
            </w:r>
          </w:p>
        </w:tc>
      </w:tr>
      <w:tr w:rsidR="00CD112F" w:rsidRPr="0010106F" w14:paraId="4BB64C39" w14:textId="77777777" w:rsidTr="00DE0531">
        <w:trPr>
          <w:trHeight w:val="240"/>
        </w:trPr>
        <w:tc>
          <w:tcPr>
            <w:tcW w:w="1980" w:type="dxa"/>
            <w:gridSpan w:val="2"/>
            <w:tcBorders>
              <w:top w:val="single" w:sz="4" w:space="0" w:color="auto"/>
              <w:left w:val="single" w:sz="4" w:space="0" w:color="auto"/>
              <w:bottom w:val="single" w:sz="4" w:space="0" w:color="auto"/>
              <w:right w:val="single" w:sz="4" w:space="0" w:color="auto"/>
            </w:tcBorders>
          </w:tcPr>
          <w:p w14:paraId="4BB64C35" w14:textId="77777777" w:rsidR="00D0332A" w:rsidRPr="0010106F" w:rsidRDefault="00D0332A" w:rsidP="00AD51BE">
            <w:pPr>
              <w:pStyle w:val="CellHeadingCentered"/>
            </w:pPr>
            <w:r w:rsidRPr="0010106F">
              <w:t>SIZE</w:t>
            </w:r>
          </w:p>
        </w:tc>
        <w:tc>
          <w:tcPr>
            <w:tcW w:w="1530" w:type="dxa"/>
            <w:tcBorders>
              <w:left w:val="single" w:sz="4" w:space="0" w:color="auto"/>
              <w:bottom w:val="single" w:sz="4" w:space="0" w:color="auto"/>
            </w:tcBorders>
          </w:tcPr>
          <w:p w14:paraId="4BB64C36" w14:textId="77777777" w:rsidR="00CD112F" w:rsidRPr="0010106F" w:rsidRDefault="00CD112F" w:rsidP="009C62B2">
            <w:pPr>
              <w:pStyle w:val="CellHeadingCentered"/>
              <w:rPr>
                <w:lang w:val="en-GB"/>
              </w:rPr>
            </w:pPr>
          </w:p>
        </w:tc>
        <w:tc>
          <w:tcPr>
            <w:tcW w:w="1350" w:type="dxa"/>
            <w:tcBorders>
              <w:bottom w:val="single" w:sz="4" w:space="0" w:color="auto"/>
            </w:tcBorders>
          </w:tcPr>
          <w:p w14:paraId="4BB64C37" w14:textId="77777777" w:rsidR="00CD112F" w:rsidRPr="0010106F" w:rsidRDefault="00CD112F" w:rsidP="009C62B2">
            <w:pPr>
              <w:pStyle w:val="CellHeadingCentered"/>
              <w:rPr>
                <w:lang w:val="en-GB"/>
              </w:rPr>
            </w:pPr>
          </w:p>
        </w:tc>
        <w:tc>
          <w:tcPr>
            <w:tcW w:w="3870" w:type="dxa"/>
            <w:gridSpan w:val="2"/>
            <w:tcBorders>
              <w:bottom w:val="single" w:sz="4" w:space="0" w:color="auto"/>
            </w:tcBorders>
          </w:tcPr>
          <w:p w14:paraId="4BB64C38" w14:textId="77777777" w:rsidR="00CD112F" w:rsidRPr="0010106F" w:rsidRDefault="00CD112F" w:rsidP="009C62B2">
            <w:pPr>
              <w:pStyle w:val="CellHeadingCentered"/>
              <w:rPr>
                <w:lang w:val="en-GB"/>
              </w:rPr>
            </w:pPr>
          </w:p>
        </w:tc>
      </w:tr>
      <w:tr w:rsidR="00CD112F" w:rsidRPr="0010106F" w14:paraId="4BB64C41" w14:textId="77777777" w:rsidTr="00DE0531">
        <w:trPr>
          <w:trHeight w:val="240"/>
        </w:trPr>
        <w:tc>
          <w:tcPr>
            <w:tcW w:w="900" w:type="dxa"/>
            <w:tcBorders>
              <w:top w:val="single" w:sz="4" w:space="0" w:color="auto"/>
              <w:left w:val="single" w:sz="4" w:space="0" w:color="auto"/>
              <w:bottom w:val="single" w:sz="4" w:space="0" w:color="auto"/>
              <w:right w:val="single" w:sz="4" w:space="0" w:color="auto"/>
            </w:tcBorders>
          </w:tcPr>
          <w:p w14:paraId="4BB64C3A" w14:textId="77777777" w:rsidR="00D0332A" w:rsidRPr="0010106F" w:rsidRDefault="00CD112F" w:rsidP="00AD51BE">
            <w:pPr>
              <w:pStyle w:val="CellHeadingCentered"/>
            </w:pPr>
            <w:r w:rsidRPr="0010106F">
              <w:t>DN</w:t>
            </w:r>
          </w:p>
          <w:p w14:paraId="4BB64C3B" w14:textId="77777777" w:rsidR="00D0332A" w:rsidRPr="0010106F" w:rsidRDefault="00D0332A" w:rsidP="00AD51BE">
            <w:pPr>
              <w:pStyle w:val="CellHeadingCentered"/>
            </w:pPr>
          </w:p>
        </w:tc>
        <w:tc>
          <w:tcPr>
            <w:tcW w:w="1080" w:type="dxa"/>
            <w:tcBorders>
              <w:top w:val="single" w:sz="4" w:space="0" w:color="auto"/>
              <w:left w:val="single" w:sz="4" w:space="0" w:color="auto"/>
              <w:bottom w:val="single" w:sz="4" w:space="0" w:color="auto"/>
              <w:right w:val="single" w:sz="4" w:space="0" w:color="auto"/>
            </w:tcBorders>
          </w:tcPr>
          <w:p w14:paraId="4BB64C3C" w14:textId="77777777" w:rsidR="00D0332A" w:rsidRPr="0010106F" w:rsidRDefault="00CD112F" w:rsidP="00AD51BE">
            <w:pPr>
              <w:pStyle w:val="CellHeadingCentered"/>
            </w:pPr>
            <w:r w:rsidRPr="0010106F">
              <w:t>NPS</w:t>
            </w:r>
          </w:p>
          <w:p w14:paraId="4BB64C3D" w14:textId="77777777" w:rsidR="00D0332A" w:rsidRPr="0010106F" w:rsidRDefault="00CD112F" w:rsidP="00AD51BE">
            <w:pPr>
              <w:pStyle w:val="CellHeadingCentered"/>
              <w:rPr>
                <w:sz w:val="16"/>
              </w:rPr>
            </w:pPr>
            <w:r w:rsidRPr="0010106F">
              <w:rPr>
                <w:sz w:val="16"/>
              </w:rPr>
              <w:t>(INCHES)</w:t>
            </w:r>
          </w:p>
        </w:tc>
        <w:tc>
          <w:tcPr>
            <w:tcW w:w="1530" w:type="dxa"/>
            <w:tcBorders>
              <w:top w:val="single" w:sz="4" w:space="0" w:color="auto"/>
              <w:left w:val="single" w:sz="4" w:space="0" w:color="auto"/>
              <w:bottom w:val="single" w:sz="4" w:space="0" w:color="auto"/>
              <w:right w:val="single" w:sz="4" w:space="0" w:color="auto"/>
            </w:tcBorders>
          </w:tcPr>
          <w:p w14:paraId="4BB64C3E" w14:textId="77777777" w:rsidR="00D0332A" w:rsidRPr="0010106F" w:rsidRDefault="00CD112F" w:rsidP="00AD51BE">
            <w:pPr>
              <w:pStyle w:val="CellHeadingCentered"/>
              <w:rPr>
                <w:lang w:val="en-GB"/>
              </w:rPr>
            </w:pPr>
            <w:r w:rsidRPr="0010106F">
              <w:rPr>
                <w:lang w:val="en-GB"/>
              </w:rPr>
              <w:t>Inner Layer</w:t>
            </w:r>
            <w:r w:rsidRPr="0010106F">
              <w:t xml:space="preserve"> </w:t>
            </w:r>
            <w:r w:rsidRPr="0010106F">
              <w:rPr>
                <w:lang w:val="en-GB"/>
              </w:rPr>
              <w:t>Thickness</w:t>
            </w:r>
          </w:p>
        </w:tc>
        <w:tc>
          <w:tcPr>
            <w:tcW w:w="1620" w:type="dxa"/>
            <w:gridSpan w:val="2"/>
            <w:tcBorders>
              <w:top w:val="single" w:sz="4" w:space="0" w:color="auto"/>
              <w:left w:val="single" w:sz="4" w:space="0" w:color="auto"/>
              <w:bottom w:val="single" w:sz="4" w:space="0" w:color="auto"/>
              <w:right w:val="single" w:sz="4" w:space="0" w:color="auto"/>
            </w:tcBorders>
          </w:tcPr>
          <w:p w14:paraId="4BB64C3F" w14:textId="77777777" w:rsidR="00D0332A" w:rsidRPr="0010106F" w:rsidRDefault="00CD112F" w:rsidP="00AD51BE">
            <w:pPr>
              <w:pStyle w:val="CellHeadingCentered"/>
              <w:rPr>
                <w:lang w:val="en-GB"/>
              </w:rPr>
            </w:pPr>
            <w:r w:rsidRPr="0010106F">
              <w:rPr>
                <w:lang w:val="en-GB"/>
              </w:rPr>
              <w:t>Outer</w:t>
            </w:r>
            <w:r w:rsidRPr="0010106F">
              <w:t xml:space="preserve"> </w:t>
            </w:r>
            <w:r w:rsidRPr="0010106F">
              <w:rPr>
                <w:lang w:val="en-GB"/>
              </w:rPr>
              <w:t>Layer</w:t>
            </w:r>
            <w:r w:rsidRPr="0010106F">
              <w:t xml:space="preserve"> </w:t>
            </w:r>
            <w:r w:rsidRPr="0010106F">
              <w:rPr>
                <w:lang w:val="en-GB"/>
              </w:rPr>
              <w:t>Thickness</w:t>
            </w:r>
          </w:p>
        </w:tc>
        <w:tc>
          <w:tcPr>
            <w:tcW w:w="3600" w:type="dxa"/>
            <w:tcBorders>
              <w:top w:val="single" w:sz="4" w:space="0" w:color="auto"/>
              <w:left w:val="single" w:sz="4" w:space="0" w:color="auto"/>
              <w:bottom w:val="single" w:sz="4" w:space="0" w:color="auto"/>
              <w:right w:val="single" w:sz="4" w:space="0" w:color="auto"/>
            </w:tcBorders>
          </w:tcPr>
          <w:p w14:paraId="4BB64C40" w14:textId="77777777" w:rsidR="00D0332A" w:rsidRPr="0010106F" w:rsidRDefault="00CD112F" w:rsidP="00AD51BE">
            <w:pPr>
              <w:pStyle w:val="CellHeadingCentered"/>
              <w:rPr>
                <w:lang w:val="en-GB"/>
              </w:rPr>
            </w:pPr>
            <w:r w:rsidRPr="0010106F">
              <w:rPr>
                <w:lang w:val="en-GB"/>
              </w:rPr>
              <w:t>Total Insulation Thickness</w:t>
            </w:r>
          </w:p>
        </w:tc>
      </w:tr>
      <w:tr w:rsidR="00CD112F" w:rsidRPr="0010106F" w14:paraId="4BB64C47" w14:textId="77777777" w:rsidTr="00DE0531">
        <w:trPr>
          <w:trHeight w:val="285"/>
        </w:trPr>
        <w:tc>
          <w:tcPr>
            <w:tcW w:w="900" w:type="dxa"/>
            <w:tcBorders>
              <w:top w:val="single" w:sz="4" w:space="0" w:color="auto"/>
              <w:left w:val="single" w:sz="4" w:space="0" w:color="auto"/>
              <w:bottom w:val="single" w:sz="4" w:space="0" w:color="auto"/>
              <w:right w:val="single" w:sz="4" w:space="0" w:color="auto"/>
            </w:tcBorders>
          </w:tcPr>
          <w:p w14:paraId="4BB64C42" w14:textId="77777777" w:rsidR="00D0332A" w:rsidRPr="0010106F" w:rsidRDefault="00CD112F" w:rsidP="00AD51BE">
            <w:pPr>
              <w:pStyle w:val="CellBodyCentered"/>
              <w:rPr>
                <w:lang w:val="en-GB"/>
              </w:rPr>
            </w:pPr>
            <w:r w:rsidRPr="0010106F">
              <w:t>15</w:t>
            </w:r>
            <w:r w:rsidRPr="0010106F">
              <w:rPr>
                <w:lang w:val="en-GB"/>
              </w:rPr>
              <w:t>0</w:t>
            </w:r>
          </w:p>
        </w:tc>
        <w:tc>
          <w:tcPr>
            <w:tcW w:w="1080" w:type="dxa"/>
            <w:tcBorders>
              <w:top w:val="single" w:sz="4" w:space="0" w:color="auto"/>
              <w:left w:val="single" w:sz="4" w:space="0" w:color="auto"/>
              <w:bottom w:val="single" w:sz="4" w:space="0" w:color="auto"/>
              <w:right w:val="single" w:sz="4" w:space="0" w:color="auto"/>
            </w:tcBorders>
          </w:tcPr>
          <w:p w14:paraId="4BB64C43" w14:textId="77777777" w:rsidR="00D0332A" w:rsidRPr="0010106F" w:rsidRDefault="00CD112F" w:rsidP="00AD51BE">
            <w:pPr>
              <w:pStyle w:val="CellBodyCentered"/>
              <w:rPr>
                <w:w w:val="0"/>
                <w:lang w:val="en-GB"/>
              </w:rPr>
            </w:pPr>
            <w:r w:rsidRPr="0010106F">
              <w:rPr>
                <w:lang w:val="en-GB"/>
              </w:rPr>
              <w:t>6</w:t>
            </w:r>
          </w:p>
        </w:tc>
        <w:tc>
          <w:tcPr>
            <w:tcW w:w="1530" w:type="dxa"/>
            <w:tcBorders>
              <w:top w:val="single" w:sz="4" w:space="0" w:color="auto"/>
              <w:left w:val="single" w:sz="4" w:space="0" w:color="auto"/>
              <w:bottom w:val="single" w:sz="4" w:space="0" w:color="auto"/>
              <w:right w:val="single" w:sz="4" w:space="0" w:color="auto"/>
            </w:tcBorders>
          </w:tcPr>
          <w:p w14:paraId="4BB64C44" w14:textId="77777777" w:rsidR="00D0332A" w:rsidRPr="0010106F" w:rsidRDefault="00CD112F" w:rsidP="00AD51BE">
            <w:pPr>
              <w:pStyle w:val="CellBodyCentered"/>
              <w:rPr>
                <w:w w:val="0"/>
                <w:lang w:val="en-GB"/>
              </w:rPr>
            </w:pPr>
            <w:r w:rsidRPr="0010106F">
              <w:rPr>
                <w:lang w:val="en-GB"/>
              </w:rPr>
              <w:t>30 mm</w:t>
            </w:r>
          </w:p>
        </w:tc>
        <w:tc>
          <w:tcPr>
            <w:tcW w:w="1620" w:type="dxa"/>
            <w:gridSpan w:val="2"/>
            <w:tcBorders>
              <w:top w:val="single" w:sz="4" w:space="0" w:color="auto"/>
              <w:left w:val="single" w:sz="4" w:space="0" w:color="auto"/>
              <w:bottom w:val="single" w:sz="4" w:space="0" w:color="auto"/>
              <w:right w:val="single" w:sz="4" w:space="0" w:color="auto"/>
            </w:tcBorders>
          </w:tcPr>
          <w:p w14:paraId="4BB64C45" w14:textId="77777777" w:rsidR="00D0332A" w:rsidRPr="0010106F" w:rsidRDefault="00CD112F" w:rsidP="00AD51BE">
            <w:pPr>
              <w:pStyle w:val="CellBodyCentered"/>
              <w:rPr>
                <w:w w:val="0"/>
              </w:rPr>
            </w:pPr>
            <w:r w:rsidRPr="0010106F">
              <w:rPr>
                <w:lang w:val="en-GB"/>
              </w:rPr>
              <w:t>30 mm</w:t>
            </w:r>
          </w:p>
        </w:tc>
        <w:tc>
          <w:tcPr>
            <w:tcW w:w="3600" w:type="dxa"/>
            <w:tcBorders>
              <w:top w:val="single" w:sz="4" w:space="0" w:color="auto"/>
              <w:left w:val="single" w:sz="4" w:space="0" w:color="auto"/>
              <w:bottom w:val="single" w:sz="4" w:space="0" w:color="auto"/>
              <w:right w:val="single" w:sz="4" w:space="0" w:color="auto"/>
            </w:tcBorders>
          </w:tcPr>
          <w:p w14:paraId="4BB64C46" w14:textId="77777777" w:rsidR="00D0332A" w:rsidRPr="0010106F" w:rsidRDefault="00CD112F" w:rsidP="00AD51BE">
            <w:pPr>
              <w:pStyle w:val="CellBodyCentered"/>
              <w:rPr>
                <w:w w:val="0"/>
                <w:lang w:val="en-GB"/>
              </w:rPr>
            </w:pPr>
            <w:r w:rsidRPr="0010106F">
              <w:rPr>
                <w:lang w:val="en-GB"/>
              </w:rPr>
              <w:t>60 mm</w:t>
            </w:r>
          </w:p>
        </w:tc>
      </w:tr>
    </w:tbl>
    <w:p w14:paraId="4BB64C48" w14:textId="77777777" w:rsidR="00D0332A" w:rsidRPr="0010106F" w:rsidRDefault="00314BAB" w:rsidP="00AD51BE">
      <w:pPr>
        <w:pStyle w:val="Heading2"/>
      </w:pPr>
      <w:r w:rsidRPr="0010106F">
        <w:br w:type="page"/>
      </w:r>
      <w:bookmarkStart w:id="4950" w:name="_Toc117352253"/>
      <w:r w:rsidR="00CD112F" w:rsidRPr="0010106F">
        <w:lastRenderedPageBreak/>
        <w:t>Piping Systems Insulation Selection Table</w:t>
      </w:r>
      <w:bookmarkEnd w:id="4950"/>
    </w:p>
    <w:tbl>
      <w:tblPr>
        <w:tblW w:w="864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660"/>
      </w:tblGrid>
      <w:tr w:rsidR="00CD112F" w:rsidRPr="0010106F" w14:paraId="4BB64C4A" w14:textId="77777777" w:rsidTr="00DE0531">
        <w:tc>
          <w:tcPr>
            <w:tcW w:w="8640" w:type="dxa"/>
            <w:gridSpan w:val="2"/>
            <w:tcBorders>
              <w:top w:val="nil"/>
              <w:left w:val="nil"/>
              <w:bottom w:val="single" w:sz="4" w:space="0" w:color="auto"/>
              <w:right w:val="nil"/>
            </w:tcBorders>
          </w:tcPr>
          <w:p w14:paraId="4BB64C49" w14:textId="69BED16D" w:rsidR="00D0332A" w:rsidRPr="0010106F" w:rsidRDefault="00CD112F" w:rsidP="006C7644">
            <w:pPr>
              <w:pStyle w:val="TableTitle1"/>
              <w:numPr>
                <w:ilvl w:val="0"/>
                <w:numId w:val="0"/>
              </w:numPr>
              <w:ind w:left="720"/>
            </w:pPr>
            <w:bookmarkStart w:id="4951" w:name="_Toc322011432"/>
            <w:r w:rsidRPr="00097CCF">
              <w:t xml:space="preserve">Table </w:t>
            </w:r>
            <w:r w:rsidR="00C52EB6" w:rsidRPr="00097CCF">
              <w:t>1</w:t>
            </w:r>
            <w:r w:rsidR="000C2381">
              <w:t>2</w:t>
            </w:r>
            <w:r w:rsidRPr="00097CCF">
              <w:t>:</w:t>
            </w:r>
            <w:r w:rsidRPr="0010106F">
              <w:t xml:space="preserve"> </w:t>
            </w:r>
            <w:r w:rsidR="00314BAB" w:rsidRPr="0010106F">
              <w:t>Piping Systems Insulation Selection Table</w:t>
            </w:r>
            <w:bookmarkEnd w:id="4951"/>
          </w:p>
        </w:tc>
      </w:tr>
      <w:tr w:rsidR="00CD112F" w:rsidRPr="0010106F" w14:paraId="4BB64C4D"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4B" w14:textId="77777777" w:rsidR="00D0332A" w:rsidRPr="0010106F" w:rsidRDefault="00CD112F" w:rsidP="00AD51BE">
            <w:pPr>
              <w:pStyle w:val="CellHeadingCentered"/>
            </w:pPr>
            <w:r w:rsidRPr="0010106F">
              <w:t>INSULATION CODE</w:t>
            </w:r>
          </w:p>
        </w:tc>
        <w:tc>
          <w:tcPr>
            <w:tcW w:w="6660" w:type="dxa"/>
            <w:tcBorders>
              <w:top w:val="single" w:sz="4" w:space="0" w:color="auto"/>
              <w:left w:val="single" w:sz="4" w:space="0" w:color="auto"/>
              <w:bottom w:val="single" w:sz="4" w:space="0" w:color="auto"/>
              <w:right w:val="single" w:sz="4" w:space="0" w:color="auto"/>
            </w:tcBorders>
          </w:tcPr>
          <w:p w14:paraId="4BB64C4C" w14:textId="77777777" w:rsidR="00D0332A" w:rsidRPr="0010106F" w:rsidRDefault="00CD112F" w:rsidP="00AD51BE">
            <w:pPr>
              <w:pStyle w:val="CellHeadingCentered"/>
            </w:pPr>
            <w:r w:rsidRPr="0010106F">
              <w:t>INSULATION CATEGORY</w:t>
            </w:r>
          </w:p>
        </w:tc>
      </w:tr>
      <w:tr w:rsidR="00CD112F" w:rsidRPr="0010106F" w14:paraId="4BB64C50"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4E" w14:textId="77777777" w:rsidR="00D0332A" w:rsidRPr="0010106F" w:rsidRDefault="00CD112F" w:rsidP="00AD51BE">
            <w:pPr>
              <w:pStyle w:val="CellBodyCentered"/>
            </w:pPr>
            <w:r w:rsidRPr="0010106F">
              <w:t>AC</w:t>
            </w:r>
          </w:p>
        </w:tc>
        <w:tc>
          <w:tcPr>
            <w:tcW w:w="6660" w:type="dxa"/>
            <w:tcBorders>
              <w:top w:val="single" w:sz="4" w:space="0" w:color="auto"/>
              <w:left w:val="single" w:sz="4" w:space="0" w:color="auto"/>
              <w:bottom w:val="single" w:sz="4" w:space="0" w:color="auto"/>
              <w:right w:val="single" w:sz="4" w:space="0" w:color="auto"/>
            </w:tcBorders>
          </w:tcPr>
          <w:p w14:paraId="4BB64C4F" w14:textId="77777777" w:rsidR="00D0332A" w:rsidRPr="0010106F" w:rsidRDefault="00CD112F" w:rsidP="00AD51BE">
            <w:pPr>
              <w:pStyle w:val="CellBody"/>
              <w:rPr>
                <w:w w:val="0"/>
              </w:rPr>
            </w:pPr>
            <w:r w:rsidRPr="0010106F">
              <w:t>Anti-Condensation</w:t>
            </w:r>
          </w:p>
        </w:tc>
      </w:tr>
      <w:tr w:rsidR="00CD112F" w:rsidRPr="0010106F" w14:paraId="4BB64C53"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51" w14:textId="77777777" w:rsidR="00D0332A" w:rsidRPr="0010106F" w:rsidRDefault="00CD112F" w:rsidP="00AD51BE">
            <w:pPr>
              <w:pStyle w:val="CellBodyCentered"/>
              <w:rPr>
                <w:w w:val="0"/>
              </w:rPr>
            </w:pPr>
            <w:r w:rsidRPr="0010106F">
              <w:t>AI</w:t>
            </w:r>
          </w:p>
        </w:tc>
        <w:tc>
          <w:tcPr>
            <w:tcW w:w="6660" w:type="dxa"/>
            <w:tcBorders>
              <w:top w:val="single" w:sz="4" w:space="0" w:color="auto"/>
              <w:left w:val="single" w:sz="4" w:space="0" w:color="auto"/>
              <w:bottom w:val="single" w:sz="4" w:space="0" w:color="auto"/>
              <w:right w:val="single" w:sz="4" w:space="0" w:color="auto"/>
            </w:tcBorders>
          </w:tcPr>
          <w:p w14:paraId="4BB64C52" w14:textId="77777777" w:rsidR="00D0332A" w:rsidRPr="0010106F" w:rsidRDefault="00CD112F" w:rsidP="00AD51BE">
            <w:pPr>
              <w:pStyle w:val="CellBody"/>
              <w:rPr>
                <w:w w:val="0"/>
              </w:rPr>
            </w:pPr>
            <w:r w:rsidRPr="0010106F">
              <w:t>Acoustic</w:t>
            </w:r>
          </w:p>
        </w:tc>
      </w:tr>
      <w:tr w:rsidR="00CD112F" w:rsidRPr="0010106F" w14:paraId="4BB64C56"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54" w14:textId="77777777" w:rsidR="00D0332A" w:rsidRPr="0010106F" w:rsidRDefault="00CD112F" w:rsidP="00AD51BE">
            <w:pPr>
              <w:pStyle w:val="CellBodyCentered"/>
              <w:rPr>
                <w:w w:val="0"/>
              </w:rPr>
            </w:pPr>
            <w:r w:rsidRPr="0010106F">
              <w:t>ATWX</w:t>
            </w:r>
          </w:p>
        </w:tc>
        <w:tc>
          <w:tcPr>
            <w:tcW w:w="6660" w:type="dxa"/>
            <w:tcBorders>
              <w:top w:val="single" w:sz="4" w:space="0" w:color="auto"/>
              <w:left w:val="single" w:sz="4" w:space="0" w:color="auto"/>
              <w:bottom w:val="single" w:sz="4" w:space="0" w:color="auto"/>
              <w:right w:val="single" w:sz="4" w:space="0" w:color="auto"/>
            </w:tcBorders>
          </w:tcPr>
          <w:p w14:paraId="4BB64C55" w14:textId="77777777" w:rsidR="00D0332A" w:rsidRPr="0010106F" w:rsidRDefault="00CD112F" w:rsidP="00AD51BE">
            <w:pPr>
              <w:pStyle w:val="CellBody"/>
              <w:rPr>
                <w:w w:val="0"/>
              </w:rPr>
            </w:pPr>
            <w:r w:rsidRPr="0010106F">
              <w:t>Acoustic with Electric Tracing (X denotes tracing temperature)</w:t>
            </w:r>
          </w:p>
        </w:tc>
      </w:tr>
      <w:tr w:rsidR="00CD112F" w:rsidRPr="0010106F" w14:paraId="4BB64C59"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57" w14:textId="77777777" w:rsidR="00D0332A" w:rsidRPr="0010106F" w:rsidRDefault="00CD112F" w:rsidP="00AD51BE">
            <w:pPr>
              <w:pStyle w:val="CellBodyCentered"/>
              <w:rPr>
                <w:w w:val="0"/>
              </w:rPr>
            </w:pPr>
            <w:r w:rsidRPr="0010106F">
              <w:t>CI</w:t>
            </w:r>
          </w:p>
        </w:tc>
        <w:tc>
          <w:tcPr>
            <w:tcW w:w="6660" w:type="dxa"/>
            <w:tcBorders>
              <w:top w:val="single" w:sz="4" w:space="0" w:color="auto"/>
              <w:left w:val="single" w:sz="4" w:space="0" w:color="auto"/>
              <w:bottom w:val="single" w:sz="4" w:space="0" w:color="auto"/>
              <w:right w:val="single" w:sz="4" w:space="0" w:color="auto"/>
            </w:tcBorders>
          </w:tcPr>
          <w:p w14:paraId="4BB64C58" w14:textId="77777777" w:rsidR="00D0332A" w:rsidRPr="0010106F" w:rsidRDefault="00CD112F" w:rsidP="00AD51BE">
            <w:pPr>
              <w:pStyle w:val="CellBody"/>
              <w:rPr>
                <w:w w:val="0"/>
              </w:rPr>
            </w:pPr>
            <w:r w:rsidRPr="0010106F">
              <w:t xml:space="preserve">Cold Conservation  </w:t>
            </w:r>
          </w:p>
        </w:tc>
      </w:tr>
      <w:tr w:rsidR="00CD112F" w:rsidRPr="0010106F" w14:paraId="4BB64C5C"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5A" w14:textId="77777777" w:rsidR="00D0332A" w:rsidRPr="0010106F" w:rsidRDefault="00CD112F" w:rsidP="00AD51BE">
            <w:pPr>
              <w:pStyle w:val="CellBodyCentered"/>
              <w:rPr>
                <w:w w:val="0"/>
              </w:rPr>
            </w:pPr>
            <w:r w:rsidRPr="0010106F">
              <w:t>CIWX</w:t>
            </w:r>
          </w:p>
        </w:tc>
        <w:tc>
          <w:tcPr>
            <w:tcW w:w="6660" w:type="dxa"/>
            <w:tcBorders>
              <w:top w:val="single" w:sz="4" w:space="0" w:color="auto"/>
              <w:left w:val="single" w:sz="4" w:space="0" w:color="auto"/>
              <w:bottom w:val="single" w:sz="4" w:space="0" w:color="auto"/>
              <w:right w:val="single" w:sz="4" w:space="0" w:color="auto"/>
            </w:tcBorders>
          </w:tcPr>
          <w:p w14:paraId="4BB64C5B" w14:textId="77777777" w:rsidR="00D0332A" w:rsidRPr="0010106F" w:rsidRDefault="00CD112F" w:rsidP="00AD51BE">
            <w:pPr>
              <w:pStyle w:val="CellBody"/>
              <w:rPr>
                <w:w w:val="0"/>
              </w:rPr>
            </w:pPr>
            <w:r w:rsidRPr="0010106F">
              <w:t>Cold Conservation with Electric Tracing (X denotes tracing temperature)</w:t>
            </w:r>
          </w:p>
        </w:tc>
      </w:tr>
      <w:tr w:rsidR="00CD112F" w:rsidRPr="0010106F" w14:paraId="4BB64C5F"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5D" w14:textId="77777777" w:rsidR="00D0332A" w:rsidRPr="0010106F" w:rsidRDefault="00CD112F" w:rsidP="00AD51BE">
            <w:pPr>
              <w:pStyle w:val="CellBodyCentered"/>
              <w:rPr>
                <w:w w:val="0"/>
              </w:rPr>
            </w:pPr>
            <w:r w:rsidRPr="0010106F">
              <w:t>FP</w:t>
            </w:r>
          </w:p>
        </w:tc>
        <w:tc>
          <w:tcPr>
            <w:tcW w:w="6660" w:type="dxa"/>
            <w:tcBorders>
              <w:top w:val="single" w:sz="4" w:space="0" w:color="auto"/>
              <w:left w:val="single" w:sz="4" w:space="0" w:color="auto"/>
              <w:bottom w:val="single" w:sz="4" w:space="0" w:color="auto"/>
              <w:right w:val="single" w:sz="4" w:space="0" w:color="auto"/>
            </w:tcBorders>
          </w:tcPr>
          <w:p w14:paraId="4BB64C5E" w14:textId="77777777" w:rsidR="00D0332A" w:rsidRPr="0010106F" w:rsidRDefault="00CD112F" w:rsidP="00AD51BE">
            <w:pPr>
              <w:pStyle w:val="CellBody"/>
              <w:rPr>
                <w:w w:val="0"/>
              </w:rPr>
            </w:pPr>
            <w:r w:rsidRPr="0010106F">
              <w:t>Passive Fire Protection</w:t>
            </w:r>
          </w:p>
        </w:tc>
      </w:tr>
      <w:tr w:rsidR="00CD112F" w:rsidRPr="0010106F" w14:paraId="4BB64C62"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60" w14:textId="77777777" w:rsidR="00D0332A" w:rsidRPr="0010106F" w:rsidRDefault="00CD112F" w:rsidP="00AD51BE">
            <w:pPr>
              <w:pStyle w:val="CellBodyCentered"/>
              <w:rPr>
                <w:w w:val="0"/>
              </w:rPr>
            </w:pPr>
            <w:r w:rsidRPr="0010106F">
              <w:t>HC</w:t>
            </w:r>
          </w:p>
        </w:tc>
        <w:tc>
          <w:tcPr>
            <w:tcW w:w="6660" w:type="dxa"/>
            <w:tcBorders>
              <w:top w:val="single" w:sz="4" w:space="0" w:color="auto"/>
              <w:left w:val="single" w:sz="4" w:space="0" w:color="auto"/>
              <w:bottom w:val="single" w:sz="4" w:space="0" w:color="auto"/>
              <w:right w:val="single" w:sz="4" w:space="0" w:color="auto"/>
            </w:tcBorders>
          </w:tcPr>
          <w:p w14:paraId="4BB64C61" w14:textId="77777777" w:rsidR="00D0332A" w:rsidRPr="0010106F" w:rsidRDefault="00CD112F" w:rsidP="00AD51BE">
            <w:pPr>
              <w:pStyle w:val="CellBody"/>
              <w:rPr>
                <w:w w:val="0"/>
              </w:rPr>
            </w:pPr>
            <w:r w:rsidRPr="0010106F">
              <w:t>Heat Conservation</w:t>
            </w:r>
          </w:p>
        </w:tc>
      </w:tr>
      <w:tr w:rsidR="00CD112F" w:rsidRPr="0010106F" w14:paraId="4BB64C65"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63" w14:textId="77777777" w:rsidR="00D0332A" w:rsidRPr="0010106F" w:rsidRDefault="00CD112F" w:rsidP="00AD51BE">
            <w:pPr>
              <w:pStyle w:val="CellBodyCentered"/>
              <w:rPr>
                <w:w w:val="0"/>
                <w:lang w:val="en-GB"/>
              </w:rPr>
            </w:pPr>
            <w:r w:rsidRPr="0010106F">
              <w:rPr>
                <w:lang w:val="en-GB"/>
              </w:rPr>
              <w:t>HCCT</w:t>
            </w:r>
          </w:p>
        </w:tc>
        <w:tc>
          <w:tcPr>
            <w:tcW w:w="6660" w:type="dxa"/>
            <w:tcBorders>
              <w:top w:val="single" w:sz="4" w:space="0" w:color="auto"/>
              <w:left w:val="single" w:sz="4" w:space="0" w:color="auto"/>
              <w:bottom w:val="single" w:sz="4" w:space="0" w:color="auto"/>
              <w:right w:val="single" w:sz="4" w:space="0" w:color="auto"/>
            </w:tcBorders>
          </w:tcPr>
          <w:p w14:paraId="4BB64C64" w14:textId="77777777" w:rsidR="00D0332A" w:rsidRPr="0010106F" w:rsidRDefault="00CD112F" w:rsidP="00AD51BE">
            <w:pPr>
              <w:pStyle w:val="CellBody"/>
              <w:rPr>
                <w:w w:val="0"/>
                <w:lang w:val="en-GB"/>
              </w:rPr>
            </w:pPr>
            <w:r w:rsidRPr="0010106F">
              <w:rPr>
                <w:lang w:val="en-GB"/>
              </w:rPr>
              <w:t>Heat Conservation for Contro-Trace</w:t>
            </w:r>
          </w:p>
        </w:tc>
      </w:tr>
      <w:tr w:rsidR="00CD112F" w:rsidRPr="0010106F" w14:paraId="4BB64C68"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66" w14:textId="77777777" w:rsidR="00D0332A" w:rsidRPr="0010106F" w:rsidRDefault="00CD112F" w:rsidP="00AD51BE">
            <w:pPr>
              <w:pStyle w:val="CellBodyCentered"/>
              <w:rPr>
                <w:w w:val="0"/>
                <w:lang w:val="en-GB"/>
              </w:rPr>
            </w:pPr>
            <w:r w:rsidRPr="0010106F">
              <w:rPr>
                <w:lang w:val="en-GB"/>
              </w:rPr>
              <w:t>HCSWX</w:t>
            </w:r>
          </w:p>
        </w:tc>
        <w:tc>
          <w:tcPr>
            <w:tcW w:w="6660" w:type="dxa"/>
            <w:tcBorders>
              <w:top w:val="single" w:sz="4" w:space="0" w:color="auto"/>
              <w:left w:val="single" w:sz="4" w:space="0" w:color="auto"/>
              <w:bottom w:val="single" w:sz="4" w:space="0" w:color="auto"/>
              <w:right w:val="single" w:sz="4" w:space="0" w:color="auto"/>
            </w:tcBorders>
          </w:tcPr>
          <w:p w14:paraId="4BB64C67" w14:textId="781AD5FC" w:rsidR="00D0332A" w:rsidRPr="0010106F" w:rsidRDefault="002625BD" w:rsidP="00AD51BE">
            <w:pPr>
              <w:pStyle w:val="CellBody"/>
              <w:rPr>
                <w:w w:val="0"/>
                <w:lang w:val="en-GB"/>
              </w:rPr>
            </w:pPr>
            <w:r w:rsidRPr="0010106F">
              <w:t>Heat Conservation with Process Electric Tracing &amp; Winterisation</w:t>
            </w:r>
            <w:r w:rsidRPr="0010106F" w:rsidDel="002625BD">
              <w:rPr>
                <w:lang w:val="en-GB"/>
              </w:rPr>
              <w:t xml:space="preserve"> </w:t>
            </w:r>
            <w:r w:rsidRPr="0010106F">
              <w:t xml:space="preserve">only </w:t>
            </w:r>
            <w:r w:rsidR="00CD112F" w:rsidRPr="0010106F">
              <w:rPr>
                <w:lang w:val="en-GB"/>
              </w:rPr>
              <w:t xml:space="preserve">of Small Branches, Deadlegs, Drains etc. </w:t>
            </w:r>
            <w:r w:rsidRPr="0010106F">
              <w:rPr>
                <w:lang w:val="en-GB"/>
              </w:rPr>
              <w:t xml:space="preserve">From Main Lines not subject to heat conservation </w:t>
            </w:r>
            <w:r w:rsidR="00CD112F" w:rsidRPr="0010106F">
              <w:rPr>
                <w:lang w:val="en-GB"/>
              </w:rPr>
              <w:t>( X denotes tracing temperature)</w:t>
            </w:r>
          </w:p>
        </w:tc>
      </w:tr>
      <w:tr w:rsidR="00CD112F" w:rsidRPr="0010106F" w14:paraId="4BB64C6C"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69" w14:textId="77777777" w:rsidR="00D0332A" w:rsidRPr="0010106F" w:rsidRDefault="00CD112F" w:rsidP="00AD51BE">
            <w:pPr>
              <w:pStyle w:val="CellBodyCentered"/>
              <w:rPr>
                <w:w w:val="0"/>
              </w:rPr>
            </w:pPr>
            <w:r w:rsidRPr="0010106F">
              <w:t>HCWX</w:t>
            </w:r>
          </w:p>
        </w:tc>
        <w:tc>
          <w:tcPr>
            <w:tcW w:w="6660" w:type="dxa"/>
            <w:tcBorders>
              <w:top w:val="single" w:sz="4" w:space="0" w:color="auto"/>
              <w:left w:val="single" w:sz="4" w:space="0" w:color="auto"/>
              <w:bottom w:val="single" w:sz="4" w:space="0" w:color="auto"/>
              <w:right w:val="single" w:sz="4" w:space="0" w:color="auto"/>
            </w:tcBorders>
          </w:tcPr>
          <w:p w14:paraId="4BB64C6A" w14:textId="77777777" w:rsidR="00D0332A" w:rsidRPr="0010106F" w:rsidRDefault="00CD112F" w:rsidP="00AD51BE">
            <w:pPr>
              <w:pStyle w:val="CellBody"/>
              <w:rPr>
                <w:w w:val="0"/>
              </w:rPr>
            </w:pPr>
            <w:r w:rsidRPr="0010106F">
              <w:t xml:space="preserve">Heat Conservation with Process Electric Tracing &amp; Winterisation </w:t>
            </w:r>
          </w:p>
          <w:p w14:paraId="4BB64C6B" w14:textId="77777777" w:rsidR="00D0332A" w:rsidRPr="0010106F" w:rsidRDefault="00CD112F" w:rsidP="00AD51BE">
            <w:pPr>
              <w:pStyle w:val="CellBody"/>
              <w:rPr>
                <w:w w:val="0"/>
              </w:rPr>
            </w:pPr>
            <w:r w:rsidRPr="0010106F">
              <w:t>(X denotes tracing temperature)</w:t>
            </w:r>
          </w:p>
        </w:tc>
      </w:tr>
      <w:tr w:rsidR="00CD112F" w:rsidRPr="0010106F" w14:paraId="4BB64C70"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6D" w14:textId="77777777" w:rsidR="00D0332A" w:rsidRPr="0010106F" w:rsidRDefault="00CD112F" w:rsidP="00AD51BE">
            <w:pPr>
              <w:pStyle w:val="CellBodyCentered"/>
              <w:rPr>
                <w:w w:val="0"/>
              </w:rPr>
            </w:pPr>
            <w:r w:rsidRPr="0010106F">
              <w:t>HC</w:t>
            </w:r>
            <w:r w:rsidRPr="0010106F">
              <w:rPr>
                <w:lang w:val="en-GB"/>
              </w:rPr>
              <w:t>D</w:t>
            </w:r>
            <w:r w:rsidRPr="0010106F">
              <w:t>WX</w:t>
            </w:r>
          </w:p>
        </w:tc>
        <w:tc>
          <w:tcPr>
            <w:tcW w:w="6660" w:type="dxa"/>
            <w:tcBorders>
              <w:top w:val="single" w:sz="4" w:space="0" w:color="auto"/>
              <w:left w:val="single" w:sz="4" w:space="0" w:color="auto"/>
              <w:bottom w:val="single" w:sz="4" w:space="0" w:color="auto"/>
              <w:right w:val="single" w:sz="4" w:space="0" w:color="auto"/>
            </w:tcBorders>
          </w:tcPr>
          <w:p w14:paraId="4BB64C6E" w14:textId="77777777" w:rsidR="00D0332A" w:rsidRPr="0010106F" w:rsidRDefault="00CD112F" w:rsidP="00AD51BE">
            <w:pPr>
              <w:pStyle w:val="CellBody"/>
              <w:rPr>
                <w:w w:val="0"/>
              </w:rPr>
            </w:pPr>
            <w:r w:rsidRPr="0010106F">
              <w:t>Heat Conservation with Process Electric Tracing &amp; Winterisation</w:t>
            </w:r>
            <w:r w:rsidRPr="0010106F">
              <w:rPr>
                <w:lang w:val="en-GB"/>
              </w:rPr>
              <w:t>,</w:t>
            </w:r>
            <w:r w:rsidRPr="0010106F">
              <w:t xml:space="preserve"> </w:t>
            </w:r>
          </w:p>
          <w:p w14:paraId="4BB64C6F" w14:textId="77777777" w:rsidR="00D0332A" w:rsidRPr="0010106F" w:rsidRDefault="00CD112F" w:rsidP="00AD51BE">
            <w:pPr>
              <w:pStyle w:val="CellBody"/>
              <w:rPr>
                <w:w w:val="0"/>
              </w:rPr>
            </w:pPr>
            <w:r w:rsidRPr="0010106F">
              <w:rPr>
                <w:lang w:val="en-GB"/>
              </w:rPr>
              <w:t xml:space="preserve">with Double Layer Insulation, for Lines Operating Above </w:t>
            </w:r>
            <w:r w:rsidR="00D0332A" w:rsidRPr="0010106F">
              <w:rPr>
                <w:lang w:val="en-GB"/>
              </w:rPr>
              <w:t>+179 deg.C.</w:t>
            </w:r>
            <w:r w:rsidRPr="0010106F">
              <w:rPr>
                <w:lang w:val="en-GB"/>
              </w:rPr>
              <w:t xml:space="preserve"> </w:t>
            </w:r>
            <w:r w:rsidRPr="0010106F">
              <w:t>(X denotes tracing temperature)</w:t>
            </w:r>
          </w:p>
        </w:tc>
      </w:tr>
      <w:tr w:rsidR="00CD112F" w:rsidRPr="0010106F" w14:paraId="4BB64C73"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71" w14:textId="77777777" w:rsidR="00D0332A" w:rsidRPr="0010106F" w:rsidRDefault="00CD112F" w:rsidP="00AD51BE">
            <w:pPr>
              <w:pStyle w:val="CellBodyCentered"/>
              <w:rPr>
                <w:w w:val="0"/>
                <w:lang w:val="en-GB"/>
              </w:rPr>
            </w:pPr>
            <w:r w:rsidRPr="0010106F">
              <w:t>HCWX</w:t>
            </w:r>
            <w:r w:rsidRPr="0010106F">
              <w:rPr>
                <w:lang w:val="en-GB"/>
              </w:rPr>
              <w:t>H</w:t>
            </w:r>
          </w:p>
        </w:tc>
        <w:tc>
          <w:tcPr>
            <w:tcW w:w="6660" w:type="dxa"/>
            <w:tcBorders>
              <w:top w:val="single" w:sz="4" w:space="0" w:color="auto"/>
              <w:left w:val="single" w:sz="4" w:space="0" w:color="auto"/>
              <w:bottom w:val="single" w:sz="4" w:space="0" w:color="auto"/>
              <w:right w:val="single" w:sz="4" w:space="0" w:color="auto"/>
            </w:tcBorders>
          </w:tcPr>
          <w:p w14:paraId="4BB64C72" w14:textId="77777777" w:rsidR="00D0332A" w:rsidRPr="0010106F" w:rsidRDefault="00CD112F" w:rsidP="00AD51BE">
            <w:pPr>
              <w:pStyle w:val="CellBody"/>
              <w:rPr>
                <w:w w:val="0"/>
              </w:rPr>
            </w:pPr>
            <w:r w:rsidRPr="0010106F">
              <w:t xml:space="preserve">Heat Conservation with Process </w:t>
            </w:r>
            <w:r w:rsidRPr="0010106F">
              <w:rPr>
                <w:lang w:val="en-GB"/>
              </w:rPr>
              <w:t xml:space="preserve">High Integrity </w:t>
            </w:r>
            <w:r w:rsidRPr="0010106F">
              <w:t>Electric Tracing &amp; Winterisation (X denotes tracing temperature)</w:t>
            </w:r>
          </w:p>
        </w:tc>
      </w:tr>
      <w:tr w:rsidR="00CD112F" w:rsidRPr="0010106F" w14:paraId="4BB64C76"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74" w14:textId="77777777" w:rsidR="00D0332A" w:rsidRPr="0010106F" w:rsidRDefault="00CD112F" w:rsidP="00AD51BE">
            <w:pPr>
              <w:pStyle w:val="CellBodyCentered"/>
              <w:rPr>
                <w:w w:val="0"/>
              </w:rPr>
            </w:pPr>
            <w:r w:rsidRPr="0010106F">
              <w:t>PP</w:t>
            </w:r>
          </w:p>
        </w:tc>
        <w:tc>
          <w:tcPr>
            <w:tcW w:w="6660" w:type="dxa"/>
            <w:tcBorders>
              <w:top w:val="single" w:sz="4" w:space="0" w:color="auto"/>
              <w:left w:val="single" w:sz="4" w:space="0" w:color="auto"/>
              <w:bottom w:val="single" w:sz="4" w:space="0" w:color="auto"/>
              <w:right w:val="single" w:sz="4" w:space="0" w:color="auto"/>
            </w:tcBorders>
          </w:tcPr>
          <w:p w14:paraId="4BB64C75" w14:textId="77777777" w:rsidR="00D0332A" w:rsidRPr="0010106F" w:rsidRDefault="00CD112F" w:rsidP="00AD51BE">
            <w:pPr>
              <w:pStyle w:val="CellBody"/>
              <w:rPr>
                <w:w w:val="0"/>
              </w:rPr>
            </w:pPr>
            <w:r w:rsidRPr="0010106F">
              <w:t>Personnel Protection</w:t>
            </w:r>
          </w:p>
        </w:tc>
      </w:tr>
      <w:tr w:rsidR="00CD112F" w:rsidRPr="0010106F" w14:paraId="4BB64C79"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77" w14:textId="77777777" w:rsidR="00D0332A" w:rsidRPr="0010106F" w:rsidRDefault="00CD112F" w:rsidP="00AD51BE">
            <w:pPr>
              <w:pStyle w:val="CellBodyCentered"/>
              <w:rPr>
                <w:w w:val="0"/>
                <w:lang w:val="en-GB"/>
              </w:rPr>
            </w:pPr>
            <w:r w:rsidRPr="0010106F">
              <w:t>PP</w:t>
            </w:r>
            <w:r w:rsidRPr="0010106F">
              <w:rPr>
                <w:lang w:val="en-GB"/>
              </w:rPr>
              <w:t>C</w:t>
            </w:r>
          </w:p>
        </w:tc>
        <w:tc>
          <w:tcPr>
            <w:tcW w:w="6660" w:type="dxa"/>
            <w:tcBorders>
              <w:top w:val="single" w:sz="4" w:space="0" w:color="auto"/>
              <w:left w:val="single" w:sz="4" w:space="0" w:color="auto"/>
              <w:bottom w:val="single" w:sz="4" w:space="0" w:color="auto"/>
              <w:right w:val="single" w:sz="4" w:space="0" w:color="auto"/>
            </w:tcBorders>
          </w:tcPr>
          <w:p w14:paraId="4BB64C78" w14:textId="77777777" w:rsidR="00D0332A" w:rsidRPr="0010106F" w:rsidRDefault="00CD112F" w:rsidP="00AD51BE">
            <w:pPr>
              <w:pStyle w:val="CellBody"/>
              <w:rPr>
                <w:w w:val="0"/>
                <w:lang w:val="en-GB"/>
              </w:rPr>
            </w:pPr>
            <w:r w:rsidRPr="0010106F">
              <w:t>Personnel Protection</w:t>
            </w:r>
            <w:r w:rsidRPr="0010106F">
              <w:rPr>
                <w:lang w:val="en-GB"/>
              </w:rPr>
              <w:t>, Cold</w:t>
            </w:r>
          </w:p>
        </w:tc>
      </w:tr>
      <w:tr w:rsidR="00CD112F" w:rsidRPr="0010106F" w14:paraId="4BB64C7C"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7A" w14:textId="77777777" w:rsidR="00D0332A" w:rsidRPr="0010106F" w:rsidRDefault="00CD112F" w:rsidP="00AD51BE">
            <w:pPr>
              <w:pStyle w:val="CellBodyCentered"/>
              <w:rPr>
                <w:w w:val="0"/>
                <w:lang w:val="en-GB"/>
              </w:rPr>
            </w:pPr>
            <w:r w:rsidRPr="0010106F">
              <w:rPr>
                <w:lang w:val="en-GB"/>
              </w:rPr>
              <w:t>PPG</w:t>
            </w:r>
          </w:p>
        </w:tc>
        <w:tc>
          <w:tcPr>
            <w:tcW w:w="6660" w:type="dxa"/>
            <w:tcBorders>
              <w:top w:val="single" w:sz="4" w:space="0" w:color="auto"/>
              <w:left w:val="single" w:sz="4" w:space="0" w:color="auto"/>
              <w:bottom w:val="single" w:sz="4" w:space="0" w:color="auto"/>
              <w:right w:val="single" w:sz="4" w:space="0" w:color="auto"/>
            </w:tcBorders>
          </w:tcPr>
          <w:p w14:paraId="4BB64C7B" w14:textId="77777777" w:rsidR="00D0332A" w:rsidRPr="0010106F" w:rsidRDefault="00CD112F" w:rsidP="00AD51BE">
            <w:pPr>
              <w:pStyle w:val="CellBody"/>
              <w:rPr>
                <w:w w:val="0"/>
                <w:lang w:val="en-GB"/>
              </w:rPr>
            </w:pPr>
            <w:r w:rsidRPr="0010106F">
              <w:rPr>
                <w:lang w:val="en-GB"/>
              </w:rPr>
              <w:t>Personnel Protection Guard (no insulation)</w:t>
            </w:r>
          </w:p>
        </w:tc>
      </w:tr>
      <w:tr w:rsidR="00473E0D" w:rsidRPr="0010106F" w14:paraId="4BB64C7F"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7D" w14:textId="77777777" w:rsidR="00473E0D" w:rsidRPr="0010106F" w:rsidRDefault="00473E0D" w:rsidP="00D07894">
            <w:pPr>
              <w:pStyle w:val="CellBody"/>
              <w:jc w:val="center"/>
              <w:rPr>
                <w:lang w:val="en-GB"/>
              </w:rPr>
            </w:pPr>
            <w:r w:rsidRPr="0010106F">
              <w:rPr>
                <w:lang w:val="en-GB"/>
              </w:rPr>
              <w:t>HCPP</w:t>
            </w:r>
          </w:p>
        </w:tc>
        <w:tc>
          <w:tcPr>
            <w:tcW w:w="6660" w:type="dxa"/>
            <w:tcBorders>
              <w:top w:val="single" w:sz="4" w:space="0" w:color="auto"/>
              <w:left w:val="single" w:sz="4" w:space="0" w:color="auto"/>
              <w:bottom w:val="single" w:sz="4" w:space="0" w:color="auto"/>
              <w:right w:val="single" w:sz="4" w:space="0" w:color="auto"/>
            </w:tcBorders>
          </w:tcPr>
          <w:p w14:paraId="4BB64C7E" w14:textId="77777777" w:rsidR="00473E0D" w:rsidRPr="0010106F" w:rsidRDefault="00473E0D" w:rsidP="00D07894">
            <w:pPr>
              <w:pStyle w:val="CellBody"/>
              <w:rPr>
                <w:lang w:val="en-GB"/>
              </w:rPr>
            </w:pPr>
            <w:r w:rsidRPr="0010106F">
              <w:rPr>
                <w:lang w:val="en-GB"/>
              </w:rPr>
              <w:t>Personnel Protection</w:t>
            </w:r>
            <w:r w:rsidR="00464288" w:rsidRPr="0010106F">
              <w:rPr>
                <w:lang w:val="en-GB"/>
              </w:rPr>
              <w:t xml:space="preserve"> (Steam &amp;</w:t>
            </w:r>
            <w:r w:rsidRPr="0010106F">
              <w:rPr>
                <w:lang w:val="en-GB"/>
              </w:rPr>
              <w:t xml:space="preserve"> </w:t>
            </w:r>
            <w:r w:rsidR="00464288" w:rsidRPr="0010106F">
              <w:rPr>
                <w:lang w:val="en-GB"/>
              </w:rPr>
              <w:t>H</w:t>
            </w:r>
            <w:r w:rsidRPr="0010106F">
              <w:rPr>
                <w:lang w:val="en-GB"/>
              </w:rPr>
              <w:t>ot water)</w:t>
            </w:r>
          </w:p>
        </w:tc>
      </w:tr>
      <w:tr w:rsidR="00CD112F" w:rsidRPr="0010106F" w14:paraId="4BB64C82"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80" w14:textId="77777777" w:rsidR="00D0332A" w:rsidRPr="0010106F" w:rsidRDefault="00CD112F" w:rsidP="00AD51BE">
            <w:pPr>
              <w:pStyle w:val="CellBody"/>
              <w:jc w:val="center"/>
              <w:rPr>
                <w:w w:val="0"/>
                <w:lang w:val="en-GB"/>
              </w:rPr>
            </w:pPr>
            <w:r w:rsidRPr="0010106F">
              <w:rPr>
                <w:lang w:val="en-GB"/>
              </w:rPr>
              <w:t>HCB</w:t>
            </w:r>
          </w:p>
        </w:tc>
        <w:tc>
          <w:tcPr>
            <w:tcW w:w="6660" w:type="dxa"/>
            <w:tcBorders>
              <w:top w:val="single" w:sz="4" w:space="0" w:color="auto"/>
              <w:left w:val="single" w:sz="4" w:space="0" w:color="auto"/>
              <w:bottom w:val="single" w:sz="4" w:space="0" w:color="auto"/>
              <w:right w:val="single" w:sz="4" w:space="0" w:color="auto"/>
            </w:tcBorders>
          </w:tcPr>
          <w:p w14:paraId="4BB64C81" w14:textId="77777777" w:rsidR="00D0332A" w:rsidRPr="0010106F" w:rsidRDefault="00CD112F" w:rsidP="00AD51BE">
            <w:pPr>
              <w:pStyle w:val="CellBody"/>
              <w:rPr>
                <w:w w:val="0"/>
                <w:lang w:val="en-GB"/>
              </w:rPr>
            </w:pPr>
            <w:r w:rsidRPr="0010106F">
              <w:rPr>
                <w:lang w:val="en-GB"/>
              </w:rPr>
              <w:t xml:space="preserve">Buried Systems </w:t>
            </w:r>
          </w:p>
        </w:tc>
      </w:tr>
      <w:tr w:rsidR="00CD112F" w:rsidRPr="0010106F" w14:paraId="4BB64C85"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83" w14:textId="77777777" w:rsidR="00D0332A" w:rsidRPr="0010106F" w:rsidRDefault="00CD112F" w:rsidP="00AD51BE">
            <w:pPr>
              <w:pStyle w:val="CellBodyCentered"/>
              <w:rPr>
                <w:w w:val="0"/>
              </w:rPr>
            </w:pPr>
            <w:r w:rsidRPr="0010106F">
              <w:t>HCBX</w:t>
            </w:r>
          </w:p>
        </w:tc>
        <w:tc>
          <w:tcPr>
            <w:tcW w:w="6660" w:type="dxa"/>
            <w:tcBorders>
              <w:top w:val="single" w:sz="4" w:space="0" w:color="auto"/>
              <w:left w:val="single" w:sz="4" w:space="0" w:color="auto"/>
              <w:bottom w:val="single" w:sz="4" w:space="0" w:color="auto"/>
              <w:right w:val="single" w:sz="4" w:space="0" w:color="auto"/>
            </w:tcBorders>
          </w:tcPr>
          <w:p w14:paraId="4BB64C84" w14:textId="77777777" w:rsidR="00D0332A" w:rsidRPr="0010106F" w:rsidRDefault="00CD112F" w:rsidP="00AD51BE">
            <w:pPr>
              <w:pStyle w:val="CellBody"/>
              <w:rPr>
                <w:w w:val="0"/>
              </w:rPr>
            </w:pPr>
            <w:r w:rsidRPr="0010106F">
              <w:t>Buried Systems with Electric Tracing (X denotes tracing temperature)</w:t>
            </w:r>
          </w:p>
        </w:tc>
      </w:tr>
      <w:tr w:rsidR="00CD112F" w:rsidRPr="0010106F" w14:paraId="4BB64C88"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86" w14:textId="77777777" w:rsidR="00D0332A" w:rsidRPr="0010106F" w:rsidRDefault="00CD112F" w:rsidP="00AD51BE">
            <w:pPr>
              <w:pStyle w:val="CellBodyCentered"/>
              <w:rPr>
                <w:w w:val="0"/>
              </w:rPr>
            </w:pPr>
            <w:r w:rsidRPr="0010106F">
              <w:t>HCS</w:t>
            </w:r>
          </w:p>
        </w:tc>
        <w:tc>
          <w:tcPr>
            <w:tcW w:w="6660" w:type="dxa"/>
            <w:tcBorders>
              <w:top w:val="single" w:sz="4" w:space="0" w:color="auto"/>
              <w:left w:val="single" w:sz="4" w:space="0" w:color="auto"/>
              <w:bottom w:val="single" w:sz="4" w:space="0" w:color="auto"/>
              <w:right w:val="single" w:sz="4" w:space="0" w:color="auto"/>
            </w:tcBorders>
          </w:tcPr>
          <w:p w14:paraId="4BB64C87" w14:textId="77777777" w:rsidR="00D0332A" w:rsidRPr="0010106F" w:rsidRDefault="00CD112F" w:rsidP="00AD51BE">
            <w:pPr>
              <w:pStyle w:val="CellBody"/>
              <w:rPr>
                <w:w w:val="0"/>
              </w:rPr>
            </w:pPr>
            <w:r w:rsidRPr="0010106F">
              <w:t>Sectional  Tracing (for Steam Traced Lines)</w:t>
            </w:r>
          </w:p>
        </w:tc>
      </w:tr>
      <w:tr w:rsidR="00CD112F" w:rsidRPr="0010106F" w14:paraId="4BB64C8B"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89" w14:textId="77777777" w:rsidR="00D0332A" w:rsidRPr="0010106F" w:rsidRDefault="00CD112F" w:rsidP="00AD51BE">
            <w:pPr>
              <w:pStyle w:val="CellBodyCentered"/>
              <w:rPr>
                <w:w w:val="0"/>
              </w:rPr>
            </w:pPr>
            <w:r w:rsidRPr="0010106F">
              <w:t>NI</w:t>
            </w:r>
          </w:p>
        </w:tc>
        <w:tc>
          <w:tcPr>
            <w:tcW w:w="6660" w:type="dxa"/>
            <w:tcBorders>
              <w:top w:val="single" w:sz="4" w:space="0" w:color="auto"/>
              <w:left w:val="single" w:sz="4" w:space="0" w:color="auto"/>
              <w:bottom w:val="single" w:sz="4" w:space="0" w:color="auto"/>
              <w:right w:val="single" w:sz="4" w:space="0" w:color="auto"/>
            </w:tcBorders>
          </w:tcPr>
          <w:p w14:paraId="4BB64C8A" w14:textId="77777777" w:rsidR="00D0332A" w:rsidRPr="0010106F" w:rsidRDefault="00CD112F" w:rsidP="00AD51BE">
            <w:pPr>
              <w:pStyle w:val="CellBody"/>
              <w:rPr>
                <w:w w:val="0"/>
                <w:lang w:val="en-GB"/>
              </w:rPr>
            </w:pPr>
            <w:r w:rsidRPr="0010106F">
              <w:t>No Insulation</w:t>
            </w:r>
          </w:p>
        </w:tc>
      </w:tr>
      <w:tr w:rsidR="00CD112F" w:rsidRPr="0010106F" w14:paraId="4BB64C8E" w14:textId="77777777" w:rsidTr="00DE05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980" w:type="dxa"/>
            <w:tcBorders>
              <w:top w:val="single" w:sz="4" w:space="0" w:color="auto"/>
              <w:left w:val="single" w:sz="4" w:space="0" w:color="auto"/>
              <w:bottom w:val="single" w:sz="4" w:space="0" w:color="auto"/>
              <w:right w:val="single" w:sz="4" w:space="0" w:color="auto"/>
            </w:tcBorders>
          </w:tcPr>
          <w:p w14:paraId="4BB64C8C" w14:textId="77777777" w:rsidR="00D0332A" w:rsidRPr="0010106F" w:rsidRDefault="00CD112F" w:rsidP="00AD51BE">
            <w:pPr>
              <w:pStyle w:val="CellBodyCentered"/>
              <w:rPr>
                <w:w w:val="0"/>
                <w:lang w:val="en-GB"/>
              </w:rPr>
            </w:pPr>
            <w:r w:rsidRPr="0010106F">
              <w:rPr>
                <w:lang w:val="en-GB"/>
              </w:rPr>
              <w:t>SECT</w:t>
            </w:r>
          </w:p>
        </w:tc>
        <w:tc>
          <w:tcPr>
            <w:tcW w:w="6660" w:type="dxa"/>
            <w:tcBorders>
              <w:top w:val="single" w:sz="4" w:space="0" w:color="auto"/>
              <w:left w:val="single" w:sz="4" w:space="0" w:color="auto"/>
              <w:bottom w:val="single" w:sz="4" w:space="0" w:color="auto"/>
              <w:right w:val="single" w:sz="4" w:space="0" w:color="auto"/>
            </w:tcBorders>
          </w:tcPr>
          <w:p w14:paraId="4BB64C8D" w14:textId="77777777" w:rsidR="00D0332A" w:rsidRPr="0010106F" w:rsidRDefault="00CD112F" w:rsidP="00AD51BE">
            <w:pPr>
              <w:pStyle w:val="CellBody"/>
              <w:rPr>
                <w:w w:val="0"/>
                <w:lang w:val="en-GB"/>
              </w:rPr>
            </w:pPr>
            <w:r w:rsidRPr="0010106F">
              <w:rPr>
                <w:lang w:val="en-GB"/>
              </w:rPr>
              <w:t>‘Long-line’ Electric Trace Heating (for Sulphur Pipeline)</w:t>
            </w:r>
          </w:p>
        </w:tc>
      </w:tr>
    </w:tbl>
    <w:p w14:paraId="4BB64C8F" w14:textId="77777777" w:rsidR="00CD112F" w:rsidRPr="0010106F" w:rsidRDefault="00CD112F" w:rsidP="00097CCF">
      <w:pPr>
        <w:pStyle w:val="Text1Bold"/>
        <w:ind w:hanging="11"/>
      </w:pPr>
      <w:r w:rsidRPr="0010106F">
        <w:t xml:space="preserve">NOTE: </w:t>
      </w:r>
    </w:p>
    <w:p w14:paraId="4BB64C90" w14:textId="77777777" w:rsidR="00CD112F" w:rsidRPr="0010106F" w:rsidRDefault="00D0332A" w:rsidP="00097CCF">
      <w:pPr>
        <w:pStyle w:val="Text1Bold"/>
        <w:ind w:hanging="11"/>
        <w:rPr>
          <w:b w:val="0"/>
        </w:rPr>
      </w:pPr>
      <w:r w:rsidRPr="0010106F">
        <w:rPr>
          <w:b w:val="0"/>
        </w:rPr>
        <w:t>For Insulation Codes: HC, HCWX, HCS, PP</w:t>
      </w:r>
      <w:r w:rsidR="00464288" w:rsidRPr="0010106F">
        <w:rPr>
          <w:b w:val="0"/>
        </w:rPr>
        <w:t xml:space="preserve">, HCPP </w:t>
      </w:r>
      <w:r w:rsidRPr="0010106F">
        <w:rPr>
          <w:b w:val="0"/>
        </w:rPr>
        <w:t xml:space="preserve">and SECT -  </w:t>
      </w:r>
    </w:p>
    <w:p w14:paraId="4BB64C91" w14:textId="77777777" w:rsidR="00CD112F" w:rsidRPr="0010106F" w:rsidRDefault="00D0332A" w:rsidP="00097CCF">
      <w:pPr>
        <w:pStyle w:val="Text1Bold"/>
        <w:ind w:hanging="11"/>
        <w:rPr>
          <w:b w:val="0"/>
        </w:rPr>
      </w:pPr>
      <w:r w:rsidRPr="0010106F">
        <w:rPr>
          <w:b w:val="0"/>
        </w:rPr>
        <w:t xml:space="preserve">Mineral Wool Insulation Density = See Para </w:t>
      </w:r>
      <w:r w:rsidR="00CD112F" w:rsidRPr="0010106F">
        <w:rPr>
          <w:b w:val="0"/>
        </w:rPr>
        <w:t>10.0.</w:t>
      </w:r>
      <w:r w:rsidRPr="0010106F">
        <w:rPr>
          <w:b w:val="0"/>
        </w:rPr>
        <w:t>1</w:t>
      </w:r>
    </w:p>
    <w:p w14:paraId="4BB64C92" w14:textId="77777777" w:rsidR="00CD112F" w:rsidRPr="0010106F" w:rsidRDefault="00D0332A" w:rsidP="00097CCF">
      <w:pPr>
        <w:pStyle w:val="Text1Bold"/>
        <w:ind w:hanging="11"/>
        <w:rPr>
          <w:b w:val="0"/>
        </w:rPr>
      </w:pPr>
      <w:r w:rsidRPr="0010106F">
        <w:rPr>
          <w:b w:val="0"/>
        </w:rPr>
        <w:t xml:space="preserve">For Insulation Codes: AC, CI, CIWX, HCB, HCBX </w:t>
      </w:r>
      <w:r w:rsidR="00CD112F" w:rsidRPr="0010106F">
        <w:rPr>
          <w:b w:val="0"/>
        </w:rPr>
        <w:t>–</w:t>
      </w:r>
      <w:r w:rsidRPr="0010106F">
        <w:rPr>
          <w:b w:val="0"/>
        </w:rPr>
        <w:t xml:space="preserve">  </w:t>
      </w:r>
    </w:p>
    <w:p w14:paraId="4BB64C93" w14:textId="77777777" w:rsidR="00D0332A" w:rsidRPr="0010106F" w:rsidRDefault="00D0332A" w:rsidP="00097CCF">
      <w:pPr>
        <w:pStyle w:val="Text1Bold"/>
        <w:ind w:hanging="11"/>
        <w:rPr>
          <w:b w:val="0"/>
        </w:rPr>
      </w:pPr>
      <w:r w:rsidRPr="0010106F">
        <w:rPr>
          <w:b w:val="0"/>
        </w:rPr>
        <w:t>Cellular Glass Insulation Density = 115 kg/m³.</w:t>
      </w:r>
    </w:p>
    <w:p w14:paraId="4BB64C94" w14:textId="77777777" w:rsidR="00CD112F" w:rsidRPr="0010106F" w:rsidRDefault="00CD112F" w:rsidP="00F85E17">
      <w:pPr>
        <w:pStyle w:val="Heading1"/>
        <w:numPr>
          <w:ilvl w:val="0"/>
          <w:numId w:val="0"/>
        </w:numPr>
        <w:rPr>
          <w:rFonts w:ascii="Arial" w:hAnsi="Arial"/>
        </w:rPr>
      </w:pPr>
      <w:r w:rsidRPr="0010106F">
        <w:br w:type="page"/>
      </w:r>
      <w:bookmarkStart w:id="4952" w:name="_Toc322011433"/>
      <w:bookmarkStart w:id="4953" w:name="_Toc117352254"/>
      <w:r w:rsidRPr="0010106F">
        <w:rPr>
          <w:rFonts w:ascii="Arial" w:hAnsi="Arial"/>
        </w:rPr>
        <w:lastRenderedPageBreak/>
        <w:t xml:space="preserve">APPENDIX I  </w:t>
      </w:r>
      <w:r w:rsidRPr="0010106F">
        <w:rPr>
          <w:rFonts w:ascii="Arial" w:hAnsi="Arial"/>
        </w:rPr>
        <w:br/>
        <w:t>STANDOFF DISTANCE FOR HOT SERVICE EXPANDED METAL GUARD</w:t>
      </w:r>
      <w:bookmarkEnd w:id="4952"/>
      <w:bookmarkEnd w:id="4953"/>
    </w:p>
    <w:tbl>
      <w:tblPr>
        <w:tblW w:w="7380" w:type="dxa"/>
        <w:tblInd w:w="1200" w:type="dxa"/>
        <w:tblLayout w:type="fixed"/>
        <w:tblCellMar>
          <w:top w:w="80" w:type="dxa"/>
          <w:left w:w="120" w:type="dxa"/>
          <w:bottom w:w="40" w:type="dxa"/>
          <w:right w:w="120" w:type="dxa"/>
        </w:tblCellMar>
        <w:tblLook w:val="0000" w:firstRow="0" w:lastRow="0" w:firstColumn="0" w:lastColumn="0" w:noHBand="0" w:noVBand="0"/>
      </w:tblPr>
      <w:tblGrid>
        <w:gridCol w:w="3440"/>
        <w:gridCol w:w="3940"/>
      </w:tblGrid>
      <w:tr w:rsidR="00CD112F" w:rsidRPr="0010106F" w14:paraId="4BB64C96" w14:textId="77777777" w:rsidTr="00E33545">
        <w:tc>
          <w:tcPr>
            <w:tcW w:w="7380" w:type="dxa"/>
            <w:gridSpan w:val="2"/>
            <w:tcBorders>
              <w:top w:val="nil"/>
              <w:left w:val="nil"/>
              <w:bottom w:val="nil"/>
              <w:right w:val="nil"/>
            </w:tcBorders>
            <w:tcMar>
              <w:top w:w="80" w:type="dxa"/>
              <w:left w:w="120" w:type="dxa"/>
              <w:bottom w:w="40" w:type="dxa"/>
              <w:right w:w="120" w:type="dxa"/>
            </w:tcMar>
            <w:vAlign w:val="center"/>
          </w:tcPr>
          <w:p w14:paraId="4BB64C95" w14:textId="5A81B091" w:rsidR="00CD112F" w:rsidRPr="0010106F" w:rsidRDefault="00D0332A" w:rsidP="00BA0431">
            <w:pPr>
              <w:pStyle w:val="TableTitled3"/>
              <w:spacing w:before="120"/>
              <w:ind w:left="0" w:firstLine="0"/>
              <w:rPr>
                <w:color w:val="auto"/>
              </w:rPr>
            </w:pPr>
            <w:r w:rsidRPr="00097CCF">
              <w:rPr>
                <w:color w:val="auto"/>
              </w:rPr>
              <w:t xml:space="preserve">Table </w:t>
            </w:r>
            <w:r w:rsidR="0069140D" w:rsidRPr="00097CCF">
              <w:rPr>
                <w:color w:val="auto"/>
              </w:rPr>
              <w:t>1</w:t>
            </w:r>
            <w:r w:rsidR="009D7EB5">
              <w:rPr>
                <w:color w:val="auto"/>
              </w:rPr>
              <w:t>3</w:t>
            </w:r>
            <w:r w:rsidRPr="00097CCF">
              <w:rPr>
                <w:color w:val="auto"/>
              </w:rPr>
              <w:t xml:space="preserve">: </w:t>
            </w:r>
            <w:r w:rsidRPr="00097CCF">
              <w:rPr>
                <w:color w:val="auto"/>
                <w:w w:val="100"/>
              </w:rPr>
              <w:t>Standoff</w:t>
            </w:r>
            <w:r w:rsidRPr="0010106F">
              <w:rPr>
                <w:color w:val="auto"/>
                <w:w w:val="100"/>
              </w:rPr>
              <w:t xml:space="preserve"> Distance for Hot Service Expanded Metal Guards (MBG)</w:t>
            </w:r>
          </w:p>
        </w:tc>
      </w:tr>
      <w:tr w:rsidR="00CD112F" w:rsidRPr="0010106F" w14:paraId="4BB64C99" w14:textId="77777777" w:rsidTr="00E33545">
        <w:trPr>
          <w:trHeight w:val="54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C97" w14:textId="77777777" w:rsidR="00CD112F" w:rsidRPr="0010106F" w:rsidRDefault="00CD112F" w:rsidP="00B75868">
            <w:pPr>
              <w:pStyle w:val="CellHeadingCentered"/>
            </w:pPr>
            <w:r w:rsidRPr="0010106F">
              <w:t>OPERATING TEMPERATURE, °C (°F)</w:t>
            </w:r>
          </w:p>
        </w:tc>
        <w:tc>
          <w:tcPr>
            <w:tcW w:w="39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vAlign w:val="center"/>
          </w:tcPr>
          <w:p w14:paraId="4BB64C98" w14:textId="77777777" w:rsidR="00CD112F" w:rsidRPr="0010106F" w:rsidRDefault="00CD112F" w:rsidP="00B75868">
            <w:pPr>
              <w:pStyle w:val="CellHeadingCentered"/>
            </w:pPr>
            <w:r w:rsidRPr="0010106F">
              <w:t>MINIMUM STANDOFF DISTANCE FROM HOT SURFACE, Mms (Inches)</w:t>
            </w:r>
          </w:p>
        </w:tc>
      </w:tr>
      <w:tr w:rsidR="00CD112F" w:rsidRPr="0010106F" w14:paraId="4BB64C9C" w14:textId="77777777" w:rsidTr="00E33545">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9A" w14:textId="77777777" w:rsidR="00CD112F" w:rsidRPr="0010106F" w:rsidRDefault="00CD112F" w:rsidP="00B75868">
            <w:pPr>
              <w:pStyle w:val="CellBody"/>
            </w:pPr>
            <w:r w:rsidRPr="0010106F">
              <w:t>Above 60 to 150 (140 to 300)</w:t>
            </w:r>
          </w:p>
        </w:tc>
        <w:tc>
          <w:tcPr>
            <w:tcW w:w="39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9B" w14:textId="77777777" w:rsidR="00CD112F" w:rsidRPr="0010106F" w:rsidRDefault="00CD112F" w:rsidP="00B75868">
            <w:pPr>
              <w:pStyle w:val="CellBody"/>
            </w:pPr>
            <w:r w:rsidRPr="0010106F">
              <w:t>75 (3.0) [1][2][3]</w:t>
            </w:r>
          </w:p>
        </w:tc>
      </w:tr>
      <w:tr w:rsidR="00CD112F" w:rsidRPr="0010106F" w14:paraId="4BB64C9F" w14:textId="77777777" w:rsidTr="00E33545">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9D" w14:textId="77777777" w:rsidR="00CD112F" w:rsidRPr="0010106F" w:rsidRDefault="00CD112F" w:rsidP="00B75868">
            <w:pPr>
              <w:pStyle w:val="CellBody"/>
            </w:pPr>
            <w:r w:rsidRPr="0010106F">
              <w:t>151 to 200 (301 to 400)</w:t>
            </w:r>
          </w:p>
        </w:tc>
        <w:tc>
          <w:tcPr>
            <w:tcW w:w="39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9E" w14:textId="77777777" w:rsidR="00CD112F" w:rsidRPr="0010106F" w:rsidRDefault="00CD112F" w:rsidP="00B75868">
            <w:pPr>
              <w:pStyle w:val="CellBody"/>
            </w:pPr>
            <w:r w:rsidRPr="0010106F">
              <w:t>115 (4.5) [1][2][3]</w:t>
            </w:r>
          </w:p>
        </w:tc>
      </w:tr>
      <w:tr w:rsidR="00CD112F" w:rsidRPr="0010106F" w14:paraId="4BB64CA2" w14:textId="77777777" w:rsidTr="00E33545">
        <w:trPr>
          <w:trHeight w:val="32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A0" w14:textId="77777777" w:rsidR="00CD112F" w:rsidRPr="0010106F" w:rsidRDefault="00CD112F" w:rsidP="00B75868">
            <w:pPr>
              <w:pStyle w:val="CellBody"/>
            </w:pPr>
            <w:r w:rsidRPr="0010106F">
              <w:t xml:space="preserve">201 to 260 (401 to 500) </w:t>
            </w:r>
          </w:p>
        </w:tc>
        <w:tc>
          <w:tcPr>
            <w:tcW w:w="39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A1" w14:textId="77777777" w:rsidR="00CD112F" w:rsidRPr="0010106F" w:rsidRDefault="00CD112F" w:rsidP="00B75868">
            <w:pPr>
              <w:pStyle w:val="CellBody"/>
            </w:pPr>
            <w:r w:rsidRPr="0010106F">
              <w:t>165 (6.5) [1][2][3]</w:t>
            </w:r>
          </w:p>
        </w:tc>
      </w:tr>
      <w:tr w:rsidR="00CD112F" w:rsidRPr="0010106F" w14:paraId="4BB64CA5" w14:textId="77777777" w:rsidTr="00E33545">
        <w:trPr>
          <w:trHeight w:val="580"/>
        </w:trPr>
        <w:tc>
          <w:tcPr>
            <w:tcW w:w="34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A3" w14:textId="77777777" w:rsidR="00CD112F" w:rsidRPr="0010106F" w:rsidRDefault="00CD112F" w:rsidP="00B75868">
            <w:pPr>
              <w:pStyle w:val="CellBody"/>
            </w:pPr>
            <w:r w:rsidRPr="0010106F">
              <w:t>Above 260 (500)</w:t>
            </w:r>
          </w:p>
        </w:tc>
        <w:tc>
          <w:tcPr>
            <w:tcW w:w="3940" w:type="dxa"/>
            <w:tcBorders>
              <w:top w:val="single" w:sz="4" w:space="0" w:color="000000"/>
              <w:left w:val="single" w:sz="4" w:space="0" w:color="000000"/>
              <w:bottom w:val="single" w:sz="4" w:space="0" w:color="000000"/>
              <w:right w:val="single" w:sz="4" w:space="0" w:color="000000"/>
            </w:tcBorders>
            <w:tcMar>
              <w:top w:w="80" w:type="dxa"/>
              <w:left w:w="120" w:type="dxa"/>
              <w:bottom w:w="40" w:type="dxa"/>
              <w:right w:w="120" w:type="dxa"/>
            </w:tcMar>
          </w:tcPr>
          <w:p w14:paraId="4BB64CA4" w14:textId="77777777" w:rsidR="00CD112F" w:rsidRPr="0010106F" w:rsidRDefault="00CD112F" w:rsidP="00B75868">
            <w:pPr>
              <w:pStyle w:val="CellBody"/>
            </w:pPr>
            <w:r w:rsidRPr="0010106F">
              <w:t>Use conventional insulation, or barriers with warning signs.</w:t>
            </w:r>
          </w:p>
        </w:tc>
      </w:tr>
    </w:tbl>
    <w:p w14:paraId="4BB64CA6" w14:textId="7F99B54B" w:rsidR="00CD112F" w:rsidRPr="00097CCF" w:rsidRDefault="00CD112F" w:rsidP="00097CCF">
      <w:pPr>
        <w:pStyle w:val="Text1Bold"/>
        <w:ind w:firstLine="414"/>
      </w:pPr>
      <w:r w:rsidRPr="00097CCF">
        <w:t xml:space="preserve">Notes for Table </w:t>
      </w:r>
      <w:r w:rsidR="0069140D" w:rsidRPr="00097CCF">
        <w:t>1</w:t>
      </w:r>
      <w:r w:rsidR="00235266">
        <w:t>3</w:t>
      </w:r>
      <w:r w:rsidRPr="00097CCF">
        <w:t>:</w:t>
      </w:r>
    </w:p>
    <w:p w14:paraId="4BB64CA7" w14:textId="10F7AE9F" w:rsidR="00CD112F" w:rsidRPr="00097CCF" w:rsidRDefault="00CD112F" w:rsidP="00097CCF">
      <w:pPr>
        <w:pStyle w:val="List1"/>
        <w:numPr>
          <w:ilvl w:val="0"/>
          <w:numId w:val="46"/>
        </w:numPr>
        <w:ind w:left="1418" w:hanging="284"/>
      </w:pPr>
      <w:r w:rsidRPr="00097CCF">
        <w:t xml:space="preserve">The standoff distances shown in Table </w:t>
      </w:r>
      <w:r w:rsidR="00235266">
        <w:t>9</w:t>
      </w:r>
      <w:r w:rsidRPr="00097CCF">
        <w:t xml:space="preserve"> are based on hot surfaces that are located where the minimum wind velocity will be 2.2 meter/second (5 MPH), and MBG constructed of 15 mm (1/2</w:t>
      </w:r>
      <w:r w:rsidR="00E33545" w:rsidRPr="00097CCF">
        <w:t xml:space="preserve"> inch</w:t>
      </w:r>
      <w:r w:rsidRPr="00097CCF">
        <w:t>)  x #18 316 SS expanded metal with 316 SS supports that are not directly attached to the hot surface.</w:t>
      </w:r>
    </w:p>
    <w:p w14:paraId="4BB64CA8" w14:textId="3712EDA2" w:rsidR="00CD112F" w:rsidRPr="00097CCF" w:rsidRDefault="00CD112F" w:rsidP="00097CCF">
      <w:pPr>
        <w:pStyle w:val="List1"/>
        <w:numPr>
          <w:ilvl w:val="0"/>
          <w:numId w:val="46"/>
        </w:numPr>
        <w:ind w:left="1418" w:hanging="284"/>
      </w:pPr>
      <w:r w:rsidRPr="00097CCF">
        <w:t>If clearance problems occur, conventional insulation material or barriers such as light chain or handrails with warning signs may be utilized when approved by the Company.</w:t>
      </w:r>
    </w:p>
    <w:p w14:paraId="4BB64CA9" w14:textId="5D5A0FA9" w:rsidR="00CD112F" w:rsidRPr="00097CCF" w:rsidDel="006377DC" w:rsidRDefault="00CD112F" w:rsidP="00097CCF">
      <w:pPr>
        <w:pStyle w:val="List1"/>
        <w:numPr>
          <w:ilvl w:val="0"/>
          <w:numId w:val="46"/>
        </w:numPr>
        <w:ind w:left="1418" w:hanging="284"/>
      </w:pPr>
      <w:r w:rsidRPr="00097CCF" w:rsidDel="006377DC">
        <w:t>Expanded metal burn guards shall be used only where heat dissipation is desired on hot surfaces, and when approved by Company</w:t>
      </w:r>
      <w:r w:rsidR="00C40309">
        <w:t>.</w:t>
      </w:r>
    </w:p>
    <w:sectPr w:rsidR="00CD112F" w:rsidRPr="00097CCF" w:rsidDel="006377DC" w:rsidSect="00C02B47">
      <w:headerReference w:type="default" r:id="rId17"/>
      <w:headerReference w:type="first" r:id="rId18"/>
      <w:pgSz w:w="11907" w:h="16840" w:code="9"/>
      <w:pgMar w:top="1620" w:right="1440" w:bottom="1620" w:left="1440" w:header="567" w:footer="567"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7EE0D" w14:textId="77777777" w:rsidR="00833B41" w:rsidRDefault="00833B41" w:rsidP="00B92688">
      <w:r>
        <w:separator/>
      </w:r>
    </w:p>
  </w:endnote>
  <w:endnote w:type="continuationSeparator" w:id="0">
    <w:p w14:paraId="33CC4D40" w14:textId="77777777" w:rsidR="00833B41" w:rsidRDefault="00833B41" w:rsidP="00B9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TimesNewRomanPS-BoldMT_PDF_Subs">
    <w:altName w:val="Times New Roman"/>
    <w:panose1 w:val="00000000000000000000"/>
    <w:charset w:val="00"/>
    <w:family w:val="auto"/>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imesNewRomanPSMT_PDF_Subset">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MT_PDF_Subset">
    <w:altName w:val="Klee One"/>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E205C" w14:textId="77777777" w:rsidR="00793EA9" w:rsidRDefault="00793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4DC6" w14:textId="0FF104D0" w:rsidR="003F32F6" w:rsidRPr="00890FF1" w:rsidRDefault="00BC6E78" w:rsidP="00AC70CD">
    <w:pPr>
      <w:pStyle w:val="Footer"/>
      <w:tabs>
        <w:tab w:val="clear" w:pos="9360"/>
        <w:tab w:val="right" w:pos="9072"/>
      </w:tabs>
      <w:rPr>
        <w:sz w:val="18"/>
        <w:szCs w:val="18"/>
        <w:lang w:val="ru-RU"/>
      </w:rPr>
    </w:pPr>
    <w:r>
      <w:rPr>
        <w:sz w:val="18"/>
        <w:szCs w:val="18"/>
        <w:lang w:val="ru-RU"/>
      </w:rPr>
      <w:t xml:space="preserve">Октябрь </w:t>
    </w:r>
    <w:r w:rsidR="003F32F6">
      <w:rPr>
        <w:sz w:val="18"/>
        <w:szCs w:val="18"/>
        <w:lang w:val="ru-RU"/>
      </w:rPr>
      <w:t>20</w:t>
    </w:r>
    <w:r w:rsidR="00FA10C0" w:rsidRPr="00313FDB">
      <w:rPr>
        <w:sz w:val="18"/>
        <w:szCs w:val="18"/>
        <w:lang w:val="ru-RU"/>
      </w:rPr>
      <w:t>22</w:t>
    </w:r>
    <w:r w:rsidR="003F32F6" w:rsidRPr="00D24B89">
      <w:rPr>
        <w:sz w:val="18"/>
        <w:szCs w:val="18"/>
        <w:lang w:val="ru-RU"/>
      </w:rPr>
      <w:tab/>
    </w:r>
    <w:r w:rsidR="003F32F6" w:rsidRPr="00890FF1">
      <w:rPr>
        <w:sz w:val="18"/>
        <w:szCs w:val="18"/>
        <w:lang w:val="ru-RU"/>
      </w:rPr>
      <w:t>© 20</w:t>
    </w:r>
    <w:r w:rsidR="00FA10C0" w:rsidRPr="00313FDB">
      <w:rPr>
        <w:sz w:val="18"/>
        <w:szCs w:val="18"/>
        <w:lang w:val="ru-RU"/>
      </w:rPr>
      <w:t>22</w:t>
    </w:r>
    <w:r w:rsidR="003F32F6" w:rsidRPr="00890FF1">
      <w:rPr>
        <w:sz w:val="18"/>
        <w:szCs w:val="18"/>
        <w:lang w:val="ru-RU"/>
      </w:rPr>
      <w:t xml:space="preserve"> ТОО «Тенгизшевройл»</w:t>
    </w:r>
    <w:r w:rsidR="003F32F6" w:rsidRPr="00890FF1">
      <w:rPr>
        <w:sz w:val="18"/>
        <w:szCs w:val="18"/>
        <w:lang w:val="ru-RU"/>
      </w:rPr>
      <w:tab/>
    </w:r>
    <w:r w:rsidR="003F32F6" w:rsidRPr="00890FF1">
      <w:rPr>
        <w:sz w:val="18"/>
        <w:szCs w:val="18"/>
        <w:lang w:val="ru-RU"/>
      </w:rPr>
      <w:fldChar w:fldCharType="begin"/>
    </w:r>
    <w:r w:rsidR="003F32F6" w:rsidRPr="00890FF1">
      <w:rPr>
        <w:sz w:val="18"/>
        <w:szCs w:val="18"/>
        <w:lang w:val="ru-RU"/>
      </w:rPr>
      <w:instrText xml:space="preserve"> </w:instrText>
    </w:r>
    <w:r w:rsidR="003F32F6" w:rsidRPr="00890FF1">
      <w:rPr>
        <w:sz w:val="18"/>
        <w:szCs w:val="18"/>
      </w:rPr>
      <w:instrText>PAGE</w:instrText>
    </w:r>
    <w:r w:rsidR="003F32F6" w:rsidRPr="00890FF1">
      <w:rPr>
        <w:sz w:val="18"/>
        <w:szCs w:val="18"/>
        <w:lang w:val="ru-RU"/>
      </w:rPr>
      <w:instrText xml:space="preserve"> </w:instrText>
    </w:r>
    <w:r w:rsidR="003F32F6" w:rsidRPr="00890FF1">
      <w:rPr>
        <w:sz w:val="18"/>
        <w:szCs w:val="18"/>
        <w:lang w:val="ru-RU"/>
      </w:rPr>
      <w:fldChar w:fldCharType="separate"/>
    </w:r>
    <w:r w:rsidR="003F32F6" w:rsidRPr="00377EDE">
      <w:rPr>
        <w:noProof/>
        <w:sz w:val="18"/>
        <w:szCs w:val="18"/>
        <w:lang w:val="ru-RU"/>
      </w:rPr>
      <w:t>23</w:t>
    </w:r>
    <w:r w:rsidR="003F32F6" w:rsidRPr="00890FF1">
      <w:rPr>
        <w:sz w:val="18"/>
        <w:szCs w:val="18"/>
        <w:lang w:val="ru-RU"/>
      </w:rPr>
      <w:fldChar w:fldCharType="end"/>
    </w:r>
    <w:r w:rsidR="003F32F6" w:rsidRPr="00890FF1">
      <w:rPr>
        <w:sz w:val="18"/>
        <w:szCs w:val="18"/>
        <w:lang w:val="ru-RU"/>
      </w:rPr>
      <w:t xml:space="preserve"> из </w:t>
    </w:r>
    <w:r w:rsidR="003F32F6" w:rsidRPr="00890FF1">
      <w:rPr>
        <w:sz w:val="18"/>
        <w:szCs w:val="18"/>
        <w:lang w:val="ru-RU"/>
      </w:rPr>
      <w:fldChar w:fldCharType="begin"/>
    </w:r>
    <w:r w:rsidR="003F32F6" w:rsidRPr="00890FF1">
      <w:rPr>
        <w:sz w:val="18"/>
        <w:szCs w:val="18"/>
        <w:lang w:val="ru-RU"/>
      </w:rPr>
      <w:instrText xml:space="preserve"> </w:instrText>
    </w:r>
    <w:r w:rsidR="003F32F6" w:rsidRPr="00890FF1">
      <w:rPr>
        <w:sz w:val="18"/>
        <w:szCs w:val="18"/>
      </w:rPr>
      <w:instrText>NUMPAGES</w:instrText>
    </w:r>
    <w:r w:rsidR="003F32F6" w:rsidRPr="00890FF1">
      <w:rPr>
        <w:sz w:val="18"/>
        <w:szCs w:val="18"/>
        <w:lang w:val="ru-RU"/>
      </w:rPr>
      <w:instrText xml:space="preserve"> </w:instrText>
    </w:r>
    <w:r w:rsidR="003F32F6" w:rsidRPr="00890FF1">
      <w:rPr>
        <w:sz w:val="18"/>
        <w:szCs w:val="18"/>
        <w:lang w:val="ru-RU"/>
      </w:rPr>
      <w:fldChar w:fldCharType="separate"/>
    </w:r>
    <w:r w:rsidR="003F32F6" w:rsidRPr="00377EDE">
      <w:rPr>
        <w:noProof/>
        <w:sz w:val="18"/>
        <w:szCs w:val="18"/>
        <w:lang w:val="ru-RU"/>
      </w:rPr>
      <w:t>83</w:t>
    </w:r>
    <w:r w:rsidR="003F32F6" w:rsidRPr="00890FF1">
      <w:rPr>
        <w:sz w:val="18"/>
        <w:szCs w:val="18"/>
        <w:lang w:val="ru-RU"/>
      </w:rPr>
      <w:fldChar w:fldCharType="end"/>
    </w:r>
  </w:p>
  <w:p w14:paraId="4BB64DC7" w14:textId="77777777" w:rsidR="003F32F6" w:rsidRPr="00BD11A5" w:rsidRDefault="003F32F6" w:rsidP="00AC70CD">
    <w:pPr>
      <w:pStyle w:val="Footer"/>
      <w:tabs>
        <w:tab w:val="clear" w:pos="9360"/>
        <w:tab w:val="right" w:pos="9072"/>
      </w:tabs>
      <w:rPr>
        <w:sz w:val="18"/>
        <w:szCs w:val="18"/>
        <w:lang w:val="ru-RU"/>
      </w:rPr>
    </w:pPr>
    <w:r w:rsidRPr="00890FF1">
      <w:rPr>
        <w:sz w:val="18"/>
        <w:szCs w:val="18"/>
        <w:lang w:val="ru-RU"/>
      </w:rPr>
      <w:tab/>
      <w:t>КОНФИДЕНЦИАЛЬНАЯ</w:t>
    </w:r>
    <w:r w:rsidRPr="00BD11A5">
      <w:rPr>
        <w:sz w:val="18"/>
        <w:szCs w:val="18"/>
        <w:lang w:val="ru-RU"/>
      </w:rPr>
      <w:t xml:space="preserve"> </w:t>
    </w:r>
    <w:r w:rsidRPr="00890FF1">
      <w:rPr>
        <w:sz w:val="18"/>
        <w:szCs w:val="18"/>
        <w:lang w:val="ru-RU"/>
      </w:rPr>
      <w:t>ИНФОРМАЦИЯ</w:t>
    </w:r>
    <w:r w:rsidRPr="00BD11A5">
      <w:rPr>
        <w:sz w:val="18"/>
        <w:szCs w:val="18"/>
        <w:lang w:val="ru-RU"/>
      </w:rPr>
      <w:t xml:space="preserve"> </w:t>
    </w:r>
    <w:r w:rsidRPr="00890FF1">
      <w:rPr>
        <w:sz w:val="18"/>
        <w:szCs w:val="18"/>
        <w:lang w:val="ru-RU"/>
      </w:rPr>
      <w:t>КОМПАНИИ</w:t>
    </w:r>
  </w:p>
  <w:p w14:paraId="4BB64DC8" w14:textId="65D9A96E" w:rsidR="003F32F6" w:rsidRPr="006F527E" w:rsidRDefault="00BC6E78" w:rsidP="00AC70CD">
    <w:pPr>
      <w:pStyle w:val="Footer"/>
      <w:tabs>
        <w:tab w:val="clear" w:pos="9360"/>
        <w:tab w:val="right" w:pos="9072"/>
      </w:tabs>
      <w:rPr>
        <w:sz w:val="18"/>
        <w:szCs w:val="18"/>
      </w:rPr>
    </w:pPr>
    <w:r>
      <w:rPr>
        <w:sz w:val="18"/>
        <w:szCs w:val="18"/>
      </w:rPr>
      <w:t xml:space="preserve">October </w:t>
    </w:r>
    <w:r w:rsidR="003F32F6" w:rsidRPr="006F527E">
      <w:rPr>
        <w:sz w:val="18"/>
        <w:szCs w:val="18"/>
      </w:rPr>
      <w:t>20</w:t>
    </w:r>
    <w:r w:rsidR="00FA10C0">
      <w:rPr>
        <w:sz w:val="18"/>
        <w:szCs w:val="18"/>
      </w:rPr>
      <w:t>22</w:t>
    </w:r>
    <w:r w:rsidR="003F32F6" w:rsidRPr="006F527E">
      <w:rPr>
        <w:sz w:val="18"/>
        <w:szCs w:val="18"/>
      </w:rPr>
      <w:tab/>
      <w:t>© 20</w:t>
    </w:r>
    <w:r w:rsidR="00FA10C0">
      <w:rPr>
        <w:sz w:val="18"/>
        <w:szCs w:val="18"/>
      </w:rPr>
      <w:t>22</w:t>
    </w:r>
    <w:r w:rsidR="003F32F6" w:rsidRPr="006F527E">
      <w:rPr>
        <w:sz w:val="18"/>
        <w:szCs w:val="18"/>
      </w:rPr>
      <w:t xml:space="preserve"> </w:t>
    </w:r>
    <w:r w:rsidR="003F32F6" w:rsidRPr="00890FF1">
      <w:rPr>
        <w:sz w:val="18"/>
        <w:szCs w:val="18"/>
      </w:rPr>
      <w:t>by</w:t>
    </w:r>
    <w:r w:rsidR="003F32F6" w:rsidRPr="006F527E">
      <w:rPr>
        <w:sz w:val="18"/>
        <w:szCs w:val="18"/>
      </w:rPr>
      <w:t xml:space="preserve"> </w:t>
    </w:r>
    <w:r w:rsidR="003F32F6" w:rsidRPr="00890FF1">
      <w:rPr>
        <w:sz w:val="18"/>
        <w:szCs w:val="18"/>
      </w:rPr>
      <w:t>Tengizchevroil</w:t>
    </w:r>
    <w:r w:rsidR="003F32F6" w:rsidRPr="006F527E">
      <w:rPr>
        <w:sz w:val="18"/>
        <w:szCs w:val="18"/>
      </w:rPr>
      <w:t xml:space="preserve"> </w:t>
    </w:r>
    <w:r w:rsidR="003F32F6" w:rsidRPr="00890FF1">
      <w:rPr>
        <w:sz w:val="18"/>
        <w:szCs w:val="18"/>
      </w:rPr>
      <w:t>LLP</w:t>
    </w:r>
    <w:r w:rsidR="003F32F6" w:rsidRPr="006F527E">
      <w:rPr>
        <w:sz w:val="18"/>
        <w:szCs w:val="18"/>
      </w:rPr>
      <w:tab/>
    </w:r>
    <w:r w:rsidR="003F32F6" w:rsidRPr="003B398E">
      <w:rPr>
        <w:sz w:val="18"/>
        <w:szCs w:val="18"/>
        <w:lang w:val="ru-RU"/>
      </w:rPr>
      <w:fldChar w:fldCharType="begin"/>
    </w:r>
    <w:r w:rsidR="003F32F6" w:rsidRPr="006F527E">
      <w:rPr>
        <w:sz w:val="18"/>
        <w:szCs w:val="18"/>
      </w:rPr>
      <w:instrText xml:space="preserve"> </w:instrText>
    </w:r>
    <w:r w:rsidR="003F32F6" w:rsidRPr="00890FF1">
      <w:rPr>
        <w:sz w:val="18"/>
        <w:szCs w:val="18"/>
      </w:rPr>
      <w:instrText>PAGE</w:instrText>
    </w:r>
    <w:r w:rsidR="003F32F6" w:rsidRPr="006F527E">
      <w:rPr>
        <w:sz w:val="18"/>
        <w:szCs w:val="18"/>
      </w:rPr>
      <w:instrText xml:space="preserve"> </w:instrText>
    </w:r>
    <w:r w:rsidR="003F32F6" w:rsidRPr="003B398E">
      <w:rPr>
        <w:sz w:val="18"/>
        <w:szCs w:val="18"/>
        <w:lang w:val="ru-RU"/>
      </w:rPr>
      <w:fldChar w:fldCharType="separate"/>
    </w:r>
    <w:r w:rsidR="003F32F6">
      <w:rPr>
        <w:noProof/>
        <w:sz w:val="18"/>
        <w:szCs w:val="18"/>
      </w:rPr>
      <w:t>23</w:t>
    </w:r>
    <w:r w:rsidR="003F32F6" w:rsidRPr="003B398E">
      <w:rPr>
        <w:sz w:val="18"/>
        <w:szCs w:val="18"/>
        <w:lang w:val="ru-RU"/>
      </w:rPr>
      <w:fldChar w:fldCharType="end"/>
    </w:r>
    <w:r w:rsidR="003F32F6" w:rsidRPr="006F527E">
      <w:rPr>
        <w:sz w:val="18"/>
        <w:szCs w:val="18"/>
      </w:rPr>
      <w:t xml:space="preserve"> </w:t>
    </w:r>
    <w:r w:rsidR="003F32F6" w:rsidRPr="00890FF1">
      <w:rPr>
        <w:sz w:val="18"/>
        <w:szCs w:val="18"/>
      </w:rPr>
      <w:t>of</w:t>
    </w:r>
    <w:r w:rsidR="003F32F6" w:rsidRPr="006F527E">
      <w:rPr>
        <w:sz w:val="18"/>
        <w:szCs w:val="18"/>
      </w:rPr>
      <w:t xml:space="preserve"> </w:t>
    </w:r>
    <w:r w:rsidR="003F32F6" w:rsidRPr="003B398E">
      <w:rPr>
        <w:sz w:val="18"/>
        <w:szCs w:val="18"/>
        <w:lang w:val="ru-RU"/>
      </w:rPr>
      <w:fldChar w:fldCharType="begin"/>
    </w:r>
    <w:r w:rsidR="003F32F6" w:rsidRPr="006F527E">
      <w:rPr>
        <w:sz w:val="18"/>
        <w:szCs w:val="18"/>
      </w:rPr>
      <w:instrText xml:space="preserve"> </w:instrText>
    </w:r>
    <w:r w:rsidR="003F32F6" w:rsidRPr="00890FF1">
      <w:rPr>
        <w:sz w:val="18"/>
        <w:szCs w:val="18"/>
      </w:rPr>
      <w:instrText>NUMPAGES</w:instrText>
    </w:r>
    <w:r w:rsidR="003F32F6" w:rsidRPr="006F527E">
      <w:rPr>
        <w:sz w:val="18"/>
        <w:szCs w:val="18"/>
      </w:rPr>
      <w:instrText xml:space="preserve"> </w:instrText>
    </w:r>
    <w:r w:rsidR="003F32F6" w:rsidRPr="003B398E">
      <w:rPr>
        <w:sz w:val="18"/>
        <w:szCs w:val="18"/>
        <w:lang w:val="ru-RU"/>
      </w:rPr>
      <w:fldChar w:fldCharType="separate"/>
    </w:r>
    <w:r w:rsidR="003F32F6">
      <w:rPr>
        <w:noProof/>
        <w:sz w:val="18"/>
        <w:szCs w:val="18"/>
      </w:rPr>
      <w:t>83</w:t>
    </w:r>
    <w:r w:rsidR="003F32F6" w:rsidRPr="003B398E">
      <w:rPr>
        <w:sz w:val="18"/>
        <w:szCs w:val="18"/>
        <w:lang w:val="ru-RU"/>
      </w:rPr>
      <w:fldChar w:fldCharType="end"/>
    </w:r>
  </w:p>
  <w:p w14:paraId="4BB64DC9" w14:textId="77777777" w:rsidR="003F32F6" w:rsidRPr="009A6D7A" w:rsidRDefault="003F32F6" w:rsidP="00AC70CD">
    <w:pPr>
      <w:pStyle w:val="Footer"/>
      <w:tabs>
        <w:tab w:val="clear" w:pos="9360"/>
        <w:tab w:val="right" w:pos="9072"/>
      </w:tabs>
      <w:jc w:val="center"/>
      <w:rPr>
        <w:lang w:val="en-GB"/>
      </w:rPr>
    </w:pPr>
    <w:r w:rsidRPr="00890FF1">
      <w:rPr>
        <w:sz w:val="18"/>
        <w:szCs w:val="18"/>
      </w:rPr>
      <w:t>COMPANY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4DCA" w14:textId="6C434624" w:rsidR="003F32F6" w:rsidRPr="00890FF1" w:rsidRDefault="00BC6E78" w:rsidP="00F85E17">
    <w:pPr>
      <w:pStyle w:val="Footer"/>
      <w:tabs>
        <w:tab w:val="clear" w:pos="9360"/>
        <w:tab w:val="right" w:pos="9072"/>
      </w:tabs>
      <w:rPr>
        <w:sz w:val="18"/>
        <w:szCs w:val="18"/>
        <w:lang w:val="ru-RU"/>
      </w:rPr>
    </w:pPr>
    <w:r>
      <w:rPr>
        <w:sz w:val="18"/>
        <w:szCs w:val="18"/>
        <w:lang w:val="ru-RU"/>
      </w:rPr>
      <w:t>Октябрь</w:t>
    </w:r>
    <w:r w:rsidR="003F32F6">
      <w:rPr>
        <w:sz w:val="18"/>
        <w:szCs w:val="18"/>
        <w:lang w:val="ru-RU"/>
      </w:rPr>
      <w:t xml:space="preserve"> 20</w:t>
    </w:r>
    <w:r w:rsidR="00FA10C0" w:rsidRPr="00313FDB">
      <w:rPr>
        <w:sz w:val="18"/>
        <w:szCs w:val="18"/>
        <w:lang w:val="ru-RU"/>
      </w:rPr>
      <w:t>22</w:t>
    </w:r>
    <w:r w:rsidR="003F32F6" w:rsidRPr="00D24B89">
      <w:rPr>
        <w:sz w:val="18"/>
        <w:szCs w:val="18"/>
        <w:lang w:val="ru-RU"/>
      </w:rPr>
      <w:tab/>
    </w:r>
    <w:r w:rsidR="003F32F6" w:rsidRPr="00890FF1">
      <w:rPr>
        <w:sz w:val="18"/>
        <w:szCs w:val="18"/>
        <w:lang w:val="ru-RU"/>
      </w:rPr>
      <w:t>© 20</w:t>
    </w:r>
    <w:r w:rsidR="00FA10C0" w:rsidRPr="00313FDB">
      <w:rPr>
        <w:sz w:val="18"/>
        <w:szCs w:val="18"/>
        <w:lang w:val="ru-RU"/>
      </w:rPr>
      <w:t>22</w:t>
    </w:r>
    <w:r w:rsidR="003F32F6" w:rsidRPr="00890FF1">
      <w:rPr>
        <w:sz w:val="18"/>
        <w:szCs w:val="18"/>
        <w:lang w:val="ru-RU"/>
      </w:rPr>
      <w:t xml:space="preserve"> ТОО «Тенгизшевройл»</w:t>
    </w:r>
    <w:r w:rsidR="003F32F6" w:rsidRPr="00890FF1">
      <w:rPr>
        <w:sz w:val="18"/>
        <w:szCs w:val="18"/>
        <w:lang w:val="ru-RU"/>
      </w:rPr>
      <w:tab/>
    </w:r>
    <w:r w:rsidR="003F32F6" w:rsidRPr="00890FF1">
      <w:rPr>
        <w:sz w:val="18"/>
        <w:szCs w:val="18"/>
        <w:lang w:val="ru-RU"/>
      </w:rPr>
      <w:fldChar w:fldCharType="begin"/>
    </w:r>
    <w:r w:rsidR="003F32F6" w:rsidRPr="00890FF1">
      <w:rPr>
        <w:sz w:val="18"/>
        <w:szCs w:val="18"/>
        <w:lang w:val="ru-RU"/>
      </w:rPr>
      <w:instrText xml:space="preserve"> </w:instrText>
    </w:r>
    <w:r w:rsidR="003F32F6" w:rsidRPr="00890FF1">
      <w:rPr>
        <w:sz w:val="18"/>
        <w:szCs w:val="18"/>
      </w:rPr>
      <w:instrText>PAGE</w:instrText>
    </w:r>
    <w:r w:rsidR="003F32F6" w:rsidRPr="00890FF1">
      <w:rPr>
        <w:sz w:val="18"/>
        <w:szCs w:val="18"/>
        <w:lang w:val="ru-RU"/>
      </w:rPr>
      <w:instrText xml:space="preserve"> </w:instrText>
    </w:r>
    <w:r w:rsidR="003F32F6" w:rsidRPr="00890FF1">
      <w:rPr>
        <w:sz w:val="18"/>
        <w:szCs w:val="18"/>
        <w:lang w:val="ru-RU"/>
      </w:rPr>
      <w:fldChar w:fldCharType="separate"/>
    </w:r>
    <w:r w:rsidR="003F32F6" w:rsidRPr="00377EDE">
      <w:rPr>
        <w:noProof/>
        <w:sz w:val="18"/>
        <w:szCs w:val="18"/>
        <w:lang w:val="ru-RU"/>
      </w:rPr>
      <w:t>51</w:t>
    </w:r>
    <w:r w:rsidR="003F32F6" w:rsidRPr="00890FF1">
      <w:rPr>
        <w:sz w:val="18"/>
        <w:szCs w:val="18"/>
        <w:lang w:val="ru-RU"/>
      </w:rPr>
      <w:fldChar w:fldCharType="end"/>
    </w:r>
    <w:r w:rsidR="003F32F6" w:rsidRPr="00890FF1">
      <w:rPr>
        <w:sz w:val="18"/>
        <w:szCs w:val="18"/>
        <w:lang w:val="ru-RU"/>
      </w:rPr>
      <w:t xml:space="preserve"> из </w:t>
    </w:r>
    <w:r w:rsidR="003F32F6" w:rsidRPr="00890FF1">
      <w:rPr>
        <w:sz w:val="18"/>
        <w:szCs w:val="18"/>
        <w:lang w:val="ru-RU"/>
      </w:rPr>
      <w:fldChar w:fldCharType="begin"/>
    </w:r>
    <w:r w:rsidR="003F32F6" w:rsidRPr="00890FF1">
      <w:rPr>
        <w:sz w:val="18"/>
        <w:szCs w:val="18"/>
        <w:lang w:val="ru-RU"/>
      </w:rPr>
      <w:instrText xml:space="preserve"> </w:instrText>
    </w:r>
    <w:r w:rsidR="003F32F6" w:rsidRPr="00890FF1">
      <w:rPr>
        <w:sz w:val="18"/>
        <w:szCs w:val="18"/>
      </w:rPr>
      <w:instrText>NUMPAGES</w:instrText>
    </w:r>
    <w:r w:rsidR="003F32F6" w:rsidRPr="00890FF1">
      <w:rPr>
        <w:sz w:val="18"/>
        <w:szCs w:val="18"/>
        <w:lang w:val="ru-RU"/>
      </w:rPr>
      <w:instrText xml:space="preserve"> </w:instrText>
    </w:r>
    <w:r w:rsidR="003F32F6" w:rsidRPr="00890FF1">
      <w:rPr>
        <w:sz w:val="18"/>
        <w:szCs w:val="18"/>
        <w:lang w:val="ru-RU"/>
      </w:rPr>
      <w:fldChar w:fldCharType="separate"/>
    </w:r>
    <w:r w:rsidR="003F32F6" w:rsidRPr="00377EDE">
      <w:rPr>
        <w:noProof/>
        <w:sz w:val="18"/>
        <w:szCs w:val="18"/>
        <w:lang w:val="ru-RU"/>
      </w:rPr>
      <w:t>83</w:t>
    </w:r>
    <w:r w:rsidR="003F32F6" w:rsidRPr="00890FF1">
      <w:rPr>
        <w:sz w:val="18"/>
        <w:szCs w:val="18"/>
        <w:lang w:val="ru-RU"/>
      </w:rPr>
      <w:fldChar w:fldCharType="end"/>
    </w:r>
  </w:p>
  <w:p w14:paraId="4BB64DCB" w14:textId="77777777" w:rsidR="003F32F6" w:rsidRPr="00BD11A5" w:rsidRDefault="003F32F6" w:rsidP="00F85E17">
    <w:pPr>
      <w:pStyle w:val="Footer"/>
      <w:tabs>
        <w:tab w:val="clear" w:pos="9360"/>
        <w:tab w:val="right" w:pos="9072"/>
      </w:tabs>
      <w:rPr>
        <w:sz w:val="18"/>
        <w:szCs w:val="18"/>
        <w:lang w:val="ru-RU"/>
      </w:rPr>
    </w:pPr>
    <w:r w:rsidRPr="00890FF1">
      <w:rPr>
        <w:sz w:val="18"/>
        <w:szCs w:val="18"/>
        <w:lang w:val="ru-RU"/>
      </w:rPr>
      <w:tab/>
      <w:t>КОНФИДЕНЦИАЛЬНАЯ</w:t>
    </w:r>
    <w:r w:rsidRPr="00BD11A5">
      <w:rPr>
        <w:sz w:val="18"/>
        <w:szCs w:val="18"/>
        <w:lang w:val="ru-RU"/>
      </w:rPr>
      <w:t xml:space="preserve"> </w:t>
    </w:r>
    <w:r w:rsidRPr="00890FF1">
      <w:rPr>
        <w:sz w:val="18"/>
        <w:szCs w:val="18"/>
        <w:lang w:val="ru-RU"/>
      </w:rPr>
      <w:t>ИНФОРМАЦИЯ</w:t>
    </w:r>
    <w:r w:rsidRPr="00BD11A5">
      <w:rPr>
        <w:sz w:val="18"/>
        <w:szCs w:val="18"/>
        <w:lang w:val="ru-RU"/>
      </w:rPr>
      <w:t xml:space="preserve"> </w:t>
    </w:r>
    <w:r w:rsidRPr="00890FF1">
      <w:rPr>
        <w:sz w:val="18"/>
        <w:szCs w:val="18"/>
        <w:lang w:val="ru-RU"/>
      </w:rPr>
      <w:t>КОМПАНИИ</w:t>
    </w:r>
  </w:p>
  <w:p w14:paraId="4BB64DCC" w14:textId="07FD59BB" w:rsidR="003F32F6" w:rsidRPr="006F527E" w:rsidRDefault="00BC6E78" w:rsidP="00F85E17">
    <w:pPr>
      <w:pStyle w:val="Footer"/>
      <w:tabs>
        <w:tab w:val="clear" w:pos="9360"/>
        <w:tab w:val="right" w:pos="9072"/>
      </w:tabs>
      <w:rPr>
        <w:sz w:val="18"/>
        <w:szCs w:val="18"/>
      </w:rPr>
    </w:pPr>
    <w:r>
      <w:rPr>
        <w:sz w:val="18"/>
        <w:szCs w:val="18"/>
      </w:rPr>
      <w:t>October</w:t>
    </w:r>
    <w:r w:rsidR="003F32F6">
      <w:rPr>
        <w:sz w:val="18"/>
        <w:szCs w:val="18"/>
      </w:rPr>
      <w:t xml:space="preserve"> </w:t>
    </w:r>
    <w:r w:rsidR="003F32F6" w:rsidRPr="006F527E">
      <w:rPr>
        <w:sz w:val="18"/>
        <w:szCs w:val="18"/>
      </w:rPr>
      <w:t>20</w:t>
    </w:r>
    <w:r w:rsidR="00FA10C0">
      <w:rPr>
        <w:sz w:val="18"/>
        <w:szCs w:val="18"/>
      </w:rPr>
      <w:t>22</w:t>
    </w:r>
    <w:r w:rsidR="003F32F6" w:rsidRPr="006F527E">
      <w:rPr>
        <w:sz w:val="18"/>
        <w:szCs w:val="18"/>
      </w:rPr>
      <w:tab/>
      <w:t>© 20</w:t>
    </w:r>
    <w:r w:rsidR="00FA10C0">
      <w:rPr>
        <w:sz w:val="18"/>
        <w:szCs w:val="18"/>
      </w:rPr>
      <w:t>22</w:t>
    </w:r>
    <w:r w:rsidR="003F32F6" w:rsidRPr="006F527E">
      <w:rPr>
        <w:sz w:val="18"/>
        <w:szCs w:val="18"/>
      </w:rPr>
      <w:t xml:space="preserve"> </w:t>
    </w:r>
    <w:r w:rsidR="003F32F6" w:rsidRPr="00890FF1">
      <w:rPr>
        <w:sz w:val="18"/>
        <w:szCs w:val="18"/>
      </w:rPr>
      <w:t>by</w:t>
    </w:r>
    <w:r w:rsidR="003F32F6" w:rsidRPr="006F527E">
      <w:rPr>
        <w:sz w:val="18"/>
        <w:szCs w:val="18"/>
      </w:rPr>
      <w:t xml:space="preserve"> </w:t>
    </w:r>
    <w:r w:rsidR="003F32F6" w:rsidRPr="00890FF1">
      <w:rPr>
        <w:sz w:val="18"/>
        <w:szCs w:val="18"/>
      </w:rPr>
      <w:t>Tengizchevroil</w:t>
    </w:r>
    <w:r w:rsidR="003F32F6" w:rsidRPr="006F527E">
      <w:rPr>
        <w:sz w:val="18"/>
        <w:szCs w:val="18"/>
      </w:rPr>
      <w:t xml:space="preserve"> </w:t>
    </w:r>
    <w:r w:rsidR="003F32F6" w:rsidRPr="00890FF1">
      <w:rPr>
        <w:sz w:val="18"/>
        <w:szCs w:val="18"/>
      </w:rPr>
      <w:t>LLP</w:t>
    </w:r>
    <w:r w:rsidR="003F32F6" w:rsidRPr="006F527E">
      <w:rPr>
        <w:sz w:val="18"/>
        <w:szCs w:val="18"/>
      </w:rPr>
      <w:tab/>
    </w:r>
    <w:r w:rsidR="003F32F6" w:rsidRPr="003B398E">
      <w:rPr>
        <w:sz w:val="18"/>
        <w:szCs w:val="18"/>
        <w:lang w:val="ru-RU"/>
      </w:rPr>
      <w:fldChar w:fldCharType="begin"/>
    </w:r>
    <w:r w:rsidR="003F32F6" w:rsidRPr="006F527E">
      <w:rPr>
        <w:sz w:val="18"/>
        <w:szCs w:val="18"/>
      </w:rPr>
      <w:instrText xml:space="preserve"> </w:instrText>
    </w:r>
    <w:r w:rsidR="003F32F6" w:rsidRPr="00890FF1">
      <w:rPr>
        <w:sz w:val="18"/>
        <w:szCs w:val="18"/>
      </w:rPr>
      <w:instrText>PAGE</w:instrText>
    </w:r>
    <w:r w:rsidR="003F32F6" w:rsidRPr="006F527E">
      <w:rPr>
        <w:sz w:val="18"/>
        <w:szCs w:val="18"/>
      </w:rPr>
      <w:instrText xml:space="preserve"> </w:instrText>
    </w:r>
    <w:r w:rsidR="003F32F6" w:rsidRPr="003B398E">
      <w:rPr>
        <w:sz w:val="18"/>
        <w:szCs w:val="18"/>
        <w:lang w:val="ru-RU"/>
      </w:rPr>
      <w:fldChar w:fldCharType="separate"/>
    </w:r>
    <w:r w:rsidR="003F32F6">
      <w:rPr>
        <w:noProof/>
        <w:sz w:val="18"/>
        <w:szCs w:val="18"/>
      </w:rPr>
      <w:t>51</w:t>
    </w:r>
    <w:r w:rsidR="003F32F6" w:rsidRPr="003B398E">
      <w:rPr>
        <w:sz w:val="18"/>
        <w:szCs w:val="18"/>
        <w:lang w:val="ru-RU"/>
      </w:rPr>
      <w:fldChar w:fldCharType="end"/>
    </w:r>
    <w:r w:rsidR="003F32F6" w:rsidRPr="006F527E">
      <w:rPr>
        <w:sz w:val="18"/>
        <w:szCs w:val="18"/>
      </w:rPr>
      <w:t xml:space="preserve"> </w:t>
    </w:r>
    <w:r w:rsidR="003F32F6" w:rsidRPr="00890FF1">
      <w:rPr>
        <w:sz w:val="18"/>
        <w:szCs w:val="18"/>
      </w:rPr>
      <w:t>of</w:t>
    </w:r>
    <w:r w:rsidR="003F32F6" w:rsidRPr="006F527E">
      <w:rPr>
        <w:sz w:val="18"/>
        <w:szCs w:val="18"/>
      </w:rPr>
      <w:t xml:space="preserve"> </w:t>
    </w:r>
    <w:r w:rsidR="003F32F6" w:rsidRPr="003B398E">
      <w:rPr>
        <w:sz w:val="18"/>
        <w:szCs w:val="18"/>
        <w:lang w:val="ru-RU"/>
      </w:rPr>
      <w:fldChar w:fldCharType="begin"/>
    </w:r>
    <w:r w:rsidR="003F32F6" w:rsidRPr="006F527E">
      <w:rPr>
        <w:sz w:val="18"/>
        <w:szCs w:val="18"/>
      </w:rPr>
      <w:instrText xml:space="preserve"> </w:instrText>
    </w:r>
    <w:r w:rsidR="003F32F6" w:rsidRPr="00890FF1">
      <w:rPr>
        <w:sz w:val="18"/>
        <w:szCs w:val="18"/>
      </w:rPr>
      <w:instrText>NUMPAGES</w:instrText>
    </w:r>
    <w:r w:rsidR="003F32F6" w:rsidRPr="006F527E">
      <w:rPr>
        <w:sz w:val="18"/>
        <w:szCs w:val="18"/>
      </w:rPr>
      <w:instrText xml:space="preserve"> </w:instrText>
    </w:r>
    <w:r w:rsidR="003F32F6" w:rsidRPr="003B398E">
      <w:rPr>
        <w:sz w:val="18"/>
        <w:szCs w:val="18"/>
        <w:lang w:val="ru-RU"/>
      </w:rPr>
      <w:fldChar w:fldCharType="separate"/>
    </w:r>
    <w:r w:rsidR="003F32F6">
      <w:rPr>
        <w:noProof/>
        <w:sz w:val="18"/>
        <w:szCs w:val="18"/>
      </w:rPr>
      <w:t>83</w:t>
    </w:r>
    <w:r w:rsidR="003F32F6" w:rsidRPr="003B398E">
      <w:rPr>
        <w:sz w:val="18"/>
        <w:szCs w:val="18"/>
        <w:lang w:val="ru-RU"/>
      </w:rPr>
      <w:fldChar w:fldCharType="end"/>
    </w:r>
  </w:p>
  <w:p w14:paraId="4BB64DCD" w14:textId="77777777" w:rsidR="003F32F6" w:rsidRPr="009A6D7A" w:rsidRDefault="003F32F6" w:rsidP="00F85E17">
    <w:pPr>
      <w:pStyle w:val="Footer"/>
      <w:tabs>
        <w:tab w:val="clear" w:pos="9360"/>
        <w:tab w:val="right" w:pos="9072"/>
      </w:tabs>
      <w:jc w:val="center"/>
      <w:rPr>
        <w:lang w:val="en-GB"/>
      </w:rPr>
    </w:pPr>
    <w:r w:rsidRPr="00890FF1">
      <w:rPr>
        <w:sz w:val="18"/>
        <w:szCs w:val="1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CF5F7" w14:textId="77777777" w:rsidR="00833B41" w:rsidRDefault="00833B41" w:rsidP="00B92688">
      <w:r>
        <w:separator/>
      </w:r>
    </w:p>
  </w:footnote>
  <w:footnote w:type="continuationSeparator" w:id="0">
    <w:p w14:paraId="30381BBF" w14:textId="77777777" w:rsidR="00833B41" w:rsidRDefault="00833B41" w:rsidP="00B92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43179" w14:textId="77777777" w:rsidR="00793EA9" w:rsidRDefault="00793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4DC4" w14:textId="77777777" w:rsidR="003F32F6" w:rsidRPr="00C14B28" w:rsidRDefault="003F32F6" w:rsidP="00F87574">
    <w:pPr>
      <w:pStyle w:val="Header"/>
      <w:tabs>
        <w:tab w:val="clear" w:pos="9360"/>
        <w:tab w:val="right" w:pos="9072"/>
      </w:tabs>
      <w:rPr>
        <w:lang w:val="ru-RU"/>
      </w:rPr>
    </w:pPr>
    <w:r w:rsidRPr="00C14B28">
      <w:rPr>
        <w:lang w:val="ru-RU"/>
      </w:rPr>
      <w:t xml:space="preserve">Теплоизоляция для горячих трубопроводов, </w:t>
    </w:r>
    <w:r w:rsidRPr="003549A7">
      <w:rPr>
        <w:lang w:val="ru-RU"/>
      </w:rPr>
      <w:br/>
    </w:r>
    <w:r w:rsidRPr="00C14B28">
      <w:rPr>
        <w:lang w:val="ru-RU"/>
      </w:rPr>
      <w:t>сосудов и теплообменников</w:t>
    </w:r>
    <w:r w:rsidRPr="00C14B28">
      <w:rPr>
        <w:lang w:val="ru-RU"/>
      </w:rPr>
      <w:tab/>
    </w:r>
    <w:r w:rsidRPr="00C14B28">
      <w:rPr>
        <w:lang w:val="ru-RU"/>
      </w:rPr>
      <w:tab/>
    </w:r>
  </w:p>
  <w:p w14:paraId="4BB64DC5" w14:textId="77777777" w:rsidR="003F32F6" w:rsidRPr="00BD36D1" w:rsidRDefault="003F32F6" w:rsidP="00FA29EB">
    <w:pPr>
      <w:pStyle w:val="Header"/>
      <w:tabs>
        <w:tab w:val="right" w:pos="9072"/>
      </w:tabs>
    </w:pPr>
    <w:r w:rsidRPr="00DC4568">
      <w:t>T</w:t>
    </w:r>
    <w:r>
      <w:t>hermal</w:t>
    </w:r>
    <w:r w:rsidRPr="00DC4568">
      <w:t xml:space="preserve"> I</w:t>
    </w:r>
    <w:r>
      <w:t>nsulation for Hot Lines, Vessels and Exchangers</w:t>
    </w:r>
    <w:r w:rsidRPr="00BD36D1">
      <w:tab/>
    </w:r>
    <w:r w:rsidRPr="00DC4568">
      <w:t>IRM-SU-1381</w:t>
    </w:r>
    <w:r>
      <w:t>-TCO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B40" w14:textId="77777777" w:rsidR="003D2A04" w:rsidRPr="00C14B28" w:rsidRDefault="003D2A04" w:rsidP="003D2A04">
    <w:pPr>
      <w:pStyle w:val="Header"/>
      <w:tabs>
        <w:tab w:val="clear" w:pos="9360"/>
        <w:tab w:val="right" w:pos="9072"/>
      </w:tabs>
      <w:rPr>
        <w:lang w:val="ru-RU"/>
      </w:rPr>
    </w:pPr>
    <w:r w:rsidRPr="00C14B28">
      <w:rPr>
        <w:lang w:val="ru-RU"/>
      </w:rPr>
      <w:t xml:space="preserve">Теплоизоляция для горячих трубопроводов, </w:t>
    </w:r>
    <w:r w:rsidRPr="003549A7">
      <w:rPr>
        <w:lang w:val="ru-RU"/>
      </w:rPr>
      <w:br/>
    </w:r>
    <w:r w:rsidRPr="00C14B28">
      <w:rPr>
        <w:lang w:val="ru-RU"/>
      </w:rPr>
      <w:t>сосудов и теплообменников</w:t>
    </w:r>
    <w:r w:rsidRPr="00C14B28">
      <w:rPr>
        <w:lang w:val="ru-RU"/>
      </w:rPr>
      <w:tab/>
    </w:r>
    <w:r w:rsidRPr="00C14B28">
      <w:rPr>
        <w:lang w:val="ru-RU"/>
      </w:rPr>
      <w:tab/>
    </w:r>
  </w:p>
  <w:p w14:paraId="15295FD8" w14:textId="0E9859D7" w:rsidR="003D2A04" w:rsidRDefault="003D2A04" w:rsidP="003D2A04">
    <w:pPr>
      <w:pStyle w:val="Header"/>
      <w:tabs>
        <w:tab w:val="right" w:pos="9072"/>
      </w:tabs>
    </w:pPr>
    <w:r w:rsidRPr="00DC4568">
      <w:t>T</w:t>
    </w:r>
    <w:r>
      <w:t>hermal</w:t>
    </w:r>
    <w:r w:rsidRPr="00DC4568">
      <w:t xml:space="preserve"> I</w:t>
    </w:r>
    <w:r>
      <w:t>nsulation for Hot Lines, Vessels and Exchangers</w:t>
    </w:r>
    <w:r w:rsidRPr="00BD36D1">
      <w:tab/>
    </w:r>
    <w:r w:rsidRPr="00DC4568">
      <w:t>IRM-SU-1381</w:t>
    </w:r>
    <w:r>
      <w:t>-TCO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4DCE" w14:textId="77777777" w:rsidR="003F32F6" w:rsidRPr="00C14B28" w:rsidRDefault="003F32F6" w:rsidP="00F87574">
    <w:pPr>
      <w:pStyle w:val="Header"/>
      <w:tabs>
        <w:tab w:val="clear" w:pos="9360"/>
        <w:tab w:val="right" w:pos="9072"/>
      </w:tabs>
      <w:rPr>
        <w:lang w:val="ru-RU"/>
      </w:rPr>
    </w:pPr>
    <w:r w:rsidRPr="00C14B28">
      <w:rPr>
        <w:lang w:val="ru-RU"/>
      </w:rPr>
      <w:t xml:space="preserve">Теплоизоляция для горячих трубопроводов, </w:t>
    </w:r>
    <w:r w:rsidRPr="003549A7">
      <w:rPr>
        <w:lang w:val="ru-RU"/>
      </w:rPr>
      <w:br/>
    </w:r>
    <w:r w:rsidRPr="00C14B28">
      <w:rPr>
        <w:lang w:val="ru-RU"/>
      </w:rPr>
      <w:t>сосудов и теплообменников</w:t>
    </w:r>
    <w:r w:rsidRPr="00C14B28">
      <w:rPr>
        <w:lang w:val="ru-RU"/>
      </w:rPr>
      <w:tab/>
    </w:r>
    <w:r w:rsidRPr="00C14B28">
      <w:rPr>
        <w:lang w:val="ru-RU"/>
      </w:rPr>
      <w:tab/>
    </w:r>
  </w:p>
  <w:p w14:paraId="4BB64DCF" w14:textId="77777777" w:rsidR="003F32F6" w:rsidRPr="00BD36D1" w:rsidRDefault="003F32F6" w:rsidP="00FA29EB">
    <w:pPr>
      <w:pStyle w:val="Header"/>
      <w:tabs>
        <w:tab w:val="right" w:pos="9072"/>
      </w:tabs>
    </w:pPr>
    <w:r w:rsidRPr="00DC4568">
      <w:t>T</w:t>
    </w:r>
    <w:r>
      <w:t>hermal</w:t>
    </w:r>
    <w:r w:rsidRPr="00DC4568">
      <w:t xml:space="preserve"> I</w:t>
    </w:r>
    <w:r>
      <w:t>nsulation for Hot Lines, Vessels and Exchangers</w:t>
    </w:r>
    <w:r w:rsidRPr="00BD36D1">
      <w:tab/>
    </w:r>
    <w:r w:rsidRPr="00DC4568">
      <w:t>IRM-SU-1381</w:t>
    </w:r>
    <w:r>
      <w:t>-TCO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4DD0" w14:textId="77777777" w:rsidR="003F32F6" w:rsidRPr="00C14B28" w:rsidRDefault="003F32F6" w:rsidP="00F87574">
    <w:pPr>
      <w:pStyle w:val="Header"/>
      <w:tabs>
        <w:tab w:val="clear" w:pos="9360"/>
        <w:tab w:val="right" w:pos="9072"/>
      </w:tabs>
      <w:rPr>
        <w:lang w:val="ru-RU"/>
      </w:rPr>
    </w:pPr>
    <w:r w:rsidRPr="00C14B28">
      <w:rPr>
        <w:lang w:val="ru-RU"/>
      </w:rPr>
      <w:t xml:space="preserve">Теплоизоляция для горячих трубопроводов, </w:t>
    </w:r>
    <w:r w:rsidRPr="003549A7">
      <w:rPr>
        <w:lang w:val="ru-RU"/>
      </w:rPr>
      <w:br/>
    </w:r>
    <w:r w:rsidRPr="00C14B28">
      <w:rPr>
        <w:lang w:val="ru-RU"/>
      </w:rPr>
      <w:t>сосудов и теплообменников</w:t>
    </w:r>
    <w:r w:rsidRPr="00C14B28">
      <w:rPr>
        <w:lang w:val="ru-RU"/>
      </w:rPr>
      <w:tab/>
    </w:r>
    <w:r w:rsidRPr="00C14B28">
      <w:rPr>
        <w:lang w:val="ru-RU"/>
      </w:rPr>
      <w:tab/>
    </w:r>
  </w:p>
  <w:p w14:paraId="4BB64DD1" w14:textId="77777777" w:rsidR="003F32F6" w:rsidRPr="00BD36D1" w:rsidRDefault="003F32F6" w:rsidP="00FA29EB">
    <w:pPr>
      <w:pStyle w:val="Header"/>
      <w:tabs>
        <w:tab w:val="right" w:pos="9072"/>
      </w:tabs>
    </w:pPr>
    <w:r w:rsidRPr="00DC4568">
      <w:t>T</w:t>
    </w:r>
    <w:r>
      <w:t>hermal</w:t>
    </w:r>
    <w:r w:rsidRPr="00DC4568">
      <w:t xml:space="preserve"> I</w:t>
    </w:r>
    <w:r>
      <w:t>nsulation for Hot Lines, Vessels and Exchangers</w:t>
    </w:r>
    <w:r w:rsidRPr="00BD36D1">
      <w:tab/>
    </w:r>
    <w:r w:rsidRPr="00DC4568">
      <w:t>IRM-SU-1381</w:t>
    </w:r>
    <w:r>
      <w:t>-TCO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73AF94E"/>
    <w:lvl w:ilvl="0">
      <w:numFmt w:val="bullet"/>
      <w:lvlText w:val="*"/>
      <w:lvlJc w:val="left"/>
    </w:lvl>
  </w:abstractNum>
  <w:abstractNum w:abstractNumId="1" w15:restartNumberingAfterBreak="0">
    <w:nsid w:val="02AC3F54"/>
    <w:multiLevelType w:val="multilevel"/>
    <w:tmpl w:val="1CAA23C4"/>
    <w:lvl w:ilvl="0">
      <w:start w:val="1"/>
      <w:numFmt w:val="decimal"/>
      <w:pStyle w:val="List1"/>
      <w:lvlText w:val="%1."/>
      <w:lvlJc w:val="left"/>
      <w:pPr>
        <w:ind w:left="2629" w:hanging="360"/>
      </w:pPr>
      <w:rPr>
        <w:rFonts w:cs="Times New Roman" w:hint="default"/>
      </w:rPr>
    </w:lvl>
    <w:lvl w:ilvl="1">
      <w:start w:val="1"/>
      <w:numFmt w:val="lowerLetter"/>
      <w:pStyle w:val="ListAlpha1"/>
      <w:lvlText w:val="%2."/>
      <w:lvlJc w:val="left"/>
      <w:pPr>
        <w:ind w:left="2771" w:hanging="360"/>
      </w:pPr>
      <w:rPr>
        <w:rFonts w:cs="Times New Roman" w:hint="default"/>
      </w:rPr>
    </w:lvl>
    <w:lvl w:ilvl="2">
      <w:start w:val="1"/>
      <w:numFmt w:val="decimal"/>
      <w:pStyle w:val="List3"/>
      <w:lvlText w:val="%3)"/>
      <w:lvlJc w:val="left"/>
      <w:pPr>
        <w:ind w:left="3076" w:hanging="360"/>
      </w:pPr>
      <w:rPr>
        <w:rFonts w:cs="Times New Roman" w:hint="default"/>
      </w:rPr>
    </w:lvl>
    <w:lvl w:ilvl="3">
      <w:start w:val="1"/>
      <w:numFmt w:val="lowerLetter"/>
      <w:pStyle w:val="ListAlpha2"/>
      <w:lvlText w:val="%4)"/>
      <w:lvlJc w:val="left"/>
      <w:pPr>
        <w:ind w:left="3436" w:hanging="360"/>
      </w:pPr>
      <w:rPr>
        <w:rFonts w:cs="Times New Roman" w:hint="default"/>
      </w:rPr>
    </w:lvl>
    <w:lvl w:ilvl="4">
      <w:start w:val="1"/>
      <w:numFmt w:val="lowerLetter"/>
      <w:lvlText w:val="%5."/>
      <w:lvlJc w:val="left"/>
      <w:pPr>
        <w:ind w:left="5236" w:hanging="360"/>
      </w:pPr>
      <w:rPr>
        <w:rFonts w:cs="Times New Roman" w:hint="default"/>
      </w:rPr>
    </w:lvl>
    <w:lvl w:ilvl="5">
      <w:start w:val="1"/>
      <w:numFmt w:val="lowerRoman"/>
      <w:lvlText w:val="%6."/>
      <w:lvlJc w:val="right"/>
      <w:pPr>
        <w:ind w:left="5956" w:hanging="180"/>
      </w:pPr>
      <w:rPr>
        <w:rFonts w:cs="Times New Roman" w:hint="default"/>
      </w:rPr>
    </w:lvl>
    <w:lvl w:ilvl="6">
      <w:start w:val="1"/>
      <w:numFmt w:val="decimal"/>
      <w:lvlText w:val="%7."/>
      <w:lvlJc w:val="left"/>
      <w:pPr>
        <w:ind w:left="6676" w:hanging="360"/>
      </w:pPr>
      <w:rPr>
        <w:rFonts w:cs="Times New Roman" w:hint="default"/>
      </w:rPr>
    </w:lvl>
    <w:lvl w:ilvl="7">
      <w:start w:val="1"/>
      <w:numFmt w:val="lowerLetter"/>
      <w:lvlText w:val="%8."/>
      <w:lvlJc w:val="left"/>
      <w:pPr>
        <w:ind w:left="7396" w:hanging="360"/>
      </w:pPr>
      <w:rPr>
        <w:rFonts w:cs="Times New Roman" w:hint="default"/>
      </w:rPr>
    </w:lvl>
    <w:lvl w:ilvl="8">
      <w:start w:val="1"/>
      <w:numFmt w:val="lowerRoman"/>
      <w:lvlText w:val="%9."/>
      <w:lvlJc w:val="right"/>
      <w:pPr>
        <w:ind w:left="8116" w:hanging="180"/>
      </w:pPr>
      <w:rPr>
        <w:rFonts w:cs="Times New Roman" w:hint="default"/>
      </w:rPr>
    </w:lvl>
  </w:abstractNum>
  <w:abstractNum w:abstractNumId="2" w15:restartNumberingAfterBreak="0">
    <w:nsid w:val="033B29FD"/>
    <w:multiLevelType w:val="hybridMultilevel"/>
    <w:tmpl w:val="B5180D44"/>
    <w:lvl w:ilvl="0" w:tplc="7FFA34E6">
      <w:start w:val="1"/>
      <w:numFmt w:val="decimal"/>
      <w:pStyle w:val="CellList1"/>
      <w:lvlText w:val="%1."/>
      <w:lvlJc w:val="left"/>
      <w:pPr>
        <w:ind w:left="360" w:hanging="360"/>
      </w:pPr>
      <w:rPr>
        <w:rFonts w:ascii="Arial" w:hAnsi="Arial" w:cs="Times New Roman" w:hint="default"/>
        <w:sz w:val="20"/>
      </w:rPr>
    </w:lvl>
    <w:lvl w:ilvl="1" w:tplc="AA2CFF12">
      <w:start w:val="1"/>
      <w:numFmt w:val="lowerLetter"/>
      <w:lvlText w:val="%2."/>
      <w:lvlJc w:val="left"/>
      <w:pPr>
        <w:ind w:left="1440" w:hanging="360"/>
      </w:pPr>
      <w:rPr>
        <w:rFonts w:cs="Times New Roman"/>
      </w:rPr>
    </w:lvl>
    <w:lvl w:ilvl="2" w:tplc="20B05460" w:tentative="1">
      <w:start w:val="1"/>
      <w:numFmt w:val="lowerRoman"/>
      <w:lvlText w:val="%3."/>
      <w:lvlJc w:val="right"/>
      <w:pPr>
        <w:ind w:left="2160" w:hanging="180"/>
      </w:pPr>
      <w:rPr>
        <w:rFonts w:cs="Times New Roman"/>
      </w:rPr>
    </w:lvl>
    <w:lvl w:ilvl="3" w:tplc="749615F8" w:tentative="1">
      <w:start w:val="1"/>
      <w:numFmt w:val="decimal"/>
      <w:lvlText w:val="%4."/>
      <w:lvlJc w:val="left"/>
      <w:pPr>
        <w:ind w:left="2880" w:hanging="360"/>
      </w:pPr>
      <w:rPr>
        <w:rFonts w:cs="Times New Roman"/>
      </w:rPr>
    </w:lvl>
    <w:lvl w:ilvl="4" w:tplc="375628C2" w:tentative="1">
      <w:start w:val="1"/>
      <w:numFmt w:val="lowerLetter"/>
      <w:lvlText w:val="%5."/>
      <w:lvlJc w:val="left"/>
      <w:pPr>
        <w:ind w:left="3600" w:hanging="360"/>
      </w:pPr>
      <w:rPr>
        <w:rFonts w:cs="Times New Roman"/>
      </w:rPr>
    </w:lvl>
    <w:lvl w:ilvl="5" w:tplc="00FE5966" w:tentative="1">
      <w:start w:val="1"/>
      <w:numFmt w:val="lowerRoman"/>
      <w:lvlText w:val="%6."/>
      <w:lvlJc w:val="right"/>
      <w:pPr>
        <w:ind w:left="4320" w:hanging="180"/>
      </w:pPr>
      <w:rPr>
        <w:rFonts w:cs="Times New Roman"/>
      </w:rPr>
    </w:lvl>
    <w:lvl w:ilvl="6" w:tplc="FFA4D32A" w:tentative="1">
      <w:start w:val="1"/>
      <w:numFmt w:val="decimal"/>
      <w:lvlText w:val="%7."/>
      <w:lvlJc w:val="left"/>
      <w:pPr>
        <w:ind w:left="5040" w:hanging="360"/>
      </w:pPr>
      <w:rPr>
        <w:rFonts w:cs="Times New Roman"/>
      </w:rPr>
    </w:lvl>
    <w:lvl w:ilvl="7" w:tplc="A222681C" w:tentative="1">
      <w:start w:val="1"/>
      <w:numFmt w:val="lowerLetter"/>
      <w:lvlText w:val="%8."/>
      <w:lvlJc w:val="left"/>
      <w:pPr>
        <w:ind w:left="5760" w:hanging="360"/>
      </w:pPr>
      <w:rPr>
        <w:rFonts w:cs="Times New Roman"/>
      </w:rPr>
    </w:lvl>
    <w:lvl w:ilvl="8" w:tplc="97366334" w:tentative="1">
      <w:start w:val="1"/>
      <w:numFmt w:val="lowerRoman"/>
      <w:lvlText w:val="%9."/>
      <w:lvlJc w:val="right"/>
      <w:pPr>
        <w:ind w:left="6480" w:hanging="180"/>
      </w:pPr>
      <w:rPr>
        <w:rFonts w:cs="Times New Roman"/>
      </w:rPr>
    </w:lvl>
  </w:abstractNum>
  <w:abstractNum w:abstractNumId="3" w15:restartNumberingAfterBreak="0">
    <w:nsid w:val="058F5F55"/>
    <w:multiLevelType w:val="hybridMultilevel"/>
    <w:tmpl w:val="D4F6746C"/>
    <w:lvl w:ilvl="0" w:tplc="4EF0AC8C">
      <w:start w:val="1"/>
      <w:numFmt w:val="decimal"/>
      <w:pStyle w:val="FigureTitle"/>
      <w:lvlText w:val="Рисунок %1."/>
      <w:lvlJc w:val="left"/>
      <w:pPr>
        <w:tabs>
          <w:tab w:val="num" w:pos="360"/>
        </w:tabs>
        <w:ind w:left="720" w:hanging="360"/>
      </w:pPr>
      <w:rPr>
        <w:rFonts w:cs="Times New Roman" w:hint="default"/>
      </w:rPr>
    </w:lvl>
    <w:lvl w:ilvl="1" w:tplc="01046EF6" w:tentative="1">
      <w:start w:val="1"/>
      <w:numFmt w:val="lowerLetter"/>
      <w:lvlText w:val="%2."/>
      <w:lvlJc w:val="left"/>
      <w:pPr>
        <w:ind w:left="1440" w:hanging="360"/>
      </w:pPr>
      <w:rPr>
        <w:rFonts w:cs="Times New Roman"/>
      </w:rPr>
    </w:lvl>
    <w:lvl w:ilvl="2" w:tplc="73BECD58" w:tentative="1">
      <w:start w:val="1"/>
      <w:numFmt w:val="lowerRoman"/>
      <w:lvlText w:val="%3."/>
      <w:lvlJc w:val="right"/>
      <w:pPr>
        <w:ind w:left="2160" w:hanging="180"/>
      </w:pPr>
      <w:rPr>
        <w:rFonts w:cs="Times New Roman"/>
      </w:rPr>
    </w:lvl>
    <w:lvl w:ilvl="3" w:tplc="2A5A1412" w:tentative="1">
      <w:start w:val="1"/>
      <w:numFmt w:val="decimal"/>
      <w:lvlText w:val="%4."/>
      <w:lvlJc w:val="left"/>
      <w:pPr>
        <w:ind w:left="2880" w:hanging="360"/>
      </w:pPr>
      <w:rPr>
        <w:rFonts w:cs="Times New Roman"/>
      </w:rPr>
    </w:lvl>
    <w:lvl w:ilvl="4" w:tplc="46FCBCDE" w:tentative="1">
      <w:start w:val="1"/>
      <w:numFmt w:val="lowerLetter"/>
      <w:lvlText w:val="%5."/>
      <w:lvlJc w:val="left"/>
      <w:pPr>
        <w:ind w:left="3600" w:hanging="360"/>
      </w:pPr>
      <w:rPr>
        <w:rFonts w:cs="Times New Roman"/>
      </w:rPr>
    </w:lvl>
    <w:lvl w:ilvl="5" w:tplc="3AF07FE6" w:tentative="1">
      <w:start w:val="1"/>
      <w:numFmt w:val="lowerRoman"/>
      <w:lvlText w:val="%6."/>
      <w:lvlJc w:val="right"/>
      <w:pPr>
        <w:ind w:left="4320" w:hanging="180"/>
      </w:pPr>
      <w:rPr>
        <w:rFonts w:cs="Times New Roman"/>
      </w:rPr>
    </w:lvl>
    <w:lvl w:ilvl="6" w:tplc="0CA6C192" w:tentative="1">
      <w:start w:val="1"/>
      <w:numFmt w:val="decimal"/>
      <w:lvlText w:val="%7."/>
      <w:lvlJc w:val="left"/>
      <w:pPr>
        <w:ind w:left="5040" w:hanging="360"/>
      </w:pPr>
      <w:rPr>
        <w:rFonts w:cs="Times New Roman"/>
      </w:rPr>
    </w:lvl>
    <w:lvl w:ilvl="7" w:tplc="97041446" w:tentative="1">
      <w:start w:val="1"/>
      <w:numFmt w:val="lowerLetter"/>
      <w:lvlText w:val="%8."/>
      <w:lvlJc w:val="left"/>
      <w:pPr>
        <w:ind w:left="5760" w:hanging="360"/>
      </w:pPr>
      <w:rPr>
        <w:rFonts w:cs="Times New Roman"/>
      </w:rPr>
    </w:lvl>
    <w:lvl w:ilvl="8" w:tplc="0408FCB0" w:tentative="1">
      <w:start w:val="1"/>
      <w:numFmt w:val="lowerRoman"/>
      <w:lvlText w:val="%9."/>
      <w:lvlJc w:val="right"/>
      <w:pPr>
        <w:ind w:left="6480" w:hanging="180"/>
      </w:pPr>
      <w:rPr>
        <w:rFonts w:cs="Times New Roman"/>
      </w:rPr>
    </w:lvl>
  </w:abstractNum>
  <w:abstractNum w:abstractNumId="4" w15:restartNumberingAfterBreak="0">
    <w:nsid w:val="083A3924"/>
    <w:multiLevelType w:val="hybridMultilevel"/>
    <w:tmpl w:val="CD32A8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0C873CDE"/>
    <w:multiLevelType w:val="hybridMultilevel"/>
    <w:tmpl w:val="AA3C2BEE"/>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 w15:restartNumberingAfterBreak="0">
    <w:nsid w:val="1E8D31A0"/>
    <w:multiLevelType w:val="hybridMultilevel"/>
    <w:tmpl w:val="E7566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6C3519"/>
    <w:multiLevelType w:val="hybridMultilevel"/>
    <w:tmpl w:val="AB2C3890"/>
    <w:lvl w:ilvl="0" w:tplc="04090011">
      <w:start w:val="1"/>
      <w:numFmt w:val="decimal"/>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8" w15:restartNumberingAfterBreak="0">
    <w:nsid w:val="283E1D73"/>
    <w:multiLevelType w:val="hybridMultilevel"/>
    <w:tmpl w:val="34F860EE"/>
    <w:lvl w:ilvl="0" w:tplc="9676A074">
      <w:start w:val="1"/>
      <w:numFmt w:val="bullet"/>
      <w:pStyle w:val="CellBullet2"/>
      <w:lvlText w:val="–"/>
      <w:lvlJc w:val="left"/>
      <w:pPr>
        <w:ind w:left="1440" w:hanging="360"/>
      </w:pPr>
      <w:rPr>
        <w:rFonts w:ascii="Arial" w:hAnsi="Arial" w:hint="default"/>
      </w:rPr>
    </w:lvl>
    <w:lvl w:ilvl="1" w:tplc="22BAA054" w:tentative="1">
      <w:start w:val="1"/>
      <w:numFmt w:val="bullet"/>
      <w:lvlText w:val="o"/>
      <w:lvlJc w:val="left"/>
      <w:pPr>
        <w:ind w:left="2160" w:hanging="360"/>
      </w:pPr>
      <w:rPr>
        <w:rFonts w:ascii="Courier New" w:hAnsi="Courier New" w:hint="default"/>
      </w:rPr>
    </w:lvl>
    <w:lvl w:ilvl="2" w:tplc="2C120622" w:tentative="1">
      <w:start w:val="1"/>
      <w:numFmt w:val="bullet"/>
      <w:lvlText w:val=""/>
      <w:lvlJc w:val="left"/>
      <w:pPr>
        <w:ind w:left="2880" w:hanging="360"/>
      </w:pPr>
      <w:rPr>
        <w:rFonts w:ascii="Wingdings" w:hAnsi="Wingdings" w:hint="default"/>
      </w:rPr>
    </w:lvl>
    <w:lvl w:ilvl="3" w:tplc="B22E3CAA" w:tentative="1">
      <w:start w:val="1"/>
      <w:numFmt w:val="bullet"/>
      <w:lvlText w:val=""/>
      <w:lvlJc w:val="left"/>
      <w:pPr>
        <w:ind w:left="3600" w:hanging="360"/>
      </w:pPr>
      <w:rPr>
        <w:rFonts w:ascii="Symbol" w:hAnsi="Symbol" w:hint="default"/>
      </w:rPr>
    </w:lvl>
    <w:lvl w:ilvl="4" w:tplc="9864A914" w:tentative="1">
      <w:start w:val="1"/>
      <w:numFmt w:val="bullet"/>
      <w:lvlText w:val="o"/>
      <w:lvlJc w:val="left"/>
      <w:pPr>
        <w:ind w:left="4320" w:hanging="360"/>
      </w:pPr>
      <w:rPr>
        <w:rFonts w:ascii="Courier New" w:hAnsi="Courier New" w:hint="default"/>
      </w:rPr>
    </w:lvl>
    <w:lvl w:ilvl="5" w:tplc="035C460C" w:tentative="1">
      <w:start w:val="1"/>
      <w:numFmt w:val="bullet"/>
      <w:lvlText w:val=""/>
      <w:lvlJc w:val="left"/>
      <w:pPr>
        <w:ind w:left="5040" w:hanging="360"/>
      </w:pPr>
      <w:rPr>
        <w:rFonts w:ascii="Wingdings" w:hAnsi="Wingdings" w:hint="default"/>
      </w:rPr>
    </w:lvl>
    <w:lvl w:ilvl="6" w:tplc="C81EBFB0" w:tentative="1">
      <w:start w:val="1"/>
      <w:numFmt w:val="bullet"/>
      <w:lvlText w:val=""/>
      <w:lvlJc w:val="left"/>
      <w:pPr>
        <w:ind w:left="5760" w:hanging="360"/>
      </w:pPr>
      <w:rPr>
        <w:rFonts w:ascii="Symbol" w:hAnsi="Symbol" w:hint="default"/>
      </w:rPr>
    </w:lvl>
    <w:lvl w:ilvl="7" w:tplc="37949346" w:tentative="1">
      <w:start w:val="1"/>
      <w:numFmt w:val="bullet"/>
      <w:lvlText w:val="o"/>
      <w:lvlJc w:val="left"/>
      <w:pPr>
        <w:ind w:left="6480" w:hanging="360"/>
      </w:pPr>
      <w:rPr>
        <w:rFonts w:ascii="Courier New" w:hAnsi="Courier New" w:hint="default"/>
      </w:rPr>
    </w:lvl>
    <w:lvl w:ilvl="8" w:tplc="517EA38C" w:tentative="1">
      <w:start w:val="1"/>
      <w:numFmt w:val="bullet"/>
      <w:lvlText w:val=""/>
      <w:lvlJc w:val="left"/>
      <w:pPr>
        <w:ind w:left="7200" w:hanging="360"/>
      </w:pPr>
      <w:rPr>
        <w:rFonts w:ascii="Wingdings" w:hAnsi="Wingdings" w:hint="default"/>
      </w:rPr>
    </w:lvl>
  </w:abstractNum>
  <w:abstractNum w:abstractNumId="9" w15:restartNumberingAfterBreak="0">
    <w:nsid w:val="33B72591"/>
    <w:multiLevelType w:val="hybridMultilevel"/>
    <w:tmpl w:val="2C447656"/>
    <w:lvl w:ilvl="0" w:tplc="E9B66AB6">
      <w:start w:val="1"/>
      <w:numFmt w:val="bullet"/>
      <w:pStyle w:val="BulletList1"/>
      <w:lvlText w:val=""/>
      <w:lvlJc w:val="left"/>
      <w:pPr>
        <w:ind w:left="1800" w:hanging="360"/>
      </w:pPr>
      <w:rPr>
        <w:rFonts w:ascii="Symbol" w:hAnsi="Symbol" w:hint="default"/>
      </w:rPr>
    </w:lvl>
    <w:lvl w:ilvl="1" w:tplc="2F785D08" w:tentative="1">
      <w:start w:val="1"/>
      <w:numFmt w:val="bullet"/>
      <w:lvlText w:val="o"/>
      <w:lvlJc w:val="left"/>
      <w:pPr>
        <w:ind w:left="2520" w:hanging="360"/>
      </w:pPr>
      <w:rPr>
        <w:rFonts w:ascii="Courier New" w:hAnsi="Courier New" w:hint="default"/>
      </w:rPr>
    </w:lvl>
    <w:lvl w:ilvl="2" w:tplc="89888634" w:tentative="1">
      <w:start w:val="1"/>
      <w:numFmt w:val="bullet"/>
      <w:lvlText w:val=""/>
      <w:lvlJc w:val="left"/>
      <w:pPr>
        <w:ind w:left="3240" w:hanging="360"/>
      </w:pPr>
      <w:rPr>
        <w:rFonts w:ascii="Wingdings" w:hAnsi="Wingdings" w:hint="default"/>
      </w:rPr>
    </w:lvl>
    <w:lvl w:ilvl="3" w:tplc="F02448A0" w:tentative="1">
      <w:start w:val="1"/>
      <w:numFmt w:val="bullet"/>
      <w:lvlText w:val=""/>
      <w:lvlJc w:val="left"/>
      <w:pPr>
        <w:ind w:left="3960" w:hanging="360"/>
      </w:pPr>
      <w:rPr>
        <w:rFonts w:ascii="Symbol" w:hAnsi="Symbol" w:hint="default"/>
      </w:rPr>
    </w:lvl>
    <w:lvl w:ilvl="4" w:tplc="A252CE0C" w:tentative="1">
      <w:start w:val="1"/>
      <w:numFmt w:val="bullet"/>
      <w:lvlText w:val="o"/>
      <w:lvlJc w:val="left"/>
      <w:pPr>
        <w:ind w:left="4680" w:hanging="360"/>
      </w:pPr>
      <w:rPr>
        <w:rFonts w:ascii="Courier New" w:hAnsi="Courier New" w:hint="default"/>
      </w:rPr>
    </w:lvl>
    <w:lvl w:ilvl="5" w:tplc="57D2AB28" w:tentative="1">
      <w:start w:val="1"/>
      <w:numFmt w:val="bullet"/>
      <w:lvlText w:val=""/>
      <w:lvlJc w:val="left"/>
      <w:pPr>
        <w:ind w:left="5400" w:hanging="360"/>
      </w:pPr>
      <w:rPr>
        <w:rFonts w:ascii="Wingdings" w:hAnsi="Wingdings" w:hint="default"/>
      </w:rPr>
    </w:lvl>
    <w:lvl w:ilvl="6" w:tplc="9F6A35F4" w:tentative="1">
      <w:start w:val="1"/>
      <w:numFmt w:val="bullet"/>
      <w:lvlText w:val=""/>
      <w:lvlJc w:val="left"/>
      <w:pPr>
        <w:ind w:left="6120" w:hanging="360"/>
      </w:pPr>
      <w:rPr>
        <w:rFonts w:ascii="Symbol" w:hAnsi="Symbol" w:hint="default"/>
      </w:rPr>
    </w:lvl>
    <w:lvl w:ilvl="7" w:tplc="4EC6700A" w:tentative="1">
      <w:start w:val="1"/>
      <w:numFmt w:val="bullet"/>
      <w:lvlText w:val="o"/>
      <w:lvlJc w:val="left"/>
      <w:pPr>
        <w:ind w:left="6840" w:hanging="360"/>
      </w:pPr>
      <w:rPr>
        <w:rFonts w:ascii="Courier New" w:hAnsi="Courier New" w:hint="default"/>
      </w:rPr>
    </w:lvl>
    <w:lvl w:ilvl="8" w:tplc="A73413EA" w:tentative="1">
      <w:start w:val="1"/>
      <w:numFmt w:val="bullet"/>
      <w:lvlText w:val=""/>
      <w:lvlJc w:val="left"/>
      <w:pPr>
        <w:ind w:left="7560" w:hanging="360"/>
      </w:pPr>
      <w:rPr>
        <w:rFonts w:ascii="Wingdings" w:hAnsi="Wingdings" w:hint="default"/>
      </w:rPr>
    </w:lvl>
  </w:abstractNum>
  <w:abstractNum w:abstractNumId="10" w15:restartNumberingAfterBreak="0">
    <w:nsid w:val="3E644A02"/>
    <w:multiLevelType w:val="multilevel"/>
    <w:tmpl w:val="99BA07AE"/>
    <w:lvl w:ilvl="0">
      <w:start w:val="1"/>
      <w:numFmt w:val="upperLetter"/>
      <w:pStyle w:val="AppendixTitle"/>
      <w:suff w:val="space"/>
      <w:lvlText w:val="Appendix %1."/>
      <w:lvlJc w:val="cente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1"/>
      <w:lvlText w:val="%1.%2."/>
      <w:lvlJc w:val="left"/>
      <w:pPr>
        <w:ind w:left="720" w:hanging="360"/>
      </w:pPr>
      <w:rPr>
        <w:rFonts w:cs="Times New Roman" w:hint="default"/>
      </w:rPr>
    </w:lvl>
    <w:lvl w:ilvl="2">
      <w:start w:val="1"/>
      <w:numFmt w:val="decimal"/>
      <w:pStyle w:val="AppendixHeading2"/>
      <w:lvlText w:val="%1.%2.%3."/>
      <w:lvlJc w:val="left"/>
      <w:pPr>
        <w:ind w:left="1080" w:hanging="360"/>
      </w:pPr>
      <w:rPr>
        <w:rFonts w:cs="Times New Roman" w:hint="default"/>
      </w:rPr>
    </w:lvl>
    <w:lvl w:ilvl="3">
      <w:start w:val="1"/>
      <w:numFmt w:val="decimal"/>
      <w:pStyle w:val="AppendixHeading3"/>
      <w:lvlText w:val="%1.%2.%3.%4."/>
      <w:lvlJc w:val="left"/>
      <w:pPr>
        <w:ind w:left="1440" w:hanging="360"/>
      </w:pPr>
      <w:rPr>
        <w:rFonts w:cs="Times New Roman" w:hint="default"/>
      </w:rPr>
    </w:lvl>
    <w:lvl w:ilvl="4">
      <w:start w:val="1"/>
      <w:numFmt w:val="decimal"/>
      <w:lvlRestart w:val="0"/>
      <w:pStyle w:val="ApxFigureTitle"/>
      <w:lvlText w:val="Figure %1.%5."/>
      <w:lvlJc w:val="left"/>
      <w:pPr>
        <w:ind w:left="4058" w:hanging="1080"/>
      </w:pPr>
      <w:rPr>
        <w:rFonts w:cs="Times New Roman" w:hint="default"/>
      </w:rPr>
    </w:lvl>
    <w:lvl w:ilvl="5">
      <w:start w:val="1"/>
      <w:numFmt w:val="decimal"/>
      <w:lvlRestart w:val="0"/>
      <w:pStyle w:val="ApxTblTitle"/>
      <w:lvlText w:val="Table %1.%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1" w15:restartNumberingAfterBreak="0">
    <w:nsid w:val="5B773E88"/>
    <w:multiLevelType w:val="hybridMultilevel"/>
    <w:tmpl w:val="1C3A3934"/>
    <w:lvl w:ilvl="0" w:tplc="7D9C2F12">
      <w:start w:val="1"/>
      <w:numFmt w:val="decimal"/>
      <w:pStyle w:val="TableTitle1"/>
      <w:lvlText w:val="Таблица %1."/>
      <w:lvlJc w:val="left"/>
      <w:pPr>
        <w:tabs>
          <w:tab w:val="num" w:pos="0"/>
        </w:tabs>
        <w:ind w:left="720" w:hanging="360"/>
      </w:pPr>
      <w:rPr>
        <w:rFonts w:cs="Times New Roman" w:hint="default"/>
      </w:rPr>
    </w:lvl>
    <w:lvl w:ilvl="1" w:tplc="55D8D7FE" w:tentative="1">
      <w:start w:val="1"/>
      <w:numFmt w:val="lowerLetter"/>
      <w:lvlText w:val="%2."/>
      <w:lvlJc w:val="left"/>
      <w:pPr>
        <w:ind w:left="1440" w:hanging="360"/>
      </w:pPr>
      <w:rPr>
        <w:rFonts w:cs="Times New Roman"/>
      </w:rPr>
    </w:lvl>
    <w:lvl w:ilvl="2" w:tplc="B2725B2C" w:tentative="1">
      <w:start w:val="1"/>
      <w:numFmt w:val="lowerRoman"/>
      <w:lvlText w:val="%3."/>
      <w:lvlJc w:val="right"/>
      <w:pPr>
        <w:ind w:left="2160" w:hanging="180"/>
      </w:pPr>
      <w:rPr>
        <w:rFonts w:cs="Times New Roman"/>
      </w:rPr>
    </w:lvl>
    <w:lvl w:ilvl="3" w:tplc="FD86A578" w:tentative="1">
      <w:start w:val="1"/>
      <w:numFmt w:val="decimal"/>
      <w:lvlText w:val="%4."/>
      <w:lvlJc w:val="left"/>
      <w:pPr>
        <w:ind w:left="2880" w:hanging="360"/>
      </w:pPr>
      <w:rPr>
        <w:rFonts w:cs="Times New Roman"/>
      </w:rPr>
    </w:lvl>
    <w:lvl w:ilvl="4" w:tplc="9D44C9B6" w:tentative="1">
      <w:start w:val="1"/>
      <w:numFmt w:val="lowerLetter"/>
      <w:lvlText w:val="%5."/>
      <w:lvlJc w:val="left"/>
      <w:pPr>
        <w:ind w:left="3600" w:hanging="360"/>
      </w:pPr>
      <w:rPr>
        <w:rFonts w:cs="Times New Roman"/>
      </w:rPr>
    </w:lvl>
    <w:lvl w:ilvl="5" w:tplc="CA14FE84" w:tentative="1">
      <w:start w:val="1"/>
      <w:numFmt w:val="lowerRoman"/>
      <w:lvlText w:val="%6."/>
      <w:lvlJc w:val="right"/>
      <w:pPr>
        <w:ind w:left="4320" w:hanging="180"/>
      </w:pPr>
      <w:rPr>
        <w:rFonts w:cs="Times New Roman"/>
      </w:rPr>
    </w:lvl>
    <w:lvl w:ilvl="6" w:tplc="D696B1BE" w:tentative="1">
      <w:start w:val="1"/>
      <w:numFmt w:val="decimal"/>
      <w:lvlText w:val="%7."/>
      <w:lvlJc w:val="left"/>
      <w:pPr>
        <w:ind w:left="5040" w:hanging="360"/>
      </w:pPr>
      <w:rPr>
        <w:rFonts w:cs="Times New Roman"/>
      </w:rPr>
    </w:lvl>
    <w:lvl w:ilvl="7" w:tplc="627EF56C" w:tentative="1">
      <w:start w:val="1"/>
      <w:numFmt w:val="lowerLetter"/>
      <w:lvlText w:val="%8."/>
      <w:lvlJc w:val="left"/>
      <w:pPr>
        <w:ind w:left="5760" w:hanging="360"/>
      </w:pPr>
      <w:rPr>
        <w:rFonts w:cs="Times New Roman"/>
      </w:rPr>
    </w:lvl>
    <w:lvl w:ilvl="8" w:tplc="CFF2F28E" w:tentative="1">
      <w:start w:val="1"/>
      <w:numFmt w:val="lowerRoman"/>
      <w:lvlText w:val="%9."/>
      <w:lvlJc w:val="right"/>
      <w:pPr>
        <w:ind w:left="6480" w:hanging="180"/>
      </w:pPr>
      <w:rPr>
        <w:rFonts w:cs="Times New Roman"/>
      </w:rPr>
    </w:lvl>
  </w:abstractNum>
  <w:abstractNum w:abstractNumId="12" w15:restartNumberingAfterBreak="0">
    <w:nsid w:val="5DE677D5"/>
    <w:multiLevelType w:val="hybridMultilevel"/>
    <w:tmpl w:val="FE325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33377EC"/>
    <w:multiLevelType w:val="hybridMultilevel"/>
    <w:tmpl w:val="765ACE48"/>
    <w:lvl w:ilvl="0" w:tplc="80164306">
      <w:start w:val="1"/>
      <w:numFmt w:val="bullet"/>
      <w:pStyle w:val="Cel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4" w15:restartNumberingAfterBreak="0">
    <w:nsid w:val="6A6040B6"/>
    <w:multiLevelType w:val="hybridMultilevel"/>
    <w:tmpl w:val="7256EE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C4026DA"/>
    <w:multiLevelType w:val="hybridMultilevel"/>
    <w:tmpl w:val="E9FE38D8"/>
    <w:lvl w:ilvl="0" w:tplc="A94424E6">
      <w:start w:val="1"/>
      <w:numFmt w:val="lowerLetter"/>
      <w:pStyle w:val="CellList2"/>
      <w:lvlText w:val="%1."/>
      <w:lvlJc w:val="left"/>
      <w:pPr>
        <w:ind w:left="1040" w:hanging="360"/>
      </w:pPr>
      <w:rPr>
        <w:rFonts w:cs="Times New Roman"/>
      </w:rPr>
    </w:lvl>
    <w:lvl w:ilvl="1" w:tplc="04090019" w:tentative="1">
      <w:start w:val="1"/>
      <w:numFmt w:val="lowerLetter"/>
      <w:lvlText w:val="%2."/>
      <w:lvlJc w:val="left"/>
      <w:pPr>
        <w:ind w:left="1760" w:hanging="360"/>
      </w:pPr>
      <w:rPr>
        <w:rFonts w:cs="Times New Roman"/>
      </w:rPr>
    </w:lvl>
    <w:lvl w:ilvl="2" w:tplc="0409001B" w:tentative="1">
      <w:start w:val="1"/>
      <w:numFmt w:val="lowerRoman"/>
      <w:lvlText w:val="%3."/>
      <w:lvlJc w:val="right"/>
      <w:pPr>
        <w:ind w:left="2480" w:hanging="180"/>
      </w:pPr>
      <w:rPr>
        <w:rFonts w:cs="Times New Roman"/>
      </w:rPr>
    </w:lvl>
    <w:lvl w:ilvl="3" w:tplc="0409000F" w:tentative="1">
      <w:start w:val="1"/>
      <w:numFmt w:val="decimal"/>
      <w:lvlText w:val="%4."/>
      <w:lvlJc w:val="left"/>
      <w:pPr>
        <w:ind w:left="3200" w:hanging="360"/>
      </w:pPr>
      <w:rPr>
        <w:rFonts w:cs="Times New Roman"/>
      </w:rPr>
    </w:lvl>
    <w:lvl w:ilvl="4" w:tplc="04090019" w:tentative="1">
      <w:start w:val="1"/>
      <w:numFmt w:val="lowerLetter"/>
      <w:lvlText w:val="%5."/>
      <w:lvlJc w:val="left"/>
      <w:pPr>
        <w:ind w:left="3920" w:hanging="360"/>
      </w:pPr>
      <w:rPr>
        <w:rFonts w:cs="Times New Roman"/>
      </w:rPr>
    </w:lvl>
    <w:lvl w:ilvl="5" w:tplc="0409001B" w:tentative="1">
      <w:start w:val="1"/>
      <w:numFmt w:val="lowerRoman"/>
      <w:lvlText w:val="%6."/>
      <w:lvlJc w:val="right"/>
      <w:pPr>
        <w:ind w:left="4640" w:hanging="180"/>
      </w:pPr>
      <w:rPr>
        <w:rFonts w:cs="Times New Roman"/>
      </w:rPr>
    </w:lvl>
    <w:lvl w:ilvl="6" w:tplc="0409000F" w:tentative="1">
      <w:start w:val="1"/>
      <w:numFmt w:val="decimal"/>
      <w:lvlText w:val="%7."/>
      <w:lvlJc w:val="left"/>
      <w:pPr>
        <w:ind w:left="5360" w:hanging="360"/>
      </w:pPr>
      <w:rPr>
        <w:rFonts w:cs="Times New Roman"/>
      </w:rPr>
    </w:lvl>
    <w:lvl w:ilvl="7" w:tplc="04090019" w:tentative="1">
      <w:start w:val="1"/>
      <w:numFmt w:val="lowerLetter"/>
      <w:lvlText w:val="%8."/>
      <w:lvlJc w:val="left"/>
      <w:pPr>
        <w:ind w:left="6080" w:hanging="360"/>
      </w:pPr>
      <w:rPr>
        <w:rFonts w:cs="Times New Roman"/>
      </w:rPr>
    </w:lvl>
    <w:lvl w:ilvl="8" w:tplc="0409001B" w:tentative="1">
      <w:start w:val="1"/>
      <w:numFmt w:val="lowerRoman"/>
      <w:lvlText w:val="%9."/>
      <w:lvlJc w:val="right"/>
      <w:pPr>
        <w:ind w:left="6800" w:hanging="180"/>
      </w:pPr>
      <w:rPr>
        <w:rFonts w:cs="Times New Roman"/>
      </w:rPr>
    </w:lvl>
  </w:abstractNum>
  <w:abstractNum w:abstractNumId="16" w15:restartNumberingAfterBreak="0">
    <w:nsid w:val="7CB571DD"/>
    <w:multiLevelType w:val="multilevel"/>
    <w:tmpl w:val="2A9E39D6"/>
    <w:lvl w:ilvl="0">
      <w:start w:val="1"/>
      <w:numFmt w:val="decimal"/>
      <w:pStyle w:val="Heading1"/>
      <w:lvlText w:val="%1.0"/>
      <w:lvlJc w:val="left"/>
      <w:pPr>
        <w:ind w:left="432" w:hanging="432"/>
      </w:pPr>
      <w:rPr>
        <w:rFonts w:cs="Times New Roman" w:hint="default"/>
      </w:rPr>
    </w:lvl>
    <w:lvl w:ilvl="1">
      <w:start w:val="1"/>
      <w:numFmt w:val="decimal"/>
      <w:pStyle w:val="Heading2"/>
      <w:lvlText w:val="%1.%2"/>
      <w:lvlJc w:val="left"/>
      <w:pPr>
        <w:ind w:left="876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num w:numId="1" w16cid:durableId="2111050284">
    <w:abstractNumId w:val="1"/>
  </w:num>
  <w:num w:numId="2" w16cid:durableId="1961842308">
    <w:abstractNumId w:val="16"/>
  </w:num>
  <w:num w:numId="3" w16cid:durableId="1483156233">
    <w:abstractNumId w:val="3"/>
  </w:num>
  <w:num w:numId="4" w16cid:durableId="1929533297">
    <w:abstractNumId w:val="10"/>
  </w:num>
  <w:num w:numId="5" w16cid:durableId="816459391">
    <w:abstractNumId w:val="11"/>
  </w:num>
  <w:num w:numId="6" w16cid:durableId="2055542275">
    <w:abstractNumId w:val="9"/>
  </w:num>
  <w:num w:numId="7" w16cid:durableId="1899240754">
    <w:abstractNumId w:val="2"/>
  </w:num>
  <w:num w:numId="8" w16cid:durableId="194539550">
    <w:abstractNumId w:val="15"/>
  </w:num>
  <w:num w:numId="9" w16cid:durableId="996492451">
    <w:abstractNumId w:val="13"/>
  </w:num>
  <w:num w:numId="10" w16cid:durableId="14115768">
    <w:abstractNumId w:val="8"/>
  </w:num>
  <w:num w:numId="11" w16cid:durableId="873427707">
    <w:abstractNumId w:val="1"/>
  </w:num>
  <w:num w:numId="12" w16cid:durableId="1758549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0067102">
    <w:abstractNumId w:val="11"/>
    <w:lvlOverride w:ilvl="0">
      <w:startOverride w:val="1"/>
    </w:lvlOverride>
  </w:num>
  <w:num w:numId="14" w16cid:durableId="5166513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4252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91944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7607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7557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5698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47764751">
    <w:abstractNumId w:val="1"/>
  </w:num>
  <w:num w:numId="21" w16cid:durableId="1620720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232018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094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8440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87986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890036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6555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72076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6208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3108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2281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143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9392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41111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85663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260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54160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46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3325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7746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80789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273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78484532">
    <w:abstractNumId w:val="0"/>
    <w:lvlOverride w:ilvl="0">
      <w:lvl w:ilvl="0">
        <w:start w:val="1"/>
        <w:numFmt w:val="bullet"/>
        <w:lvlText w:val="Table 4: "/>
        <w:legacy w:legacy="1" w:legacySpace="0" w:legacyIndent="0"/>
        <w:lvlJc w:val="left"/>
        <w:rPr>
          <w:rFonts w:ascii="Arial" w:hAnsi="Arial" w:hint="default"/>
          <w:b/>
          <w:i w:val="0"/>
          <w:strike w:val="0"/>
          <w:color w:val="000000"/>
          <w:sz w:val="20"/>
          <w:u w:val="none"/>
        </w:rPr>
      </w:lvl>
    </w:lvlOverride>
  </w:num>
  <w:num w:numId="44" w16cid:durableId="1304776317">
    <w:abstractNumId w:val="10"/>
  </w:num>
  <w:num w:numId="45" w16cid:durableId="1354572918">
    <w:abstractNumId w:val="0"/>
    <w:lvlOverride w:ilvl="0">
      <w:lvl w:ilvl="0">
        <w:start w:val="1"/>
        <w:numFmt w:val="bullet"/>
        <w:lvlText w:val="Table 3: "/>
        <w:legacy w:legacy="1" w:legacySpace="0" w:legacyIndent="0"/>
        <w:lvlJc w:val="left"/>
        <w:pPr>
          <w:ind w:left="6480"/>
        </w:pPr>
        <w:rPr>
          <w:rFonts w:ascii="Arial" w:hAnsi="Arial" w:hint="default"/>
          <w:b/>
          <w:i w:val="0"/>
          <w:strike w:val="0"/>
          <w:color w:val="000000"/>
          <w:sz w:val="20"/>
          <w:u w:val="none"/>
        </w:rPr>
      </w:lvl>
    </w:lvlOverride>
  </w:num>
  <w:num w:numId="46" w16cid:durableId="11642776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53911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11967414">
    <w:abstractNumId w:val="1"/>
  </w:num>
  <w:num w:numId="49" w16cid:durableId="939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40610464">
    <w:abstractNumId w:val="1"/>
  </w:num>
  <w:num w:numId="51" w16cid:durableId="1335837950">
    <w:abstractNumId w:val="1"/>
  </w:num>
  <w:num w:numId="52" w16cid:durableId="562251060">
    <w:abstractNumId w:val="1"/>
  </w:num>
  <w:num w:numId="53" w16cid:durableId="1051920831">
    <w:abstractNumId w:val="1"/>
  </w:num>
  <w:num w:numId="54" w16cid:durableId="1811551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89386976">
    <w:abstractNumId w:val="1"/>
  </w:num>
  <w:num w:numId="56" w16cid:durableId="664625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64898640">
    <w:abstractNumId w:val="1"/>
  </w:num>
  <w:num w:numId="58" w16cid:durableId="1161198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04245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42976055">
    <w:abstractNumId w:val="16"/>
  </w:num>
  <w:num w:numId="61" w16cid:durableId="497622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50877557">
    <w:abstractNumId w:val="16"/>
  </w:num>
  <w:num w:numId="63" w16cid:durableId="1157498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3936493">
    <w:abstractNumId w:val="1"/>
  </w:num>
  <w:num w:numId="65" w16cid:durableId="1409184819">
    <w:abstractNumId w:val="1"/>
  </w:num>
  <w:num w:numId="66" w16cid:durableId="1355808785">
    <w:abstractNumId w:val="1"/>
  </w:num>
  <w:num w:numId="67" w16cid:durableId="398334944">
    <w:abstractNumId w:val="1"/>
  </w:num>
  <w:num w:numId="68" w16cid:durableId="1503544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31075403">
    <w:abstractNumId w:val="1"/>
  </w:num>
  <w:num w:numId="70" w16cid:durableId="1861317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45188222">
    <w:abstractNumId w:val="1"/>
  </w:num>
  <w:num w:numId="72" w16cid:durableId="1391614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18226515">
    <w:abstractNumId w:val="1"/>
  </w:num>
  <w:num w:numId="74" w16cid:durableId="1485925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91558370">
    <w:abstractNumId w:val="1"/>
  </w:num>
  <w:num w:numId="76" w16cid:durableId="1495607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36966159">
    <w:abstractNumId w:val="1"/>
  </w:num>
  <w:num w:numId="78" w16cid:durableId="3362265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055003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87368622">
    <w:abstractNumId w:val="1"/>
  </w:num>
  <w:num w:numId="81" w16cid:durableId="1203446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41256692">
    <w:abstractNumId w:val="1"/>
  </w:num>
  <w:num w:numId="83" w16cid:durableId="633948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581452158">
    <w:abstractNumId w:val="1"/>
  </w:num>
  <w:num w:numId="85" w16cid:durableId="1350569187">
    <w:abstractNumId w:val="1"/>
  </w:num>
  <w:num w:numId="86" w16cid:durableId="354700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78475057">
    <w:abstractNumId w:val="1"/>
  </w:num>
  <w:num w:numId="88" w16cid:durableId="6236588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5109130">
    <w:abstractNumId w:val="1"/>
  </w:num>
  <w:num w:numId="90" w16cid:durableId="448400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36202297">
    <w:abstractNumId w:val="1"/>
  </w:num>
  <w:num w:numId="92" w16cid:durableId="965625042">
    <w:abstractNumId w:val="1"/>
  </w:num>
  <w:num w:numId="93" w16cid:durableId="1831826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660625143">
    <w:abstractNumId w:val="1"/>
  </w:num>
  <w:num w:numId="95" w16cid:durableId="1367758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1750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07050498">
    <w:abstractNumId w:val="1"/>
  </w:num>
  <w:num w:numId="98" w16cid:durableId="1211501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10670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17687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94865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971835398">
    <w:abstractNumId w:val="1"/>
  </w:num>
  <w:num w:numId="103" w16cid:durableId="1732385250">
    <w:abstractNumId w:val="1"/>
  </w:num>
  <w:num w:numId="104" w16cid:durableId="17957574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81160417">
    <w:abstractNumId w:val="0"/>
    <w:lvlOverride w:ilvl="0">
      <w:lvl w:ilvl="0">
        <w:start w:val="1"/>
        <w:numFmt w:val="bullet"/>
        <w:lvlText w:val="Table 3: "/>
        <w:legacy w:legacy="1" w:legacySpace="0" w:legacyIndent="0"/>
        <w:lvlJc w:val="left"/>
        <w:pPr>
          <w:ind w:left="1080"/>
        </w:pPr>
        <w:rPr>
          <w:rFonts w:ascii="Arial" w:hAnsi="Arial" w:hint="default"/>
          <w:b/>
          <w:i w:val="0"/>
          <w:strike w:val="0"/>
          <w:color w:val="000000"/>
          <w:sz w:val="20"/>
          <w:u w:val="none"/>
        </w:rPr>
      </w:lvl>
    </w:lvlOverride>
  </w:num>
  <w:num w:numId="106" w16cid:durableId="177620158">
    <w:abstractNumId w:val="16"/>
  </w:num>
  <w:num w:numId="107" w16cid:durableId="1303463876">
    <w:abstractNumId w:val="16"/>
  </w:num>
  <w:num w:numId="108" w16cid:durableId="1576472779">
    <w:abstractNumId w:val="0"/>
    <w:lvlOverride w:ilvl="0">
      <w:lvl w:ilvl="0">
        <w:start w:val="1"/>
        <w:numFmt w:val="bullet"/>
        <w:lvlText w:val="Table 4: "/>
        <w:legacy w:legacy="1" w:legacySpace="0" w:legacyIndent="0"/>
        <w:lvlJc w:val="left"/>
        <w:rPr>
          <w:rFonts w:ascii="Arial" w:hAnsi="Arial" w:hint="default"/>
          <w:b/>
          <w:i w:val="0"/>
          <w:strike w:val="0"/>
          <w:color w:val="000000"/>
          <w:sz w:val="20"/>
          <w:u w:val="none"/>
        </w:rPr>
      </w:lvl>
    </w:lvlOverride>
  </w:num>
  <w:num w:numId="109" w16cid:durableId="1069186392">
    <w:abstractNumId w:val="0"/>
    <w:lvlOverride w:ilvl="0">
      <w:lvl w:ilvl="0">
        <w:start w:val="1"/>
        <w:numFmt w:val="bullet"/>
        <w:lvlText w:val="Table 3: "/>
        <w:legacy w:legacy="1" w:legacySpace="0" w:legacyIndent="0"/>
        <w:lvlJc w:val="left"/>
        <w:pPr>
          <w:ind w:left="6480"/>
        </w:pPr>
        <w:rPr>
          <w:rFonts w:ascii="Arial" w:hAnsi="Arial" w:hint="default"/>
          <w:b/>
          <w:i w:val="0"/>
          <w:strike w:val="0"/>
          <w:color w:val="000000"/>
          <w:sz w:val="20"/>
          <w:u w:val="none"/>
        </w:rPr>
      </w:lvl>
    </w:lvlOverride>
  </w:num>
  <w:num w:numId="110" w16cid:durableId="1187787144">
    <w:abstractNumId w:val="0"/>
    <w:lvlOverride w:ilvl="0">
      <w:lvl w:ilvl="0">
        <w:start w:val="1"/>
        <w:numFmt w:val="bullet"/>
        <w:lvlText w:val="Table 3: "/>
        <w:legacy w:legacy="1" w:legacySpace="0" w:legacyIndent="0"/>
        <w:lvlJc w:val="left"/>
        <w:pPr>
          <w:ind w:left="1080"/>
        </w:pPr>
        <w:rPr>
          <w:rFonts w:ascii="Arial" w:hAnsi="Arial" w:hint="default"/>
          <w:b/>
          <w:i w:val="0"/>
          <w:strike w:val="0"/>
          <w:color w:val="000000"/>
          <w:sz w:val="20"/>
          <w:u w:val="none"/>
        </w:rPr>
      </w:lvl>
    </w:lvlOverride>
  </w:num>
  <w:num w:numId="111" w16cid:durableId="515652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08013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55790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347828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28504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48689418">
    <w:abstractNumId w:val="1"/>
  </w:num>
  <w:num w:numId="117" w16cid:durableId="800004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29081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48748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1710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101558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246573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42664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06852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15428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006713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44424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962150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04825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307008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597842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69637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428834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894183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720787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549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447820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867787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5485703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16184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318076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54859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41410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499196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042553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80500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93830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348210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921647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740561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0925105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419450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97644310">
    <w:abstractNumId w:val="1"/>
  </w:num>
  <w:num w:numId="154" w16cid:durableId="17344991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911762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000504057">
    <w:abstractNumId w:val="16"/>
  </w:num>
  <w:num w:numId="157" w16cid:durableId="692340371">
    <w:abstractNumId w:val="16"/>
  </w:num>
  <w:num w:numId="158" w16cid:durableId="291911622">
    <w:abstractNumId w:val="16"/>
  </w:num>
  <w:num w:numId="159" w16cid:durableId="1339581907">
    <w:abstractNumId w:val="16"/>
  </w:num>
  <w:num w:numId="160" w16cid:durableId="2002464543">
    <w:abstractNumId w:val="16"/>
  </w:num>
  <w:num w:numId="161" w16cid:durableId="1640839389">
    <w:abstractNumId w:val="16"/>
  </w:num>
  <w:num w:numId="162" w16cid:durableId="1813980056">
    <w:abstractNumId w:val="16"/>
  </w:num>
  <w:num w:numId="163" w16cid:durableId="1172183784">
    <w:abstractNumId w:val="16"/>
  </w:num>
  <w:num w:numId="164" w16cid:durableId="104666344">
    <w:abstractNumId w:val="16"/>
  </w:num>
  <w:num w:numId="165" w16cid:durableId="2019655475">
    <w:abstractNumId w:val="16"/>
  </w:num>
  <w:num w:numId="166" w16cid:durableId="1130317288">
    <w:abstractNumId w:val="16"/>
  </w:num>
  <w:num w:numId="167" w16cid:durableId="160509986">
    <w:abstractNumId w:val="16"/>
  </w:num>
  <w:num w:numId="168" w16cid:durableId="1745908802">
    <w:abstractNumId w:val="16"/>
  </w:num>
  <w:num w:numId="169" w16cid:durableId="521086976">
    <w:abstractNumId w:val="16"/>
  </w:num>
  <w:num w:numId="170" w16cid:durableId="1294753689">
    <w:abstractNumId w:val="16"/>
  </w:num>
  <w:num w:numId="171" w16cid:durableId="1766921648">
    <w:abstractNumId w:val="16"/>
  </w:num>
  <w:num w:numId="172" w16cid:durableId="1087767132">
    <w:abstractNumId w:val="16"/>
  </w:num>
  <w:num w:numId="173" w16cid:durableId="1633707186">
    <w:abstractNumId w:val="16"/>
  </w:num>
  <w:num w:numId="174" w16cid:durableId="1437292715">
    <w:abstractNumId w:val="16"/>
  </w:num>
  <w:num w:numId="175" w16cid:durableId="2077438003">
    <w:abstractNumId w:val="16"/>
  </w:num>
  <w:num w:numId="176" w16cid:durableId="1023747359">
    <w:abstractNumId w:val="16"/>
  </w:num>
  <w:num w:numId="177" w16cid:durableId="1403674334">
    <w:abstractNumId w:val="16"/>
  </w:num>
  <w:num w:numId="178" w16cid:durableId="425923305">
    <w:abstractNumId w:val="16"/>
  </w:num>
  <w:num w:numId="179" w16cid:durableId="1258633679">
    <w:abstractNumId w:val="16"/>
  </w:num>
  <w:num w:numId="180" w16cid:durableId="974025280">
    <w:abstractNumId w:val="16"/>
  </w:num>
  <w:num w:numId="181" w16cid:durableId="907302143">
    <w:abstractNumId w:val="16"/>
  </w:num>
  <w:num w:numId="182" w16cid:durableId="842932458">
    <w:abstractNumId w:val="16"/>
  </w:num>
  <w:num w:numId="183" w16cid:durableId="669872230">
    <w:abstractNumId w:val="1"/>
  </w:num>
  <w:num w:numId="184" w16cid:durableId="859200692">
    <w:abstractNumId w:val="1"/>
  </w:num>
  <w:num w:numId="185" w16cid:durableId="1731464983">
    <w:abstractNumId w:val="1"/>
  </w:num>
  <w:num w:numId="186" w16cid:durableId="1461612947">
    <w:abstractNumId w:val="16"/>
  </w:num>
  <w:num w:numId="187" w16cid:durableId="576747217">
    <w:abstractNumId w:val="1"/>
  </w:num>
  <w:num w:numId="188" w16cid:durableId="1428231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639913875">
    <w:abstractNumId w:val="16"/>
  </w:num>
  <w:num w:numId="190" w16cid:durableId="1038777963">
    <w:abstractNumId w:val="1"/>
  </w:num>
  <w:num w:numId="191" w16cid:durableId="83646082">
    <w:abstractNumId w:val="1"/>
  </w:num>
  <w:num w:numId="192" w16cid:durableId="1334334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803184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4345593">
    <w:abstractNumId w:val="4"/>
  </w:num>
  <w:num w:numId="195" w16cid:durableId="520583917">
    <w:abstractNumId w:val="1"/>
  </w:num>
  <w:num w:numId="196" w16cid:durableId="2022464473">
    <w:abstractNumId w:val="1"/>
  </w:num>
  <w:num w:numId="197" w16cid:durableId="911280861">
    <w:abstractNumId w:val="1"/>
  </w:num>
  <w:num w:numId="198" w16cid:durableId="661005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262029722">
    <w:abstractNumId w:val="6"/>
  </w:num>
  <w:num w:numId="200" w16cid:durableId="334379082">
    <w:abstractNumId w:val="14"/>
  </w:num>
  <w:num w:numId="201" w16cid:durableId="90516008">
    <w:abstractNumId w:val="1"/>
  </w:num>
  <w:num w:numId="202" w16cid:durableId="1023477545">
    <w:abstractNumId w:val="16"/>
  </w:num>
  <w:num w:numId="203" w16cid:durableId="62307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210263845">
    <w:abstractNumId w:val="1"/>
  </w:num>
  <w:num w:numId="205" w16cid:durableId="1324090060">
    <w:abstractNumId w:val="1"/>
  </w:num>
  <w:num w:numId="206" w16cid:durableId="1695033431">
    <w:abstractNumId w:val="1"/>
  </w:num>
  <w:num w:numId="207" w16cid:durableId="272395979">
    <w:abstractNumId w:val="1"/>
  </w:num>
  <w:num w:numId="208" w16cid:durableId="901258742">
    <w:abstractNumId w:val="1"/>
  </w:num>
  <w:num w:numId="209" w16cid:durableId="1552227127">
    <w:abstractNumId w:val="1"/>
  </w:num>
  <w:num w:numId="210" w16cid:durableId="111172612">
    <w:abstractNumId w:val="1"/>
  </w:num>
  <w:num w:numId="211" w16cid:durableId="877665654">
    <w:abstractNumId w:val="1"/>
  </w:num>
  <w:num w:numId="212" w16cid:durableId="819468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678188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515067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299893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790277553">
    <w:abstractNumId w:val="1"/>
  </w:num>
  <w:num w:numId="217" w16cid:durableId="264114131">
    <w:abstractNumId w:val="1"/>
  </w:num>
  <w:num w:numId="218" w16cid:durableId="633561782">
    <w:abstractNumId w:val="1"/>
  </w:num>
  <w:num w:numId="219" w16cid:durableId="594901297">
    <w:abstractNumId w:val="1"/>
  </w:num>
  <w:num w:numId="220" w16cid:durableId="162403243">
    <w:abstractNumId w:val="1"/>
  </w:num>
  <w:num w:numId="221" w16cid:durableId="1675263868">
    <w:abstractNumId w:val="1"/>
  </w:num>
  <w:num w:numId="222" w16cid:durableId="604266219">
    <w:abstractNumId w:val="1"/>
  </w:num>
  <w:num w:numId="223" w16cid:durableId="220604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600140309">
    <w:abstractNumId w:val="1"/>
  </w:num>
  <w:num w:numId="225" w16cid:durableId="1629899391">
    <w:abstractNumId w:val="1"/>
  </w:num>
  <w:num w:numId="226" w16cid:durableId="150871662">
    <w:abstractNumId w:val="1"/>
  </w:num>
  <w:num w:numId="227" w16cid:durableId="697858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763963671">
    <w:abstractNumId w:val="1"/>
  </w:num>
  <w:num w:numId="229" w16cid:durableId="1295066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46900285">
    <w:abstractNumId w:val="1"/>
  </w:num>
  <w:num w:numId="231" w16cid:durableId="1686204725">
    <w:abstractNumId w:val="1"/>
  </w:num>
  <w:num w:numId="232" w16cid:durableId="1174567017">
    <w:abstractNumId w:val="1"/>
  </w:num>
  <w:num w:numId="233" w16cid:durableId="1573351654">
    <w:abstractNumId w:val="1"/>
  </w:num>
  <w:num w:numId="234" w16cid:durableId="258343171">
    <w:abstractNumId w:val="1"/>
  </w:num>
  <w:num w:numId="235" w16cid:durableId="985164391">
    <w:abstractNumId w:val="1"/>
  </w:num>
  <w:num w:numId="236" w16cid:durableId="1337271765">
    <w:abstractNumId w:val="1"/>
  </w:num>
  <w:num w:numId="237" w16cid:durableId="212110345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339431212">
    <w:abstractNumId w:val="1"/>
  </w:num>
  <w:num w:numId="239" w16cid:durableId="119735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1836000">
    <w:abstractNumId w:val="1"/>
  </w:num>
  <w:num w:numId="241" w16cid:durableId="1907716168">
    <w:abstractNumId w:val="1"/>
  </w:num>
  <w:num w:numId="242" w16cid:durableId="329337397">
    <w:abstractNumId w:val="1"/>
  </w:num>
  <w:num w:numId="243" w16cid:durableId="1718431652">
    <w:abstractNumId w:val="1"/>
  </w:num>
  <w:num w:numId="244" w16cid:durableId="1314988480">
    <w:abstractNumId w:val="1"/>
  </w:num>
  <w:num w:numId="245" w16cid:durableId="131244840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25967587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384568361">
    <w:abstractNumId w:val="1"/>
  </w:num>
  <w:num w:numId="248" w16cid:durableId="71049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15413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400098512">
    <w:abstractNumId w:val="1"/>
  </w:num>
  <w:num w:numId="251" w16cid:durableId="1761100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633829053">
    <w:abstractNumId w:val="1"/>
  </w:num>
  <w:num w:numId="253" w16cid:durableId="2025521707">
    <w:abstractNumId w:val="1"/>
  </w:num>
  <w:num w:numId="254" w16cid:durableId="1508132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263415973">
    <w:abstractNumId w:val="1"/>
  </w:num>
  <w:num w:numId="256" w16cid:durableId="927618763">
    <w:abstractNumId w:val="1"/>
  </w:num>
  <w:num w:numId="257" w16cid:durableId="1894343010">
    <w:abstractNumId w:val="1"/>
  </w:num>
  <w:num w:numId="258" w16cid:durableId="1498033506">
    <w:abstractNumId w:val="1"/>
  </w:num>
  <w:num w:numId="259" w16cid:durableId="745684296">
    <w:abstractNumId w:val="1"/>
  </w:num>
  <w:num w:numId="260" w16cid:durableId="1430002124">
    <w:abstractNumId w:val="1"/>
  </w:num>
  <w:num w:numId="261" w16cid:durableId="64650499">
    <w:abstractNumId w:val="1"/>
  </w:num>
  <w:num w:numId="262" w16cid:durableId="1997760355">
    <w:abstractNumId w:val="1"/>
  </w:num>
  <w:num w:numId="263" w16cid:durableId="508258899">
    <w:abstractNumId w:val="1"/>
  </w:num>
  <w:num w:numId="264" w16cid:durableId="340208672">
    <w:abstractNumId w:val="1"/>
  </w:num>
  <w:num w:numId="265" w16cid:durableId="941767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54856940">
    <w:abstractNumId w:val="1"/>
  </w:num>
  <w:num w:numId="267" w16cid:durableId="2110345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504325705">
    <w:abstractNumId w:val="12"/>
  </w:num>
  <w:num w:numId="269" w16cid:durableId="90856687">
    <w:abstractNumId w:val="1"/>
  </w:num>
  <w:num w:numId="270" w16cid:durableId="1151503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733844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84828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732432421">
    <w:abstractNumId w:val="1"/>
  </w:num>
  <w:num w:numId="274" w16cid:durableId="1256599905">
    <w:abstractNumId w:val="1"/>
  </w:num>
  <w:num w:numId="275" w16cid:durableId="41878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958828436">
    <w:abstractNumId w:val="1"/>
  </w:num>
  <w:num w:numId="277" w16cid:durableId="67116491">
    <w:abstractNumId w:val="1"/>
  </w:num>
  <w:num w:numId="278" w16cid:durableId="1064909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318892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846821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413673022">
    <w:abstractNumId w:val="1"/>
  </w:num>
  <w:num w:numId="282" w16cid:durableId="826165337">
    <w:abstractNumId w:val="1"/>
  </w:num>
  <w:num w:numId="283" w16cid:durableId="2120832135">
    <w:abstractNumId w:val="1"/>
  </w:num>
  <w:num w:numId="284" w16cid:durableId="2142841123">
    <w:abstractNumId w:val="1"/>
  </w:num>
  <w:num w:numId="285" w16cid:durableId="735250973">
    <w:abstractNumId w:val="1"/>
  </w:num>
  <w:num w:numId="286" w16cid:durableId="2106458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83025005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894347195">
    <w:abstractNumId w:val="1"/>
  </w:num>
  <w:num w:numId="289" w16cid:durableId="8701895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19185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752895624">
    <w:abstractNumId w:val="1"/>
  </w:num>
  <w:num w:numId="292" w16cid:durableId="997000865">
    <w:abstractNumId w:val="1"/>
  </w:num>
  <w:num w:numId="293" w16cid:durableId="1648129394">
    <w:abstractNumId w:val="1"/>
  </w:num>
  <w:num w:numId="294" w16cid:durableId="2045128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564031121">
    <w:abstractNumId w:val="1"/>
  </w:num>
  <w:num w:numId="296" w16cid:durableId="1660649233">
    <w:abstractNumId w:val="1"/>
  </w:num>
  <w:num w:numId="297" w16cid:durableId="908226697">
    <w:abstractNumId w:val="1"/>
  </w:num>
  <w:num w:numId="298" w16cid:durableId="961767715">
    <w:abstractNumId w:val="1"/>
  </w:num>
  <w:num w:numId="299" w16cid:durableId="397821073">
    <w:abstractNumId w:val="1"/>
  </w:num>
  <w:num w:numId="300" w16cid:durableId="439104924">
    <w:abstractNumId w:val="1"/>
  </w:num>
  <w:num w:numId="301" w16cid:durableId="203641552">
    <w:abstractNumId w:val="1"/>
  </w:num>
  <w:num w:numId="302" w16cid:durableId="1338998074">
    <w:abstractNumId w:val="1"/>
  </w:num>
  <w:num w:numId="303" w16cid:durableId="988705105">
    <w:abstractNumId w:val="1"/>
  </w:num>
  <w:num w:numId="304" w16cid:durableId="1660159106">
    <w:abstractNumId w:val="5"/>
  </w:num>
  <w:num w:numId="305" w16cid:durableId="306014663">
    <w:abstractNumId w:val="11"/>
  </w:num>
  <w:num w:numId="306" w16cid:durableId="1144393760">
    <w:abstractNumId w:val="7"/>
  </w:num>
  <w:numIdMacAtCleanup w:val="2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leshov, Kurmanbek [Bolashak Atyrau Limited]">
    <w15:presenceInfo w15:providerId="AD" w15:userId="S::kurmanbektuleshov@tengizchevroil.com::37a2b308-f33f-4223-9386-0f96fffc5bc8"/>
  </w15:person>
  <w15:person w15:author="Kenzhekova, Aliya [Tengizchevroil]">
    <w15:presenceInfo w15:providerId="AD" w15:userId="S::akvn@tengizchevroil.com::fdf683ed-90f9-4302-ae40-66f4614e0ab6"/>
  </w15:person>
  <w15:person w15:author="Morozov, Mikhail V. [Tengizchevroil]">
    <w15:presenceInfo w15:providerId="AD" w15:userId="S::nwvh@tengizchevroil.com::36bab5bf-b04c-4f1a-b15e-008b55b001af"/>
  </w15:person>
  <w15:person w15:author="Makanova, Akbope A. [Fircroft Eng Services Ltd Atyrau Branch]">
    <w15:presenceInfo w15:providerId="AD" w15:userId="S::akbopemakanova@tengizchevroil.com::926368bc-1805-4d3d-a10b-f3e54326c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2B"/>
    <w:rsid w:val="00001647"/>
    <w:rsid w:val="00001D7F"/>
    <w:rsid w:val="0000203A"/>
    <w:rsid w:val="000026EF"/>
    <w:rsid w:val="00002AEF"/>
    <w:rsid w:val="000030EB"/>
    <w:rsid w:val="0000379B"/>
    <w:rsid w:val="00003E67"/>
    <w:rsid w:val="00004611"/>
    <w:rsid w:val="000048AC"/>
    <w:rsid w:val="00006FD8"/>
    <w:rsid w:val="00010B01"/>
    <w:rsid w:val="00011834"/>
    <w:rsid w:val="00011999"/>
    <w:rsid w:val="00011B43"/>
    <w:rsid w:val="00011B6F"/>
    <w:rsid w:val="00011F38"/>
    <w:rsid w:val="00012640"/>
    <w:rsid w:val="0001294D"/>
    <w:rsid w:val="00013450"/>
    <w:rsid w:val="00016F53"/>
    <w:rsid w:val="00020AAF"/>
    <w:rsid w:val="0002144C"/>
    <w:rsid w:val="0002449B"/>
    <w:rsid w:val="00025038"/>
    <w:rsid w:val="000251EB"/>
    <w:rsid w:val="00025BBC"/>
    <w:rsid w:val="00025DC0"/>
    <w:rsid w:val="00025F05"/>
    <w:rsid w:val="00026364"/>
    <w:rsid w:val="000267B8"/>
    <w:rsid w:val="00026944"/>
    <w:rsid w:val="000279B1"/>
    <w:rsid w:val="000302A3"/>
    <w:rsid w:val="0003305A"/>
    <w:rsid w:val="0003516B"/>
    <w:rsid w:val="00036F2A"/>
    <w:rsid w:val="00037649"/>
    <w:rsid w:val="00037A0A"/>
    <w:rsid w:val="00037BB9"/>
    <w:rsid w:val="000400A3"/>
    <w:rsid w:val="00040426"/>
    <w:rsid w:val="0004045A"/>
    <w:rsid w:val="00041096"/>
    <w:rsid w:val="0004207B"/>
    <w:rsid w:val="00042439"/>
    <w:rsid w:val="00043699"/>
    <w:rsid w:val="000440AF"/>
    <w:rsid w:val="00045C8D"/>
    <w:rsid w:val="00045E02"/>
    <w:rsid w:val="00045EB2"/>
    <w:rsid w:val="000462F5"/>
    <w:rsid w:val="00046D36"/>
    <w:rsid w:val="00047971"/>
    <w:rsid w:val="00047D3A"/>
    <w:rsid w:val="00050389"/>
    <w:rsid w:val="000514A6"/>
    <w:rsid w:val="000516BD"/>
    <w:rsid w:val="00051884"/>
    <w:rsid w:val="000518E0"/>
    <w:rsid w:val="00051972"/>
    <w:rsid w:val="00051C00"/>
    <w:rsid w:val="00053CD2"/>
    <w:rsid w:val="00054686"/>
    <w:rsid w:val="00054CF8"/>
    <w:rsid w:val="00055320"/>
    <w:rsid w:val="00055580"/>
    <w:rsid w:val="00055BCC"/>
    <w:rsid w:val="00055CFA"/>
    <w:rsid w:val="0005651F"/>
    <w:rsid w:val="00060F3E"/>
    <w:rsid w:val="000613E3"/>
    <w:rsid w:val="00061FCB"/>
    <w:rsid w:val="000628AE"/>
    <w:rsid w:val="00062C9C"/>
    <w:rsid w:val="0006463C"/>
    <w:rsid w:val="000648D0"/>
    <w:rsid w:val="00064E39"/>
    <w:rsid w:val="00065338"/>
    <w:rsid w:val="000656E2"/>
    <w:rsid w:val="0006678B"/>
    <w:rsid w:val="000678DE"/>
    <w:rsid w:val="000706DA"/>
    <w:rsid w:val="00072046"/>
    <w:rsid w:val="00072A81"/>
    <w:rsid w:val="0007341B"/>
    <w:rsid w:val="00073515"/>
    <w:rsid w:val="00074E5E"/>
    <w:rsid w:val="0007585D"/>
    <w:rsid w:val="00076774"/>
    <w:rsid w:val="00077ACE"/>
    <w:rsid w:val="00080E92"/>
    <w:rsid w:val="000819BD"/>
    <w:rsid w:val="00081A67"/>
    <w:rsid w:val="00082701"/>
    <w:rsid w:val="00082893"/>
    <w:rsid w:val="00083007"/>
    <w:rsid w:val="000834B3"/>
    <w:rsid w:val="00084BCC"/>
    <w:rsid w:val="00085315"/>
    <w:rsid w:val="0008575F"/>
    <w:rsid w:val="00086D96"/>
    <w:rsid w:val="00087082"/>
    <w:rsid w:val="00087973"/>
    <w:rsid w:val="00087FF0"/>
    <w:rsid w:val="00091AA5"/>
    <w:rsid w:val="00094091"/>
    <w:rsid w:val="00094589"/>
    <w:rsid w:val="00094F8E"/>
    <w:rsid w:val="00095071"/>
    <w:rsid w:val="00097036"/>
    <w:rsid w:val="000971C6"/>
    <w:rsid w:val="00097CCF"/>
    <w:rsid w:val="000A0F4E"/>
    <w:rsid w:val="000A2E9D"/>
    <w:rsid w:val="000A4E66"/>
    <w:rsid w:val="000A5847"/>
    <w:rsid w:val="000A73A7"/>
    <w:rsid w:val="000B03CB"/>
    <w:rsid w:val="000B05E5"/>
    <w:rsid w:val="000B0ED2"/>
    <w:rsid w:val="000B260C"/>
    <w:rsid w:val="000B35C0"/>
    <w:rsid w:val="000B36CC"/>
    <w:rsid w:val="000B4CAB"/>
    <w:rsid w:val="000B4D79"/>
    <w:rsid w:val="000B4DF1"/>
    <w:rsid w:val="000B5A5B"/>
    <w:rsid w:val="000B5D40"/>
    <w:rsid w:val="000B6E0B"/>
    <w:rsid w:val="000B79F7"/>
    <w:rsid w:val="000C0A68"/>
    <w:rsid w:val="000C2381"/>
    <w:rsid w:val="000C4C8B"/>
    <w:rsid w:val="000C5AD9"/>
    <w:rsid w:val="000C5D08"/>
    <w:rsid w:val="000C6F5F"/>
    <w:rsid w:val="000C745B"/>
    <w:rsid w:val="000C7CE0"/>
    <w:rsid w:val="000D05E6"/>
    <w:rsid w:val="000D3575"/>
    <w:rsid w:val="000D35B3"/>
    <w:rsid w:val="000D3FBA"/>
    <w:rsid w:val="000D4832"/>
    <w:rsid w:val="000D60A6"/>
    <w:rsid w:val="000D6331"/>
    <w:rsid w:val="000D6AF8"/>
    <w:rsid w:val="000D74FA"/>
    <w:rsid w:val="000E05F3"/>
    <w:rsid w:val="000E0D3E"/>
    <w:rsid w:val="000E173F"/>
    <w:rsid w:val="000E1FF1"/>
    <w:rsid w:val="000E2CF4"/>
    <w:rsid w:val="000E32ED"/>
    <w:rsid w:val="000E53E6"/>
    <w:rsid w:val="000E692A"/>
    <w:rsid w:val="000E6FD3"/>
    <w:rsid w:val="000F03A5"/>
    <w:rsid w:val="000F3326"/>
    <w:rsid w:val="000F4051"/>
    <w:rsid w:val="000F5700"/>
    <w:rsid w:val="000F66AE"/>
    <w:rsid w:val="0010106F"/>
    <w:rsid w:val="00102A87"/>
    <w:rsid w:val="00102DCB"/>
    <w:rsid w:val="00103E14"/>
    <w:rsid w:val="00106074"/>
    <w:rsid w:val="001076D6"/>
    <w:rsid w:val="00110E07"/>
    <w:rsid w:val="001116EB"/>
    <w:rsid w:val="00113BE5"/>
    <w:rsid w:val="00113FAC"/>
    <w:rsid w:val="00114424"/>
    <w:rsid w:val="001148BF"/>
    <w:rsid w:val="00114AC3"/>
    <w:rsid w:val="00114CBF"/>
    <w:rsid w:val="001161F9"/>
    <w:rsid w:val="00116508"/>
    <w:rsid w:val="00117217"/>
    <w:rsid w:val="0011796A"/>
    <w:rsid w:val="00117D9D"/>
    <w:rsid w:val="0012000B"/>
    <w:rsid w:val="0012065A"/>
    <w:rsid w:val="00122053"/>
    <w:rsid w:val="00122510"/>
    <w:rsid w:val="00122768"/>
    <w:rsid w:val="00122990"/>
    <w:rsid w:val="00122E44"/>
    <w:rsid w:val="00122F62"/>
    <w:rsid w:val="00125263"/>
    <w:rsid w:val="001256E7"/>
    <w:rsid w:val="00125E30"/>
    <w:rsid w:val="00130981"/>
    <w:rsid w:val="001318BD"/>
    <w:rsid w:val="00132EE4"/>
    <w:rsid w:val="00134246"/>
    <w:rsid w:val="00134262"/>
    <w:rsid w:val="0013461B"/>
    <w:rsid w:val="00134651"/>
    <w:rsid w:val="00135D65"/>
    <w:rsid w:val="00135DBE"/>
    <w:rsid w:val="00136441"/>
    <w:rsid w:val="00137783"/>
    <w:rsid w:val="00137F9A"/>
    <w:rsid w:val="001413A0"/>
    <w:rsid w:val="00141BFC"/>
    <w:rsid w:val="00141D5C"/>
    <w:rsid w:val="0014382B"/>
    <w:rsid w:val="00144BAE"/>
    <w:rsid w:val="001450BC"/>
    <w:rsid w:val="00146456"/>
    <w:rsid w:val="001469BE"/>
    <w:rsid w:val="00151552"/>
    <w:rsid w:val="00152291"/>
    <w:rsid w:val="00154426"/>
    <w:rsid w:val="001554C7"/>
    <w:rsid w:val="00155F84"/>
    <w:rsid w:val="0015610E"/>
    <w:rsid w:val="001562D1"/>
    <w:rsid w:val="00161462"/>
    <w:rsid w:val="001630B4"/>
    <w:rsid w:val="00164454"/>
    <w:rsid w:val="001645F9"/>
    <w:rsid w:val="0016483B"/>
    <w:rsid w:val="00164C18"/>
    <w:rsid w:val="00165558"/>
    <w:rsid w:val="00166193"/>
    <w:rsid w:val="001661D1"/>
    <w:rsid w:val="00166BB1"/>
    <w:rsid w:val="0017047B"/>
    <w:rsid w:val="00170A9D"/>
    <w:rsid w:val="00170F5F"/>
    <w:rsid w:val="0017194E"/>
    <w:rsid w:val="00172B2C"/>
    <w:rsid w:val="0017358B"/>
    <w:rsid w:val="00173DBD"/>
    <w:rsid w:val="00174072"/>
    <w:rsid w:val="00175D11"/>
    <w:rsid w:val="00176365"/>
    <w:rsid w:val="001770D6"/>
    <w:rsid w:val="001771FF"/>
    <w:rsid w:val="0017745C"/>
    <w:rsid w:val="001800FC"/>
    <w:rsid w:val="00180841"/>
    <w:rsid w:val="0018155E"/>
    <w:rsid w:val="00181754"/>
    <w:rsid w:val="0018351F"/>
    <w:rsid w:val="001850E4"/>
    <w:rsid w:val="00185283"/>
    <w:rsid w:val="00185481"/>
    <w:rsid w:val="00185558"/>
    <w:rsid w:val="00185F25"/>
    <w:rsid w:val="001874A4"/>
    <w:rsid w:val="001925F1"/>
    <w:rsid w:val="001939CC"/>
    <w:rsid w:val="001941A1"/>
    <w:rsid w:val="00195746"/>
    <w:rsid w:val="00195C4A"/>
    <w:rsid w:val="001975A5"/>
    <w:rsid w:val="001A148A"/>
    <w:rsid w:val="001A2175"/>
    <w:rsid w:val="001A25E9"/>
    <w:rsid w:val="001A2CF0"/>
    <w:rsid w:val="001A3182"/>
    <w:rsid w:val="001A3215"/>
    <w:rsid w:val="001A3289"/>
    <w:rsid w:val="001A3BD7"/>
    <w:rsid w:val="001A3F25"/>
    <w:rsid w:val="001A4802"/>
    <w:rsid w:val="001A542D"/>
    <w:rsid w:val="001A6071"/>
    <w:rsid w:val="001A66FB"/>
    <w:rsid w:val="001A74F3"/>
    <w:rsid w:val="001B0EF5"/>
    <w:rsid w:val="001B4259"/>
    <w:rsid w:val="001B4DDA"/>
    <w:rsid w:val="001B557E"/>
    <w:rsid w:val="001B5BE9"/>
    <w:rsid w:val="001B668E"/>
    <w:rsid w:val="001B691A"/>
    <w:rsid w:val="001B6C3D"/>
    <w:rsid w:val="001B7B32"/>
    <w:rsid w:val="001C059D"/>
    <w:rsid w:val="001C061C"/>
    <w:rsid w:val="001C0F30"/>
    <w:rsid w:val="001C1A21"/>
    <w:rsid w:val="001C1E2E"/>
    <w:rsid w:val="001C2BF4"/>
    <w:rsid w:val="001C3096"/>
    <w:rsid w:val="001C4A7C"/>
    <w:rsid w:val="001C6B26"/>
    <w:rsid w:val="001C7028"/>
    <w:rsid w:val="001C7690"/>
    <w:rsid w:val="001C7B82"/>
    <w:rsid w:val="001D044B"/>
    <w:rsid w:val="001D0E37"/>
    <w:rsid w:val="001D2450"/>
    <w:rsid w:val="001D3D21"/>
    <w:rsid w:val="001D40D3"/>
    <w:rsid w:val="001D5881"/>
    <w:rsid w:val="001D5A2F"/>
    <w:rsid w:val="001D65F8"/>
    <w:rsid w:val="001D74A2"/>
    <w:rsid w:val="001D7E82"/>
    <w:rsid w:val="001E0351"/>
    <w:rsid w:val="001E0CCF"/>
    <w:rsid w:val="001E2123"/>
    <w:rsid w:val="001E237D"/>
    <w:rsid w:val="001E37C4"/>
    <w:rsid w:val="001E420F"/>
    <w:rsid w:val="001E57EF"/>
    <w:rsid w:val="001E66F5"/>
    <w:rsid w:val="001E6916"/>
    <w:rsid w:val="001E6C7B"/>
    <w:rsid w:val="001F10DA"/>
    <w:rsid w:val="001F142D"/>
    <w:rsid w:val="001F25CC"/>
    <w:rsid w:val="001F278D"/>
    <w:rsid w:val="001F30FF"/>
    <w:rsid w:val="001F4666"/>
    <w:rsid w:val="001F56B7"/>
    <w:rsid w:val="001F7834"/>
    <w:rsid w:val="001F7EB6"/>
    <w:rsid w:val="00200F57"/>
    <w:rsid w:val="002016B5"/>
    <w:rsid w:val="002019EB"/>
    <w:rsid w:val="00201F87"/>
    <w:rsid w:val="00202234"/>
    <w:rsid w:val="00202292"/>
    <w:rsid w:val="00206036"/>
    <w:rsid w:val="002077D2"/>
    <w:rsid w:val="00207BD0"/>
    <w:rsid w:val="00207F9A"/>
    <w:rsid w:val="00210B26"/>
    <w:rsid w:val="00212D02"/>
    <w:rsid w:val="00213057"/>
    <w:rsid w:val="00213C80"/>
    <w:rsid w:val="0021406C"/>
    <w:rsid w:val="00214952"/>
    <w:rsid w:val="00215BD2"/>
    <w:rsid w:val="00216829"/>
    <w:rsid w:val="0022024D"/>
    <w:rsid w:val="002206E5"/>
    <w:rsid w:val="00220960"/>
    <w:rsid w:val="00221083"/>
    <w:rsid w:val="00223C70"/>
    <w:rsid w:val="0022485F"/>
    <w:rsid w:val="00225073"/>
    <w:rsid w:val="0022534B"/>
    <w:rsid w:val="00225A36"/>
    <w:rsid w:val="00225D9B"/>
    <w:rsid w:val="00227A52"/>
    <w:rsid w:val="00231A0E"/>
    <w:rsid w:val="00232A16"/>
    <w:rsid w:val="00233BFB"/>
    <w:rsid w:val="00233C6F"/>
    <w:rsid w:val="0023438F"/>
    <w:rsid w:val="00235196"/>
    <w:rsid w:val="00235266"/>
    <w:rsid w:val="00240F17"/>
    <w:rsid w:val="002432B4"/>
    <w:rsid w:val="00243AE9"/>
    <w:rsid w:val="00244556"/>
    <w:rsid w:val="002448DD"/>
    <w:rsid w:val="00245A42"/>
    <w:rsid w:val="0024685C"/>
    <w:rsid w:val="0024706C"/>
    <w:rsid w:val="002473E5"/>
    <w:rsid w:val="0025066B"/>
    <w:rsid w:val="002510C7"/>
    <w:rsid w:val="00252B41"/>
    <w:rsid w:val="00252B4D"/>
    <w:rsid w:val="00252F4A"/>
    <w:rsid w:val="0025376E"/>
    <w:rsid w:val="002537A9"/>
    <w:rsid w:val="00253C21"/>
    <w:rsid w:val="00254844"/>
    <w:rsid w:val="0025486A"/>
    <w:rsid w:val="0025493B"/>
    <w:rsid w:val="002553F5"/>
    <w:rsid w:val="002556FC"/>
    <w:rsid w:val="00255FF4"/>
    <w:rsid w:val="00256B1C"/>
    <w:rsid w:val="002571A3"/>
    <w:rsid w:val="00257258"/>
    <w:rsid w:val="00257CB0"/>
    <w:rsid w:val="00260AAF"/>
    <w:rsid w:val="00260E13"/>
    <w:rsid w:val="00260F35"/>
    <w:rsid w:val="002625BD"/>
    <w:rsid w:val="0026267C"/>
    <w:rsid w:val="00262C23"/>
    <w:rsid w:val="002638A1"/>
    <w:rsid w:val="00267315"/>
    <w:rsid w:val="002675B4"/>
    <w:rsid w:val="00271397"/>
    <w:rsid w:val="00272502"/>
    <w:rsid w:val="002732BA"/>
    <w:rsid w:val="00273688"/>
    <w:rsid w:val="00274B8A"/>
    <w:rsid w:val="00276239"/>
    <w:rsid w:val="0027788B"/>
    <w:rsid w:val="00277E9B"/>
    <w:rsid w:val="00281043"/>
    <w:rsid w:val="00281095"/>
    <w:rsid w:val="002820A9"/>
    <w:rsid w:val="00282DB8"/>
    <w:rsid w:val="002870C3"/>
    <w:rsid w:val="002873A7"/>
    <w:rsid w:val="00290BF7"/>
    <w:rsid w:val="00291F28"/>
    <w:rsid w:val="002922DD"/>
    <w:rsid w:val="00292BD7"/>
    <w:rsid w:val="00293146"/>
    <w:rsid w:val="002938AC"/>
    <w:rsid w:val="00293A61"/>
    <w:rsid w:val="00293B39"/>
    <w:rsid w:val="00295619"/>
    <w:rsid w:val="00295CCB"/>
    <w:rsid w:val="00296984"/>
    <w:rsid w:val="00296A2B"/>
    <w:rsid w:val="00296CB4"/>
    <w:rsid w:val="00297AC2"/>
    <w:rsid w:val="002A0B14"/>
    <w:rsid w:val="002A1B98"/>
    <w:rsid w:val="002A1E5C"/>
    <w:rsid w:val="002A2B0F"/>
    <w:rsid w:val="002A3D80"/>
    <w:rsid w:val="002A4411"/>
    <w:rsid w:val="002A457D"/>
    <w:rsid w:val="002A5193"/>
    <w:rsid w:val="002A5C0E"/>
    <w:rsid w:val="002A6F41"/>
    <w:rsid w:val="002A7E56"/>
    <w:rsid w:val="002B0734"/>
    <w:rsid w:val="002B0FEF"/>
    <w:rsid w:val="002B1853"/>
    <w:rsid w:val="002B2895"/>
    <w:rsid w:val="002B2B54"/>
    <w:rsid w:val="002B2D65"/>
    <w:rsid w:val="002B4CED"/>
    <w:rsid w:val="002B5951"/>
    <w:rsid w:val="002B5C95"/>
    <w:rsid w:val="002B6A39"/>
    <w:rsid w:val="002B6FA7"/>
    <w:rsid w:val="002C2677"/>
    <w:rsid w:val="002C2FF8"/>
    <w:rsid w:val="002C3901"/>
    <w:rsid w:val="002C3C2B"/>
    <w:rsid w:val="002C42D8"/>
    <w:rsid w:val="002C48EC"/>
    <w:rsid w:val="002C4B39"/>
    <w:rsid w:val="002C5EC2"/>
    <w:rsid w:val="002C6351"/>
    <w:rsid w:val="002C653F"/>
    <w:rsid w:val="002C65D8"/>
    <w:rsid w:val="002C7183"/>
    <w:rsid w:val="002D00B0"/>
    <w:rsid w:val="002D0222"/>
    <w:rsid w:val="002D024F"/>
    <w:rsid w:val="002D1BF9"/>
    <w:rsid w:val="002D2A14"/>
    <w:rsid w:val="002D2D15"/>
    <w:rsid w:val="002D315B"/>
    <w:rsid w:val="002D3D83"/>
    <w:rsid w:val="002D75AE"/>
    <w:rsid w:val="002D7D7F"/>
    <w:rsid w:val="002E30FC"/>
    <w:rsid w:val="002E39C1"/>
    <w:rsid w:val="002E3D95"/>
    <w:rsid w:val="002E41CA"/>
    <w:rsid w:val="002E480E"/>
    <w:rsid w:val="002E55CC"/>
    <w:rsid w:val="002E6C7B"/>
    <w:rsid w:val="002E7C9B"/>
    <w:rsid w:val="002E7E15"/>
    <w:rsid w:val="002F0D5D"/>
    <w:rsid w:val="002F1A6A"/>
    <w:rsid w:val="002F2333"/>
    <w:rsid w:val="002F2F6D"/>
    <w:rsid w:val="002F352D"/>
    <w:rsid w:val="002F35F2"/>
    <w:rsid w:val="002F7052"/>
    <w:rsid w:val="0030035F"/>
    <w:rsid w:val="003014D5"/>
    <w:rsid w:val="00301D59"/>
    <w:rsid w:val="00301DAA"/>
    <w:rsid w:val="00303668"/>
    <w:rsid w:val="00304BC4"/>
    <w:rsid w:val="003052B9"/>
    <w:rsid w:val="00305C28"/>
    <w:rsid w:val="00306A3F"/>
    <w:rsid w:val="003070CB"/>
    <w:rsid w:val="00307277"/>
    <w:rsid w:val="003074CD"/>
    <w:rsid w:val="00307C9D"/>
    <w:rsid w:val="0031032E"/>
    <w:rsid w:val="00310FA0"/>
    <w:rsid w:val="00311814"/>
    <w:rsid w:val="00312617"/>
    <w:rsid w:val="0031294B"/>
    <w:rsid w:val="00312ED2"/>
    <w:rsid w:val="00313924"/>
    <w:rsid w:val="00313FDB"/>
    <w:rsid w:val="00314482"/>
    <w:rsid w:val="00314832"/>
    <w:rsid w:val="00314BAB"/>
    <w:rsid w:val="003158AD"/>
    <w:rsid w:val="00315DAF"/>
    <w:rsid w:val="00315DE8"/>
    <w:rsid w:val="00316AA9"/>
    <w:rsid w:val="00317E7A"/>
    <w:rsid w:val="00320132"/>
    <w:rsid w:val="00321DC9"/>
    <w:rsid w:val="0032234B"/>
    <w:rsid w:val="003234BC"/>
    <w:rsid w:val="00323DA7"/>
    <w:rsid w:val="00325362"/>
    <w:rsid w:val="00325F72"/>
    <w:rsid w:val="003268EE"/>
    <w:rsid w:val="00326DAD"/>
    <w:rsid w:val="003275FC"/>
    <w:rsid w:val="00327DF1"/>
    <w:rsid w:val="00333485"/>
    <w:rsid w:val="00333E64"/>
    <w:rsid w:val="00334068"/>
    <w:rsid w:val="00334AAC"/>
    <w:rsid w:val="00334F33"/>
    <w:rsid w:val="00335DF1"/>
    <w:rsid w:val="0033750E"/>
    <w:rsid w:val="00340359"/>
    <w:rsid w:val="00340B54"/>
    <w:rsid w:val="00340D67"/>
    <w:rsid w:val="00340EA4"/>
    <w:rsid w:val="00341892"/>
    <w:rsid w:val="00342FAE"/>
    <w:rsid w:val="00343556"/>
    <w:rsid w:val="003452B5"/>
    <w:rsid w:val="003455D2"/>
    <w:rsid w:val="00345E98"/>
    <w:rsid w:val="00347E1A"/>
    <w:rsid w:val="0035055E"/>
    <w:rsid w:val="00351F68"/>
    <w:rsid w:val="003536F5"/>
    <w:rsid w:val="003549A7"/>
    <w:rsid w:val="0035565E"/>
    <w:rsid w:val="003573EA"/>
    <w:rsid w:val="00357638"/>
    <w:rsid w:val="0036029B"/>
    <w:rsid w:val="00360B71"/>
    <w:rsid w:val="00361DFC"/>
    <w:rsid w:val="00361FA0"/>
    <w:rsid w:val="00362288"/>
    <w:rsid w:val="00362A4F"/>
    <w:rsid w:val="00363420"/>
    <w:rsid w:val="00363632"/>
    <w:rsid w:val="00363C5C"/>
    <w:rsid w:val="0036550A"/>
    <w:rsid w:val="003665B2"/>
    <w:rsid w:val="003707EE"/>
    <w:rsid w:val="00372EC0"/>
    <w:rsid w:val="003738E9"/>
    <w:rsid w:val="003755EE"/>
    <w:rsid w:val="00376899"/>
    <w:rsid w:val="00377EDE"/>
    <w:rsid w:val="00380281"/>
    <w:rsid w:val="00380DBC"/>
    <w:rsid w:val="00383555"/>
    <w:rsid w:val="00383B43"/>
    <w:rsid w:val="00384B53"/>
    <w:rsid w:val="00384E4D"/>
    <w:rsid w:val="00386D05"/>
    <w:rsid w:val="00387A43"/>
    <w:rsid w:val="003902EF"/>
    <w:rsid w:val="003912AD"/>
    <w:rsid w:val="003913E7"/>
    <w:rsid w:val="00392CD9"/>
    <w:rsid w:val="003931C5"/>
    <w:rsid w:val="00393D6D"/>
    <w:rsid w:val="0039475F"/>
    <w:rsid w:val="003957F1"/>
    <w:rsid w:val="00395C6A"/>
    <w:rsid w:val="00395C82"/>
    <w:rsid w:val="0039747F"/>
    <w:rsid w:val="003A0210"/>
    <w:rsid w:val="003A0A74"/>
    <w:rsid w:val="003A18A1"/>
    <w:rsid w:val="003A2D36"/>
    <w:rsid w:val="003A46E3"/>
    <w:rsid w:val="003A483E"/>
    <w:rsid w:val="003A4887"/>
    <w:rsid w:val="003A4B6D"/>
    <w:rsid w:val="003A4F6F"/>
    <w:rsid w:val="003A6474"/>
    <w:rsid w:val="003A6C7B"/>
    <w:rsid w:val="003B0178"/>
    <w:rsid w:val="003B0281"/>
    <w:rsid w:val="003B2500"/>
    <w:rsid w:val="003B2D55"/>
    <w:rsid w:val="003B31D3"/>
    <w:rsid w:val="003B398E"/>
    <w:rsid w:val="003B5DFC"/>
    <w:rsid w:val="003B6C80"/>
    <w:rsid w:val="003B7E15"/>
    <w:rsid w:val="003C1F63"/>
    <w:rsid w:val="003C2830"/>
    <w:rsid w:val="003C369F"/>
    <w:rsid w:val="003C4D09"/>
    <w:rsid w:val="003C5481"/>
    <w:rsid w:val="003C6079"/>
    <w:rsid w:val="003D06EF"/>
    <w:rsid w:val="003D0B97"/>
    <w:rsid w:val="003D152C"/>
    <w:rsid w:val="003D158B"/>
    <w:rsid w:val="003D166F"/>
    <w:rsid w:val="003D1A9B"/>
    <w:rsid w:val="003D2A04"/>
    <w:rsid w:val="003D331E"/>
    <w:rsid w:val="003D6781"/>
    <w:rsid w:val="003D791B"/>
    <w:rsid w:val="003D7CD8"/>
    <w:rsid w:val="003E0481"/>
    <w:rsid w:val="003E114B"/>
    <w:rsid w:val="003E1DA0"/>
    <w:rsid w:val="003E3117"/>
    <w:rsid w:val="003E3316"/>
    <w:rsid w:val="003E3766"/>
    <w:rsid w:val="003E4D35"/>
    <w:rsid w:val="003E66CE"/>
    <w:rsid w:val="003E7875"/>
    <w:rsid w:val="003F0306"/>
    <w:rsid w:val="003F102A"/>
    <w:rsid w:val="003F2222"/>
    <w:rsid w:val="003F32F6"/>
    <w:rsid w:val="003F5D72"/>
    <w:rsid w:val="003F61E9"/>
    <w:rsid w:val="003F66C5"/>
    <w:rsid w:val="003F7875"/>
    <w:rsid w:val="003F7920"/>
    <w:rsid w:val="00402977"/>
    <w:rsid w:val="00405AEE"/>
    <w:rsid w:val="00406880"/>
    <w:rsid w:val="00410757"/>
    <w:rsid w:val="00411362"/>
    <w:rsid w:val="00412665"/>
    <w:rsid w:val="00412E07"/>
    <w:rsid w:val="004137EC"/>
    <w:rsid w:val="00413A9E"/>
    <w:rsid w:val="00413B27"/>
    <w:rsid w:val="0041412D"/>
    <w:rsid w:val="00414221"/>
    <w:rsid w:val="004144D3"/>
    <w:rsid w:val="0041540B"/>
    <w:rsid w:val="00417A4D"/>
    <w:rsid w:val="004211E0"/>
    <w:rsid w:val="00421502"/>
    <w:rsid w:val="0042192F"/>
    <w:rsid w:val="00422315"/>
    <w:rsid w:val="0042257A"/>
    <w:rsid w:val="00422A5F"/>
    <w:rsid w:val="00424611"/>
    <w:rsid w:val="0042652E"/>
    <w:rsid w:val="00426970"/>
    <w:rsid w:val="004308A5"/>
    <w:rsid w:val="00431EE3"/>
    <w:rsid w:val="00431F90"/>
    <w:rsid w:val="00432ADD"/>
    <w:rsid w:val="00433550"/>
    <w:rsid w:val="00434920"/>
    <w:rsid w:val="00434C44"/>
    <w:rsid w:val="00435198"/>
    <w:rsid w:val="004367F7"/>
    <w:rsid w:val="00436B1B"/>
    <w:rsid w:val="00436C11"/>
    <w:rsid w:val="00440F1B"/>
    <w:rsid w:val="00441A5F"/>
    <w:rsid w:val="00443287"/>
    <w:rsid w:val="004433EC"/>
    <w:rsid w:val="00444685"/>
    <w:rsid w:val="00444828"/>
    <w:rsid w:val="004449CE"/>
    <w:rsid w:val="00444D3A"/>
    <w:rsid w:val="004454CD"/>
    <w:rsid w:val="00450F68"/>
    <w:rsid w:val="004513CD"/>
    <w:rsid w:val="004520F2"/>
    <w:rsid w:val="00452DC6"/>
    <w:rsid w:val="00454A52"/>
    <w:rsid w:val="00454A98"/>
    <w:rsid w:val="00454EB8"/>
    <w:rsid w:val="0045504F"/>
    <w:rsid w:val="004554B8"/>
    <w:rsid w:val="00455556"/>
    <w:rsid w:val="00455BCE"/>
    <w:rsid w:val="0045709B"/>
    <w:rsid w:val="0045720D"/>
    <w:rsid w:val="00457B28"/>
    <w:rsid w:val="0046033F"/>
    <w:rsid w:val="00460363"/>
    <w:rsid w:val="00460CA9"/>
    <w:rsid w:val="00461E52"/>
    <w:rsid w:val="00462428"/>
    <w:rsid w:val="004627A1"/>
    <w:rsid w:val="00464288"/>
    <w:rsid w:val="0046570D"/>
    <w:rsid w:val="0046635E"/>
    <w:rsid w:val="00466908"/>
    <w:rsid w:val="00466D21"/>
    <w:rsid w:val="00467996"/>
    <w:rsid w:val="00470E4B"/>
    <w:rsid w:val="004724AF"/>
    <w:rsid w:val="00472EAA"/>
    <w:rsid w:val="0047317F"/>
    <w:rsid w:val="004731B0"/>
    <w:rsid w:val="0047359C"/>
    <w:rsid w:val="00473E0D"/>
    <w:rsid w:val="00474FC3"/>
    <w:rsid w:val="0047565D"/>
    <w:rsid w:val="00476309"/>
    <w:rsid w:val="0047707D"/>
    <w:rsid w:val="004774B0"/>
    <w:rsid w:val="00477535"/>
    <w:rsid w:val="00477E75"/>
    <w:rsid w:val="00480C6D"/>
    <w:rsid w:val="00481D98"/>
    <w:rsid w:val="004836E0"/>
    <w:rsid w:val="004844B8"/>
    <w:rsid w:val="00484B5D"/>
    <w:rsid w:val="00486309"/>
    <w:rsid w:val="00486353"/>
    <w:rsid w:val="00490D45"/>
    <w:rsid w:val="00491883"/>
    <w:rsid w:val="0049325E"/>
    <w:rsid w:val="004953E6"/>
    <w:rsid w:val="004973DC"/>
    <w:rsid w:val="004A00FE"/>
    <w:rsid w:val="004A1C1D"/>
    <w:rsid w:val="004A1E45"/>
    <w:rsid w:val="004A1F51"/>
    <w:rsid w:val="004A2DA3"/>
    <w:rsid w:val="004A42A6"/>
    <w:rsid w:val="004A46EA"/>
    <w:rsid w:val="004A489B"/>
    <w:rsid w:val="004A4FCE"/>
    <w:rsid w:val="004A69BC"/>
    <w:rsid w:val="004A716C"/>
    <w:rsid w:val="004A7991"/>
    <w:rsid w:val="004B048F"/>
    <w:rsid w:val="004B09FD"/>
    <w:rsid w:val="004B0E4C"/>
    <w:rsid w:val="004B1B11"/>
    <w:rsid w:val="004B40CA"/>
    <w:rsid w:val="004B4F0F"/>
    <w:rsid w:val="004B5FB2"/>
    <w:rsid w:val="004B5FF0"/>
    <w:rsid w:val="004B793E"/>
    <w:rsid w:val="004B7A23"/>
    <w:rsid w:val="004C047E"/>
    <w:rsid w:val="004C17F2"/>
    <w:rsid w:val="004C2EC9"/>
    <w:rsid w:val="004C3C7C"/>
    <w:rsid w:val="004C53D9"/>
    <w:rsid w:val="004C5FFB"/>
    <w:rsid w:val="004D0ECD"/>
    <w:rsid w:val="004D13AC"/>
    <w:rsid w:val="004D1595"/>
    <w:rsid w:val="004D336A"/>
    <w:rsid w:val="004D4A05"/>
    <w:rsid w:val="004D4B49"/>
    <w:rsid w:val="004D5B4E"/>
    <w:rsid w:val="004D5F96"/>
    <w:rsid w:val="004D644F"/>
    <w:rsid w:val="004D7F89"/>
    <w:rsid w:val="004E16A2"/>
    <w:rsid w:val="004E49C5"/>
    <w:rsid w:val="004E6566"/>
    <w:rsid w:val="004E7792"/>
    <w:rsid w:val="004E7DC9"/>
    <w:rsid w:val="004F0AAF"/>
    <w:rsid w:val="004F2112"/>
    <w:rsid w:val="004F3AED"/>
    <w:rsid w:val="004F454B"/>
    <w:rsid w:val="004F4919"/>
    <w:rsid w:val="004F4C66"/>
    <w:rsid w:val="004F4EF6"/>
    <w:rsid w:val="004F7044"/>
    <w:rsid w:val="004F7320"/>
    <w:rsid w:val="004F7D9A"/>
    <w:rsid w:val="00503CBB"/>
    <w:rsid w:val="005050C0"/>
    <w:rsid w:val="00505F53"/>
    <w:rsid w:val="00506E01"/>
    <w:rsid w:val="00506F7A"/>
    <w:rsid w:val="00512723"/>
    <w:rsid w:val="00512F05"/>
    <w:rsid w:val="00513419"/>
    <w:rsid w:val="00514477"/>
    <w:rsid w:val="00515152"/>
    <w:rsid w:val="00516081"/>
    <w:rsid w:val="005164F2"/>
    <w:rsid w:val="00517362"/>
    <w:rsid w:val="00517D4F"/>
    <w:rsid w:val="00520A0B"/>
    <w:rsid w:val="00520AF7"/>
    <w:rsid w:val="005230AE"/>
    <w:rsid w:val="005245C7"/>
    <w:rsid w:val="0052490E"/>
    <w:rsid w:val="0053210D"/>
    <w:rsid w:val="00532155"/>
    <w:rsid w:val="00532262"/>
    <w:rsid w:val="00532F94"/>
    <w:rsid w:val="005344D4"/>
    <w:rsid w:val="00535E7A"/>
    <w:rsid w:val="00536684"/>
    <w:rsid w:val="00537EDD"/>
    <w:rsid w:val="005435E1"/>
    <w:rsid w:val="00544333"/>
    <w:rsid w:val="00544815"/>
    <w:rsid w:val="00545B02"/>
    <w:rsid w:val="005472F1"/>
    <w:rsid w:val="00551ECB"/>
    <w:rsid w:val="00552434"/>
    <w:rsid w:val="0055268C"/>
    <w:rsid w:val="00552D13"/>
    <w:rsid w:val="00552F38"/>
    <w:rsid w:val="00553BE5"/>
    <w:rsid w:val="00555EE7"/>
    <w:rsid w:val="00557E11"/>
    <w:rsid w:val="0056307D"/>
    <w:rsid w:val="00563645"/>
    <w:rsid w:val="00564197"/>
    <w:rsid w:val="0056533E"/>
    <w:rsid w:val="0056603B"/>
    <w:rsid w:val="005665CB"/>
    <w:rsid w:val="00566C49"/>
    <w:rsid w:val="005674E2"/>
    <w:rsid w:val="00567ED8"/>
    <w:rsid w:val="00571E30"/>
    <w:rsid w:val="00572CD4"/>
    <w:rsid w:val="005737AD"/>
    <w:rsid w:val="00573E09"/>
    <w:rsid w:val="005760AE"/>
    <w:rsid w:val="005763F5"/>
    <w:rsid w:val="00577BEC"/>
    <w:rsid w:val="005808A3"/>
    <w:rsid w:val="0058132B"/>
    <w:rsid w:val="00583B3E"/>
    <w:rsid w:val="00583FB8"/>
    <w:rsid w:val="00584001"/>
    <w:rsid w:val="00584309"/>
    <w:rsid w:val="0058510D"/>
    <w:rsid w:val="00587900"/>
    <w:rsid w:val="005911B0"/>
    <w:rsid w:val="005920DE"/>
    <w:rsid w:val="0059279B"/>
    <w:rsid w:val="00592F7E"/>
    <w:rsid w:val="00594128"/>
    <w:rsid w:val="00595352"/>
    <w:rsid w:val="005957E9"/>
    <w:rsid w:val="00595EF3"/>
    <w:rsid w:val="005976F1"/>
    <w:rsid w:val="005A204F"/>
    <w:rsid w:val="005A331E"/>
    <w:rsid w:val="005A34F3"/>
    <w:rsid w:val="005A3FDF"/>
    <w:rsid w:val="005A46B4"/>
    <w:rsid w:val="005A4876"/>
    <w:rsid w:val="005A5C8C"/>
    <w:rsid w:val="005A618D"/>
    <w:rsid w:val="005A6C30"/>
    <w:rsid w:val="005A72AF"/>
    <w:rsid w:val="005A7543"/>
    <w:rsid w:val="005B0859"/>
    <w:rsid w:val="005B0940"/>
    <w:rsid w:val="005B1484"/>
    <w:rsid w:val="005B19A9"/>
    <w:rsid w:val="005B287E"/>
    <w:rsid w:val="005B3263"/>
    <w:rsid w:val="005B35CC"/>
    <w:rsid w:val="005B4369"/>
    <w:rsid w:val="005B5339"/>
    <w:rsid w:val="005B5B50"/>
    <w:rsid w:val="005B5C9C"/>
    <w:rsid w:val="005B6F3E"/>
    <w:rsid w:val="005B7FCE"/>
    <w:rsid w:val="005C02BA"/>
    <w:rsid w:val="005C136D"/>
    <w:rsid w:val="005C154D"/>
    <w:rsid w:val="005C245E"/>
    <w:rsid w:val="005C4C58"/>
    <w:rsid w:val="005C60D9"/>
    <w:rsid w:val="005C6711"/>
    <w:rsid w:val="005C6823"/>
    <w:rsid w:val="005D0045"/>
    <w:rsid w:val="005D005D"/>
    <w:rsid w:val="005D027A"/>
    <w:rsid w:val="005D1EBA"/>
    <w:rsid w:val="005D267B"/>
    <w:rsid w:val="005D3555"/>
    <w:rsid w:val="005D593F"/>
    <w:rsid w:val="005D7A81"/>
    <w:rsid w:val="005E4248"/>
    <w:rsid w:val="005E48D5"/>
    <w:rsid w:val="005E5E2B"/>
    <w:rsid w:val="005E6113"/>
    <w:rsid w:val="005E6386"/>
    <w:rsid w:val="005F0323"/>
    <w:rsid w:val="005F0E2C"/>
    <w:rsid w:val="005F1E3E"/>
    <w:rsid w:val="005F1F39"/>
    <w:rsid w:val="005F2886"/>
    <w:rsid w:val="005F2A9E"/>
    <w:rsid w:val="005F34AA"/>
    <w:rsid w:val="005F4ED3"/>
    <w:rsid w:val="005F5053"/>
    <w:rsid w:val="005F5D87"/>
    <w:rsid w:val="005F5D8F"/>
    <w:rsid w:val="005F6DB2"/>
    <w:rsid w:val="005F7662"/>
    <w:rsid w:val="00600260"/>
    <w:rsid w:val="0060082F"/>
    <w:rsid w:val="006010A5"/>
    <w:rsid w:val="00601B77"/>
    <w:rsid w:val="00601CCE"/>
    <w:rsid w:val="00603F4B"/>
    <w:rsid w:val="006047E0"/>
    <w:rsid w:val="00604E1A"/>
    <w:rsid w:val="00605091"/>
    <w:rsid w:val="00605960"/>
    <w:rsid w:val="00607624"/>
    <w:rsid w:val="00607BBF"/>
    <w:rsid w:val="00607C50"/>
    <w:rsid w:val="00610506"/>
    <w:rsid w:val="00611385"/>
    <w:rsid w:val="00612C24"/>
    <w:rsid w:val="00613780"/>
    <w:rsid w:val="00614FED"/>
    <w:rsid w:val="00615721"/>
    <w:rsid w:val="00615C58"/>
    <w:rsid w:val="00616B9B"/>
    <w:rsid w:val="00617801"/>
    <w:rsid w:val="00617CA4"/>
    <w:rsid w:val="00620375"/>
    <w:rsid w:val="006218EB"/>
    <w:rsid w:val="00621C72"/>
    <w:rsid w:val="006227C8"/>
    <w:rsid w:val="0062508F"/>
    <w:rsid w:val="00625545"/>
    <w:rsid w:val="006260E6"/>
    <w:rsid w:val="006263A4"/>
    <w:rsid w:val="0062760A"/>
    <w:rsid w:val="006327C8"/>
    <w:rsid w:val="00632D4D"/>
    <w:rsid w:val="00634EE1"/>
    <w:rsid w:val="00635350"/>
    <w:rsid w:val="0063539B"/>
    <w:rsid w:val="00635551"/>
    <w:rsid w:val="00635C6F"/>
    <w:rsid w:val="00635D8A"/>
    <w:rsid w:val="006360D2"/>
    <w:rsid w:val="006364CA"/>
    <w:rsid w:val="006377DC"/>
    <w:rsid w:val="00637AC5"/>
    <w:rsid w:val="006412FA"/>
    <w:rsid w:val="00641689"/>
    <w:rsid w:val="006421AE"/>
    <w:rsid w:val="00642313"/>
    <w:rsid w:val="0064237E"/>
    <w:rsid w:val="0064248D"/>
    <w:rsid w:val="00642C11"/>
    <w:rsid w:val="00643419"/>
    <w:rsid w:val="006447E5"/>
    <w:rsid w:val="00645B5E"/>
    <w:rsid w:val="00646DED"/>
    <w:rsid w:val="006471C5"/>
    <w:rsid w:val="00647465"/>
    <w:rsid w:val="006475BD"/>
    <w:rsid w:val="00647A88"/>
    <w:rsid w:val="00647EF5"/>
    <w:rsid w:val="006502E5"/>
    <w:rsid w:val="00650FDF"/>
    <w:rsid w:val="00652DC1"/>
    <w:rsid w:val="00653019"/>
    <w:rsid w:val="006536AE"/>
    <w:rsid w:val="00653767"/>
    <w:rsid w:val="0065406C"/>
    <w:rsid w:val="00655438"/>
    <w:rsid w:val="0065699F"/>
    <w:rsid w:val="00656C4A"/>
    <w:rsid w:val="00656C85"/>
    <w:rsid w:val="00657596"/>
    <w:rsid w:val="00657A9B"/>
    <w:rsid w:val="00657E2B"/>
    <w:rsid w:val="00662558"/>
    <w:rsid w:val="0066256D"/>
    <w:rsid w:val="0066290D"/>
    <w:rsid w:val="00662FFA"/>
    <w:rsid w:val="00663656"/>
    <w:rsid w:val="00663E9C"/>
    <w:rsid w:val="00664BF9"/>
    <w:rsid w:val="00664D0C"/>
    <w:rsid w:val="00664D3E"/>
    <w:rsid w:val="00664E99"/>
    <w:rsid w:val="00665185"/>
    <w:rsid w:val="006669A1"/>
    <w:rsid w:val="0066727F"/>
    <w:rsid w:val="006674FD"/>
    <w:rsid w:val="0066759E"/>
    <w:rsid w:val="00667A74"/>
    <w:rsid w:val="00671891"/>
    <w:rsid w:val="00671CCB"/>
    <w:rsid w:val="00672371"/>
    <w:rsid w:val="0067267F"/>
    <w:rsid w:val="00673AC6"/>
    <w:rsid w:val="006743FA"/>
    <w:rsid w:val="00674CD3"/>
    <w:rsid w:val="00675E82"/>
    <w:rsid w:val="006776F5"/>
    <w:rsid w:val="0068088B"/>
    <w:rsid w:val="00681907"/>
    <w:rsid w:val="00681983"/>
    <w:rsid w:val="00681E55"/>
    <w:rsid w:val="00682FFF"/>
    <w:rsid w:val="0068380E"/>
    <w:rsid w:val="00684B84"/>
    <w:rsid w:val="00685168"/>
    <w:rsid w:val="00685BF1"/>
    <w:rsid w:val="00686A97"/>
    <w:rsid w:val="00686F5C"/>
    <w:rsid w:val="006871BF"/>
    <w:rsid w:val="0068783E"/>
    <w:rsid w:val="0069140D"/>
    <w:rsid w:val="006918F7"/>
    <w:rsid w:val="00691960"/>
    <w:rsid w:val="00693261"/>
    <w:rsid w:val="006936C7"/>
    <w:rsid w:val="00693A56"/>
    <w:rsid w:val="00694790"/>
    <w:rsid w:val="00694F4D"/>
    <w:rsid w:val="006956FA"/>
    <w:rsid w:val="0069619A"/>
    <w:rsid w:val="00696C2C"/>
    <w:rsid w:val="00697A8D"/>
    <w:rsid w:val="00697D75"/>
    <w:rsid w:val="006A0E02"/>
    <w:rsid w:val="006A1D29"/>
    <w:rsid w:val="006A2440"/>
    <w:rsid w:val="006A2857"/>
    <w:rsid w:val="006A422D"/>
    <w:rsid w:val="006A4A88"/>
    <w:rsid w:val="006A617D"/>
    <w:rsid w:val="006A687A"/>
    <w:rsid w:val="006A7E3C"/>
    <w:rsid w:val="006B07E9"/>
    <w:rsid w:val="006B10AC"/>
    <w:rsid w:val="006B1EF2"/>
    <w:rsid w:val="006B2BD2"/>
    <w:rsid w:val="006B2D85"/>
    <w:rsid w:val="006B49B9"/>
    <w:rsid w:val="006B4A98"/>
    <w:rsid w:val="006B4CFD"/>
    <w:rsid w:val="006B5BEB"/>
    <w:rsid w:val="006B608B"/>
    <w:rsid w:val="006C0E1E"/>
    <w:rsid w:val="006C0F38"/>
    <w:rsid w:val="006C2609"/>
    <w:rsid w:val="006C3405"/>
    <w:rsid w:val="006C3DB6"/>
    <w:rsid w:val="006C45A0"/>
    <w:rsid w:val="006C4A2F"/>
    <w:rsid w:val="006C5D12"/>
    <w:rsid w:val="006C5DE4"/>
    <w:rsid w:val="006C5FA7"/>
    <w:rsid w:val="006C7644"/>
    <w:rsid w:val="006C7B32"/>
    <w:rsid w:val="006D0D93"/>
    <w:rsid w:val="006D0DAC"/>
    <w:rsid w:val="006D1A0D"/>
    <w:rsid w:val="006D1E40"/>
    <w:rsid w:val="006D2C54"/>
    <w:rsid w:val="006D3813"/>
    <w:rsid w:val="006D4484"/>
    <w:rsid w:val="006D45F8"/>
    <w:rsid w:val="006D46F0"/>
    <w:rsid w:val="006D495B"/>
    <w:rsid w:val="006D63AA"/>
    <w:rsid w:val="006D67F1"/>
    <w:rsid w:val="006D7B38"/>
    <w:rsid w:val="006D7CCB"/>
    <w:rsid w:val="006E084E"/>
    <w:rsid w:val="006E09EA"/>
    <w:rsid w:val="006E0E56"/>
    <w:rsid w:val="006E1471"/>
    <w:rsid w:val="006E1EC1"/>
    <w:rsid w:val="006E3192"/>
    <w:rsid w:val="006E39E2"/>
    <w:rsid w:val="006E3F0D"/>
    <w:rsid w:val="006E45DC"/>
    <w:rsid w:val="006E4D6D"/>
    <w:rsid w:val="006E5FFA"/>
    <w:rsid w:val="006E6119"/>
    <w:rsid w:val="006E6D11"/>
    <w:rsid w:val="006E6F2F"/>
    <w:rsid w:val="006F0B0C"/>
    <w:rsid w:val="006F15DF"/>
    <w:rsid w:val="006F28FB"/>
    <w:rsid w:val="006F341F"/>
    <w:rsid w:val="006F39A2"/>
    <w:rsid w:val="006F4253"/>
    <w:rsid w:val="006F5988"/>
    <w:rsid w:val="006F6805"/>
    <w:rsid w:val="006F6828"/>
    <w:rsid w:val="006F6B90"/>
    <w:rsid w:val="007000A8"/>
    <w:rsid w:val="00700804"/>
    <w:rsid w:val="00700F8D"/>
    <w:rsid w:val="00702291"/>
    <w:rsid w:val="00703441"/>
    <w:rsid w:val="007042EC"/>
    <w:rsid w:val="007044ED"/>
    <w:rsid w:val="007050B9"/>
    <w:rsid w:val="0071141C"/>
    <w:rsid w:val="00712BCE"/>
    <w:rsid w:val="007146A3"/>
    <w:rsid w:val="00714969"/>
    <w:rsid w:val="00714C43"/>
    <w:rsid w:val="007154F2"/>
    <w:rsid w:val="00715EA8"/>
    <w:rsid w:val="0071680C"/>
    <w:rsid w:val="00716D55"/>
    <w:rsid w:val="00723947"/>
    <w:rsid w:val="00724693"/>
    <w:rsid w:val="00727147"/>
    <w:rsid w:val="007272E5"/>
    <w:rsid w:val="00727FD9"/>
    <w:rsid w:val="0073002C"/>
    <w:rsid w:val="00730BA3"/>
    <w:rsid w:val="007332F8"/>
    <w:rsid w:val="007343A3"/>
    <w:rsid w:val="00735EF2"/>
    <w:rsid w:val="007406AC"/>
    <w:rsid w:val="00740BAB"/>
    <w:rsid w:val="007410E7"/>
    <w:rsid w:val="007418DB"/>
    <w:rsid w:val="007418FF"/>
    <w:rsid w:val="00743C84"/>
    <w:rsid w:val="00745CB5"/>
    <w:rsid w:val="00750D0E"/>
    <w:rsid w:val="0075113C"/>
    <w:rsid w:val="00751FE9"/>
    <w:rsid w:val="007525B5"/>
    <w:rsid w:val="00752CDF"/>
    <w:rsid w:val="007534A9"/>
    <w:rsid w:val="0075591A"/>
    <w:rsid w:val="007561DF"/>
    <w:rsid w:val="007566F0"/>
    <w:rsid w:val="00756B23"/>
    <w:rsid w:val="00756E20"/>
    <w:rsid w:val="0076124A"/>
    <w:rsid w:val="007618C7"/>
    <w:rsid w:val="0076247C"/>
    <w:rsid w:val="007625B4"/>
    <w:rsid w:val="00762896"/>
    <w:rsid w:val="007632D4"/>
    <w:rsid w:val="00763A4B"/>
    <w:rsid w:val="007641D9"/>
    <w:rsid w:val="00764A2D"/>
    <w:rsid w:val="0076526D"/>
    <w:rsid w:val="00766F81"/>
    <w:rsid w:val="007670AA"/>
    <w:rsid w:val="00767923"/>
    <w:rsid w:val="00767AB6"/>
    <w:rsid w:val="00772417"/>
    <w:rsid w:val="00772914"/>
    <w:rsid w:val="00774631"/>
    <w:rsid w:val="0077497F"/>
    <w:rsid w:val="00774D64"/>
    <w:rsid w:val="00775910"/>
    <w:rsid w:val="00775CF8"/>
    <w:rsid w:val="00777760"/>
    <w:rsid w:val="00780041"/>
    <w:rsid w:val="0078009E"/>
    <w:rsid w:val="007800E0"/>
    <w:rsid w:val="007822F2"/>
    <w:rsid w:val="007836EA"/>
    <w:rsid w:val="00784AE9"/>
    <w:rsid w:val="007867E4"/>
    <w:rsid w:val="00787983"/>
    <w:rsid w:val="00787E34"/>
    <w:rsid w:val="007914C8"/>
    <w:rsid w:val="00792B14"/>
    <w:rsid w:val="00793EA9"/>
    <w:rsid w:val="00794E21"/>
    <w:rsid w:val="00795040"/>
    <w:rsid w:val="00795239"/>
    <w:rsid w:val="00795E37"/>
    <w:rsid w:val="00795FE7"/>
    <w:rsid w:val="007969D3"/>
    <w:rsid w:val="0079721F"/>
    <w:rsid w:val="007972DC"/>
    <w:rsid w:val="0079744D"/>
    <w:rsid w:val="007A0050"/>
    <w:rsid w:val="007A012D"/>
    <w:rsid w:val="007A08D9"/>
    <w:rsid w:val="007A0B4D"/>
    <w:rsid w:val="007A13E2"/>
    <w:rsid w:val="007A186C"/>
    <w:rsid w:val="007A2809"/>
    <w:rsid w:val="007A3C54"/>
    <w:rsid w:val="007A440D"/>
    <w:rsid w:val="007A5CE7"/>
    <w:rsid w:val="007A712A"/>
    <w:rsid w:val="007B1A5D"/>
    <w:rsid w:val="007B2D8C"/>
    <w:rsid w:val="007B3FAE"/>
    <w:rsid w:val="007B4B66"/>
    <w:rsid w:val="007B4E49"/>
    <w:rsid w:val="007B511D"/>
    <w:rsid w:val="007B6682"/>
    <w:rsid w:val="007B6EB7"/>
    <w:rsid w:val="007B742C"/>
    <w:rsid w:val="007B7D99"/>
    <w:rsid w:val="007C0512"/>
    <w:rsid w:val="007C080B"/>
    <w:rsid w:val="007C0EC1"/>
    <w:rsid w:val="007C28E2"/>
    <w:rsid w:val="007C3450"/>
    <w:rsid w:val="007C551E"/>
    <w:rsid w:val="007C6273"/>
    <w:rsid w:val="007C6B3C"/>
    <w:rsid w:val="007C7321"/>
    <w:rsid w:val="007D03EA"/>
    <w:rsid w:val="007D1600"/>
    <w:rsid w:val="007D186C"/>
    <w:rsid w:val="007D1CE4"/>
    <w:rsid w:val="007D1E82"/>
    <w:rsid w:val="007D2D02"/>
    <w:rsid w:val="007D39AC"/>
    <w:rsid w:val="007D4284"/>
    <w:rsid w:val="007D4C3E"/>
    <w:rsid w:val="007D4EF0"/>
    <w:rsid w:val="007D575B"/>
    <w:rsid w:val="007D6590"/>
    <w:rsid w:val="007D68B3"/>
    <w:rsid w:val="007D68E0"/>
    <w:rsid w:val="007D7B95"/>
    <w:rsid w:val="007D7CF7"/>
    <w:rsid w:val="007D7F63"/>
    <w:rsid w:val="007E050E"/>
    <w:rsid w:val="007E1E63"/>
    <w:rsid w:val="007E2C8C"/>
    <w:rsid w:val="007E38C6"/>
    <w:rsid w:val="007E3CB4"/>
    <w:rsid w:val="007E6327"/>
    <w:rsid w:val="007F17C1"/>
    <w:rsid w:val="007F55EE"/>
    <w:rsid w:val="007F631C"/>
    <w:rsid w:val="007F694A"/>
    <w:rsid w:val="007F707C"/>
    <w:rsid w:val="007F7627"/>
    <w:rsid w:val="0080005F"/>
    <w:rsid w:val="008020E8"/>
    <w:rsid w:val="008029C2"/>
    <w:rsid w:val="00805C08"/>
    <w:rsid w:val="008065AA"/>
    <w:rsid w:val="00807365"/>
    <w:rsid w:val="00813D1D"/>
    <w:rsid w:val="00813DC3"/>
    <w:rsid w:val="00813DE9"/>
    <w:rsid w:val="008144EF"/>
    <w:rsid w:val="00814A24"/>
    <w:rsid w:val="00814ABF"/>
    <w:rsid w:val="00815D52"/>
    <w:rsid w:val="00815F5A"/>
    <w:rsid w:val="00816646"/>
    <w:rsid w:val="00817AEF"/>
    <w:rsid w:val="00817D4F"/>
    <w:rsid w:val="00822BD2"/>
    <w:rsid w:val="00822F90"/>
    <w:rsid w:val="00823366"/>
    <w:rsid w:val="008238B6"/>
    <w:rsid w:val="00824087"/>
    <w:rsid w:val="0082434F"/>
    <w:rsid w:val="00824825"/>
    <w:rsid w:val="00824C43"/>
    <w:rsid w:val="00826122"/>
    <w:rsid w:val="008263CD"/>
    <w:rsid w:val="00826ACA"/>
    <w:rsid w:val="008317B0"/>
    <w:rsid w:val="00833B41"/>
    <w:rsid w:val="00834243"/>
    <w:rsid w:val="00834EE4"/>
    <w:rsid w:val="00835562"/>
    <w:rsid w:val="00835662"/>
    <w:rsid w:val="008366D1"/>
    <w:rsid w:val="00836D35"/>
    <w:rsid w:val="00840742"/>
    <w:rsid w:val="00841B08"/>
    <w:rsid w:val="0084299A"/>
    <w:rsid w:val="00843C8D"/>
    <w:rsid w:val="00844131"/>
    <w:rsid w:val="008446E8"/>
    <w:rsid w:val="00845193"/>
    <w:rsid w:val="00845D18"/>
    <w:rsid w:val="00845DB8"/>
    <w:rsid w:val="00845E1A"/>
    <w:rsid w:val="00846322"/>
    <w:rsid w:val="008466F5"/>
    <w:rsid w:val="008478D0"/>
    <w:rsid w:val="00850438"/>
    <w:rsid w:val="008508E3"/>
    <w:rsid w:val="0085096E"/>
    <w:rsid w:val="008509A3"/>
    <w:rsid w:val="0085158F"/>
    <w:rsid w:val="008515B7"/>
    <w:rsid w:val="00851962"/>
    <w:rsid w:val="008521F0"/>
    <w:rsid w:val="00853189"/>
    <w:rsid w:val="00853D67"/>
    <w:rsid w:val="008546A4"/>
    <w:rsid w:val="008563FA"/>
    <w:rsid w:val="008571C1"/>
    <w:rsid w:val="0085765D"/>
    <w:rsid w:val="00857789"/>
    <w:rsid w:val="0085779D"/>
    <w:rsid w:val="00857AE0"/>
    <w:rsid w:val="0086279A"/>
    <w:rsid w:val="00864513"/>
    <w:rsid w:val="00865395"/>
    <w:rsid w:val="0086623A"/>
    <w:rsid w:val="0086674D"/>
    <w:rsid w:val="00866EA9"/>
    <w:rsid w:val="00867580"/>
    <w:rsid w:val="0086796D"/>
    <w:rsid w:val="00870E0D"/>
    <w:rsid w:val="00870FC9"/>
    <w:rsid w:val="00871091"/>
    <w:rsid w:val="008713B9"/>
    <w:rsid w:val="008714FC"/>
    <w:rsid w:val="008725F6"/>
    <w:rsid w:val="00873A02"/>
    <w:rsid w:val="00874B6F"/>
    <w:rsid w:val="00874BB5"/>
    <w:rsid w:val="008755EC"/>
    <w:rsid w:val="00876EDE"/>
    <w:rsid w:val="00881C40"/>
    <w:rsid w:val="008824B3"/>
    <w:rsid w:val="008839E0"/>
    <w:rsid w:val="00890B4F"/>
    <w:rsid w:val="00890FF1"/>
    <w:rsid w:val="008A08E7"/>
    <w:rsid w:val="008A0CD2"/>
    <w:rsid w:val="008A166D"/>
    <w:rsid w:val="008A1A82"/>
    <w:rsid w:val="008A1FBB"/>
    <w:rsid w:val="008A2DB4"/>
    <w:rsid w:val="008A31E6"/>
    <w:rsid w:val="008A4162"/>
    <w:rsid w:val="008A45C8"/>
    <w:rsid w:val="008A4A8C"/>
    <w:rsid w:val="008A503C"/>
    <w:rsid w:val="008A6582"/>
    <w:rsid w:val="008A6E6C"/>
    <w:rsid w:val="008B051C"/>
    <w:rsid w:val="008B05C5"/>
    <w:rsid w:val="008B0626"/>
    <w:rsid w:val="008B19F3"/>
    <w:rsid w:val="008B323C"/>
    <w:rsid w:val="008B4749"/>
    <w:rsid w:val="008B4EC0"/>
    <w:rsid w:val="008B7C0B"/>
    <w:rsid w:val="008C08F5"/>
    <w:rsid w:val="008C0BE2"/>
    <w:rsid w:val="008C1B51"/>
    <w:rsid w:val="008C2B6E"/>
    <w:rsid w:val="008C3D80"/>
    <w:rsid w:val="008C4CBE"/>
    <w:rsid w:val="008C5F43"/>
    <w:rsid w:val="008C6329"/>
    <w:rsid w:val="008C6BDD"/>
    <w:rsid w:val="008C757D"/>
    <w:rsid w:val="008C79A3"/>
    <w:rsid w:val="008C7AC6"/>
    <w:rsid w:val="008D0660"/>
    <w:rsid w:val="008D0B85"/>
    <w:rsid w:val="008D1661"/>
    <w:rsid w:val="008D1E74"/>
    <w:rsid w:val="008D2D1B"/>
    <w:rsid w:val="008D4085"/>
    <w:rsid w:val="008D4933"/>
    <w:rsid w:val="008D552C"/>
    <w:rsid w:val="008D55AE"/>
    <w:rsid w:val="008D59FF"/>
    <w:rsid w:val="008D6B62"/>
    <w:rsid w:val="008D6EA5"/>
    <w:rsid w:val="008E0BFF"/>
    <w:rsid w:val="008E14B5"/>
    <w:rsid w:val="008E150A"/>
    <w:rsid w:val="008E2152"/>
    <w:rsid w:val="008E3902"/>
    <w:rsid w:val="008E4D3B"/>
    <w:rsid w:val="008E50FF"/>
    <w:rsid w:val="008E65F7"/>
    <w:rsid w:val="008E6A42"/>
    <w:rsid w:val="008E7259"/>
    <w:rsid w:val="008E7526"/>
    <w:rsid w:val="008E770D"/>
    <w:rsid w:val="008F0387"/>
    <w:rsid w:val="008F0406"/>
    <w:rsid w:val="008F0C66"/>
    <w:rsid w:val="008F1094"/>
    <w:rsid w:val="008F16C4"/>
    <w:rsid w:val="008F23A1"/>
    <w:rsid w:val="008F2962"/>
    <w:rsid w:val="008F2CF2"/>
    <w:rsid w:val="008F2D0C"/>
    <w:rsid w:val="008F331F"/>
    <w:rsid w:val="008F425F"/>
    <w:rsid w:val="008F42DB"/>
    <w:rsid w:val="008F4AD5"/>
    <w:rsid w:val="008F5505"/>
    <w:rsid w:val="008F6448"/>
    <w:rsid w:val="008F6987"/>
    <w:rsid w:val="008F6EE6"/>
    <w:rsid w:val="00902645"/>
    <w:rsid w:val="00902BEB"/>
    <w:rsid w:val="00903C0A"/>
    <w:rsid w:val="00905DAB"/>
    <w:rsid w:val="00905F60"/>
    <w:rsid w:val="00907690"/>
    <w:rsid w:val="00907873"/>
    <w:rsid w:val="00907ABC"/>
    <w:rsid w:val="00912105"/>
    <w:rsid w:val="00912CB6"/>
    <w:rsid w:val="00915ACA"/>
    <w:rsid w:val="00916E8D"/>
    <w:rsid w:val="009170DE"/>
    <w:rsid w:val="00917418"/>
    <w:rsid w:val="00921D64"/>
    <w:rsid w:val="009234D1"/>
    <w:rsid w:val="00923744"/>
    <w:rsid w:val="009244DB"/>
    <w:rsid w:val="00924ACE"/>
    <w:rsid w:val="00925775"/>
    <w:rsid w:val="00925848"/>
    <w:rsid w:val="0092745F"/>
    <w:rsid w:val="0093025D"/>
    <w:rsid w:val="00930A7F"/>
    <w:rsid w:val="00934EA2"/>
    <w:rsid w:val="00935C57"/>
    <w:rsid w:val="0093725F"/>
    <w:rsid w:val="00937800"/>
    <w:rsid w:val="00937EF2"/>
    <w:rsid w:val="009400F7"/>
    <w:rsid w:val="00940408"/>
    <w:rsid w:val="00941047"/>
    <w:rsid w:val="009419DD"/>
    <w:rsid w:val="00941E5F"/>
    <w:rsid w:val="00942133"/>
    <w:rsid w:val="0094298E"/>
    <w:rsid w:val="009429E4"/>
    <w:rsid w:val="0094318F"/>
    <w:rsid w:val="009435FA"/>
    <w:rsid w:val="00943AB9"/>
    <w:rsid w:val="009441BF"/>
    <w:rsid w:val="00947264"/>
    <w:rsid w:val="009472CF"/>
    <w:rsid w:val="0095001D"/>
    <w:rsid w:val="00951421"/>
    <w:rsid w:val="009537B5"/>
    <w:rsid w:val="00953CA6"/>
    <w:rsid w:val="00954088"/>
    <w:rsid w:val="009541D1"/>
    <w:rsid w:val="0095682E"/>
    <w:rsid w:val="00960592"/>
    <w:rsid w:val="009611DB"/>
    <w:rsid w:val="009614D1"/>
    <w:rsid w:val="00962BA6"/>
    <w:rsid w:val="00962EBB"/>
    <w:rsid w:val="00963B05"/>
    <w:rsid w:val="00964273"/>
    <w:rsid w:val="00965748"/>
    <w:rsid w:val="00966F88"/>
    <w:rsid w:val="009713A4"/>
    <w:rsid w:val="0097236A"/>
    <w:rsid w:val="00972DDC"/>
    <w:rsid w:val="00972ECD"/>
    <w:rsid w:val="00972FC0"/>
    <w:rsid w:val="00973208"/>
    <w:rsid w:val="0097390E"/>
    <w:rsid w:val="00973FC1"/>
    <w:rsid w:val="0097557C"/>
    <w:rsid w:val="0097570C"/>
    <w:rsid w:val="00975726"/>
    <w:rsid w:val="009768F4"/>
    <w:rsid w:val="00976C6A"/>
    <w:rsid w:val="00976D1C"/>
    <w:rsid w:val="009775CD"/>
    <w:rsid w:val="009777A9"/>
    <w:rsid w:val="009815D5"/>
    <w:rsid w:val="00982023"/>
    <w:rsid w:val="009820CB"/>
    <w:rsid w:val="00982A33"/>
    <w:rsid w:val="0098412C"/>
    <w:rsid w:val="009847F8"/>
    <w:rsid w:val="009852E5"/>
    <w:rsid w:val="0098579D"/>
    <w:rsid w:val="00985AA4"/>
    <w:rsid w:val="00985C10"/>
    <w:rsid w:val="00985D2A"/>
    <w:rsid w:val="009867B1"/>
    <w:rsid w:val="00986AFD"/>
    <w:rsid w:val="00986CC9"/>
    <w:rsid w:val="00986D4D"/>
    <w:rsid w:val="00987900"/>
    <w:rsid w:val="00991186"/>
    <w:rsid w:val="00992182"/>
    <w:rsid w:val="009922DB"/>
    <w:rsid w:val="00992AB8"/>
    <w:rsid w:val="00992C04"/>
    <w:rsid w:val="00992D5A"/>
    <w:rsid w:val="0099340E"/>
    <w:rsid w:val="00993C2A"/>
    <w:rsid w:val="009953E3"/>
    <w:rsid w:val="009955AE"/>
    <w:rsid w:val="00996AC2"/>
    <w:rsid w:val="00997501"/>
    <w:rsid w:val="009A05F4"/>
    <w:rsid w:val="009A097A"/>
    <w:rsid w:val="009A0C97"/>
    <w:rsid w:val="009A2783"/>
    <w:rsid w:val="009A34BF"/>
    <w:rsid w:val="009A3F8D"/>
    <w:rsid w:val="009A4B38"/>
    <w:rsid w:val="009A50A3"/>
    <w:rsid w:val="009A5B33"/>
    <w:rsid w:val="009A635C"/>
    <w:rsid w:val="009A6C9D"/>
    <w:rsid w:val="009A6D7A"/>
    <w:rsid w:val="009A7815"/>
    <w:rsid w:val="009B095E"/>
    <w:rsid w:val="009B0A9A"/>
    <w:rsid w:val="009B327A"/>
    <w:rsid w:val="009B356C"/>
    <w:rsid w:val="009B39A4"/>
    <w:rsid w:val="009B3F41"/>
    <w:rsid w:val="009B4033"/>
    <w:rsid w:val="009B4505"/>
    <w:rsid w:val="009B4E53"/>
    <w:rsid w:val="009B52D7"/>
    <w:rsid w:val="009B6DBC"/>
    <w:rsid w:val="009C11FE"/>
    <w:rsid w:val="009C1FCF"/>
    <w:rsid w:val="009C23CF"/>
    <w:rsid w:val="009C306D"/>
    <w:rsid w:val="009C4C74"/>
    <w:rsid w:val="009C62B2"/>
    <w:rsid w:val="009C7503"/>
    <w:rsid w:val="009C7DA1"/>
    <w:rsid w:val="009D0619"/>
    <w:rsid w:val="009D4750"/>
    <w:rsid w:val="009D5118"/>
    <w:rsid w:val="009D7779"/>
    <w:rsid w:val="009D7EB5"/>
    <w:rsid w:val="009E0609"/>
    <w:rsid w:val="009E0E29"/>
    <w:rsid w:val="009E2391"/>
    <w:rsid w:val="009E29C4"/>
    <w:rsid w:val="009E3159"/>
    <w:rsid w:val="009E40D4"/>
    <w:rsid w:val="009E4C82"/>
    <w:rsid w:val="009E6069"/>
    <w:rsid w:val="009F0C5C"/>
    <w:rsid w:val="009F196C"/>
    <w:rsid w:val="009F1D42"/>
    <w:rsid w:val="009F2739"/>
    <w:rsid w:val="009F2B85"/>
    <w:rsid w:val="009F36A1"/>
    <w:rsid w:val="009F5A54"/>
    <w:rsid w:val="009F6DD1"/>
    <w:rsid w:val="00A00AB9"/>
    <w:rsid w:val="00A01C92"/>
    <w:rsid w:val="00A0415F"/>
    <w:rsid w:val="00A052C0"/>
    <w:rsid w:val="00A05B8F"/>
    <w:rsid w:val="00A05D63"/>
    <w:rsid w:val="00A128E9"/>
    <w:rsid w:val="00A12C9B"/>
    <w:rsid w:val="00A13C72"/>
    <w:rsid w:val="00A140BF"/>
    <w:rsid w:val="00A14BD5"/>
    <w:rsid w:val="00A162FD"/>
    <w:rsid w:val="00A16667"/>
    <w:rsid w:val="00A173D4"/>
    <w:rsid w:val="00A20DE7"/>
    <w:rsid w:val="00A20F8E"/>
    <w:rsid w:val="00A22FC4"/>
    <w:rsid w:val="00A23159"/>
    <w:rsid w:val="00A24357"/>
    <w:rsid w:val="00A26C9E"/>
    <w:rsid w:val="00A26E2A"/>
    <w:rsid w:val="00A26F9E"/>
    <w:rsid w:val="00A27330"/>
    <w:rsid w:val="00A27418"/>
    <w:rsid w:val="00A312D9"/>
    <w:rsid w:val="00A32A07"/>
    <w:rsid w:val="00A33529"/>
    <w:rsid w:val="00A34490"/>
    <w:rsid w:val="00A34C5B"/>
    <w:rsid w:val="00A35812"/>
    <w:rsid w:val="00A3602E"/>
    <w:rsid w:val="00A36C58"/>
    <w:rsid w:val="00A36EC9"/>
    <w:rsid w:val="00A400DC"/>
    <w:rsid w:val="00A40237"/>
    <w:rsid w:val="00A4063C"/>
    <w:rsid w:val="00A40963"/>
    <w:rsid w:val="00A414F1"/>
    <w:rsid w:val="00A41C50"/>
    <w:rsid w:val="00A42399"/>
    <w:rsid w:val="00A42437"/>
    <w:rsid w:val="00A424DE"/>
    <w:rsid w:val="00A4278F"/>
    <w:rsid w:val="00A42C41"/>
    <w:rsid w:val="00A43DDD"/>
    <w:rsid w:val="00A43FE5"/>
    <w:rsid w:val="00A445F7"/>
    <w:rsid w:val="00A4538B"/>
    <w:rsid w:val="00A4556B"/>
    <w:rsid w:val="00A463F0"/>
    <w:rsid w:val="00A50743"/>
    <w:rsid w:val="00A51668"/>
    <w:rsid w:val="00A53A41"/>
    <w:rsid w:val="00A53C2B"/>
    <w:rsid w:val="00A543A4"/>
    <w:rsid w:val="00A54557"/>
    <w:rsid w:val="00A54AA8"/>
    <w:rsid w:val="00A54FB1"/>
    <w:rsid w:val="00A5507E"/>
    <w:rsid w:val="00A55EB4"/>
    <w:rsid w:val="00A5625E"/>
    <w:rsid w:val="00A56774"/>
    <w:rsid w:val="00A60290"/>
    <w:rsid w:val="00A60373"/>
    <w:rsid w:val="00A605D4"/>
    <w:rsid w:val="00A62B36"/>
    <w:rsid w:val="00A638F2"/>
    <w:rsid w:val="00A668F3"/>
    <w:rsid w:val="00A6797C"/>
    <w:rsid w:val="00A716C8"/>
    <w:rsid w:val="00A71D13"/>
    <w:rsid w:val="00A71F28"/>
    <w:rsid w:val="00A722FB"/>
    <w:rsid w:val="00A727D7"/>
    <w:rsid w:val="00A72BD7"/>
    <w:rsid w:val="00A72F66"/>
    <w:rsid w:val="00A73A74"/>
    <w:rsid w:val="00A73F1E"/>
    <w:rsid w:val="00A7559E"/>
    <w:rsid w:val="00A76A91"/>
    <w:rsid w:val="00A77CCA"/>
    <w:rsid w:val="00A80155"/>
    <w:rsid w:val="00A80573"/>
    <w:rsid w:val="00A807C5"/>
    <w:rsid w:val="00A82547"/>
    <w:rsid w:val="00A84801"/>
    <w:rsid w:val="00A8571E"/>
    <w:rsid w:val="00A85AA1"/>
    <w:rsid w:val="00A85BF4"/>
    <w:rsid w:val="00A87A5A"/>
    <w:rsid w:val="00A87E9A"/>
    <w:rsid w:val="00A903E2"/>
    <w:rsid w:val="00A907EB"/>
    <w:rsid w:val="00A92570"/>
    <w:rsid w:val="00A92ADC"/>
    <w:rsid w:val="00A93920"/>
    <w:rsid w:val="00A94075"/>
    <w:rsid w:val="00A94B1F"/>
    <w:rsid w:val="00A94E13"/>
    <w:rsid w:val="00A96689"/>
    <w:rsid w:val="00A96DBA"/>
    <w:rsid w:val="00AA0E2F"/>
    <w:rsid w:val="00AA1220"/>
    <w:rsid w:val="00AA22DC"/>
    <w:rsid w:val="00AA2484"/>
    <w:rsid w:val="00AA2625"/>
    <w:rsid w:val="00AA58EB"/>
    <w:rsid w:val="00AA59F9"/>
    <w:rsid w:val="00AA6029"/>
    <w:rsid w:val="00AA6043"/>
    <w:rsid w:val="00AB0E82"/>
    <w:rsid w:val="00AB11A0"/>
    <w:rsid w:val="00AB172E"/>
    <w:rsid w:val="00AB1C1A"/>
    <w:rsid w:val="00AB5003"/>
    <w:rsid w:val="00AB6006"/>
    <w:rsid w:val="00AB6718"/>
    <w:rsid w:val="00AB6C6F"/>
    <w:rsid w:val="00AC017A"/>
    <w:rsid w:val="00AC08BA"/>
    <w:rsid w:val="00AC16C8"/>
    <w:rsid w:val="00AC1FE7"/>
    <w:rsid w:val="00AC5A43"/>
    <w:rsid w:val="00AC5E22"/>
    <w:rsid w:val="00AC6E42"/>
    <w:rsid w:val="00AC70CD"/>
    <w:rsid w:val="00AD18A2"/>
    <w:rsid w:val="00AD210A"/>
    <w:rsid w:val="00AD346F"/>
    <w:rsid w:val="00AD4885"/>
    <w:rsid w:val="00AD51BE"/>
    <w:rsid w:val="00AD5D2C"/>
    <w:rsid w:val="00AD5D4B"/>
    <w:rsid w:val="00AE1755"/>
    <w:rsid w:val="00AE1D0F"/>
    <w:rsid w:val="00AE3750"/>
    <w:rsid w:val="00AE3923"/>
    <w:rsid w:val="00AE44C0"/>
    <w:rsid w:val="00AE463B"/>
    <w:rsid w:val="00AE5713"/>
    <w:rsid w:val="00AE6529"/>
    <w:rsid w:val="00AE6C2E"/>
    <w:rsid w:val="00AE7C23"/>
    <w:rsid w:val="00AE7E99"/>
    <w:rsid w:val="00AF0359"/>
    <w:rsid w:val="00AF0B6B"/>
    <w:rsid w:val="00AF208B"/>
    <w:rsid w:val="00AF2A9B"/>
    <w:rsid w:val="00AF3725"/>
    <w:rsid w:val="00AF453B"/>
    <w:rsid w:val="00AF593C"/>
    <w:rsid w:val="00AF5E4D"/>
    <w:rsid w:val="00AF6019"/>
    <w:rsid w:val="00AF615C"/>
    <w:rsid w:val="00AF73C5"/>
    <w:rsid w:val="00AF73F0"/>
    <w:rsid w:val="00AF780C"/>
    <w:rsid w:val="00AF7FD6"/>
    <w:rsid w:val="00B00A24"/>
    <w:rsid w:val="00B00D2C"/>
    <w:rsid w:val="00B01119"/>
    <w:rsid w:val="00B02770"/>
    <w:rsid w:val="00B027F7"/>
    <w:rsid w:val="00B030B4"/>
    <w:rsid w:val="00B03277"/>
    <w:rsid w:val="00B033DA"/>
    <w:rsid w:val="00B046D6"/>
    <w:rsid w:val="00B05036"/>
    <w:rsid w:val="00B05416"/>
    <w:rsid w:val="00B065AB"/>
    <w:rsid w:val="00B10A72"/>
    <w:rsid w:val="00B1147A"/>
    <w:rsid w:val="00B119D0"/>
    <w:rsid w:val="00B131E9"/>
    <w:rsid w:val="00B132AE"/>
    <w:rsid w:val="00B140AD"/>
    <w:rsid w:val="00B1412D"/>
    <w:rsid w:val="00B14827"/>
    <w:rsid w:val="00B15302"/>
    <w:rsid w:val="00B1609F"/>
    <w:rsid w:val="00B163CB"/>
    <w:rsid w:val="00B205E8"/>
    <w:rsid w:val="00B22B0A"/>
    <w:rsid w:val="00B22C50"/>
    <w:rsid w:val="00B22D78"/>
    <w:rsid w:val="00B23138"/>
    <w:rsid w:val="00B2377D"/>
    <w:rsid w:val="00B24F81"/>
    <w:rsid w:val="00B25018"/>
    <w:rsid w:val="00B25FCB"/>
    <w:rsid w:val="00B26520"/>
    <w:rsid w:val="00B278B1"/>
    <w:rsid w:val="00B27A64"/>
    <w:rsid w:val="00B27AC3"/>
    <w:rsid w:val="00B27FA0"/>
    <w:rsid w:val="00B304EC"/>
    <w:rsid w:val="00B329E4"/>
    <w:rsid w:val="00B33DF4"/>
    <w:rsid w:val="00B3461A"/>
    <w:rsid w:val="00B348DC"/>
    <w:rsid w:val="00B35574"/>
    <w:rsid w:val="00B35D0E"/>
    <w:rsid w:val="00B3604B"/>
    <w:rsid w:val="00B37CF7"/>
    <w:rsid w:val="00B42130"/>
    <w:rsid w:val="00B437BB"/>
    <w:rsid w:val="00B44939"/>
    <w:rsid w:val="00B44DDB"/>
    <w:rsid w:val="00B44DEC"/>
    <w:rsid w:val="00B45F41"/>
    <w:rsid w:val="00B510DE"/>
    <w:rsid w:val="00B5154E"/>
    <w:rsid w:val="00B52141"/>
    <w:rsid w:val="00B5363D"/>
    <w:rsid w:val="00B53DED"/>
    <w:rsid w:val="00B5652A"/>
    <w:rsid w:val="00B57499"/>
    <w:rsid w:val="00B60EFC"/>
    <w:rsid w:val="00B61824"/>
    <w:rsid w:val="00B6267D"/>
    <w:rsid w:val="00B62C8B"/>
    <w:rsid w:val="00B63A55"/>
    <w:rsid w:val="00B63D45"/>
    <w:rsid w:val="00B6497B"/>
    <w:rsid w:val="00B65CFE"/>
    <w:rsid w:val="00B66ED7"/>
    <w:rsid w:val="00B71610"/>
    <w:rsid w:val="00B72A96"/>
    <w:rsid w:val="00B73353"/>
    <w:rsid w:val="00B75868"/>
    <w:rsid w:val="00B81AAA"/>
    <w:rsid w:val="00B81C59"/>
    <w:rsid w:val="00B81ED6"/>
    <w:rsid w:val="00B83155"/>
    <w:rsid w:val="00B840DF"/>
    <w:rsid w:val="00B84A61"/>
    <w:rsid w:val="00B85D5A"/>
    <w:rsid w:val="00B86281"/>
    <w:rsid w:val="00B865B8"/>
    <w:rsid w:val="00B867E6"/>
    <w:rsid w:val="00B86954"/>
    <w:rsid w:val="00B8705A"/>
    <w:rsid w:val="00B87B2F"/>
    <w:rsid w:val="00B90359"/>
    <w:rsid w:val="00B90583"/>
    <w:rsid w:val="00B916CB"/>
    <w:rsid w:val="00B91C6D"/>
    <w:rsid w:val="00B92688"/>
    <w:rsid w:val="00B93C65"/>
    <w:rsid w:val="00B93CB2"/>
    <w:rsid w:val="00B93E44"/>
    <w:rsid w:val="00B9427C"/>
    <w:rsid w:val="00B943EA"/>
    <w:rsid w:val="00B95058"/>
    <w:rsid w:val="00B953BC"/>
    <w:rsid w:val="00B955A9"/>
    <w:rsid w:val="00B956DB"/>
    <w:rsid w:val="00B958C7"/>
    <w:rsid w:val="00B97EB7"/>
    <w:rsid w:val="00BA0431"/>
    <w:rsid w:val="00BA5266"/>
    <w:rsid w:val="00BA73E1"/>
    <w:rsid w:val="00BA7A72"/>
    <w:rsid w:val="00BB01FD"/>
    <w:rsid w:val="00BB0B08"/>
    <w:rsid w:val="00BB220C"/>
    <w:rsid w:val="00BB37A9"/>
    <w:rsid w:val="00BB3C66"/>
    <w:rsid w:val="00BB3E66"/>
    <w:rsid w:val="00BB4230"/>
    <w:rsid w:val="00BB4246"/>
    <w:rsid w:val="00BB42AA"/>
    <w:rsid w:val="00BB57E1"/>
    <w:rsid w:val="00BB6650"/>
    <w:rsid w:val="00BC1181"/>
    <w:rsid w:val="00BC1ADC"/>
    <w:rsid w:val="00BC1C1A"/>
    <w:rsid w:val="00BC34C2"/>
    <w:rsid w:val="00BC3591"/>
    <w:rsid w:val="00BC3FCF"/>
    <w:rsid w:val="00BC4AC9"/>
    <w:rsid w:val="00BC6375"/>
    <w:rsid w:val="00BC6E78"/>
    <w:rsid w:val="00BC74EC"/>
    <w:rsid w:val="00BC76C9"/>
    <w:rsid w:val="00BD0773"/>
    <w:rsid w:val="00BD24B4"/>
    <w:rsid w:val="00BD2F28"/>
    <w:rsid w:val="00BD3033"/>
    <w:rsid w:val="00BD3134"/>
    <w:rsid w:val="00BD36D1"/>
    <w:rsid w:val="00BD3FC4"/>
    <w:rsid w:val="00BD4CEB"/>
    <w:rsid w:val="00BD6A03"/>
    <w:rsid w:val="00BD7C84"/>
    <w:rsid w:val="00BD7EAA"/>
    <w:rsid w:val="00BE00C0"/>
    <w:rsid w:val="00BE1CC3"/>
    <w:rsid w:val="00BE1FF3"/>
    <w:rsid w:val="00BE2D4B"/>
    <w:rsid w:val="00BE3460"/>
    <w:rsid w:val="00BE4242"/>
    <w:rsid w:val="00BE49EB"/>
    <w:rsid w:val="00BE50D2"/>
    <w:rsid w:val="00BE5473"/>
    <w:rsid w:val="00BE7482"/>
    <w:rsid w:val="00BF011C"/>
    <w:rsid w:val="00BF1ABB"/>
    <w:rsid w:val="00BF3EB5"/>
    <w:rsid w:val="00BF3FB3"/>
    <w:rsid w:val="00BF4123"/>
    <w:rsid w:val="00BF5E8F"/>
    <w:rsid w:val="00BF7430"/>
    <w:rsid w:val="00C0100B"/>
    <w:rsid w:val="00C01039"/>
    <w:rsid w:val="00C01EFA"/>
    <w:rsid w:val="00C02B47"/>
    <w:rsid w:val="00C02F09"/>
    <w:rsid w:val="00C032BC"/>
    <w:rsid w:val="00C06AE9"/>
    <w:rsid w:val="00C074C1"/>
    <w:rsid w:val="00C101BD"/>
    <w:rsid w:val="00C1093B"/>
    <w:rsid w:val="00C10C17"/>
    <w:rsid w:val="00C113C8"/>
    <w:rsid w:val="00C11E3E"/>
    <w:rsid w:val="00C140C0"/>
    <w:rsid w:val="00C14B28"/>
    <w:rsid w:val="00C16758"/>
    <w:rsid w:val="00C16BBD"/>
    <w:rsid w:val="00C17ED2"/>
    <w:rsid w:val="00C20732"/>
    <w:rsid w:val="00C22718"/>
    <w:rsid w:val="00C2359F"/>
    <w:rsid w:val="00C25393"/>
    <w:rsid w:val="00C27D7E"/>
    <w:rsid w:val="00C3019C"/>
    <w:rsid w:val="00C311BC"/>
    <w:rsid w:val="00C314E7"/>
    <w:rsid w:val="00C32222"/>
    <w:rsid w:val="00C323AE"/>
    <w:rsid w:val="00C35425"/>
    <w:rsid w:val="00C3580D"/>
    <w:rsid w:val="00C35CB2"/>
    <w:rsid w:val="00C362AB"/>
    <w:rsid w:val="00C362B6"/>
    <w:rsid w:val="00C37383"/>
    <w:rsid w:val="00C37666"/>
    <w:rsid w:val="00C3771C"/>
    <w:rsid w:val="00C40309"/>
    <w:rsid w:val="00C41519"/>
    <w:rsid w:val="00C418C6"/>
    <w:rsid w:val="00C41CD1"/>
    <w:rsid w:val="00C41E64"/>
    <w:rsid w:val="00C42C61"/>
    <w:rsid w:val="00C45D6B"/>
    <w:rsid w:val="00C501B9"/>
    <w:rsid w:val="00C511E1"/>
    <w:rsid w:val="00C51A1F"/>
    <w:rsid w:val="00C52ABF"/>
    <w:rsid w:val="00C52EB6"/>
    <w:rsid w:val="00C57B49"/>
    <w:rsid w:val="00C6176F"/>
    <w:rsid w:val="00C62190"/>
    <w:rsid w:val="00C62978"/>
    <w:rsid w:val="00C62B58"/>
    <w:rsid w:val="00C62E43"/>
    <w:rsid w:val="00C63A68"/>
    <w:rsid w:val="00C6415D"/>
    <w:rsid w:val="00C64759"/>
    <w:rsid w:val="00C64BA4"/>
    <w:rsid w:val="00C64EB9"/>
    <w:rsid w:val="00C65F80"/>
    <w:rsid w:val="00C66063"/>
    <w:rsid w:val="00C66701"/>
    <w:rsid w:val="00C66BD4"/>
    <w:rsid w:val="00C67834"/>
    <w:rsid w:val="00C67B12"/>
    <w:rsid w:val="00C701D8"/>
    <w:rsid w:val="00C7024E"/>
    <w:rsid w:val="00C70CDC"/>
    <w:rsid w:val="00C70FB4"/>
    <w:rsid w:val="00C71C68"/>
    <w:rsid w:val="00C71F4B"/>
    <w:rsid w:val="00C7304D"/>
    <w:rsid w:val="00C73800"/>
    <w:rsid w:val="00C73955"/>
    <w:rsid w:val="00C73CAF"/>
    <w:rsid w:val="00C74EBB"/>
    <w:rsid w:val="00C81A06"/>
    <w:rsid w:val="00C81F2F"/>
    <w:rsid w:val="00C82689"/>
    <w:rsid w:val="00C846C4"/>
    <w:rsid w:val="00C85FC3"/>
    <w:rsid w:val="00C85FF3"/>
    <w:rsid w:val="00C86DA0"/>
    <w:rsid w:val="00C87021"/>
    <w:rsid w:val="00C87950"/>
    <w:rsid w:val="00C87969"/>
    <w:rsid w:val="00C90315"/>
    <w:rsid w:val="00C90949"/>
    <w:rsid w:val="00C90AE7"/>
    <w:rsid w:val="00C933D1"/>
    <w:rsid w:val="00C9525E"/>
    <w:rsid w:val="00C9528C"/>
    <w:rsid w:val="00C95680"/>
    <w:rsid w:val="00C96A18"/>
    <w:rsid w:val="00C96CC1"/>
    <w:rsid w:val="00C97169"/>
    <w:rsid w:val="00C973B2"/>
    <w:rsid w:val="00C97F4D"/>
    <w:rsid w:val="00CA0338"/>
    <w:rsid w:val="00CA0575"/>
    <w:rsid w:val="00CA1565"/>
    <w:rsid w:val="00CA27EC"/>
    <w:rsid w:val="00CA2FC4"/>
    <w:rsid w:val="00CA33A9"/>
    <w:rsid w:val="00CA3CD8"/>
    <w:rsid w:val="00CA43E4"/>
    <w:rsid w:val="00CA579A"/>
    <w:rsid w:val="00CA6E3B"/>
    <w:rsid w:val="00CA7070"/>
    <w:rsid w:val="00CA72E6"/>
    <w:rsid w:val="00CA77DE"/>
    <w:rsid w:val="00CB0E92"/>
    <w:rsid w:val="00CB1D5B"/>
    <w:rsid w:val="00CB2E80"/>
    <w:rsid w:val="00CB468C"/>
    <w:rsid w:val="00CB482A"/>
    <w:rsid w:val="00CB4D69"/>
    <w:rsid w:val="00CB5C4E"/>
    <w:rsid w:val="00CB749B"/>
    <w:rsid w:val="00CB7582"/>
    <w:rsid w:val="00CC0A5C"/>
    <w:rsid w:val="00CC10EE"/>
    <w:rsid w:val="00CC1AD0"/>
    <w:rsid w:val="00CC2959"/>
    <w:rsid w:val="00CC3350"/>
    <w:rsid w:val="00CC44B5"/>
    <w:rsid w:val="00CC547F"/>
    <w:rsid w:val="00CC759B"/>
    <w:rsid w:val="00CD0377"/>
    <w:rsid w:val="00CD09F1"/>
    <w:rsid w:val="00CD112F"/>
    <w:rsid w:val="00CD14E1"/>
    <w:rsid w:val="00CD325A"/>
    <w:rsid w:val="00CD3287"/>
    <w:rsid w:val="00CD3D85"/>
    <w:rsid w:val="00CD4583"/>
    <w:rsid w:val="00CD4BF8"/>
    <w:rsid w:val="00CD63F0"/>
    <w:rsid w:val="00CD6AA7"/>
    <w:rsid w:val="00CD6B78"/>
    <w:rsid w:val="00CD6BBF"/>
    <w:rsid w:val="00CD6F83"/>
    <w:rsid w:val="00CE0833"/>
    <w:rsid w:val="00CE0C80"/>
    <w:rsid w:val="00CE12B7"/>
    <w:rsid w:val="00CE196E"/>
    <w:rsid w:val="00CE19FB"/>
    <w:rsid w:val="00CE2908"/>
    <w:rsid w:val="00CE301A"/>
    <w:rsid w:val="00CE38F6"/>
    <w:rsid w:val="00CE5E23"/>
    <w:rsid w:val="00CE6184"/>
    <w:rsid w:val="00CE649F"/>
    <w:rsid w:val="00CE6807"/>
    <w:rsid w:val="00CE7097"/>
    <w:rsid w:val="00CE7B62"/>
    <w:rsid w:val="00CE7C83"/>
    <w:rsid w:val="00CF2B76"/>
    <w:rsid w:val="00CF2E12"/>
    <w:rsid w:val="00CF4251"/>
    <w:rsid w:val="00CF4399"/>
    <w:rsid w:val="00CF4819"/>
    <w:rsid w:val="00CF5297"/>
    <w:rsid w:val="00CF5BF1"/>
    <w:rsid w:val="00CF6967"/>
    <w:rsid w:val="00CF7B35"/>
    <w:rsid w:val="00D002E7"/>
    <w:rsid w:val="00D004BD"/>
    <w:rsid w:val="00D01100"/>
    <w:rsid w:val="00D014AB"/>
    <w:rsid w:val="00D01642"/>
    <w:rsid w:val="00D02DA4"/>
    <w:rsid w:val="00D02E96"/>
    <w:rsid w:val="00D03128"/>
    <w:rsid w:val="00D0332A"/>
    <w:rsid w:val="00D03F38"/>
    <w:rsid w:val="00D050EB"/>
    <w:rsid w:val="00D05867"/>
    <w:rsid w:val="00D05B4A"/>
    <w:rsid w:val="00D05B63"/>
    <w:rsid w:val="00D0650C"/>
    <w:rsid w:val="00D06F6E"/>
    <w:rsid w:val="00D07226"/>
    <w:rsid w:val="00D07384"/>
    <w:rsid w:val="00D07894"/>
    <w:rsid w:val="00D108FA"/>
    <w:rsid w:val="00D1183C"/>
    <w:rsid w:val="00D12F72"/>
    <w:rsid w:val="00D1347E"/>
    <w:rsid w:val="00D1435F"/>
    <w:rsid w:val="00D14AE8"/>
    <w:rsid w:val="00D158A8"/>
    <w:rsid w:val="00D168DE"/>
    <w:rsid w:val="00D22AE2"/>
    <w:rsid w:val="00D24B89"/>
    <w:rsid w:val="00D25F1B"/>
    <w:rsid w:val="00D26940"/>
    <w:rsid w:val="00D26EA5"/>
    <w:rsid w:val="00D27636"/>
    <w:rsid w:val="00D324C9"/>
    <w:rsid w:val="00D33D80"/>
    <w:rsid w:val="00D33DD7"/>
    <w:rsid w:val="00D37077"/>
    <w:rsid w:val="00D3726E"/>
    <w:rsid w:val="00D3755F"/>
    <w:rsid w:val="00D3786C"/>
    <w:rsid w:val="00D40646"/>
    <w:rsid w:val="00D4089D"/>
    <w:rsid w:val="00D457F4"/>
    <w:rsid w:val="00D47276"/>
    <w:rsid w:val="00D474A5"/>
    <w:rsid w:val="00D515D8"/>
    <w:rsid w:val="00D52E65"/>
    <w:rsid w:val="00D52EA4"/>
    <w:rsid w:val="00D534FA"/>
    <w:rsid w:val="00D53719"/>
    <w:rsid w:val="00D5398F"/>
    <w:rsid w:val="00D55684"/>
    <w:rsid w:val="00D5659D"/>
    <w:rsid w:val="00D56CA7"/>
    <w:rsid w:val="00D57352"/>
    <w:rsid w:val="00D57721"/>
    <w:rsid w:val="00D57F8E"/>
    <w:rsid w:val="00D60CB5"/>
    <w:rsid w:val="00D626AE"/>
    <w:rsid w:val="00D62ABC"/>
    <w:rsid w:val="00D642BC"/>
    <w:rsid w:val="00D64932"/>
    <w:rsid w:val="00D64E71"/>
    <w:rsid w:val="00D6519C"/>
    <w:rsid w:val="00D65616"/>
    <w:rsid w:val="00D65F54"/>
    <w:rsid w:val="00D662DB"/>
    <w:rsid w:val="00D664E0"/>
    <w:rsid w:val="00D66749"/>
    <w:rsid w:val="00D66A4C"/>
    <w:rsid w:val="00D670D0"/>
    <w:rsid w:val="00D7095B"/>
    <w:rsid w:val="00D70F4C"/>
    <w:rsid w:val="00D71286"/>
    <w:rsid w:val="00D71795"/>
    <w:rsid w:val="00D719C1"/>
    <w:rsid w:val="00D71A7A"/>
    <w:rsid w:val="00D71CA9"/>
    <w:rsid w:val="00D73607"/>
    <w:rsid w:val="00D746CF"/>
    <w:rsid w:val="00D75D58"/>
    <w:rsid w:val="00D76256"/>
    <w:rsid w:val="00D7648C"/>
    <w:rsid w:val="00D76521"/>
    <w:rsid w:val="00D7736E"/>
    <w:rsid w:val="00D77872"/>
    <w:rsid w:val="00D8082F"/>
    <w:rsid w:val="00D809FC"/>
    <w:rsid w:val="00D820B5"/>
    <w:rsid w:val="00D8302F"/>
    <w:rsid w:val="00D84774"/>
    <w:rsid w:val="00D85FCB"/>
    <w:rsid w:val="00D8693E"/>
    <w:rsid w:val="00D87E86"/>
    <w:rsid w:val="00D900C7"/>
    <w:rsid w:val="00D91DBF"/>
    <w:rsid w:val="00D92549"/>
    <w:rsid w:val="00D92CD7"/>
    <w:rsid w:val="00D94309"/>
    <w:rsid w:val="00D94373"/>
    <w:rsid w:val="00D94CEB"/>
    <w:rsid w:val="00D9505C"/>
    <w:rsid w:val="00D95381"/>
    <w:rsid w:val="00D959A5"/>
    <w:rsid w:val="00DA1ECE"/>
    <w:rsid w:val="00DA2119"/>
    <w:rsid w:val="00DA3584"/>
    <w:rsid w:val="00DA3844"/>
    <w:rsid w:val="00DA4680"/>
    <w:rsid w:val="00DA4EFD"/>
    <w:rsid w:val="00DA556A"/>
    <w:rsid w:val="00DA5C2B"/>
    <w:rsid w:val="00DA6ED8"/>
    <w:rsid w:val="00DA7B2D"/>
    <w:rsid w:val="00DB01A7"/>
    <w:rsid w:val="00DB0A99"/>
    <w:rsid w:val="00DB105D"/>
    <w:rsid w:val="00DB1184"/>
    <w:rsid w:val="00DB315C"/>
    <w:rsid w:val="00DB3A09"/>
    <w:rsid w:val="00DB3FAB"/>
    <w:rsid w:val="00DB40DD"/>
    <w:rsid w:val="00DB5D19"/>
    <w:rsid w:val="00DB71F5"/>
    <w:rsid w:val="00DB7591"/>
    <w:rsid w:val="00DC0D92"/>
    <w:rsid w:val="00DC1E11"/>
    <w:rsid w:val="00DC1F4A"/>
    <w:rsid w:val="00DC2162"/>
    <w:rsid w:val="00DC37BF"/>
    <w:rsid w:val="00DC4568"/>
    <w:rsid w:val="00DD0035"/>
    <w:rsid w:val="00DD1A26"/>
    <w:rsid w:val="00DD2131"/>
    <w:rsid w:val="00DD2F02"/>
    <w:rsid w:val="00DD37A6"/>
    <w:rsid w:val="00DD4A7E"/>
    <w:rsid w:val="00DD50BD"/>
    <w:rsid w:val="00DD50FB"/>
    <w:rsid w:val="00DD51EC"/>
    <w:rsid w:val="00DD6E1D"/>
    <w:rsid w:val="00DD6F85"/>
    <w:rsid w:val="00DD76F0"/>
    <w:rsid w:val="00DE006A"/>
    <w:rsid w:val="00DE03E1"/>
    <w:rsid w:val="00DE0531"/>
    <w:rsid w:val="00DE10B1"/>
    <w:rsid w:val="00DE1575"/>
    <w:rsid w:val="00DE2130"/>
    <w:rsid w:val="00DE3D5C"/>
    <w:rsid w:val="00DE41BD"/>
    <w:rsid w:val="00DE480B"/>
    <w:rsid w:val="00DE4D17"/>
    <w:rsid w:val="00DE6B7B"/>
    <w:rsid w:val="00DE7033"/>
    <w:rsid w:val="00DE75C8"/>
    <w:rsid w:val="00DE75F4"/>
    <w:rsid w:val="00DE784C"/>
    <w:rsid w:val="00DF10BF"/>
    <w:rsid w:val="00DF1271"/>
    <w:rsid w:val="00DF214B"/>
    <w:rsid w:val="00DF2334"/>
    <w:rsid w:val="00DF3518"/>
    <w:rsid w:val="00DF3A70"/>
    <w:rsid w:val="00DF5229"/>
    <w:rsid w:val="00DF6F0A"/>
    <w:rsid w:val="00DF709C"/>
    <w:rsid w:val="00DF7992"/>
    <w:rsid w:val="00E00C83"/>
    <w:rsid w:val="00E010D4"/>
    <w:rsid w:val="00E026D9"/>
    <w:rsid w:val="00E03949"/>
    <w:rsid w:val="00E03E3B"/>
    <w:rsid w:val="00E05CAF"/>
    <w:rsid w:val="00E05ED5"/>
    <w:rsid w:val="00E05F56"/>
    <w:rsid w:val="00E07749"/>
    <w:rsid w:val="00E07F08"/>
    <w:rsid w:val="00E07FC4"/>
    <w:rsid w:val="00E10395"/>
    <w:rsid w:val="00E10648"/>
    <w:rsid w:val="00E109D6"/>
    <w:rsid w:val="00E10EE2"/>
    <w:rsid w:val="00E120A6"/>
    <w:rsid w:val="00E1290A"/>
    <w:rsid w:val="00E12FC5"/>
    <w:rsid w:val="00E134BE"/>
    <w:rsid w:val="00E13DD3"/>
    <w:rsid w:val="00E148F3"/>
    <w:rsid w:val="00E14A5C"/>
    <w:rsid w:val="00E14BD5"/>
    <w:rsid w:val="00E14F02"/>
    <w:rsid w:val="00E154CF"/>
    <w:rsid w:val="00E15B15"/>
    <w:rsid w:val="00E17113"/>
    <w:rsid w:val="00E20BC4"/>
    <w:rsid w:val="00E2344C"/>
    <w:rsid w:val="00E2454B"/>
    <w:rsid w:val="00E24CCB"/>
    <w:rsid w:val="00E2576D"/>
    <w:rsid w:val="00E26146"/>
    <w:rsid w:val="00E26A5C"/>
    <w:rsid w:val="00E2770B"/>
    <w:rsid w:val="00E31AB6"/>
    <w:rsid w:val="00E31DB2"/>
    <w:rsid w:val="00E3276E"/>
    <w:rsid w:val="00E329B7"/>
    <w:rsid w:val="00E33275"/>
    <w:rsid w:val="00E33545"/>
    <w:rsid w:val="00E33B0E"/>
    <w:rsid w:val="00E341F0"/>
    <w:rsid w:val="00E342DB"/>
    <w:rsid w:val="00E348F9"/>
    <w:rsid w:val="00E34F5E"/>
    <w:rsid w:val="00E36D64"/>
    <w:rsid w:val="00E41632"/>
    <w:rsid w:val="00E41955"/>
    <w:rsid w:val="00E420FD"/>
    <w:rsid w:val="00E43793"/>
    <w:rsid w:val="00E44B6D"/>
    <w:rsid w:val="00E44BA8"/>
    <w:rsid w:val="00E4545A"/>
    <w:rsid w:val="00E465AD"/>
    <w:rsid w:val="00E46DE2"/>
    <w:rsid w:val="00E470FC"/>
    <w:rsid w:val="00E47C2B"/>
    <w:rsid w:val="00E50720"/>
    <w:rsid w:val="00E50DC2"/>
    <w:rsid w:val="00E529E3"/>
    <w:rsid w:val="00E52C62"/>
    <w:rsid w:val="00E537F3"/>
    <w:rsid w:val="00E53E27"/>
    <w:rsid w:val="00E53F10"/>
    <w:rsid w:val="00E5588C"/>
    <w:rsid w:val="00E55893"/>
    <w:rsid w:val="00E55937"/>
    <w:rsid w:val="00E56B29"/>
    <w:rsid w:val="00E5719E"/>
    <w:rsid w:val="00E57817"/>
    <w:rsid w:val="00E57E66"/>
    <w:rsid w:val="00E60B85"/>
    <w:rsid w:val="00E617D8"/>
    <w:rsid w:val="00E6199F"/>
    <w:rsid w:val="00E61B2A"/>
    <w:rsid w:val="00E63FE1"/>
    <w:rsid w:val="00E64023"/>
    <w:rsid w:val="00E64718"/>
    <w:rsid w:val="00E64FA8"/>
    <w:rsid w:val="00E6737D"/>
    <w:rsid w:val="00E705ED"/>
    <w:rsid w:val="00E70722"/>
    <w:rsid w:val="00E72686"/>
    <w:rsid w:val="00E726A9"/>
    <w:rsid w:val="00E74090"/>
    <w:rsid w:val="00E76977"/>
    <w:rsid w:val="00E8093F"/>
    <w:rsid w:val="00E81A88"/>
    <w:rsid w:val="00E81BE6"/>
    <w:rsid w:val="00E82073"/>
    <w:rsid w:val="00E8207E"/>
    <w:rsid w:val="00E82A55"/>
    <w:rsid w:val="00E83001"/>
    <w:rsid w:val="00E831CA"/>
    <w:rsid w:val="00E837DF"/>
    <w:rsid w:val="00E84617"/>
    <w:rsid w:val="00E859B3"/>
    <w:rsid w:val="00E86B8A"/>
    <w:rsid w:val="00E87352"/>
    <w:rsid w:val="00E87AB8"/>
    <w:rsid w:val="00E906E6"/>
    <w:rsid w:val="00E90711"/>
    <w:rsid w:val="00E90B94"/>
    <w:rsid w:val="00E913B1"/>
    <w:rsid w:val="00E93E31"/>
    <w:rsid w:val="00E95340"/>
    <w:rsid w:val="00E95C7D"/>
    <w:rsid w:val="00E95D94"/>
    <w:rsid w:val="00E96425"/>
    <w:rsid w:val="00E97339"/>
    <w:rsid w:val="00E973C9"/>
    <w:rsid w:val="00E973CF"/>
    <w:rsid w:val="00E974EE"/>
    <w:rsid w:val="00EA0957"/>
    <w:rsid w:val="00EA1891"/>
    <w:rsid w:val="00EA1F6C"/>
    <w:rsid w:val="00EA2482"/>
    <w:rsid w:val="00EA2AC2"/>
    <w:rsid w:val="00EA35B9"/>
    <w:rsid w:val="00EA4138"/>
    <w:rsid w:val="00EA47B5"/>
    <w:rsid w:val="00EA54DC"/>
    <w:rsid w:val="00EA5639"/>
    <w:rsid w:val="00EA620A"/>
    <w:rsid w:val="00EB0055"/>
    <w:rsid w:val="00EB0ABA"/>
    <w:rsid w:val="00EB1317"/>
    <w:rsid w:val="00EB1F04"/>
    <w:rsid w:val="00EB2087"/>
    <w:rsid w:val="00EB332C"/>
    <w:rsid w:val="00EB4FF4"/>
    <w:rsid w:val="00EB6071"/>
    <w:rsid w:val="00EB7381"/>
    <w:rsid w:val="00EB7496"/>
    <w:rsid w:val="00EC049E"/>
    <w:rsid w:val="00EC1004"/>
    <w:rsid w:val="00EC2FB3"/>
    <w:rsid w:val="00EC3413"/>
    <w:rsid w:val="00EC373A"/>
    <w:rsid w:val="00EC4A31"/>
    <w:rsid w:val="00EC5397"/>
    <w:rsid w:val="00EC599B"/>
    <w:rsid w:val="00ED0363"/>
    <w:rsid w:val="00ED4ADF"/>
    <w:rsid w:val="00ED57D9"/>
    <w:rsid w:val="00ED5F57"/>
    <w:rsid w:val="00ED688A"/>
    <w:rsid w:val="00ED6E40"/>
    <w:rsid w:val="00ED6FBD"/>
    <w:rsid w:val="00ED6FEA"/>
    <w:rsid w:val="00EE12D2"/>
    <w:rsid w:val="00EE14BB"/>
    <w:rsid w:val="00EE261A"/>
    <w:rsid w:val="00EE2E7A"/>
    <w:rsid w:val="00EE3C69"/>
    <w:rsid w:val="00EE4646"/>
    <w:rsid w:val="00EE4C84"/>
    <w:rsid w:val="00EE67C9"/>
    <w:rsid w:val="00EE6D01"/>
    <w:rsid w:val="00EE6DBC"/>
    <w:rsid w:val="00EE7E24"/>
    <w:rsid w:val="00EF2449"/>
    <w:rsid w:val="00EF3481"/>
    <w:rsid w:val="00EF4534"/>
    <w:rsid w:val="00EF5396"/>
    <w:rsid w:val="00EF5C8E"/>
    <w:rsid w:val="00EF6B27"/>
    <w:rsid w:val="00EF6C2D"/>
    <w:rsid w:val="00EF6EBB"/>
    <w:rsid w:val="00EF776D"/>
    <w:rsid w:val="00F001BC"/>
    <w:rsid w:val="00F00D1A"/>
    <w:rsid w:val="00F04D06"/>
    <w:rsid w:val="00F05154"/>
    <w:rsid w:val="00F05F8B"/>
    <w:rsid w:val="00F060FA"/>
    <w:rsid w:val="00F06E63"/>
    <w:rsid w:val="00F10941"/>
    <w:rsid w:val="00F10F04"/>
    <w:rsid w:val="00F12C9B"/>
    <w:rsid w:val="00F1301A"/>
    <w:rsid w:val="00F139FE"/>
    <w:rsid w:val="00F14BB2"/>
    <w:rsid w:val="00F1585B"/>
    <w:rsid w:val="00F16063"/>
    <w:rsid w:val="00F1614A"/>
    <w:rsid w:val="00F16330"/>
    <w:rsid w:val="00F16BD7"/>
    <w:rsid w:val="00F1744D"/>
    <w:rsid w:val="00F17BBB"/>
    <w:rsid w:val="00F21243"/>
    <w:rsid w:val="00F22274"/>
    <w:rsid w:val="00F222A0"/>
    <w:rsid w:val="00F22901"/>
    <w:rsid w:val="00F23893"/>
    <w:rsid w:val="00F241BD"/>
    <w:rsid w:val="00F246A3"/>
    <w:rsid w:val="00F25664"/>
    <w:rsid w:val="00F25FC4"/>
    <w:rsid w:val="00F27668"/>
    <w:rsid w:val="00F27F3E"/>
    <w:rsid w:val="00F27F64"/>
    <w:rsid w:val="00F3198A"/>
    <w:rsid w:val="00F3302B"/>
    <w:rsid w:val="00F3321A"/>
    <w:rsid w:val="00F341B8"/>
    <w:rsid w:val="00F34281"/>
    <w:rsid w:val="00F373AA"/>
    <w:rsid w:val="00F37805"/>
    <w:rsid w:val="00F42073"/>
    <w:rsid w:val="00F422E4"/>
    <w:rsid w:val="00F42C0F"/>
    <w:rsid w:val="00F44212"/>
    <w:rsid w:val="00F4439F"/>
    <w:rsid w:val="00F45B78"/>
    <w:rsid w:val="00F46324"/>
    <w:rsid w:val="00F46727"/>
    <w:rsid w:val="00F469DD"/>
    <w:rsid w:val="00F46DA8"/>
    <w:rsid w:val="00F46E58"/>
    <w:rsid w:val="00F47021"/>
    <w:rsid w:val="00F4731F"/>
    <w:rsid w:val="00F475D4"/>
    <w:rsid w:val="00F47929"/>
    <w:rsid w:val="00F50078"/>
    <w:rsid w:val="00F50101"/>
    <w:rsid w:val="00F50DFD"/>
    <w:rsid w:val="00F51160"/>
    <w:rsid w:val="00F519B3"/>
    <w:rsid w:val="00F52B3D"/>
    <w:rsid w:val="00F52BCC"/>
    <w:rsid w:val="00F52CA3"/>
    <w:rsid w:val="00F54882"/>
    <w:rsid w:val="00F558B0"/>
    <w:rsid w:val="00F56C4D"/>
    <w:rsid w:val="00F56FD4"/>
    <w:rsid w:val="00F5712E"/>
    <w:rsid w:val="00F601C7"/>
    <w:rsid w:val="00F6110C"/>
    <w:rsid w:val="00F623A3"/>
    <w:rsid w:val="00F62FF0"/>
    <w:rsid w:val="00F63097"/>
    <w:rsid w:val="00F64D1E"/>
    <w:rsid w:val="00F64D31"/>
    <w:rsid w:val="00F65607"/>
    <w:rsid w:val="00F66456"/>
    <w:rsid w:val="00F67C42"/>
    <w:rsid w:val="00F70567"/>
    <w:rsid w:val="00F7113D"/>
    <w:rsid w:val="00F71369"/>
    <w:rsid w:val="00F732C6"/>
    <w:rsid w:val="00F74865"/>
    <w:rsid w:val="00F74A5C"/>
    <w:rsid w:val="00F76587"/>
    <w:rsid w:val="00F76B45"/>
    <w:rsid w:val="00F7755E"/>
    <w:rsid w:val="00F776B7"/>
    <w:rsid w:val="00F77A34"/>
    <w:rsid w:val="00F77EA2"/>
    <w:rsid w:val="00F812DA"/>
    <w:rsid w:val="00F81B61"/>
    <w:rsid w:val="00F8233F"/>
    <w:rsid w:val="00F829AB"/>
    <w:rsid w:val="00F845B0"/>
    <w:rsid w:val="00F84B98"/>
    <w:rsid w:val="00F85122"/>
    <w:rsid w:val="00F85352"/>
    <w:rsid w:val="00F85E17"/>
    <w:rsid w:val="00F85F66"/>
    <w:rsid w:val="00F865CA"/>
    <w:rsid w:val="00F867E7"/>
    <w:rsid w:val="00F86808"/>
    <w:rsid w:val="00F86900"/>
    <w:rsid w:val="00F86EDD"/>
    <w:rsid w:val="00F87574"/>
    <w:rsid w:val="00F87BD4"/>
    <w:rsid w:val="00F9036C"/>
    <w:rsid w:val="00F909BD"/>
    <w:rsid w:val="00F917D8"/>
    <w:rsid w:val="00F91BF8"/>
    <w:rsid w:val="00F9478D"/>
    <w:rsid w:val="00F95ADF"/>
    <w:rsid w:val="00F96888"/>
    <w:rsid w:val="00FA10C0"/>
    <w:rsid w:val="00FA1810"/>
    <w:rsid w:val="00FA2768"/>
    <w:rsid w:val="00FA29EB"/>
    <w:rsid w:val="00FA3781"/>
    <w:rsid w:val="00FA5BB5"/>
    <w:rsid w:val="00FA5BBC"/>
    <w:rsid w:val="00FA62AF"/>
    <w:rsid w:val="00FA7B70"/>
    <w:rsid w:val="00FB1652"/>
    <w:rsid w:val="00FB271F"/>
    <w:rsid w:val="00FB5925"/>
    <w:rsid w:val="00FB5AC8"/>
    <w:rsid w:val="00FB7BBF"/>
    <w:rsid w:val="00FC167B"/>
    <w:rsid w:val="00FC258C"/>
    <w:rsid w:val="00FC646A"/>
    <w:rsid w:val="00FC6EF5"/>
    <w:rsid w:val="00FC71EF"/>
    <w:rsid w:val="00FC7F9F"/>
    <w:rsid w:val="00FD1050"/>
    <w:rsid w:val="00FD172F"/>
    <w:rsid w:val="00FD220B"/>
    <w:rsid w:val="00FD3C6C"/>
    <w:rsid w:val="00FD6778"/>
    <w:rsid w:val="00FD6D2F"/>
    <w:rsid w:val="00FE0200"/>
    <w:rsid w:val="00FE0846"/>
    <w:rsid w:val="00FE0EC6"/>
    <w:rsid w:val="00FE1ABA"/>
    <w:rsid w:val="00FE3C2B"/>
    <w:rsid w:val="00FE404F"/>
    <w:rsid w:val="00FE4603"/>
    <w:rsid w:val="00FE4769"/>
    <w:rsid w:val="00FE49C5"/>
    <w:rsid w:val="00FE51D9"/>
    <w:rsid w:val="00FE5B14"/>
    <w:rsid w:val="00FE5B60"/>
    <w:rsid w:val="00FE5B69"/>
    <w:rsid w:val="00FE60A2"/>
    <w:rsid w:val="00FE6424"/>
    <w:rsid w:val="00FF0858"/>
    <w:rsid w:val="00FF0FFD"/>
    <w:rsid w:val="00FF1F20"/>
    <w:rsid w:val="00FF22B5"/>
    <w:rsid w:val="00FF4AEA"/>
    <w:rsid w:val="00FF57CC"/>
    <w:rsid w:val="00FF58CB"/>
    <w:rsid w:val="00FF5CEB"/>
    <w:rsid w:val="00FF752F"/>
    <w:rsid w:val="00FF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B6396C"/>
  <w15:docId w15:val="{5D3FD164-6FF5-49EE-9C77-61423B5BF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88"/>
    <w:pPr>
      <w:autoSpaceDE w:val="0"/>
      <w:autoSpaceDN w:val="0"/>
      <w:adjustRightInd w:val="0"/>
      <w:spacing w:before="120" w:line="260" w:lineRule="atLeast"/>
      <w:ind w:left="720"/>
    </w:pPr>
    <w:rPr>
      <w:rFonts w:ascii="Times New Roman" w:hAnsi="Times New Roman"/>
      <w:color w:val="000000"/>
    </w:rPr>
  </w:style>
  <w:style w:type="paragraph" w:styleId="Heading1">
    <w:name w:val="heading 1"/>
    <w:basedOn w:val="Normal"/>
    <w:next w:val="Normal"/>
    <w:link w:val="Heading1Char"/>
    <w:uiPriority w:val="99"/>
    <w:qFormat/>
    <w:rsid w:val="00766F81"/>
    <w:pPr>
      <w:keepNext/>
      <w:keepLines/>
      <w:numPr>
        <w:numId w:val="2"/>
      </w:numPr>
      <w:spacing w:before="240" w:after="120"/>
      <w:outlineLvl w:val="0"/>
    </w:pPr>
    <w:rPr>
      <w:rFonts w:ascii="Arial Bold" w:hAnsi="Arial Bold" w:cs="Arial"/>
      <w:b/>
      <w:bCs/>
      <w:caps/>
    </w:rPr>
  </w:style>
  <w:style w:type="paragraph" w:styleId="Heading2">
    <w:name w:val="heading 2"/>
    <w:basedOn w:val="Normal"/>
    <w:next w:val="Normal"/>
    <w:link w:val="Heading2Char"/>
    <w:uiPriority w:val="99"/>
    <w:qFormat/>
    <w:rsid w:val="00A312D9"/>
    <w:pPr>
      <w:keepNext/>
      <w:keepLines/>
      <w:numPr>
        <w:ilvl w:val="1"/>
        <w:numId w:val="2"/>
      </w:numPr>
      <w:spacing w:before="200" w:after="120"/>
      <w:ind w:left="720" w:hanging="720"/>
      <w:outlineLvl w:val="1"/>
    </w:pPr>
    <w:rPr>
      <w:rFonts w:ascii="Arial" w:hAnsi="Arial" w:cs="Arial"/>
      <w:b/>
      <w:bCs/>
    </w:rPr>
  </w:style>
  <w:style w:type="paragraph" w:styleId="Heading3">
    <w:name w:val="heading 3"/>
    <w:basedOn w:val="Normal"/>
    <w:next w:val="Normal"/>
    <w:link w:val="Heading3Char"/>
    <w:uiPriority w:val="99"/>
    <w:qFormat/>
    <w:rsid w:val="00D52E65"/>
    <w:pPr>
      <w:keepNext/>
      <w:keepLines/>
      <w:numPr>
        <w:ilvl w:val="2"/>
        <w:numId w:val="2"/>
      </w:numPr>
      <w:spacing w:before="200" w:after="120"/>
      <w:outlineLvl w:val="2"/>
    </w:pPr>
    <w:rPr>
      <w:rFonts w:ascii="Arial" w:hAnsi="Arial" w:cs="Arial"/>
      <w:b/>
      <w:bCs/>
      <w:sz w:val="20"/>
      <w:szCs w:val="20"/>
    </w:rPr>
  </w:style>
  <w:style w:type="paragraph" w:styleId="Heading4">
    <w:name w:val="heading 4"/>
    <w:basedOn w:val="Normal"/>
    <w:next w:val="Normal"/>
    <w:link w:val="Heading4Char"/>
    <w:uiPriority w:val="99"/>
    <w:qFormat/>
    <w:rsid w:val="003C1F63"/>
    <w:pPr>
      <w:keepNext/>
      <w:keepLines/>
      <w:numPr>
        <w:ilvl w:val="3"/>
        <w:numId w:val="2"/>
      </w:numPr>
      <w:spacing w:before="200"/>
      <w:outlineLvl w:val="3"/>
    </w:pPr>
    <w:rPr>
      <w:rFonts w:ascii="Arial" w:hAnsi="Arial"/>
      <w:b/>
      <w:bCs/>
      <w:i/>
      <w:iCs/>
    </w:rPr>
  </w:style>
  <w:style w:type="paragraph" w:styleId="Heading5">
    <w:name w:val="heading 5"/>
    <w:basedOn w:val="Normal"/>
    <w:next w:val="Normal"/>
    <w:link w:val="Heading5Char"/>
    <w:uiPriority w:val="99"/>
    <w:qFormat/>
    <w:rsid w:val="00724693"/>
    <w:pPr>
      <w:keepNext/>
      <w:keepLines/>
      <w:numPr>
        <w:ilvl w:val="4"/>
        <w:numId w:val="2"/>
      </w:numPr>
      <w:spacing w:before="200"/>
      <w:outlineLvl w:val="4"/>
    </w:pPr>
    <w:rPr>
      <w:rFonts w:ascii="Arial" w:hAnsi="Arial"/>
    </w:rPr>
  </w:style>
  <w:style w:type="paragraph" w:styleId="Heading6">
    <w:name w:val="heading 6"/>
    <w:basedOn w:val="Normal"/>
    <w:next w:val="Normal"/>
    <w:link w:val="Heading6Char"/>
    <w:uiPriority w:val="99"/>
    <w:qFormat/>
    <w:rsid w:val="00A71F28"/>
    <w:pPr>
      <w:keepNext/>
      <w:keepLines/>
      <w:numPr>
        <w:ilvl w:val="5"/>
        <w:numId w:val="2"/>
      </w:numPr>
      <w:spacing w:before="200"/>
      <w:outlineLvl w:val="5"/>
    </w:pPr>
    <w:rPr>
      <w:i/>
      <w:iCs/>
    </w:rPr>
  </w:style>
  <w:style w:type="paragraph" w:styleId="Heading7">
    <w:name w:val="heading 7"/>
    <w:basedOn w:val="Normal"/>
    <w:next w:val="Normal"/>
    <w:link w:val="Heading7Char"/>
    <w:uiPriority w:val="99"/>
    <w:qFormat/>
    <w:rsid w:val="006F6828"/>
    <w:pPr>
      <w:keepNext/>
      <w:keepLines/>
      <w:numPr>
        <w:ilvl w:val="6"/>
        <w:numId w:val="2"/>
      </w:numPr>
      <w:spacing w:before="200"/>
      <w:outlineLvl w:val="6"/>
    </w:pPr>
    <w:rPr>
      <w:rFonts w:ascii="Cambria" w:hAnsi="Cambria"/>
      <w:i/>
      <w:iCs/>
      <w:color w:val="404040"/>
    </w:rPr>
  </w:style>
  <w:style w:type="paragraph" w:styleId="Heading8">
    <w:name w:val="heading 8"/>
    <w:basedOn w:val="Normal"/>
    <w:next w:val="Normal"/>
    <w:link w:val="Heading8Char"/>
    <w:uiPriority w:val="99"/>
    <w:qFormat/>
    <w:rsid w:val="006F6828"/>
    <w:pPr>
      <w:keepNext/>
      <w:keepLines/>
      <w:numPr>
        <w:ilvl w:val="7"/>
        <w:numId w:val="2"/>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9"/>
    <w:qFormat/>
    <w:rsid w:val="006F6828"/>
    <w:pPr>
      <w:keepNext/>
      <w:keepLines/>
      <w:numPr>
        <w:ilvl w:val="8"/>
        <w:numId w:val="2"/>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66F81"/>
    <w:rPr>
      <w:rFonts w:ascii="Arial Bold" w:hAnsi="Arial Bold" w:cs="Arial"/>
      <w:b/>
      <w:bCs/>
      <w:caps/>
      <w:color w:val="000000"/>
    </w:rPr>
  </w:style>
  <w:style w:type="character" w:customStyle="1" w:styleId="Heading2Char">
    <w:name w:val="Heading 2 Char"/>
    <w:basedOn w:val="DefaultParagraphFont"/>
    <w:link w:val="Heading2"/>
    <w:uiPriority w:val="99"/>
    <w:locked/>
    <w:rsid w:val="00A312D9"/>
    <w:rPr>
      <w:rFonts w:ascii="Arial" w:hAnsi="Arial" w:cs="Arial"/>
      <w:b/>
      <w:bCs/>
      <w:color w:val="000000"/>
    </w:rPr>
  </w:style>
  <w:style w:type="character" w:customStyle="1" w:styleId="Heading3Char">
    <w:name w:val="Heading 3 Char"/>
    <w:basedOn w:val="DefaultParagraphFont"/>
    <w:link w:val="Heading3"/>
    <w:uiPriority w:val="99"/>
    <w:locked/>
    <w:rsid w:val="00D52E65"/>
    <w:rPr>
      <w:rFonts w:ascii="Arial" w:hAnsi="Arial" w:cs="Arial"/>
      <w:b/>
      <w:bCs/>
      <w:color w:val="000000"/>
      <w:sz w:val="20"/>
      <w:szCs w:val="20"/>
    </w:rPr>
  </w:style>
  <w:style w:type="character" w:customStyle="1" w:styleId="Heading4Char">
    <w:name w:val="Heading 4 Char"/>
    <w:basedOn w:val="DefaultParagraphFont"/>
    <w:link w:val="Heading4"/>
    <w:uiPriority w:val="99"/>
    <w:locked/>
    <w:rsid w:val="003C1F63"/>
    <w:rPr>
      <w:rFonts w:ascii="Arial" w:hAnsi="Arial" w:cs="Times New Roman"/>
      <w:b/>
      <w:bCs/>
      <w:i/>
      <w:iCs/>
      <w:color w:val="000000"/>
    </w:rPr>
  </w:style>
  <w:style w:type="character" w:customStyle="1" w:styleId="Heading5Char">
    <w:name w:val="Heading 5 Char"/>
    <w:basedOn w:val="DefaultParagraphFont"/>
    <w:link w:val="Heading5"/>
    <w:uiPriority w:val="99"/>
    <w:locked/>
    <w:rsid w:val="00724693"/>
    <w:rPr>
      <w:rFonts w:ascii="Arial" w:hAnsi="Arial" w:cs="Times New Roman"/>
      <w:color w:val="000000"/>
    </w:rPr>
  </w:style>
  <w:style w:type="character" w:customStyle="1" w:styleId="Heading6Char">
    <w:name w:val="Heading 6 Char"/>
    <w:basedOn w:val="DefaultParagraphFont"/>
    <w:link w:val="Heading6"/>
    <w:uiPriority w:val="99"/>
    <w:locked/>
    <w:rsid w:val="00A71F28"/>
    <w:rPr>
      <w:rFonts w:ascii="Times New Roman" w:hAnsi="Times New Roman" w:cs="Times New Roman"/>
      <w:i/>
      <w:iCs/>
      <w:color w:val="000000"/>
    </w:rPr>
  </w:style>
  <w:style w:type="character" w:customStyle="1" w:styleId="Heading7Char">
    <w:name w:val="Heading 7 Char"/>
    <w:basedOn w:val="DefaultParagraphFont"/>
    <w:link w:val="Heading7"/>
    <w:uiPriority w:val="99"/>
    <w:locked/>
    <w:rsid w:val="006F6828"/>
    <w:rPr>
      <w:rFonts w:ascii="Cambria" w:hAnsi="Cambria" w:cs="Times New Roman"/>
      <w:i/>
      <w:iCs/>
      <w:color w:val="404040"/>
    </w:rPr>
  </w:style>
  <w:style w:type="character" w:customStyle="1" w:styleId="Heading8Char">
    <w:name w:val="Heading 8 Char"/>
    <w:basedOn w:val="DefaultParagraphFont"/>
    <w:link w:val="Heading8"/>
    <w:uiPriority w:val="99"/>
    <w:locked/>
    <w:rsid w:val="006F6828"/>
    <w:rPr>
      <w:rFonts w:ascii="Cambria" w:hAnsi="Cambria" w:cs="Times New Roman"/>
      <w:color w:val="404040"/>
      <w:sz w:val="20"/>
      <w:szCs w:val="20"/>
    </w:rPr>
  </w:style>
  <w:style w:type="character" w:customStyle="1" w:styleId="Heading9Char">
    <w:name w:val="Heading 9 Char"/>
    <w:basedOn w:val="DefaultParagraphFont"/>
    <w:link w:val="Heading9"/>
    <w:uiPriority w:val="99"/>
    <w:locked/>
    <w:rsid w:val="006F6828"/>
    <w:rPr>
      <w:rFonts w:ascii="Cambria" w:hAnsi="Cambria" w:cs="Times New Roman"/>
      <w:i/>
      <w:iCs/>
      <w:color w:val="404040"/>
      <w:sz w:val="20"/>
      <w:szCs w:val="20"/>
    </w:rPr>
  </w:style>
  <w:style w:type="paragraph" w:customStyle="1" w:styleId="AppendixTitleTOC">
    <w:name w:val="AppendixTitleTOC"/>
    <w:uiPriority w:val="99"/>
    <w:rsid w:val="00A60290"/>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rPr>
  </w:style>
  <w:style w:type="paragraph" w:customStyle="1" w:styleId="AppendixHeading2">
    <w:name w:val="AppendixHeading2"/>
    <w:next w:val="Normal"/>
    <w:uiPriority w:val="99"/>
    <w:rsid w:val="00E2770B"/>
    <w:pPr>
      <w:keepNext/>
      <w:numPr>
        <w:ilvl w:val="2"/>
        <w:numId w:val="4"/>
      </w:numPr>
      <w:tabs>
        <w:tab w:val="left" w:pos="720"/>
      </w:tabs>
      <w:autoSpaceDE w:val="0"/>
      <w:autoSpaceDN w:val="0"/>
      <w:adjustRightInd w:val="0"/>
      <w:spacing w:before="200" w:after="120" w:line="260" w:lineRule="atLeast"/>
      <w:ind w:left="0" w:firstLine="0"/>
    </w:pPr>
    <w:rPr>
      <w:rFonts w:ascii="Arial" w:hAnsi="Arial" w:cs="Arial"/>
      <w:b/>
      <w:bCs/>
      <w:color w:val="000000"/>
    </w:rPr>
  </w:style>
  <w:style w:type="paragraph" w:customStyle="1" w:styleId="TrackTblHd">
    <w:name w:val="TrackTblHd"/>
    <w:uiPriority w:val="99"/>
    <w:rsid w:val="00A60290"/>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BulletList1">
    <w:name w:val="BulletList1"/>
    <w:uiPriority w:val="99"/>
    <w:rsid w:val="00951421"/>
    <w:pPr>
      <w:numPr>
        <w:numId w:val="6"/>
      </w:numPr>
      <w:tabs>
        <w:tab w:val="left" w:pos="1440"/>
      </w:tabs>
      <w:suppressAutoHyphens/>
      <w:autoSpaceDE w:val="0"/>
      <w:autoSpaceDN w:val="0"/>
      <w:adjustRightInd w:val="0"/>
      <w:spacing w:before="60" w:line="260" w:lineRule="atLeast"/>
      <w:ind w:left="1077" w:hanging="357"/>
    </w:pPr>
    <w:rPr>
      <w:rFonts w:ascii="Times New Roman" w:hAnsi="Times New Roman"/>
      <w:color w:val="000000"/>
      <w:w w:val="0"/>
    </w:rPr>
  </w:style>
  <w:style w:type="paragraph" w:customStyle="1" w:styleId="CellBody">
    <w:name w:val="CellBody"/>
    <w:uiPriority w:val="99"/>
    <w:rsid w:val="007000A8"/>
    <w:pPr>
      <w:autoSpaceDE w:val="0"/>
      <w:autoSpaceDN w:val="0"/>
      <w:adjustRightInd w:val="0"/>
    </w:pPr>
    <w:rPr>
      <w:rFonts w:ascii="Times New Roman" w:hAnsi="Times New Roman"/>
      <w:color w:val="000000"/>
      <w:sz w:val="20"/>
      <w:szCs w:val="20"/>
    </w:rPr>
  </w:style>
  <w:style w:type="paragraph" w:customStyle="1" w:styleId="CellBodyCentered">
    <w:name w:val="CellBodyCentered"/>
    <w:uiPriority w:val="99"/>
    <w:rsid w:val="007000A8"/>
    <w:pPr>
      <w:suppressAutoHyphens/>
      <w:autoSpaceDE w:val="0"/>
      <w:autoSpaceDN w:val="0"/>
      <w:adjustRightInd w:val="0"/>
      <w:jc w:val="center"/>
    </w:pPr>
    <w:rPr>
      <w:rFonts w:ascii="Times New Roman" w:hAnsi="Times New Roman"/>
      <w:color w:val="000000"/>
      <w:sz w:val="20"/>
      <w:szCs w:val="20"/>
    </w:rPr>
  </w:style>
  <w:style w:type="paragraph" w:customStyle="1" w:styleId="CellBodyCenteredSmall">
    <w:name w:val="CellBodyCenteredSmall"/>
    <w:uiPriority w:val="99"/>
    <w:rsid w:val="006F6828"/>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CellBodySmall">
    <w:name w:val="CellBodySmall"/>
    <w:uiPriority w:val="99"/>
    <w:rsid w:val="006F6828"/>
    <w:pPr>
      <w:suppressAutoHyphens/>
      <w:autoSpaceDE w:val="0"/>
      <w:autoSpaceDN w:val="0"/>
      <w:adjustRightInd w:val="0"/>
      <w:spacing w:after="60" w:line="220" w:lineRule="atLeast"/>
    </w:pPr>
    <w:rPr>
      <w:rFonts w:ascii="Times New Roman" w:hAnsi="Times New Roman"/>
      <w:color w:val="000000"/>
      <w:w w:val="0"/>
      <w:sz w:val="18"/>
      <w:szCs w:val="18"/>
    </w:rPr>
  </w:style>
  <w:style w:type="paragraph" w:customStyle="1" w:styleId="CellBullet">
    <w:name w:val="CellBullet"/>
    <w:uiPriority w:val="99"/>
    <w:rsid w:val="00BD3033"/>
    <w:pPr>
      <w:numPr>
        <w:numId w:val="9"/>
      </w:numPr>
      <w:tabs>
        <w:tab w:val="left" w:pos="364"/>
      </w:tabs>
      <w:autoSpaceDE w:val="0"/>
      <w:autoSpaceDN w:val="0"/>
      <w:adjustRightInd w:val="0"/>
      <w:spacing w:line="260" w:lineRule="atLeast"/>
      <w:ind w:left="392"/>
    </w:pPr>
    <w:rPr>
      <w:rFonts w:ascii="Times New Roman" w:hAnsi="Times New Roman"/>
      <w:color w:val="000000"/>
      <w:w w:val="0"/>
      <w:sz w:val="20"/>
    </w:rPr>
  </w:style>
  <w:style w:type="paragraph" w:customStyle="1" w:styleId="CellBullet2">
    <w:name w:val="CellBullet2"/>
    <w:uiPriority w:val="99"/>
    <w:rsid w:val="00DA1ECE"/>
    <w:pPr>
      <w:numPr>
        <w:numId w:val="10"/>
      </w:numPr>
      <w:tabs>
        <w:tab w:val="left" w:pos="709"/>
      </w:tabs>
      <w:autoSpaceDE w:val="0"/>
      <w:autoSpaceDN w:val="0"/>
      <w:adjustRightInd w:val="0"/>
      <w:spacing w:line="260" w:lineRule="atLeast"/>
      <w:ind w:left="709"/>
    </w:pPr>
    <w:rPr>
      <w:rFonts w:ascii="Times New Roman" w:hAnsi="Times New Roman"/>
      <w:color w:val="000000"/>
      <w:w w:val="0"/>
      <w:sz w:val="20"/>
    </w:rPr>
  </w:style>
  <w:style w:type="paragraph" w:customStyle="1" w:styleId="CellHeading">
    <w:name w:val="CellHeading"/>
    <w:uiPriority w:val="99"/>
    <w:rsid w:val="006F6828"/>
    <w:pPr>
      <w:suppressAutoHyphens/>
      <w:autoSpaceDE w:val="0"/>
      <w:autoSpaceDN w:val="0"/>
      <w:adjustRightInd w:val="0"/>
      <w:spacing w:line="240" w:lineRule="atLeast"/>
    </w:pPr>
    <w:rPr>
      <w:rFonts w:ascii="Arial" w:hAnsi="Arial" w:cs="Arial"/>
      <w:b/>
      <w:bCs/>
      <w:color w:val="000000"/>
      <w:w w:val="0"/>
      <w:sz w:val="20"/>
      <w:szCs w:val="20"/>
    </w:rPr>
  </w:style>
  <w:style w:type="paragraph" w:customStyle="1" w:styleId="CellHeadingCentered">
    <w:name w:val="CellHeadingCentered"/>
    <w:uiPriority w:val="99"/>
    <w:rsid w:val="006F6828"/>
    <w:pPr>
      <w:suppressAutoHyphens/>
      <w:autoSpaceDE w:val="0"/>
      <w:autoSpaceDN w:val="0"/>
      <w:adjustRightInd w:val="0"/>
      <w:spacing w:line="240" w:lineRule="atLeast"/>
      <w:jc w:val="center"/>
    </w:pPr>
    <w:rPr>
      <w:rFonts w:ascii="Arial" w:hAnsi="Arial" w:cs="Arial"/>
      <w:b/>
      <w:bCs/>
      <w:color w:val="000000"/>
      <w:w w:val="0"/>
      <w:sz w:val="20"/>
      <w:szCs w:val="20"/>
    </w:rPr>
  </w:style>
  <w:style w:type="paragraph" w:customStyle="1" w:styleId="CellHeadingCenteredSm">
    <w:name w:val="CellHeadingCenteredSm"/>
    <w:uiPriority w:val="99"/>
    <w:rsid w:val="006F6828"/>
    <w:pPr>
      <w:suppressAutoHyphens/>
      <w:autoSpaceDE w:val="0"/>
      <w:autoSpaceDN w:val="0"/>
      <w:adjustRightInd w:val="0"/>
      <w:spacing w:line="220" w:lineRule="atLeast"/>
      <w:jc w:val="center"/>
    </w:pPr>
    <w:rPr>
      <w:rFonts w:ascii="Arial" w:hAnsi="Arial" w:cs="Arial"/>
      <w:b/>
      <w:bCs/>
      <w:color w:val="000000"/>
      <w:w w:val="0"/>
      <w:sz w:val="18"/>
      <w:szCs w:val="18"/>
    </w:rPr>
  </w:style>
  <w:style w:type="paragraph" w:customStyle="1" w:styleId="CellHeadingSm">
    <w:name w:val="CellHeadingSm"/>
    <w:uiPriority w:val="99"/>
    <w:rsid w:val="006F6828"/>
    <w:pPr>
      <w:suppressAutoHyphens/>
      <w:autoSpaceDE w:val="0"/>
      <w:autoSpaceDN w:val="0"/>
      <w:adjustRightInd w:val="0"/>
      <w:spacing w:line="220" w:lineRule="atLeast"/>
    </w:pPr>
    <w:rPr>
      <w:rFonts w:ascii="Arial" w:hAnsi="Arial" w:cs="Arial"/>
      <w:b/>
      <w:bCs/>
      <w:color w:val="000000"/>
      <w:w w:val="0"/>
      <w:sz w:val="18"/>
      <w:szCs w:val="18"/>
    </w:rPr>
  </w:style>
  <w:style w:type="paragraph" w:customStyle="1" w:styleId="CellList1">
    <w:name w:val="CellList1"/>
    <w:uiPriority w:val="99"/>
    <w:rsid w:val="001F7834"/>
    <w:pPr>
      <w:numPr>
        <w:numId w:val="7"/>
      </w:numPr>
      <w:tabs>
        <w:tab w:val="left" w:pos="320"/>
      </w:tabs>
      <w:suppressAutoHyphens/>
      <w:autoSpaceDE w:val="0"/>
      <w:autoSpaceDN w:val="0"/>
      <w:adjustRightInd w:val="0"/>
      <w:spacing w:after="60" w:line="240" w:lineRule="atLeast"/>
      <w:ind w:left="357" w:hanging="357"/>
    </w:pPr>
    <w:rPr>
      <w:rFonts w:ascii="Arial" w:hAnsi="Arial" w:cs="Arial"/>
      <w:color w:val="000000"/>
      <w:w w:val="0"/>
      <w:sz w:val="20"/>
      <w:szCs w:val="20"/>
    </w:rPr>
  </w:style>
  <w:style w:type="paragraph" w:customStyle="1" w:styleId="CellList2">
    <w:name w:val="CellList2"/>
    <w:uiPriority w:val="99"/>
    <w:rsid w:val="005A204F"/>
    <w:pPr>
      <w:numPr>
        <w:numId w:val="8"/>
      </w:numPr>
      <w:tabs>
        <w:tab w:val="left" w:pos="560"/>
      </w:tabs>
      <w:suppressAutoHyphens/>
      <w:autoSpaceDE w:val="0"/>
      <w:autoSpaceDN w:val="0"/>
      <w:adjustRightInd w:val="0"/>
      <w:spacing w:after="60" w:line="240" w:lineRule="atLeast"/>
      <w:ind w:left="714" w:hanging="357"/>
    </w:pPr>
    <w:rPr>
      <w:rFonts w:ascii="Arial" w:hAnsi="Arial" w:cs="Arial"/>
      <w:color w:val="000000"/>
      <w:w w:val="0"/>
      <w:sz w:val="20"/>
      <w:szCs w:val="20"/>
    </w:rPr>
  </w:style>
  <w:style w:type="paragraph" w:customStyle="1" w:styleId="Contents">
    <w:name w:val="Contents"/>
    <w:basedOn w:val="Normal"/>
    <w:next w:val="Normal"/>
    <w:uiPriority w:val="99"/>
    <w:rsid w:val="00FE0846"/>
    <w:pPr>
      <w:spacing w:after="360" w:line="280" w:lineRule="atLeast"/>
      <w:ind w:left="0"/>
      <w:jc w:val="center"/>
    </w:pPr>
    <w:rPr>
      <w:rFonts w:ascii="Arial Bold" w:hAnsi="Arial Bold"/>
      <w:b/>
      <w:caps/>
      <w:sz w:val="24"/>
    </w:rPr>
  </w:style>
  <w:style w:type="paragraph" w:customStyle="1" w:styleId="EquationTags">
    <w:name w:val="Equation Tags"/>
    <w:next w:val="EquationTitle"/>
    <w:uiPriority w:val="99"/>
    <w:rsid w:val="00A60290"/>
    <w:pPr>
      <w:tabs>
        <w:tab w:val="left" w:pos="2140"/>
        <w:tab w:val="left" w:pos="2680"/>
      </w:tabs>
      <w:suppressAutoHyphens/>
      <w:autoSpaceDE w:val="0"/>
      <w:autoSpaceDN w:val="0"/>
      <w:adjustRightInd w:val="0"/>
      <w:spacing w:before="120" w:line="260" w:lineRule="atLeast"/>
      <w:ind w:left="1080" w:hanging="360"/>
      <w:jc w:val="center"/>
    </w:pPr>
    <w:rPr>
      <w:rFonts w:ascii="Times New Roman" w:hAnsi="Times New Roman"/>
      <w:color w:val="000000"/>
      <w:w w:val="0"/>
    </w:rPr>
  </w:style>
  <w:style w:type="paragraph" w:customStyle="1" w:styleId="EquationTitle">
    <w:name w:val="EquationTitle"/>
    <w:next w:val="Text1"/>
    <w:uiPriority w:val="99"/>
    <w:rsid w:val="00A60290"/>
    <w:pPr>
      <w:tabs>
        <w:tab w:val="left" w:pos="1440"/>
      </w:tabs>
      <w:autoSpaceDE w:val="0"/>
      <w:autoSpaceDN w:val="0"/>
      <w:adjustRightInd w:val="0"/>
      <w:spacing w:after="160" w:line="200" w:lineRule="atLeast"/>
      <w:jc w:val="right"/>
    </w:pPr>
    <w:rPr>
      <w:rFonts w:ascii="Times New Roman" w:hAnsi="Times New Roman"/>
      <w:color w:val="000000"/>
      <w:w w:val="0"/>
      <w:sz w:val="20"/>
      <w:szCs w:val="20"/>
    </w:rPr>
  </w:style>
  <w:style w:type="paragraph" w:customStyle="1" w:styleId="FigureTitle1">
    <w:name w:val="FigureTitle1"/>
    <w:next w:val="Text1"/>
    <w:uiPriority w:val="99"/>
    <w:rsid w:val="00A60290"/>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rPr>
  </w:style>
  <w:style w:type="paragraph" w:customStyle="1" w:styleId="FigureTitle2">
    <w:name w:val="FigureTitle2"/>
    <w:next w:val="Text1"/>
    <w:uiPriority w:val="99"/>
    <w:rsid w:val="00A60290"/>
    <w:pPr>
      <w:tabs>
        <w:tab w:val="left" w:pos="1800"/>
      </w:tabs>
      <w:suppressAutoHyphens/>
      <w:autoSpaceDE w:val="0"/>
      <w:autoSpaceDN w:val="0"/>
      <w:adjustRightInd w:val="0"/>
      <w:spacing w:before="360" w:after="160" w:line="240" w:lineRule="atLeast"/>
      <w:ind w:left="1800" w:hanging="1080"/>
    </w:pPr>
    <w:rPr>
      <w:rFonts w:ascii="Arial" w:hAnsi="Arial" w:cs="Arial"/>
      <w:b/>
      <w:bCs/>
      <w:color w:val="000000"/>
      <w:w w:val="0"/>
      <w:sz w:val="20"/>
      <w:szCs w:val="20"/>
    </w:rPr>
  </w:style>
  <w:style w:type="paragraph" w:customStyle="1" w:styleId="FigureTitle3">
    <w:name w:val="FigureTitle3"/>
    <w:next w:val="Text1"/>
    <w:uiPriority w:val="99"/>
    <w:rsid w:val="00A60290"/>
    <w:pPr>
      <w:tabs>
        <w:tab w:val="left" w:pos="2160"/>
      </w:tabs>
      <w:suppressAutoHyphens/>
      <w:autoSpaceDE w:val="0"/>
      <w:autoSpaceDN w:val="0"/>
      <w:adjustRightInd w:val="0"/>
      <w:spacing w:before="360" w:after="160" w:line="240" w:lineRule="atLeast"/>
      <w:ind w:left="2160" w:hanging="1080"/>
    </w:pPr>
    <w:rPr>
      <w:rFonts w:ascii="Arial" w:hAnsi="Arial" w:cs="Arial"/>
      <w:b/>
      <w:bCs/>
      <w:color w:val="000000"/>
      <w:w w:val="0"/>
      <w:sz w:val="20"/>
      <w:szCs w:val="20"/>
    </w:rPr>
  </w:style>
  <w:style w:type="paragraph" w:styleId="Footer">
    <w:name w:val="footer"/>
    <w:basedOn w:val="Normal"/>
    <w:link w:val="FooterChar"/>
    <w:uiPriority w:val="99"/>
    <w:rsid w:val="00F732C6"/>
    <w:pPr>
      <w:widowControl w:val="0"/>
      <w:pBdr>
        <w:top w:val="single" w:sz="8" w:space="0" w:color="auto"/>
      </w:pBdr>
      <w:tabs>
        <w:tab w:val="center" w:pos="4680"/>
        <w:tab w:val="right" w:pos="9360"/>
      </w:tabs>
      <w:spacing w:before="0" w:line="240" w:lineRule="auto"/>
      <w:ind w:left="0"/>
      <w:jc w:val="both"/>
    </w:pPr>
    <w:rPr>
      <w:rFonts w:ascii="Arial" w:hAnsi="Arial" w:cs="Arial"/>
      <w:b/>
      <w:bCs/>
    </w:rPr>
  </w:style>
  <w:style w:type="character" w:customStyle="1" w:styleId="FooterChar">
    <w:name w:val="Footer Char"/>
    <w:basedOn w:val="DefaultParagraphFont"/>
    <w:link w:val="Footer"/>
    <w:uiPriority w:val="99"/>
    <w:locked/>
    <w:rsid w:val="00F732C6"/>
    <w:rPr>
      <w:rFonts w:ascii="Arial" w:hAnsi="Arial" w:cs="Arial"/>
      <w:b/>
      <w:bCs/>
      <w:color w:val="000000"/>
    </w:rPr>
  </w:style>
  <w:style w:type="paragraph" w:customStyle="1" w:styleId="Footnote">
    <w:name w:val="Footnote"/>
    <w:uiPriority w:val="99"/>
    <w:rsid w:val="006F6828"/>
    <w:pPr>
      <w:tabs>
        <w:tab w:val="left" w:pos="600"/>
      </w:tabs>
      <w:autoSpaceDE w:val="0"/>
      <w:autoSpaceDN w:val="0"/>
      <w:adjustRightInd w:val="0"/>
      <w:spacing w:line="240" w:lineRule="atLeast"/>
      <w:ind w:left="600" w:right="360" w:hanging="240"/>
    </w:pPr>
    <w:rPr>
      <w:rFonts w:ascii="Times New Roman" w:hAnsi="Times New Roman"/>
      <w:color w:val="000000"/>
      <w:w w:val="0"/>
      <w:sz w:val="20"/>
      <w:szCs w:val="20"/>
    </w:rPr>
  </w:style>
  <w:style w:type="paragraph" w:customStyle="1" w:styleId="Front1">
    <w:name w:val="Front1"/>
    <w:uiPriority w:val="99"/>
    <w:rsid w:val="00A60290"/>
    <w:pPr>
      <w:keepNext/>
      <w:tabs>
        <w:tab w:val="left" w:pos="720"/>
      </w:tabs>
      <w:suppressAutoHyphens/>
      <w:autoSpaceDE w:val="0"/>
      <w:autoSpaceDN w:val="0"/>
      <w:adjustRightInd w:val="0"/>
      <w:spacing w:before="260" w:after="120" w:line="260" w:lineRule="atLeast"/>
      <w:jc w:val="center"/>
    </w:pPr>
    <w:rPr>
      <w:rFonts w:ascii="Arial" w:hAnsi="Arial" w:cs="Arial"/>
      <w:b/>
      <w:bCs/>
      <w:caps/>
      <w:color w:val="000000"/>
      <w:w w:val="0"/>
      <w:sz w:val="24"/>
      <w:szCs w:val="24"/>
    </w:rPr>
  </w:style>
  <w:style w:type="paragraph" w:customStyle="1" w:styleId="Front2">
    <w:name w:val="Front2"/>
    <w:uiPriority w:val="99"/>
    <w:rsid w:val="00A60290"/>
    <w:pPr>
      <w:keepNext/>
      <w:pageBreakBefore/>
      <w:tabs>
        <w:tab w:val="left" w:pos="720"/>
      </w:tabs>
      <w:suppressAutoHyphens/>
      <w:autoSpaceDE w:val="0"/>
      <w:autoSpaceDN w:val="0"/>
      <w:adjustRightInd w:val="0"/>
      <w:spacing w:after="120" w:line="240" w:lineRule="atLeast"/>
      <w:jc w:val="center"/>
    </w:pPr>
    <w:rPr>
      <w:rFonts w:ascii="Times New Roman" w:hAnsi="Times New Roman"/>
      <w:i/>
      <w:iCs/>
      <w:color w:val="000000"/>
      <w:w w:val="0"/>
    </w:rPr>
  </w:style>
  <w:style w:type="paragraph" w:styleId="Header">
    <w:name w:val="header"/>
    <w:basedOn w:val="Normal"/>
    <w:link w:val="HeaderChar"/>
    <w:uiPriority w:val="99"/>
    <w:rsid w:val="00F732C6"/>
    <w:pPr>
      <w:widowControl w:val="0"/>
      <w:pBdr>
        <w:bottom w:val="single" w:sz="8" w:space="0" w:color="auto"/>
      </w:pBdr>
      <w:tabs>
        <w:tab w:val="center" w:pos="4680"/>
        <w:tab w:val="right" w:pos="9360"/>
      </w:tabs>
      <w:spacing w:before="0" w:line="240" w:lineRule="auto"/>
      <w:ind w:left="0"/>
      <w:jc w:val="both"/>
    </w:pPr>
    <w:rPr>
      <w:rFonts w:ascii="Arial" w:hAnsi="Arial" w:cs="Arial"/>
      <w:b/>
      <w:bCs/>
    </w:rPr>
  </w:style>
  <w:style w:type="character" w:customStyle="1" w:styleId="HeaderChar">
    <w:name w:val="Header Char"/>
    <w:basedOn w:val="DefaultParagraphFont"/>
    <w:link w:val="Header"/>
    <w:uiPriority w:val="99"/>
    <w:locked/>
    <w:rsid w:val="00F732C6"/>
    <w:rPr>
      <w:rFonts w:ascii="Arial" w:hAnsi="Arial" w:cs="Arial"/>
      <w:b/>
      <w:bCs/>
      <w:color w:val="000000"/>
    </w:rPr>
  </w:style>
  <w:style w:type="paragraph" w:customStyle="1" w:styleId="Heading1TOC">
    <w:name w:val="Heading1TOC"/>
    <w:basedOn w:val="Normal"/>
    <w:link w:val="Heading1TOCChar"/>
    <w:uiPriority w:val="99"/>
    <w:rsid w:val="007B7D99"/>
    <w:pPr>
      <w:spacing w:after="120"/>
      <w:ind w:hanging="720"/>
    </w:pPr>
    <w:rPr>
      <w:rFonts w:ascii="Arial" w:hAnsi="Arial"/>
      <w:b/>
      <w:color w:val="0000FF"/>
    </w:rPr>
  </w:style>
  <w:style w:type="paragraph" w:customStyle="1" w:styleId="Heading2TOC">
    <w:name w:val="Heading2TOC"/>
    <w:basedOn w:val="Normal"/>
    <w:next w:val="Normal"/>
    <w:link w:val="Heading2TOCChar"/>
    <w:uiPriority w:val="99"/>
    <w:rsid w:val="007B7D99"/>
    <w:pPr>
      <w:spacing w:before="0"/>
      <w:ind w:left="1440" w:hanging="720"/>
    </w:pPr>
    <w:rPr>
      <w:rFonts w:ascii="Arial" w:hAnsi="Arial"/>
      <w:color w:val="0000FF"/>
    </w:rPr>
  </w:style>
  <w:style w:type="character" w:customStyle="1" w:styleId="Heading1TOCChar">
    <w:name w:val="Heading1TOC Char"/>
    <w:basedOn w:val="DefaultParagraphFont"/>
    <w:link w:val="Heading1TOC"/>
    <w:uiPriority w:val="99"/>
    <w:locked/>
    <w:rsid w:val="00E831CA"/>
    <w:rPr>
      <w:rFonts w:ascii="Arial" w:hAnsi="Arial" w:cs="Times New Roman"/>
      <w:b/>
      <w:color w:val="0000FF"/>
    </w:rPr>
  </w:style>
  <w:style w:type="paragraph" w:customStyle="1" w:styleId="HeadingRunIn">
    <w:name w:val="HeadingRunIn"/>
    <w:uiPriority w:val="99"/>
    <w:rsid w:val="00A60290"/>
    <w:pPr>
      <w:keepNext/>
      <w:suppressAutoHyphens/>
      <w:autoSpaceDE w:val="0"/>
      <w:autoSpaceDN w:val="0"/>
      <w:adjustRightInd w:val="0"/>
      <w:spacing w:before="100" w:line="260" w:lineRule="atLeast"/>
      <w:ind w:left="720"/>
    </w:pPr>
    <w:rPr>
      <w:rFonts w:ascii="Times New Roman" w:hAnsi="Times New Roman"/>
      <w:b/>
      <w:bCs/>
      <w:color w:val="000000"/>
      <w:w w:val="0"/>
    </w:rPr>
  </w:style>
  <w:style w:type="paragraph" w:customStyle="1" w:styleId="List1">
    <w:name w:val="List1"/>
    <w:uiPriority w:val="99"/>
    <w:rsid w:val="005F2886"/>
    <w:pPr>
      <w:numPr>
        <w:numId w:val="116"/>
      </w:numPr>
      <w:tabs>
        <w:tab w:val="left" w:pos="1080"/>
      </w:tabs>
      <w:autoSpaceDE w:val="0"/>
      <w:autoSpaceDN w:val="0"/>
      <w:adjustRightInd w:val="0"/>
      <w:spacing w:before="100" w:line="260" w:lineRule="atLeast"/>
    </w:pPr>
    <w:rPr>
      <w:rFonts w:ascii="Times New Roman" w:hAnsi="Times New Roman"/>
      <w:color w:val="000000"/>
    </w:rPr>
  </w:style>
  <w:style w:type="paragraph" w:customStyle="1" w:styleId="List1Continued">
    <w:name w:val="List1Continued"/>
    <w:next w:val="List1"/>
    <w:uiPriority w:val="99"/>
    <w:rsid w:val="006F6828"/>
    <w:pPr>
      <w:tabs>
        <w:tab w:val="left" w:pos="1080"/>
      </w:tabs>
      <w:autoSpaceDE w:val="0"/>
      <w:autoSpaceDN w:val="0"/>
      <w:adjustRightInd w:val="0"/>
      <w:spacing w:before="100" w:line="260" w:lineRule="atLeast"/>
      <w:ind w:left="1080"/>
    </w:pPr>
    <w:rPr>
      <w:rFonts w:ascii="Times New Roman" w:hAnsi="Times New Roman"/>
      <w:color w:val="000000"/>
      <w:w w:val="0"/>
    </w:rPr>
  </w:style>
  <w:style w:type="paragraph" w:customStyle="1" w:styleId="ListAlpha1">
    <w:name w:val="ListAlpha1"/>
    <w:basedOn w:val="List1"/>
    <w:uiPriority w:val="99"/>
    <w:rsid w:val="006F6828"/>
    <w:pPr>
      <w:numPr>
        <w:ilvl w:val="1"/>
      </w:numPr>
    </w:pPr>
  </w:style>
  <w:style w:type="paragraph" w:customStyle="1" w:styleId="ListAlpha2">
    <w:name w:val="ListAlpha2"/>
    <w:uiPriority w:val="99"/>
    <w:rsid w:val="006F6828"/>
    <w:pPr>
      <w:numPr>
        <w:ilvl w:val="3"/>
        <w:numId w:val="116"/>
      </w:numPr>
      <w:tabs>
        <w:tab w:val="left" w:pos="2160"/>
      </w:tabs>
      <w:autoSpaceDE w:val="0"/>
      <w:autoSpaceDN w:val="0"/>
      <w:adjustRightInd w:val="0"/>
      <w:spacing w:before="100" w:line="260" w:lineRule="atLeast"/>
    </w:pPr>
    <w:rPr>
      <w:rFonts w:ascii="Times New Roman" w:hAnsi="Times New Roman"/>
      <w:color w:val="000000"/>
      <w:w w:val="0"/>
    </w:rPr>
  </w:style>
  <w:style w:type="paragraph" w:customStyle="1" w:styleId="AppendixTitle">
    <w:name w:val="AppendixTitle"/>
    <w:next w:val="AppendixHeading1"/>
    <w:uiPriority w:val="99"/>
    <w:rsid w:val="006F6828"/>
    <w:pPr>
      <w:keepNext/>
      <w:pageBreakBefore/>
      <w:numPr>
        <w:numId w:val="4"/>
      </w:numPr>
      <w:tabs>
        <w:tab w:val="left" w:pos="720"/>
      </w:tabs>
      <w:autoSpaceDE w:val="0"/>
      <w:autoSpaceDN w:val="0"/>
      <w:adjustRightInd w:val="0"/>
      <w:spacing w:before="240" w:after="120" w:line="380" w:lineRule="atLeast"/>
      <w:jc w:val="center"/>
    </w:pPr>
    <w:rPr>
      <w:rFonts w:ascii="Arial" w:hAnsi="Arial" w:cs="Arial"/>
      <w:b/>
      <w:bCs/>
      <w:color w:val="000000"/>
      <w:w w:val="0"/>
    </w:rPr>
  </w:style>
  <w:style w:type="paragraph" w:customStyle="1" w:styleId="Note1">
    <w:name w:val="Note1"/>
    <w:next w:val="Text1"/>
    <w:uiPriority w:val="99"/>
    <w:rsid w:val="006F6828"/>
    <w:pPr>
      <w:tabs>
        <w:tab w:val="left" w:pos="1440"/>
      </w:tabs>
      <w:suppressAutoHyphens/>
      <w:autoSpaceDE w:val="0"/>
      <w:autoSpaceDN w:val="0"/>
      <w:adjustRightInd w:val="0"/>
      <w:spacing w:before="120" w:after="120" w:line="260" w:lineRule="atLeast"/>
      <w:ind w:left="1440" w:hanging="720"/>
    </w:pPr>
    <w:rPr>
      <w:rFonts w:ascii="Times New Roman" w:hAnsi="Times New Roman"/>
      <w:i/>
      <w:iCs/>
      <w:color w:val="000000"/>
    </w:rPr>
  </w:style>
  <w:style w:type="paragraph" w:customStyle="1" w:styleId="Note4">
    <w:name w:val="Note4"/>
    <w:next w:val="Text1"/>
    <w:uiPriority w:val="99"/>
    <w:rsid w:val="001A3BD7"/>
    <w:pPr>
      <w:tabs>
        <w:tab w:val="left" w:pos="2520"/>
      </w:tabs>
      <w:suppressAutoHyphens/>
      <w:autoSpaceDE w:val="0"/>
      <w:autoSpaceDN w:val="0"/>
      <w:adjustRightInd w:val="0"/>
      <w:spacing w:before="160" w:after="160" w:line="260" w:lineRule="atLeast"/>
      <w:ind w:left="2520" w:hanging="720"/>
    </w:pPr>
    <w:rPr>
      <w:rFonts w:ascii="Times New Roman" w:hAnsi="Times New Roman"/>
      <w:i/>
      <w:iCs/>
      <w:color w:val="000000"/>
      <w:w w:val="0"/>
      <w:lang w:eastAsia="en-GB"/>
    </w:rPr>
  </w:style>
  <w:style w:type="paragraph" w:customStyle="1" w:styleId="TrackTblTextCentered">
    <w:name w:val="TrackTblTextCentered"/>
    <w:uiPriority w:val="99"/>
    <w:rsid w:val="00A60290"/>
    <w:pPr>
      <w:suppressAutoHyphens/>
      <w:autoSpaceDE w:val="0"/>
      <w:autoSpaceDN w:val="0"/>
      <w:adjustRightInd w:val="0"/>
      <w:spacing w:after="60" w:line="220" w:lineRule="atLeast"/>
      <w:jc w:val="center"/>
    </w:pPr>
    <w:rPr>
      <w:rFonts w:ascii="Times New Roman" w:hAnsi="Times New Roman"/>
      <w:color w:val="000000"/>
      <w:w w:val="0"/>
      <w:sz w:val="18"/>
      <w:szCs w:val="18"/>
    </w:rPr>
  </w:style>
  <w:style w:type="paragraph" w:customStyle="1" w:styleId="Reference">
    <w:name w:val="Reference"/>
    <w:next w:val="Text1"/>
    <w:uiPriority w:val="99"/>
    <w:rsid w:val="006F6828"/>
    <w:pPr>
      <w:tabs>
        <w:tab w:val="left" w:pos="2680"/>
      </w:tabs>
      <w:autoSpaceDE w:val="0"/>
      <w:autoSpaceDN w:val="0"/>
      <w:adjustRightInd w:val="0"/>
      <w:spacing w:before="120" w:line="260" w:lineRule="atLeast"/>
      <w:ind w:left="2680" w:hanging="1960"/>
    </w:pPr>
    <w:rPr>
      <w:rFonts w:ascii="Times New Roman" w:hAnsi="Times New Roman"/>
      <w:color w:val="000000"/>
      <w:w w:val="0"/>
    </w:rPr>
  </w:style>
  <w:style w:type="paragraph" w:customStyle="1" w:styleId="Note2">
    <w:name w:val="Note2"/>
    <w:basedOn w:val="Note1"/>
    <w:next w:val="Text1"/>
    <w:uiPriority w:val="99"/>
    <w:rsid w:val="006F6828"/>
    <w:pPr>
      <w:tabs>
        <w:tab w:val="clear" w:pos="1440"/>
        <w:tab w:val="left" w:pos="1800"/>
      </w:tabs>
      <w:ind w:left="1800"/>
    </w:pPr>
  </w:style>
  <w:style w:type="paragraph" w:customStyle="1" w:styleId="TableTitle1">
    <w:name w:val="TableTitle1"/>
    <w:uiPriority w:val="99"/>
    <w:rsid w:val="006F6828"/>
    <w:pPr>
      <w:numPr>
        <w:numId w:val="5"/>
      </w:numPr>
      <w:tabs>
        <w:tab w:val="left" w:pos="1080"/>
      </w:tabs>
      <w:suppressAutoHyphens/>
      <w:autoSpaceDE w:val="0"/>
      <w:autoSpaceDN w:val="0"/>
      <w:adjustRightInd w:val="0"/>
      <w:spacing w:before="120" w:line="240" w:lineRule="atLeast"/>
    </w:pPr>
    <w:rPr>
      <w:rFonts w:ascii="Arial" w:hAnsi="Arial" w:cs="Arial"/>
      <w:b/>
      <w:bCs/>
      <w:color w:val="000000"/>
      <w:sz w:val="20"/>
      <w:szCs w:val="20"/>
    </w:rPr>
  </w:style>
  <w:style w:type="paragraph" w:customStyle="1" w:styleId="Text1">
    <w:name w:val="Text1"/>
    <w:uiPriority w:val="99"/>
    <w:rsid w:val="006F6828"/>
    <w:pPr>
      <w:autoSpaceDE w:val="0"/>
      <w:autoSpaceDN w:val="0"/>
      <w:adjustRightInd w:val="0"/>
      <w:spacing w:before="120" w:line="260" w:lineRule="atLeast"/>
      <w:ind w:left="720"/>
    </w:pPr>
    <w:rPr>
      <w:rFonts w:ascii="Times New Roman" w:hAnsi="Times New Roman"/>
      <w:color w:val="000000"/>
      <w:w w:val="0"/>
    </w:rPr>
  </w:style>
  <w:style w:type="paragraph" w:customStyle="1" w:styleId="Text1Bold">
    <w:name w:val="Text1Bold"/>
    <w:next w:val="Text1"/>
    <w:uiPriority w:val="99"/>
    <w:rsid w:val="00A60290"/>
    <w:pPr>
      <w:suppressAutoHyphens/>
      <w:autoSpaceDE w:val="0"/>
      <w:autoSpaceDN w:val="0"/>
      <w:adjustRightInd w:val="0"/>
      <w:spacing w:before="120" w:line="260" w:lineRule="atLeast"/>
      <w:ind w:left="720"/>
    </w:pPr>
    <w:rPr>
      <w:rFonts w:ascii="Times New Roman" w:hAnsi="Times New Roman"/>
      <w:b/>
      <w:bCs/>
      <w:color w:val="000000"/>
      <w:w w:val="0"/>
    </w:rPr>
  </w:style>
  <w:style w:type="paragraph" w:customStyle="1" w:styleId="Note3">
    <w:name w:val="Note3"/>
    <w:next w:val="Text1"/>
    <w:uiPriority w:val="99"/>
    <w:rsid w:val="00A60290"/>
    <w:pPr>
      <w:tabs>
        <w:tab w:val="left" w:pos="2160"/>
      </w:tabs>
      <w:suppressAutoHyphens/>
      <w:autoSpaceDE w:val="0"/>
      <w:autoSpaceDN w:val="0"/>
      <w:adjustRightInd w:val="0"/>
      <w:spacing w:before="160" w:after="160" w:line="260" w:lineRule="atLeast"/>
      <w:ind w:left="2160" w:hanging="720"/>
    </w:pPr>
    <w:rPr>
      <w:rFonts w:ascii="Times New Roman" w:hAnsi="Times New Roman"/>
      <w:i/>
      <w:iCs/>
      <w:color w:val="000000"/>
      <w:w w:val="0"/>
    </w:rPr>
  </w:style>
  <w:style w:type="paragraph" w:customStyle="1" w:styleId="Text2Bold">
    <w:name w:val="Text2Bold"/>
    <w:uiPriority w:val="99"/>
    <w:rsid w:val="00A60290"/>
    <w:pPr>
      <w:suppressAutoHyphens/>
      <w:autoSpaceDE w:val="0"/>
      <w:autoSpaceDN w:val="0"/>
      <w:adjustRightInd w:val="0"/>
      <w:spacing w:before="120" w:line="260" w:lineRule="atLeast"/>
      <w:ind w:left="1440"/>
    </w:pPr>
    <w:rPr>
      <w:rFonts w:ascii="Times New Roman" w:hAnsi="Times New Roman"/>
      <w:b/>
      <w:bCs/>
      <w:color w:val="000000"/>
      <w:w w:val="0"/>
    </w:rPr>
  </w:style>
  <w:style w:type="paragraph" w:customStyle="1" w:styleId="Text4">
    <w:name w:val="Text4"/>
    <w:uiPriority w:val="99"/>
    <w:rsid w:val="00A60290"/>
    <w:pPr>
      <w:tabs>
        <w:tab w:val="left" w:pos="2160"/>
      </w:tabs>
      <w:suppressAutoHyphens/>
      <w:autoSpaceDE w:val="0"/>
      <w:autoSpaceDN w:val="0"/>
      <w:adjustRightInd w:val="0"/>
      <w:spacing w:before="120" w:line="260" w:lineRule="atLeast"/>
      <w:ind w:left="2160"/>
    </w:pPr>
    <w:rPr>
      <w:rFonts w:ascii="Times New Roman" w:hAnsi="Times New Roman"/>
      <w:color w:val="000000"/>
      <w:w w:val="0"/>
    </w:rPr>
  </w:style>
  <w:style w:type="paragraph" w:styleId="Title">
    <w:name w:val="Title"/>
    <w:basedOn w:val="Normal"/>
    <w:next w:val="Normal"/>
    <w:link w:val="TitleChar"/>
    <w:uiPriority w:val="99"/>
    <w:qFormat/>
    <w:rsid w:val="00295619"/>
    <w:pPr>
      <w:spacing w:before="160" w:after="160" w:line="420" w:lineRule="atLeast"/>
      <w:ind w:left="0"/>
      <w:contextualSpacing/>
      <w:jc w:val="center"/>
    </w:pPr>
    <w:rPr>
      <w:rFonts w:ascii="Arial" w:hAnsi="Arial"/>
      <w:b/>
      <w:spacing w:val="5"/>
      <w:kern w:val="28"/>
      <w:sz w:val="32"/>
      <w:szCs w:val="52"/>
    </w:rPr>
  </w:style>
  <w:style w:type="character" w:customStyle="1" w:styleId="TitleChar">
    <w:name w:val="Title Char"/>
    <w:basedOn w:val="DefaultParagraphFont"/>
    <w:link w:val="Title"/>
    <w:uiPriority w:val="99"/>
    <w:locked/>
    <w:rsid w:val="00295619"/>
    <w:rPr>
      <w:rFonts w:ascii="Arial" w:hAnsi="Arial" w:cs="Times New Roman"/>
      <w:b/>
      <w:color w:val="000000"/>
      <w:spacing w:val="5"/>
      <w:kern w:val="28"/>
      <w:sz w:val="52"/>
      <w:szCs w:val="52"/>
    </w:rPr>
  </w:style>
  <w:style w:type="paragraph" w:customStyle="1" w:styleId="Warning1">
    <w:name w:val="Warning1"/>
    <w:next w:val="Text1"/>
    <w:uiPriority w:val="99"/>
    <w:rsid w:val="00A60290"/>
    <w:pPr>
      <w:tabs>
        <w:tab w:val="left" w:pos="2160"/>
      </w:tabs>
      <w:suppressAutoHyphens/>
      <w:autoSpaceDE w:val="0"/>
      <w:autoSpaceDN w:val="0"/>
      <w:adjustRightInd w:val="0"/>
      <w:spacing w:before="140" w:after="140" w:line="280" w:lineRule="atLeast"/>
      <w:ind w:left="2160" w:hanging="1440"/>
    </w:pPr>
    <w:rPr>
      <w:rFonts w:ascii="Times New Roman" w:hAnsi="Times New Roman"/>
      <w:b/>
      <w:bCs/>
      <w:i/>
      <w:iCs/>
      <w:color w:val="000000"/>
      <w:w w:val="0"/>
      <w:sz w:val="24"/>
      <w:szCs w:val="24"/>
    </w:rPr>
  </w:style>
  <w:style w:type="paragraph" w:customStyle="1" w:styleId="Warning2">
    <w:name w:val="Warning2"/>
    <w:next w:val="Text1"/>
    <w:uiPriority w:val="99"/>
    <w:rsid w:val="00A60290"/>
    <w:pPr>
      <w:tabs>
        <w:tab w:val="left" w:pos="2520"/>
      </w:tabs>
      <w:suppressAutoHyphens/>
      <w:autoSpaceDE w:val="0"/>
      <w:autoSpaceDN w:val="0"/>
      <w:adjustRightInd w:val="0"/>
      <w:spacing w:before="140" w:after="140" w:line="280" w:lineRule="atLeast"/>
      <w:ind w:left="2520" w:hanging="1440"/>
    </w:pPr>
    <w:rPr>
      <w:rFonts w:ascii="Times New Roman" w:hAnsi="Times New Roman"/>
      <w:b/>
      <w:bCs/>
      <w:i/>
      <w:iCs/>
      <w:color w:val="000000"/>
      <w:w w:val="0"/>
      <w:sz w:val="24"/>
      <w:szCs w:val="24"/>
    </w:rPr>
  </w:style>
  <w:style w:type="paragraph" w:customStyle="1" w:styleId="Warning3">
    <w:name w:val="Warning3"/>
    <w:next w:val="Text1"/>
    <w:uiPriority w:val="99"/>
    <w:rsid w:val="00A60290"/>
    <w:pPr>
      <w:tabs>
        <w:tab w:val="left" w:pos="2880"/>
      </w:tabs>
      <w:suppressAutoHyphens/>
      <w:autoSpaceDE w:val="0"/>
      <w:autoSpaceDN w:val="0"/>
      <w:adjustRightInd w:val="0"/>
      <w:spacing w:before="140" w:after="140" w:line="280" w:lineRule="atLeast"/>
      <w:ind w:left="2880" w:hanging="1440"/>
    </w:pPr>
    <w:rPr>
      <w:rFonts w:ascii="Times New Roman" w:hAnsi="Times New Roman"/>
      <w:b/>
      <w:bCs/>
      <w:i/>
      <w:iCs/>
      <w:color w:val="000000"/>
      <w:w w:val="0"/>
      <w:sz w:val="24"/>
      <w:szCs w:val="24"/>
    </w:rPr>
  </w:style>
  <w:style w:type="paragraph" w:customStyle="1" w:styleId="Where">
    <w:name w:val="Where"/>
    <w:next w:val="Text1"/>
    <w:uiPriority w:val="99"/>
    <w:rsid w:val="00A60290"/>
    <w:pPr>
      <w:suppressAutoHyphens/>
      <w:autoSpaceDE w:val="0"/>
      <w:autoSpaceDN w:val="0"/>
      <w:adjustRightInd w:val="0"/>
      <w:spacing w:before="120" w:line="260" w:lineRule="atLeast"/>
      <w:ind w:left="720" w:firstLine="360"/>
    </w:pPr>
    <w:rPr>
      <w:rFonts w:ascii="Times New Roman" w:hAnsi="Times New Roman"/>
      <w:color w:val="000000"/>
      <w:w w:val="0"/>
    </w:rPr>
  </w:style>
  <w:style w:type="paragraph" w:customStyle="1" w:styleId="WherePlus">
    <w:name w:val="WherePlus"/>
    <w:next w:val="Text1"/>
    <w:uiPriority w:val="99"/>
    <w:rsid w:val="00A60290"/>
    <w:pPr>
      <w:tabs>
        <w:tab w:val="left" w:pos="1720"/>
        <w:tab w:val="left" w:pos="2080"/>
      </w:tabs>
      <w:suppressAutoHyphens/>
      <w:autoSpaceDE w:val="0"/>
      <w:autoSpaceDN w:val="0"/>
      <w:adjustRightInd w:val="0"/>
      <w:spacing w:before="120" w:line="260" w:lineRule="atLeast"/>
      <w:ind w:left="2080" w:hanging="1000"/>
    </w:pPr>
    <w:rPr>
      <w:rFonts w:ascii="Times New Roman" w:hAnsi="Times New Roman"/>
      <w:color w:val="000000"/>
      <w:w w:val="0"/>
    </w:rPr>
  </w:style>
  <w:style w:type="paragraph" w:customStyle="1" w:styleId="Text2">
    <w:name w:val="Text2"/>
    <w:uiPriority w:val="99"/>
    <w:rsid w:val="006F6828"/>
    <w:pPr>
      <w:autoSpaceDE w:val="0"/>
      <w:autoSpaceDN w:val="0"/>
      <w:adjustRightInd w:val="0"/>
      <w:spacing w:before="120" w:line="260" w:lineRule="atLeast"/>
      <w:ind w:left="1440"/>
    </w:pPr>
    <w:rPr>
      <w:rFonts w:ascii="Times New Roman" w:hAnsi="Times New Roman"/>
      <w:color w:val="000000"/>
      <w:w w:val="0"/>
    </w:rPr>
  </w:style>
  <w:style w:type="paragraph" w:customStyle="1" w:styleId="Text3">
    <w:name w:val="Text3"/>
    <w:uiPriority w:val="99"/>
    <w:rsid w:val="00A60290"/>
    <w:pPr>
      <w:suppressAutoHyphens/>
      <w:autoSpaceDE w:val="0"/>
      <w:autoSpaceDN w:val="0"/>
      <w:adjustRightInd w:val="0"/>
      <w:spacing w:before="120" w:line="260" w:lineRule="atLeast"/>
      <w:ind w:left="1800"/>
    </w:pPr>
    <w:rPr>
      <w:rFonts w:ascii="Times New Roman" w:hAnsi="Times New Roman"/>
      <w:color w:val="000000"/>
      <w:w w:val="0"/>
    </w:rPr>
  </w:style>
  <w:style w:type="paragraph" w:customStyle="1" w:styleId="TableFootnote">
    <w:name w:val="TableFootnote"/>
    <w:uiPriority w:val="99"/>
    <w:rsid w:val="006F6828"/>
    <w:pPr>
      <w:tabs>
        <w:tab w:val="left" w:pos="720"/>
      </w:tabs>
      <w:autoSpaceDE w:val="0"/>
      <w:autoSpaceDN w:val="0"/>
      <w:adjustRightInd w:val="0"/>
      <w:spacing w:line="240" w:lineRule="atLeast"/>
      <w:ind w:left="720" w:right="360" w:hanging="360"/>
    </w:pPr>
    <w:rPr>
      <w:rFonts w:ascii="Times New Roman" w:hAnsi="Times New Roman"/>
      <w:color w:val="000000"/>
      <w:w w:val="0"/>
      <w:sz w:val="20"/>
      <w:szCs w:val="20"/>
    </w:rPr>
  </w:style>
  <w:style w:type="paragraph" w:customStyle="1" w:styleId="TableTitle2">
    <w:name w:val="TableTitle2"/>
    <w:uiPriority w:val="99"/>
    <w:rsid w:val="00A60290"/>
    <w:pPr>
      <w:tabs>
        <w:tab w:val="left" w:pos="2160"/>
      </w:tabs>
      <w:suppressAutoHyphens/>
      <w:autoSpaceDE w:val="0"/>
      <w:autoSpaceDN w:val="0"/>
      <w:adjustRightInd w:val="0"/>
      <w:spacing w:line="240" w:lineRule="atLeast"/>
      <w:ind w:left="2160" w:hanging="1080"/>
    </w:pPr>
    <w:rPr>
      <w:rFonts w:ascii="Arial" w:hAnsi="Arial" w:cs="Arial"/>
      <w:b/>
      <w:bCs/>
      <w:color w:val="000000"/>
      <w:w w:val="0"/>
      <w:sz w:val="20"/>
      <w:szCs w:val="20"/>
    </w:rPr>
  </w:style>
  <w:style w:type="paragraph" w:customStyle="1" w:styleId="TableTitle3">
    <w:name w:val="TableTitle3"/>
    <w:uiPriority w:val="99"/>
    <w:rsid w:val="00A60290"/>
    <w:pPr>
      <w:tabs>
        <w:tab w:val="left" w:pos="2520"/>
      </w:tabs>
      <w:suppressAutoHyphens/>
      <w:autoSpaceDE w:val="0"/>
      <w:autoSpaceDN w:val="0"/>
      <w:adjustRightInd w:val="0"/>
      <w:spacing w:line="240" w:lineRule="atLeast"/>
      <w:ind w:left="2520" w:hanging="1080"/>
    </w:pPr>
    <w:rPr>
      <w:rFonts w:ascii="Arial" w:hAnsi="Arial" w:cs="Arial"/>
      <w:b/>
      <w:bCs/>
      <w:color w:val="000000"/>
      <w:w w:val="0"/>
      <w:sz w:val="20"/>
      <w:szCs w:val="20"/>
    </w:rPr>
  </w:style>
  <w:style w:type="paragraph" w:customStyle="1" w:styleId="TableTitle4">
    <w:name w:val="TableTitle4"/>
    <w:uiPriority w:val="99"/>
    <w:rsid w:val="00A60290"/>
    <w:pPr>
      <w:tabs>
        <w:tab w:val="left" w:pos="2880"/>
      </w:tabs>
      <w:suppressAutoHyphens/>
      <w:autoSpaceDE w:val="0"/>
      <w:autoSpaceDN w:val="0"/>
      <w:adjustRightInd w:val="0"/>
      <w:spacing w:line="240" w:lineRule="atLeast"/>
      <w:ind w:left="2880" w:hanging="1080"/>
    </w:pPr>
    <w:rPr>
      <w:rFonts w:ascii="Arial" w:hAnsi="Arial" w:cs="Arial"/>
      <w:b/>
      <w:bCs/>
      <w:color w:val="000000"/>
      <w:w w:val="0"/>
      <w:sz w:val="20"/>
      <w:szCs w:val="20"/>
    </w:rPr>
  </w:style>
  <w:style w:type="paragraph" w:customStyle="1" w:styleId="AppendixHeading1">
    <w:name w:val="AppendixHeading1"/>
    <w:next w:val="Normal"/>
    <w:uiPriority w:val="99"/>
    <w:rsid w:val="00E2770B"/>
    <w:pPr>
      <w:keepNext/>
      <w:numPr>
        <w:ilvl w:val="1"/>
        <w:numId w:val="4"/>
      </w:numPr>
      <w:tabs>
        <w:tab w:val="left" w:pos="720"/>
      </w:tabs>
      <w:autoSpaceDE w:val="0"/>
      <w:autoSpaceDN w:val="0"/>
      <w:adjustRightInd w:val="0"/>
      <w:spacing w:before="240" w:after="120" w:line="260" w:lineRule="atLeast"/>
      <w:ind w:left="0" w:firstLine="0"/>
    </w:pPr>
    <w:rPr>
      <w:rFonts w:ascii="Arial" w:hAnsi="Arial" w:cs="Arial"/>
      <w:b/>
      <w:bCs/>
      <w:color w:val="000000"/>
    </w:rPr>
  </w:style>
  <w:style w:type="paragraph" w:customStyle="1" w:styleId="ApxFigureTitle">
    <w:name w:val="ApxFigureTitle"/>
    <w:basedOn w:val="FigureTitle"/>
    <w:next w:val="Text1"/>
    <w:uiPriority w:val="99"/>
    <w:rsid w:val="005A331E"/>
    <w:pPr>
      <w:numPr>
        <w:ilvl w:val="4"/>
        <w:numId w:val="4"/>
      </w:numPr>
      <w:tabs>
        <w:tab w:val="clear" w:pos="1080"/>
        <w:tab w:val="left" w:pos="1440"/>
        <w:tab w:val="left" w:pos="1800"/>
      </w:tabs>
      <w:ind w:left="1418"/>
    </w:pPr>
  </w:style>
  <w:style w:type="paragraph" w:customStyle="1" w:styleId="ApxTblTitle">
    <w:name w:val="ApxTblTitle"/>
    <w:basedOn w:val="ApxFigureTitle"/>
    <w:next w:val="Text1"/>
    <w:uiPriority w:val="99"/>
    <w:rsid w:val="00304BC4"/>
    <w:pPr>
      <w:numPr>
        <w:ilvl w:val="5"/>
      </w:numPr>
      <w:tabs>
        <w:tab w:val="clear" w:pos="1800"/>
      </w:tabs>
      <w:ind w:left="1440" w:hanging="1076"/>
    </w:pPr>
  </w:style>
  <w:style w:type="character" w:customStyle="1" w:styleId="EquationVariables">
    <w:name w:val="EquationVariables"/>
    <w:uiPriority w:val="99"/>
    <w:rsid w:val="006F6828"/>
    <w:rPr>
      <w:i/>
    </w:rPr>
  </w:style>
  <w:style w:type="paragraph" w:customStyle="1" w:styleId="List3">
    <w:name w:val="List3)"/>
    <w:basedOn w:val="Heading3"/>
    <w:uiPriority w:val="99"/>
    <w:rsid w:val="006F6828"/>
    <w:pPr>
      <w:keepNext w:val="0"/>
      <w:keepLines w:val="0"/>
      <w:numPr>
        <w:numId w:val="116"/>
      </w:numPr>
      <w:spacing w:before="120" w:line="240" w:lineRule="auto"/>
    </w:pPr>
    <w:rPr>
      <w:rFonts w:ascii="Times New Roman" w:hAnsi="Times New Roman" w:cs="Times New Roman"/>
      <w:b w:val="0"/>
      <w:sz w:val="22"/>
      <w:szCs w:val="22"/>
    </w:rPr>
  </w:style>
  <w:style w:type="paragraph" w:customStyle="1" w:styleId="FigureTitle">
    <w:name w:val="FigureTitle"/>
    <w:basedOn w:val="Normal"/>
    <w:uiPriority w:val="99"/>
    <w:rsid w:val="006F6828"/>
    <w:pPr>
      <w:numPr>
        <w:numId w:val="3"/>
      </w:numPr>
      <w:tabs>
        <w:tab w:val="left" w:pos="1080"/>
      </w:tabs>
      <w:suppressAutoHyphens/>
      <w:spacing w:line="240" w:lineRule="atLeast"/>
    </w:pPr>
    <w:rPr>
      <w:rFonts w:ascii="Arial" w:hAnsi="Arial" w:cs="Arial"/>
      <w:b/>
      <w:bCs/>
      <w:sz w:val="20"/>
      <w:szCs w:val="20"/>
    </w:rPr>
  </w:style>
  <w:style w:type="paragraph" w:customStyle="1" w:styleId="AppendixHeading3">
    <w:name w:val="AppendixHeading3"/>
    <w:basedOn w:val="Text2"/>
    <w:next w:val="Normal"/>
    <w:uiPriority w:val="99"/>
    <w:rsid w:val="0084299A"/>
    <w:pPr>
      <w:numPr>
        <w:ilvl w:val="3"/>
        <w:numId w:val="4"/>
      </w:numPr>
      <w:tabs>
        <w:tab w:val="left" w:pos="851"/>
      </w:tabs>
      <w:spacing w:before="180" w:after="120"/>
      <w:ind w:left="851" w:hanging="819"/>
    </w:pPr>
    <w:rPr>
      <w:rFonts w:ascii="Arial" w:hAnsi="Arial" w:cs="Arial"/>
      <w:b/>
      <w:bCs/>
      <w:sz w:val="20"/>
      <w:szCs w:val="20"/>
    </w:rPr>
  </w:style>
  <w:style w:type="paragraph" w:styleId="TOC1">
    <w:name w:val="toc 1"/>
    <w:basedOn w:val="Heading1TOC"/>
    <w:next w:val="Normal"/>
    <w:link w:val="TOC1Char"/>
    <w:autoRedefine/>
    <w:uiPriority w:val="39"/>
    <w:rsid w:val="00C40309"/>
    <w:pPr>
      <w:tabs>
        <w:tab w:val="right" w:leader="dot" w:pos="9017"/>
      </w:tabs>
      <w:jc w:val="center"/>
    </w:pPr>
    <w:rPr>
      <w:rFonts w:ascii="Arial Bold" w:hAnsi="Arial Bold"/>
      <w:caps/>
    </w:rPr>
  </w:style>
  <w:style w:type="character" w:customStyle="1" w:styleId="TOC1Char">
    <w:name w:val="TOC 1 Char"/>
    <w:basedOn w:val="Heading1TOCChar"/>
    <w:link w:val="TOC1"/>
    <w:uiPriority w:val="39"/>
    <w:locked/>
    <w:rsid w:val="00C40309"/>
    <w:rPr>
      <w:rFonts w:ascii="Arial Bold" w:hAnsi="Arial Bold" w:cs="Times New Roman"/>
      <w:b/>
      <w:caps/>
      <w:color w:val="0000FF"/>
    </w:rPr>
  </w:style>
  <w:style w:type="character" w:customStyle="1" w:styleId="Heading2TOCChar">
    <w:name w:val="Heading2TOC Char"/>
    <w:basedOn w:val="DefaultParagraphFont"/>
    <w:link w:val="Heading2TOC"/>
    <w:uiPriority w:val="99"/>
    <w:locked/>
    <w:rsid w:val="00E831CA"/>
    <w:rPr>
      <w:rFonts w:ascii="Arial" w:hAnsi="Arial" w:cs="Times New Roman"/>
      <w:color w:val="0000FF"/>
    </w:rPr>
  </w:style>
  <w:style w:type="paragraph" w:styleId="TOC2">
    <w:name w:val="toc 2"/>
    <w:basedOn w:val="Heading2TOC"/>
    <w:next w:val="Normal"/>
    <w:link w:val="TOC2Char"/>
    <w:autoRedefine/>
    <w:uiPriority w:val="39"/>
    <w:rsid w:val="006D63AA"/>
    <w:pPr>
      <w:tabs>
        <w:tab w:val="left" w:pos="1440"/>
        <w:tab w:val="right" w:leader="dot" w:pos="9072"/>
      </w:tabs>
    </w:pPr>
  </w:style>
  <w:style w:type="character" w:customStyle="1" w:styleId="TOC2Char">
    <w:name w:val="TOC 2 Char"/>
    <w:basedOn w:val="Heading2TOCChar"/>
    <w:link w:val="TOC2"/>
    <w:uiPriority w:val="39"/>
    <w:locked/>
    <w:rsid w:val="006D63AA"/>
    <w:rPr>
      <w:rFonts w:ascii="Arial" w:hAnsi="Arial" w:cs="Times New Roman"/>
      <w:color w:val="0000FF"/>
    </w:rPr>
  </w:style>
  <w:style w:type="paragraph" w:customStyle="1" w:styleId="Application">
    <w:name w:val="Application"/>
    <w:next w:val="Front1"/>
    <w:uiPriority w:val="99"/>
    <w:rsid w:val="00BB3C66"/>
    <w:pPr>
      <w:keepNext/>
      <w:tabs>
        <w:tab w:val="left" w:pos="720"/>
      </w:tabs>
      <w:suppressAutoHyphens/>
      <w:autoSpaceDE w:val="0"/>
      <w:autoSpaceDN w:val="0"/>
      <w:adjustRightInd w:val="0"/>
      <w:spacing w:before="720" w:after="720" w:line="260" w:lineRule="atLeast"/>
      <w:jc w:val="center"/>
    </w:pPr>
    <w:rPr>
      <w:rFonts w:ascii="Arial" w:hAnsi="Arial" w:cs="Arial"/>
      <w:b/>
      <w:bCs/>
      <w:caps/>
      <w:color w:val="000000"/>
      <w:w w:val="0"/>
      <w:sz w:val="24"/>
      <w:szCs w:val="24"/>
      <w:lang w:eastAsia="en-GB"/>
    </w:rPr>
  </w:style>
  <w:style w:type="paragraph" w:customStyle="1" w:styleId="Appendix1NoNumber">
    <w:name w:val="Appendix1NoNumber"/>
    <w:next w:val="Text1"/>
    <w:uiPriority w:val="99"/>
    <w:rsid w:val="00256B1C"/>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Note5">
    <w:name w:val="Note5"/>
    <w:next w:val="Text1"/>
    <w:uiPriority w:val="99"/>
    <w:rsid w:val="001A3BD7"/>
    <w:pPr>
      <w:tabs>
        <w:tab w:val="left" w:pos="2880"/>
      </w:tabs>
      <w:suppressAutoHyphens/>
      <w:autoSpaceDE w:val="0"/>
      <w:autoSpaceDN w:val="0"/>
      <w:adjustRightInd w:val="0"/>
      <w:spacing w:before="160" w:after="160" w:line="260" w:lineRule="atLeast"/>
      <w:ind w:left="2880" w:hanging="720"/>
    </w:pPr>
    <w:rPr>
      <w:rFonts w:ascii="Times New Roman" w:hAnsi="Times New Roman"/>
      <w:i/>
      <w:iCs/>
      <w:color w:val="000000"/>
      <w:w w:val="0"/>
      <w:lang w:eastAsia="en-GB"/>
    </w:rPr>
  </w:style>
  <w:style w:type="paragraph" w:customStyle="1" w:styleId="Note6">
    <w:name w:val="Note6"/>
    <w:next w:val="Text1"/>
    <w:uiPriority w:val="99"/>
    <w:rsid w:val="001A3BD7"/>
    <w:pPr>
      <w:tabs>
        <w:tab w:val="left" w:pos="3240"/>
      </w:tabs>
      <w:suppressAutoHyphens/>
      <w:autoSpaceDE w:val="0"/>
      <w:autoSpaceDN w:val="0"/>
      <w:adjustRightInd w:val="0"/>
      <w:spacing w:before="160" w:after="160" w:line="260" w:lineRule="atLeast"/>
      <w:ind w:left="3240" w:hanging="720"/>
    </w:pPr>
    <w:rPr>
      <w:rFonts w:ascii="Times New Roman" w:hAnsi="Times New Roman"/>
      <w:i/>
      <w:iCs/>
      <w:color w:val="000000"/>
      <w:w w:val="0"/>
      <w:lang w:eastAsia="en-GB"/>
    </w:rPr>
  </w:style>
  <w:style w:type="paragraph" w:customStyle="1" w:styleId="Warning4">
    <w:name w:val="Warning4"/>
    <w:next w:val="Text1"/>
    <w:uiPriority w:val="99"/>
    <w:rsid w:val="00D91DBF"/>
    <w:pPr>
      <w:tabs>
        <w:tab w:val="left" w:pos="3240"/>
      </w:tabs>
      <w:suppressAutoHyphens/>
      <w:autoSpaceDE w:val="0"/>
      <w:autoSpaceDN w:val="0"/>
      <w:adjustRightInd w:val="0"/>
      <w:spacing w:before="140" w:after="140" w:line="280" w:lineRule="atLeast"/>
      <w:ind w:left="3240" w:hanging="1440"/>
    </w:pPr>
    <w:rPr>
      <w:rFonts w:ascii="Times New Roman" w:hAnsi="Times New Roman"/>
      <w:b/>
      <w:bCs/>
      <w:i/>
      <w:iCs/>
      <w:color w:val="000000"/>
      <w:w w:val="0"/>
      <w:sz w:val="24"/>
      <w:szCs w:val="24"/>
      <w:lang w:eastAsia="en-GB"/>
    </w:rPr>
  </w:style>
  <w:style w:type="paragraph" w:customStyle="1" w:styleId="Warning5">
    <w:name w:val="Warning5"/>
    <w:next w:val="Text1"/>
    <w:uiPriority w:val="99"/>
    <w:rsid w:val="00D91DBF"/>
    <w:pPr>
      <w:tabs>
        <w:tab w:val="left" w:pos="3600"/>
      </w:tabs>
      <w:suppressAutoHyphens/>
      <w:autoSpaceDE w:val="0"/>
      <w:autoSpaceDN w:val="0"/>
      <w:adjustRightInd w:val="0"/>
      <w:spacing w:before="140" w:after="140" w:line="280" w:lineRule="atLeast"/>
      <w:ind w:left="3600" w:hanging="1440"/>
    </w:pPr>
    <w:rPr>
      <w:rFonts w:ascii="Times New Roman" w:hAnsi="Times New Roman"/>
      <w:b/>
      <w:bCs/>
      <w:i/>
      <w:iCs/>
      <w:color w:val="000000"/>
      <w:w w:val="0"/>
      <w:sz w:val="24"/>
      <w:szCs w:val="24"/>
      <w:lang w:eastAsia="en-GB"/>
    </w:rPr>
  </w:style>
  <w:style w:type="paragraph" w:customStyle="1" w:styleId="Warning6">
    <w:name w:val="Warning6"/>
    <w:next w:val="Text1"/>
    <w:uiPriority w:val="99"/>
    <w:rsid w:val="00D91DBF"/>
    <w:pPr>
      <w:tabs>
        <w:tab w:val="left" w:pos="3960"/>
      </w:tabs>
      <w:suppressAutoHyphens/>
      <w:autoSpaceDE w:val="0"/>
      <w:autoSpaceDN w:val="0"/>
      <w:adjustRightInd w:val="0"/>
      <w:spacing w:before="140" w:after="140" w:line="280" w:lineRule="atLeast"/>
      <w:ind w:left="3960" w:hanging="1440"/>
    </w:pPr>
    <w:rPr>
      <w:rFonts w:ascii="Times New Roman" w:hAnsi="Times New Roman"/>
      <w:b/>
      <w:bCs/>
      <w:i/>
      <w:iCs/>
      <w:color w:val="000000"/>
      <w:w w:val="0"/>
      <w:sz w:val="24"/>
      <w:szCs w:val="24"/>
      <w:lang w:eastAsia="en-GB"/>
    </w:rPr>
  </w:style>
  <w:style w:type="paragraph" w:customStyle="1" w:styleId="TitleTOC">
    <w:name w:val="TitleTOC"/>
    <w:uiPriority w:val="99"/>
    <w:rsid w:val="004A42A6"/>
    <w:pPr>
      <w:pageBreakBefore/>
      <w:widowControl w:val="0"/>
      <w:autoSpaceDE w:val="0"/>
      <w:autoSpaceDN w:val="0"/>
      <w:adjustRightInd w:val="0"/>
      <w:spacing w:line="260" w:lineRule="atLeast"/>
    </w:pPr>
    <w:rPr>
      <w:rFonts w:ascii="Arial" w:hAnsi="Arial" w:cs="Arial"/>
      <w:b/>
      <w:bCs/>
      <w:color w:val="000000"/>
      <w:w w:val="0"/>
      <w:lang w:eastAsia="en-GB"/>
    </w:rPr>
  </w:style>
  <w:style w:type="paragraph" w:customStyle="1" w:styleId="TableTitleFull">
    <w:name w:val="TableTitleFull"/>
    <w:uiPriority w:val="99"/>
    <w:rsid w:val="00943AB9"/>
    <w:pPr>
      <w:tabs>
        <w:tab w:val="left" w:pos="1080"/>
      </w:tabs>
      <w:suppressAutoHyphens/>
      <w:autoSpaceDE w:val="0"/>
      <w:autoSpaceDN w:val="0"/>
      <w:adjustRightInd w:val="0"/>
      <w:spacing w:line="240" w:lineRule="atLeast"/>
      <w:ind w:left="1080" w:hanging="1080"/>
    </w:pPr>
    <w:rPr>
      <w:rFonts w:ascii="Arial" w:hAnsi="Arial" w:cs="Arial"/>
      <w:b/>
      <w:bCs/>
      <w:color w:val="000000"/>
      <w:w w:val="0"/>
      <w:sz w:val="20"/>
      <w:szCs w:val="20"/>
      <w:lang w:eastAsia="en-GB"/>
    </w:rPr>
  </w:style>
  <w:style w:type="paragraph" w:customStyle="1" w:styleId="TableTitleFullTOC">
    <w:name w:val="TableTitleFullTOC"/>
    <w:uiPriority w:val="99"/>
    <w:rsid w:val="008F2CF2"/>
    <w:pPr>
      <w:widowControl w:val="0"/>
      <w:tabs>
        <w:tab w:val="right" w:leader="dot" w:pos="9360"/>
      </w:tabs>
      <w:suppressAutoHyphens/>
      <w:autoSpaceDE w:val="0"/>
      <w:autoSpaceDN w:val="0"/>
      <w:adjustRightInd w:val="0"/>
      <w:spacing w:line="280" w:lineRule="atLeast"/>
      <w:ind w:firstLine="720"/>
    </w:pPr>
    <w:rPr>
      <w:rFonts w:ascii="Times New Roman" w:hAnsi="Times New Roman"/>
      <w:color w:val="000000"/>
      <w:w w:val="0"/>
      <w:sz w:val="24"/>
      <w:szCs w:val="24"/>
      <w:lang w:eastAsia="en-GB"/>
    </w:rPr>
  </w:style>
  <w:style w:type="paragraph" w:customStyle="1" w:styleId="TableTitleTOC">
    <w:name w:val="TableTitleTOC"/>
    <w:uiPriority w:val="99"/>
    <w:rsid w:val="008F0C66"/>
    <w:pPr>
      <w:widowControl w:val="0"/>
      <w:tabs>
        <w:tab w:val="right" w:leader="dot" w:pos="9360"/>
      </w:tabs>
      <w:suppressAutoHyphens/>
      <w:autoSpaceDE w:val="0"/>
      <w:autoSpaceDN w:val="0"/>
      <w:adjustRightInd w:val="0"/>
      <w:spacing w:line="280" w:lineRule="atLeast"/>
      <w:ind w:left="720"/>
    </w:pPr>
    <w:rPr>
      <w:rFonts w:ascii="Times New Roman" w:hAnsi="Times New Roman"/>
      <w:color w:val="000000"/>
      <w:w w:val="0"/>
      <w:sz w:val="24"/>
      <w:szCs w:val="24"/>
      <w:lang w:eastAsia="en-GB"/>
    </w:rPr>
  </w:style>
  <w:style w:type="character" w:customStyle="1" w:styleId="Symbol">
    <w:name w:val="Symbol"/>
    <w:uiPriority w:val="99"/>
    <w:rsid w:val="00A638F2"/>
    <w:rPr>
      <w:rFonts w:ascii="Symbol" w:hAnsi="Symbol"/>
      <w:spacing w:val="0"/>
      <w:w w:val="100"/>
      <w:sz w:val="22"/>
    </w:rPr>
  </w:style>
  <w:style w:type="character" w:customStyle="1" w:styleId="Superscript">
    <w:name w:val="Superscript"/>
    <w:uiPriority w:val="99"/>
    <w:rsid w:val="00912CB6"/>
    <w:rPr>
      <w:w w:val="100"/>
      <w:vertAlign w:val="superscript"/>
      <w:lang w:val="en-US"/>
    </w:rPr>
  </w:style>
  <w:style w:type="character" w:customStyle="1" w:styleId="Subscript">
    <w:name w:val="Subscript"/>
    <w:uiPriority w:val="99"/>
    <w:rsid w:val="0099340E"/>
    <w:rPr>
      <w:spacing w:val="0"/>
      <w:w w:val="100"/>
      <w:sz w:val="18"/>
      <w:vertAlign w:val="subscript"/>
      <w:lang w:val="en-US"/>
    </w:rPr>
  </w:style>
  <w:style w:type="character" w:customStyle="1" w:styleId="RedItalic">
    <w:name w:val="RedItalic"/>
    <w:uiPriority w:val="99"/>
    <w:rsid w:val="00F52BCC"/>
    <w:rPr>
      <w:i/>
      <w:color w:val="FF0000"/>
    </w:rPr>
  </w:style>
  <w:style w:type="character" w:customStyle="1" w:styleId="Red">
    <w:name w:val="Red"/>
    <w:uiPriority w:val="99"/>
    <w:rsid w:val="008C6329"/>
    <w:rPr>
      <w:color w:val="FF0000"/>
      <w:w w:val="100"/>
      <w:lang w:val="en-US"/>
    </w:rPr>
  </w:style>
  <w:style w:type="paragraph" w:customStyle="1" w:styleId="Part">
    <w:name w:val="Part"/>
    <w:next w:val="Text1"/>
    <w:uiPriority w:val="99"/>
    <w:rsid w:val="004C3C7C"/>
    <w:pPr>
      <w:keepNext/>
      <w:tabs>
        <w:tab w:val="left" w:pos="720"/>
      </w:tabs>
      <w:suppressAutoHyphens/>
      <w:autoSpaceDE w:val="0"/>
      <w:autoSpaceDN w:val="0"/>
      <w:adjustRightInd w:val="0"/>
      <w:spacing w:before="520" w:after="120" w:line="260" w:lineRule="atLeast"/>
      <w:jc w:val="center"/>
    </w:pPr>
    <w:rPr>
      <w:rFonts w:ascii="Arial" w:hAnsi="Arial" w:cs="Arial"/>
      <w:b/>
      <w:bCs/>
      <w:caps/>
      <w:color w:val="000000"/>
      <w:w w:val="0"/>
      <w:lang w:eastAsia="en-GB"/>
    </w:rPr>
  </w:style>
  <w:style w:type="paragraph" w:customStyle="1" w:styleId="PartNoNum">
    <w:name w:val="PartNoNum"/>
    <w:next w:val="Text1"/>
    <w:uiPriority w:val="99"/>
    <w:rsid w:val="004C3C7C"/>
    <w:pPr>
      <w:keepNext/>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NoNumTOC">
    <w:name w:val="PartNoNum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C">
    <w:name w:val="Part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PartTop">
    <w:name w:val="PartTop"/>
    <w:next w:val="Text1"/>
    <w:uiPriority w:val="99"/>
    <w:rsid w:val="004C3C7C"/>
    <w:pPr>
      <w:keepNext/>
      <w:pageBreakBefore/>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lang w:eastAsia="en-GB"/>
    </w:rPr>
  </w:style>
  <w:style w:type="paragraph" w:customStyle="1" w:styleId="PartTopTOC">
    <w:name w:val="PartTopTOC"/>
    <w:uiPriority w:val="99"/>
    <w:rsid w:val="004C3C7C"/>
    <w:pPr>
      <w:widowControl w:val="0"/>
      <w:tabs>
        <w:tab w:val="left" w:pos="1440"/>
        <w:tab w:val="right" w:leader="dot" w:pos="9060"/>
      </w:tabs>
      <w:suppressAutoHyphens/>
      <w:autoSpaceDE w:val="0"/>
      <w:autoSpaceDN w:val="0"/>
      <w:adjustRightInd w:val="0"/>
      <w:spacing w:before="120" w:after="120" w:line="260" w:lineRule="atLeast"/>
      <w:ind w:left="1440" w:hanging="1440"/>
    </w:pPr>
    <w:rPr>
      <w:rFonts w:ascii="Arial" w:hAnsi="Arial" w:cs="Arial"/>
      <w:b/>
      <w:bCs/>
      <w:color w:val="0000FF"/>
      <w:w w:val="0"/>
      <w:lang w:eastAsia="en-GB"/>
    </w:rPr>
  </w:style>
  <w:style w:type="paragraph" w:customStyle="1" w:styleId="Heading1Top">
    <w:name w:val="Heading1 Top"/>
    <w:next w:val="Text1"/>
    <w:uiPriority w:val="99"/>
    <w:rsid w:val="003D331E"/>
    <w:pPr>
      <w:keepNext/>
      <w:pageBreakBefore/>
      <w:tabs>
        <w:tab w:val="left" w:pos="720"/>
        <w:tab w:val="right" w:leader="dot" w:pos="906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TopTOC">
    <w:name w:val="Heading1 TopTOC"/>
    <w:uiPriority w:val="99"/>
    <w:rsid w:val="007154F2"/>
    <w:pPr>
      <w:widowControl w:val="0"/>
      <w:tabs>
        <w:tab w:val="left" w:pos="720"/>
        <w:tab w:val="right" w:leader="dot" w:pos="9060"/>
      </w:tabs>
      <w:suppressAutoHyphens/>
      <w:autoSpaceDE w:val="0"/>
      <w:autoSpaceDN w:val="0"/>
      <w:adjustRightInd w:val="0"/>
      <w:spacing w:before="120" w:after="120" w:line="260" w:lineRule="atLeast"/>
      <w:ind w:left="720" w:hanging="720"/>
    </w:pPr>
    <w:rPr>
      <w:rFonts w:ascii="Arial" w:hAnsi="Arial" w:cs="Arial"/>
      <w:b/>
      <w:bCs/>
      <w:color w:val="0000FF"/>
      <w:w w:val="0"/>
      <w:lang w:eastAsia="en-GB"/>
    </w:rPr>
  </w:style>
  <w:style w:type="paragraph" w:customStyle="1" w:styleId="Heading1NoNumber">
    <w:name w:val="Heading1NoNumber"/>
    <w:next w:val="Text1"/>
    <w:uiPriority w:val="99"/>
    <w:rsid w:val="00D900C7"/>
    <w:pPr>
      <w:keepNext/>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p">
    <w:name w:val="Heading1NoNumber Top"/>
    <w:next w:val="Text1"/>
    <w:uiPriority w:val="99"/>
    <w:rsid w:val="00E837DF"/>
    <w:pPr>
      <w:keepNext/>
      <w:pageBreakBefore/>
      <w:tabs>
        <w:tab w:val="left" w:pos="720"/>
      </w:tabs>
      <w:suppressAutoHyphens/>
      <w:autoSpaceDE w:val="0"/>
      <w:autoSpaceDN w:val="0"/>
      <w:adjustRightInd w:val="0"/>
      <w:spacing w:before="240" w:after="120" w:line="240" w:lineRule="atLeast"/>
      <w:ind w:left="720" w:hanging="720"/>
    </w:pPr>
    <w:rPr>
      <w:rFonts w:ascii="Arial" w:hAnsi="Arial" w:cs="Arial"/>
      <w:b/>
      <w:bCs/>
      <w:caps/>
      <w:color w:val="000000"/>
      <w:w w:val="0"/>
      <w:lang w:eastAsia="en-GB"/>
    </w:rPr>
  </w:style>
  <w:style w:type="paragraph" w:customStyle="1" w:styleId="Heading1NoNumberTOC">
    <w:name w:val="Heading1NoNumberTOC"/>
    <w:uiPriority w:val="99"/>
    <w:rsid w:val="00B14827"/>
    <w:pPr>
      <w:widowControl w:val="0"/>
      <w:tabs>
        <w:tab w:val="right" w:leader="dot" w:pos="9360"/>
      </w:tabs>
      <w:suppressAutoHyphens/>
      <w:autoSpaceDE w:val="0"/>
      <w:autoSpaceDN w:val="0"/>
      <w:adjustRightInd w:val="0"/>
      <w:spacing w:line="260" w:lineRule="atLeast"/>
      <w:ind w:left="520"/>
    </w:pPr>
    <w:rPr>
      <w:rFonts w:ascii="Arial" w:hAnsi="Arial" w:cs="Arial"/>
      <w:b/>
      <w:bCs/>
      <w:color w:val="000000"/>
      <w:w w:val="0"/>
      <w:lang w:eastAsia="en-GB"/>
    </w:rPr>
  </w:style>
  <w:style w:type="paragraph" w:customStyle="1" w:styleId="Heading2NoNumber">
    <w:name w:val="Heading2NoNumber"/>
    <w:next w:val="Text1"/>
    <w:uiPriority w:val="99"/>
    <w:rsid w:val="00907ABC"/>
    <w:pPr>
      <w:keepNext/>
      <w:tabs>
        <w:tab w:val="left" w:pos="720"/>
      </w:tabs>
      <w:suppressAutoHyphens/>
      <w:autoSpaceDE w:val="0"/>
      <w:autoSpaceDN w:val="0"/>
      <w:adjustRightInd w:val="0"/>
      <w:spacing w:before="240" w:after="120" w:line="240" w:lineRule="atLeast"/>
      <w:ind w:left="720" w:hanging="720"/>
    </w:pPr>
    <w:rPr>
      <w:rFonts w:ascii="Arial" w:hAnsi="Arial" w:cs="Arial"/>
      <w:b/>
      <w:bCs/>
      <w:color w:val="000000"/>
      <w:w w:val="0"/>
      <w:lang w:eastAsia="en-GB"/>
    </w:rPr>
  </w:style>
  <w:style w:type="paragraph" w:customStyle="1" w:styleId="Heading3TOC">
    <w:name w:val="Heading3TOC"/>
    <w:uiPriority w:val="99"/>
    <w:rsid w:val="00A96689"/>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Heading4TOC">
    <w:name w:val="Heading4TOC"/>
    <w:uiPriority w:val="99"/>
    <w:rsid w:val="00E86B8A"/>
    <w:pPr>
      <w:widowControl w:val="0"/>
      <w:tabs>
        <w:tab w:val="left" w:leader="dot" w:pos="1440"/>
        <w:tab w:val="right" w:leader="dot" w:pos="9060"/>
      </w:tabs>
      <w:suppressAutoHyphens/>
      <w:autoSpaceDE w:val="0"/>
      <w:autoSpaceDN w:val="0"/>
      <w:adjustRightInd w:val="0"/>
      <w:spacing w:line="260" w:lineRule="atLeast"/>
      <w:ind w:firstLine="720"/>
    </w:pPr>
    <w:rPr>
      <w:rFonts w:ascii="Arial" w:hAnsi="Arial" w:cs="Arial"/>
      <w:color w:val="000000"/>
      <w:w w:val="0"/>
      <w:lang w:eastAsia="en-GB"/>
    </w:rPr>
  </w:style>
  <w:style w:type="paragraph" w:customStyle="1" w:styleId="Front3">
    <w:name w:val="Front3"/>
    <w:next w:val="Front2"/>
    <w:uiPriority w:val="99"/>
    <w:rsid w:val="00A424DE"/>
    <w:pPr>
      <w:keepNext/>
      <w:tabs>
        <w:tab w:val="left" w:pos="720"/>
      </w:tabs>
      <w:suppressAutoHyphens/>
      <w:autoSpaceDE w:val="0"/>
      <w:autoSpaceDN w:val="0"/>
      <w:adjustRightInd w:val="0"/>
      <w:spacing w:after="120" w:line="240" w:lineRule="atLeast"/>
      <w:jc w:val="center"/>
    </w:pPr>
    <w:rPr>
      <w:rFonts w:ascii="Times New Roman" w:hAnsi="Times New Roman"/>
      <w:i/>
      <w:iCs/>
      <w:color w:val="000000"/>
      <w:w w:val="0"/>
      <w:lang w:eastAsia="en-GB"/>
    </w:rPr>
  </w:style>
  <w:style w:type="paragraph" w:customStyle="1" w:styleId="Front4">
    <w:name w:val="Front4"/>
    <w:uiPriority w:val="99"/>
    <w:rsid w:val="0062508F"/>
    <w:pPr>
      <w:keepNext/>
      <w:tabs>
        <w:tab w:val="left" w:pos="720"/>
      </w:tabs>
      <w:suppressAutoHyphens/>
      <w:autoSpaceDE w:val="0"/>
      <w:autoSpaceDN w:val="0"/>
      <w:adjustRightInd w:val="0"/>
      <w:spacing w:after="120" w:line="240" w:lineRule="atLeast"/>
      <w:ind w:left="1701" w:right="1701"/>
      <w:jc w:val="both"/>
    </w:pPr>
    <w:rPr>
      <w:rFonts w:ascii="Times New Roman" w:hAnsi="Times New Roman"/>
      <w:i/>
      <w:iCs/>
      <w:color w:val="000000"/>
      <w:w w:val="0"/>
      <w:lang w:eastAsia="en-GB"/>
    </w:rPr>
  </w:style>
  <w:style w:type="paragraph" w:customStyle="1" w:styleId="FigureTitle4">
    <w:name w:val="FigureTitle4"/>
    <w:next w:val="Text1"/>
    <w:uiPriority w:val="99"/>
    <w:rsid w:val="00870E0D"/>
    <w:pPr>
      <w:tabs>
        <w:tab w:val="left" w:pos="2520"/>
      </w:tabs>
      <w:suppressAutoHyphens/>
      <w:autoSpaceDE w:val="0"/>
      <w:autoSpaceDN w:val="0"/>
      <w:adjustRightInd w:val="0"/>
      <w:spacing w:before="360" w:after="160" w:line="240" w:lineRule="atLeast"/>
      <w:ind w:left="2520" w:hanging="1080"/>
    </w:pPr>
    <w:rPr>
      <w:rFonts w:ascii="Arial" w:hAnsi="Arial" w:cs="Arial"/>
      <w:b/>
      <w:bCs/>
      <w:color w:val="000000"/>
      <w:w w:val="0"/>
      <w:sz w:val="20"/>
      <w:szCs w:val="20"/>
      <w:lang w:eastAsia="en-GB"/>
    </w:rPr>
  </w:style>
  <w:style w:type="paragraph" w:customStyle="1" w:styleId="FigureTitle5">
    <w:name w:val="FigureTitle5"/>
    <w:next w:val="Text1"/>
    <w:uiPriority w:val="99"/>
    <w:rsid w:val="00870E0D"/>
    <w:pPr>
      <w:tabs>
        <w:tab w:val="left" w:pos="2880"/>
      </w:tabs>
      <w:suppressAutoHyphens/>
      <w:autoSpaceDE w:val="0"/>
      <w:autoSpaceDN w:val="0"/>
      <w:adjustRightInd w:val="0"/>
      <w:spacing w:before="360" w:after="160" w:line="240" w:lineRule="atLeast"/>
      <w:ind w:left="2880" w:hanging="1080"/>
    </w:pPr>
    <w:rPr>
      <w:rFonts w:ascii="Arial" w:hAnsi="Arial" w:cs="Arial"/>
      <w:b/>
      <w:bCs/>
      <w:color w:val="000000"/>
      <w:w w:val="0"/>
      <w:sz w:val="20"/>
      <w:szCs w:val="20"/>
      <w:lang w:eastAsia="en-GB"/>
    </w:rPr>
  </w:style>
  <w:style w:type="paragraph" w:customStyle="1" w:styleId="FigureTitleDouble">
    <w:name w:val="FigureTitleDoubl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Narrow" w:hAnsi="Arial Narrow" w:cs="Arial Narrow"/>
      <w:b/>
      <w:bCs/>
      <w:color w:val="000000"/>
      <w:w w:val="0"/>
      <w:sz w:val="20"/>
      <w:szCs w:val="20"/>
      <w:lang w:eastAsia="en-GB"/>
    </w:rPr>
  </w:style>
  <w:style w:type="paragraph" w:customStyle="1" w:styleId="FigureTitleWide">
    <w:name w:val="FigureTitleWide"/>
    <w:next w:val="Text1"/>
    <w:uiPriority w:val="99"/>
    <w:rsid w:val="00870E0D"/>
    <w:pPr>
      <w:tabs>
        <w:tab w:val="left" w:pos="1000"/>
      </w:tabs>
      <w:suppressAutoHyphens/>
      <w:autoSpaceDE w:val="0"/>
      <w:autoSpaceDN w:val="0"/>
      <w:adjustRightInd w:val="0"/>
      <w:spacing w:before="360" w:after="160" w:line="240" w:lineRule="atLeast"/>
      <w:ind w:left="1000" w:hanging="1000"/>
    </w:pPr>
    <w:rPr>
      <w:rFonts w:ascii="Arial" w:hAnsi="Arial" w:cs="Arial"/>
      <w:b/>
      <w:bCs/>
      <w:color w:val="000000"/>
      <w:w w:val="0"/>
      <w:sz w:val="20"/>
      <w:szCs w:val="20"/>
      <w:lang w:eastAsia="en-GB"/>
    </w:rPr>
  </w:style>
  <w:style w:type="paragraph" w:customStyle="1" w:styleId="Comment1">
    <w:name w:val="Comment1"/>
    <w:next w:val="Text1"/>
    <w:uiPriority w:val="99"/>
    <w:rsid w:val="00FA62AF"/>
    <w:pPr>
      <w:tabs>
        <w:tab w:val="left" w:pos="1800"/>
      </w:tabs>
      <w:suppressAutoHyphens/>
      <w:autoSpaceDE w:val="0"/>
      <w:autoSpaceDN w:val="0"/>
      <w:adjustRightInd w:val="0"/>
      <w:spacing w:before="120" w:line="260" w:lineRule="atLeast"/>
      <w:ind w:left="1800" w:hanging="1080"/>
    </w:pPr>
    <w:rPr>
      <w:rFonts w:ascii="Times New Roman" w:hAnsi="Times New Roman"/>
      <w:i/>
      <w:iCs/>
      <w:color w:val="000000"/>
      <w:w w:val="0"/>
      <w:lang w:eastAsia="en-GB"/>
    </w:rPr>
  </w:style>
  <w:style w:type="paragraph" w:customStyle="1" w:styleId="Comment1Continued">
    <w:name w:val="Comment1Continued"/>
    <w:uiPriority w:val="99"/>
    <w:rsid w:val="006E09EA"/>
    <w:pPr>
      <w:suppressAutoHyphens/>
      <w:autoSpaceDE w:val="0"/>
      <w:autoSpaceDN w:val="0"/>
      <w:adjustRightInd w:val="0"/>
      <w:spacing w:before="120" w:line="260" w:lineRule="atLeast"/>
      <w:ind w:left="1800"/>
    </w:pPr>
    <w:rPr>
      <w:rFonts w:ascii="Times New Roman" w:hAnsi="Times New Roman"/>
      <w:i/>
      <w:iCs/>
      <w:color w:val="000000"/>
      <w:w w:val="0"/>
      <w:lang w:eastAsia="en-GB"/>
    </w:rPr>
  </w:style>
  <w:style w:type="paragraph" w:customStyle="1" w:styleId="Comment1List1">
    <w:name w:val="Comment1List1"/>
    <w:next w:val="Text2"/>
    <w:uiPriority w:val="99"/>
    <w:rsid w:val="0079744D"/>
    <w:pPr>
      <w:tabs>
        <w:tab w:val="left" w:pos="2160"/>
      </w:tabs>
      <w:suppressAutoHyphens/>
      <w:autoSpaceDE w:val="0"/>
      <w:autoSpaceDN w:val="0"/>
      <w:adjustRightInd w:val="0"/>
      <w:spacing w:before="120" w:line="260" w:lineRule="atLeast"/>
      <w:ind w:left="2160" w:hanging="1080"/>
    </w:pPr>
    <w:rPr>
      <w:rFonts w:ascii="Times New Roman" w:hAnsi="Times New Roman"/>
      <w:i/>
      <w:iCs/>
      <w:color w:val="000000"/>
      <w:w w:val="0"/>
      <w:lang w:eastAsia="en-GB"/>
    </w:rPr>
  </w:style>
  <w:style w:type="paragraph" w:customStyle="1" w:styleId="Comment1List1Continued">
    <w:name w:val="Comment1List1Continued"/>
    <w:next w:val="Text2"/>
    <w:uiPriority w:val="99"/>
    <w:rsid w:val="00EB7496"/>
    <w:pPr>
      <w:tabs>
        <w:tab w:val="left" w:pos="2160"/>
      </w:tabs>
      <w:suppressAutoHyphens/>
      <w:autoSpaceDE w:val="0"/>
      <w:autoSpaceDN w:val="0"/>
      <w:adjustRightInd w:val="0"/>
      <w:spacing w:before="120" w:line="260" w:lineRule="atLeast"/>
      <w:ind w:left="2160"/>
    </w:pPr>
    <w:rPr>
      <w:rFonts w:ascii="Times New Roman" w:hAnsi="Times New Roman"/>
      <w:i/>
      <w:iCs/>
      <w:color w:val="000000"/>
      <w:w w:val="0"/>
      <w:lang w:eastAsia="en-GB"/>
    </w:rPr>
  </w:style>
  <w:style w:type="paragraph" w:customStyle="1" w:styleId="Comment2">
    <w:name w:val="Comment2"/>
    <w:next w:val="Text2"/>
    <w:uiPriority w:val="99"/>
    <w:rsid w:val="00EB7381"/>
    <w:pPr>
      <w:tabs>
        <w:tab w:val="left" w:pos="2520"/>
      </w:tabs>
      <w:suppressAutoHyphens/>
      <w:autoSpaceDE w:val="0"/>
      <w:autoSpaceDN w:val="0"/>
      <w:adjustRightInd w:val="0"/>
      <w:spacing w:before="120" w:line="260" w:lineRule="atLeast"/>
      <w:ind w:left="2520" w:hanging="1080"/>
    </w:pPr>
    <w:rPr>
      <w:rFonts w:ascii="Times New Roman" w:hAnsi="Times New Roman"/>
      <w:i/>
      <w:iCs/>
      <w:color w:val="000000"/>
      <w:w w:val="0"/>
      <w:lang w:eastAsia="en-GB"/>
    </w:rPr>
  </w:style>
  <w:style w:type="paragraph" w:customStyle="1" w:styleId="Comment2Continued">
    <w:name w:val="Comment2Continued"/>
    <w:uiPriority w:val="99"/>
    <w:rsid w:val="007822F2"/>
    <w:pPr>
      <w:tabs>
        <w:tab w:val="left" w:pos="2520"/>
      </w:tabs>
      <w:suppressAutoHyphens/>
      <w:autoSpaceDE w:val="0"/>
      <w:autoSpaceDN w:val="0"/>
      <w:adjustRightInd w:val="0"/>
      <w:spacing w:before="120" w:line="260" w:lineRule="atLeast"/>
      <w:ind w:left="2520"/>
    </w:pPr>
    <w:rPr>
      <w:rFonts w:ascii="Times New Roman" w:hAnsi="Times New Roman"/>
      <w:i/>
      <w:iCs/>
      <w:color w:val="000000"/>
      <w:w w:val="0"/>
      <w:lang w:eastAsia="en-GB"/>
    </w:rPr>
  </w:style>
  <w:style w:type="paragraph" w:customStyle="1" w:styleId="Comment3">
    <w:name w:val="Comment3"/>
    <w:next w:val="Text3"/>
    <w:uiPriority w:val="99"/>
    <w:rsid w:val="00087FF0"/>
    <w:pPr>
      <w:tabs>
        <w:tab w:val="left" w:pos="2880"/>
      </w:tabs>
      <w:suppressAutoHyphens/>
      <w:autoSpaceDE w:val="0"/>
      <w:autoSpaceDN w:val="0"/>
      <w:adjustRightInd w:val="0"/>
      <w:spacing w:before="120" w:line="260" w:lineRule="atLeast"/>
      <w:ind w:left="2880" w:hanging="1080"/>
    </w:pPr>
    <w:rPr>
      <w:rFonts w:ascii="Times New Roman" w:hAnsi="Times New Roman"/>
      <w:i/>
      <w:iCs/>
      <w:color w:val="000000"/>
      <w:w w:val="0"/>
      <w:lang w:eastAsia="en-GB"/>
    </w:rPr>
  </w:style>
  <w:style w:type="paragraph" w:customStyle="1" w:styleId="Comment3Continued">
    <w:name w:val="Comment3Continued"/>
    <w:uiPriority w:val="99"/>
    <w:rsid w:val="00CD63F0"/>
    <w:pPr>
      <w:suppressAutoHyphens/>
      <w:autoSpaceDE w:val="0"/>
      <w:autoSpaceDN w:val="0"/>
      <w:adjustRightInd w:val="0"/>
      <w:spacing w:before="120" w:line="260" w:lineRule="atLeast"/>
      <w:ind w:left="2880"/>
    </w:pPr>
    <w:rPr>
      <w:rFonts w:ascii="Times New Roman" w:hAnsi="Times New Roman"/>
      <w:i/>
      <w:iCs/>
      <w:color w:val="000000"/>
      <w:w w:val="0"/>
      <w:lang w:eastAsia="en-GB"/>
    </w:rPr>
  </w:style>
  <w:style w:type="paragraph" w:customStyle="1" w:styleId="Comment4">
    <w:name w:val="Comment4"/>
    <w:next w:val="Text4"/>
    <w:uiPriority w:val="99"/>
    <w:rsid w:val="00D014AB"/>
    <w:pPr>
      <w:tabs>
        <w:tab w:val="left" w:pos="3240"/>
      </w:tabs>
      <w:suppressAutoHyphens/>
      <w:autoSpaceDE w:val="0"/>
      <w:autoSpaceDN w:val="0"/>
      <w:adjustRightInd w:val="0"/>
      <w:spacing w:before="120" w:line="260" w:lineRule="atLeast"/>
      <w:ind w:left="3240" w:hanging="1080"/>
    </w:pPr>
    <w:rPr>
      <w:rFonts w:ascii="Times New Roman" w:hAnsi="Times New Roman"/>
      <w:i/>
      <w:iCs/>
      <w:color w:val="000000"/>
      <w:w w:val="0"/>
      <w:lang w:eastAsia="en-GB"/>
    </w:rPr>
  </w:style>
  <w:style w:type="paragraph" w:customStyle="1" w:styleId="Comment4Continued">
    <w:name w:val="Comment4Continued"/>
    <w:uiPriority w:val="99"/>
    <w:rsid w:val="00F6110C"/>
    <w:pPr>
      <w:suppressAutoHyphens/>
      <w:autoSpaceDE w:val="0"/>
      <w:autoSpaceDN w:val="0"/>
      <w:adjustRightInd w:val="0"/>
      <w:spacing w:before="120" w:line="260" w:lineRule="atLeast"/>
      <w:ind w:left="3240"/>
    </w:pPr>
    <w:rPr>
      <w:rFonts w:ascii="Times New Roman" w:hAnsi="Times New Roman"/>
      <w:i/>
      <w:iCs/>
      <w:color w:val="000000"/>
      <w:w w:val="0"/>
      <w:lang w:eastAsia="en-GB"/>
    </w:rPr>
  </w:style>
  <w:style w:type="character" w:customStyle="1" w:styleId="Bold-italic">
    <w:name w:val="Bold-italic"/>
    <w:uiPriority w:val="99"/>
    <w:rsid w:val="00F66456"/>
    <w:rPr>
      <w:b/>
      <w:i/>
      <w:w w:val="100"/>
      <w:lang w:val="en-US"/>
    </w:rPr>
  </w:style>
  <w:style w:type="character" w:customStyle="1" w:styleId="Bold">
    <w:name w:val="Bold"/>
    <w:uiPriority w:val="99"/>
    <w:rsid w:val="006C45A0"/>
    <w:rPr>
      <w:b/>
      <w:w w:val="100"/>
      <w:lang w:val="en-US"/>
    </w:rPr>
  </w:style>
  <w:style w:type="character" w:customStyle="1" w:styleId="Blue">
    <w:name w:val="Blue"/>
    <w:uiPriority w:val="99"/>
    <w:rsid w:val="006C45A0"/>
    <w:rPr>
      <w:color w:val="0000FF"/>
      <w:w w:val="100"/>
      <w:lang w:val="en-US"/>
    </w:rPr>
  </w:style>
  <w:style w:type="paragraph" w:customStyle="1" w:styleId="ApxTblTitleStart">
    <w:name w:val="ApxTblTitleStart"/>
    <w:next w:val="Text1"/>
    <w:uiPriority w:val="99"/>
    <w:rsid w:val="00454A52"/>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customStyle="1" w:styleId="ApxFigureTitleStart">
    <w:name w:val="ApxFigureTitleStart"/>
    <w:next w:val="Text1"/>
    <w:uiPriority w:val="99"/>
    <w:rsid w:val="002870C3"/>
    <w:pPr>
      <w:tabs>
        <w:tab w:val="left" w:pos="1080"/>
      </w:tabs>
      <w:suppressAutoHyphens/>
      <w:autoSpaceDE w:val="0"/>
      <w:autoSpaceDN w:val="0"/>
      <w:adjustRightInd w:val="0"/>
      <w:spacing w:before="360" w:after="160" w:line="240" w:lineRule="atLeast"/>
      <w:ind w:left="1080" w:hanging="1080"/>
    </w:pPr>
    <w:rPr>
      <w:rFonts w:ascii="Arial" w:hAnsi="Arial" w:cs="Arial"/>
      <w:b/>
      <w:bCs/>
      <w:color w:val="000000"/>
      <w:w w:val="0"/>
      <w:sz w:val="20"/>
      <w:szCs w:val="20"/>
      <w:lang w:eastAsia="en-GB"/>
    </w:rPr>
  </w:style>
  <w:style w:type="paragraph" w:styleId="ListParagraph">
    <w:name w:val="List Paragraph"/>
    <w:basedOn w:val="Normal"/>
    <w:uiPriority w:val="34"/>
    <w:qFormat/>
    <w:rsid w:val="00857789"/>
    <w:pPr>
      <w:autoSpaceDE/>
      <w:autoSpaceDN/>
      <w:adjustRightInd/>
      <w:spacing w:before="0" w:after="200" w:line="276" w:lineRule="auto"/>
    </w:pPr>
    <w:rPr>
      <w:color w:val="auto"/>
      <w:lang w:val="en-GB" w:eastAsia="en-GB"/>
    </w:rPr>
  </w:style>
  <w:style w:type="character" w:styleId="BookTitle">
    <w:name w:val="Book Title"/>
    <w:basedOn w:val="DefaultParagraphFont"/>
    <w:uiPriority w:val="99"/>
    <w:qFormat/>
    <w:rsid w:val="00E10395"/>
    <w:rPr>
      <w:rFonts w:cs="Times New Roman"/>
      <w:b/>
      <w:bCs/>
      <w:smallCaps/>
      <w:spacing w:val="5"/>
    </w:rPr>
  </w:style>
  <w:style w:type="character" w:styleId="IntenseReference">
    <w:name w:val="Intense Reference"/>
    <w:basedOn w:val="DefaultParagraphFont"/>
    <w:uiPriority w:val="99"/>
    <w:qFormat/>
    <w:rsid w:val="00383555"/>
    <w:rPr>
      <w:rFonts w:cs="Times New Roman"/>
      <w:b/>
      <w:bCs/>
      <w:smallCaps/>
      <w:color w:val="C0504D"/>
      <w:spacing w:val="5"/>
      <w:u w:val="single"/>
    </w:rPr>
  </w:style>
  <w:style w:type="character" w:styleId="SubtleReference">
    <w:name w:val="Subtle Reference"/>
    <w:basedOn w:val="DefaultParagraphFont"/>
    <w:uiPriority w:val="99"/>
    <w:qFormat/>
    <w:rsid w:val="00383555"/>
    <w:rPr>
      <w:rFonts w:cs="Times New Roman"/>
      <w:smallCaps/>
      <w:color w:val="C0504D"/>
      <w:u w:val="single"/>
    </w:rPr>
  </w:style>
  <w:style w:type="paragraph" w:styleId="Quote">
    <w:name w:val="Quote"/>
    <w:basedOn w:val="Normal"/>
    <w:next w:val="Normal"/>
    <w:link w:val="QuoteChar"/>
    <w:uiPriority w:val="99"/>
    <w:qFormat/>
    <w:rsid w:val="006E6D11"/>
    <w:pPr>
      <w:autoSpaceDE/>
      <w:autoSpaceDN/>
      <w:adjustRightInd/>
      <w:spacing w:before="0" w:after="200" w:line="276" w:lineRule="auto"/>
      <w:ind w:left="0"/>
    </w:pPr>
    <w:rPr>
      <w:rFonts w:ascii="Calibri" w:hAnsi="Calibri"/>
      <w:i/>
      <w:iCs/>
      <w:lang w:val="en-GB" w:eastAsia="en-GB"/>
    </w:rPr>
  </w:style>
  <w:style w:type="character" w:customStyle="1" w:styleId="QuoteChar">
    <w:name w:val="Quote Char"/>
    <w:basedOn w:val="DefaultParagraphFont"/>
    <w:link w:val="Quote"/>
    <w:uiPriority w:val="99"/>
    <w:locked/>
    <w:rsid w:val="006E6D11"/>
    <w:rPr>
      <w:rFonts w:cs="Times New Roman"/>
      <w:i/>
      <w:iCs/>
      <w:color w:val="000000"/>
      <w:lang w:val="en-GB" w:eastAsia="en-GB"/>
    </w:rPr>
  </w:style>
  <w:style w:type="paragraph" w:styleId="IntenseQuote">
    <w:name w:val="Intense Quote"/>
    <w:basedOn w:val="Normal"/>
    <w:next w:val="Normal"/>
    <w:link w:val="IntenseQuoteChar"/>
    <w:uiPriority w:val="99"/>
    <w:qFormat/>
    <w:rsid w:val="00444685"/>
    <w:pPr>
      <w:pBdr>
        <w:bottom w:val="single" w:sz="4" w:space="4" w:color="4F81BD"/>
      </w:pBdr>
      <w:autoSpaceDE/>
      <w:autoSpaceDN/>
      <w:adjustRightInd/>
      <w:spacing w:before="200" w:after="280" w:line="276" w:lineRule="auto"/>
      <w:ind w:left="936" w:right="936"/>
    </w:pPr>
    <w:rPr>
      <w:rFonts w:ascii="Calibri" w:hAnsi="Calibri"/>
      <w:b/>
      <w:bCs/>
      <w:i/>
      <w:iCs/>
      <w:color w:val="4F81BD"/>
      <w:lang w:val="en-GB" w:eastAsia="en-GB"/>
    </w:rPr>
  </w:style>
  <w:style w:type="character" w:customStyle="1" w:styleId="IntenseQuoteChar">
    <w:name w:val="Intense Quote Char"/>
    <w:basedOn w:val="DefaultParagraphFont"/>
    <w:link w:val="IntenseQuote"/>
    <w:uiPriority w:val="99"/>
    <w:locked/>
    <w:rsid w:val="00444685"/>
    <w:rPr>
      <w:rFonts w:cs="Times New Roman"/>
      <w:b/>
      <w:bCs/>
      <w:i/>
      <w:iCs/>
      <w:color w:val="4F81BD"/>
      <w:lang w:val="en-GB" w:eastAsia="en-GB"/>
    </w:rPr>
  </w:style>
  <w:style w:type="character" w:styleId="Strong">
    <w:name w:val="Strong"/>
    <w:basedOn w:val="DefaultParagraphFont"/>
    <w:uiPriority w:val="99"/>
    <w:qFormat/>
    <w:rsid w:val="00CE12B7"/>
    <w:rPr>
      <w:rFonts w:cs="Times New Roman"/>
      <w:b/>
      <w:bCs/>
    </w:rPr>
  </w:style>
  <w:style w:type="character" w:styleId="IntenseEmphasis">
    <w:name w:val="Intense Emphasis"/>
    <w:basedOn w:val="DefaultParagraphFont"/>
    <w:uiPriority w:val="99"/>
    <w:qFormat/>
    <w:rsid w:val="00072046"/>
    <w:rPr>
      <w:rFonts w:cs="Times New Roman"/>
      <w:b/>
      <w:bCs/>
      <w:i/>
      <w:iCs/>
      <w:color w:val="4F81BD"/>
    </w:rPr>
  </w:style>
  <w:style w:type="character" w:styleId="Emphasis">
    <w:name w:val="Emphasis"/>
    <w:basedOn w:val="DefaultParagraphFont"/>
    <w:uiPriority w:val="99"/>
    <w:qFormat/>
    <w:rsid w:val="007D1E82"/>
    <w:rPr>
      <w:rFonts w:cs="Times New Roman"/>
      <w:i/>
      <w:iCs/>
    </w:rPr>
  </w:style>
  <w:style w:type="character" w:styleId="SubtleEmphasis">
    <w:name w:val="Subtle Emphasis"/>
    <w:basedOn w:val="DefaultParagraphFont"/>
    <w:uiPriority w:val="99"/>
    <w:qFormat/>
    <w:rsid w:val="00432ADD"/>
    <w:rPr>
      <w:rFonts w:cs="Times New Roman"/>
      <w:i/>
      <w:iCs/>
      <w:color w:val="808080"/>
    </w:rPr>
  </w:style>
  <w:style w:type="paragraph" w:styleId="Subtitle">
    <w:name w:val="Subtitle"/>
    <w:basedOn w:val="Normal"/>
    <w:next w:val="Normal"/>
    <w:link w:val="SubtitleChar"/>
    <w:uiPriority w:val="99"/>
    <w:qFormat/>
    <w:rsid w:val="00D959A5"/>
    <w:pPr>
      <w:autoSpaceDE/>
      <w:autoSpaceDN/>
      <w:adjustRightInd/>
      <w:spacing w:before="0" w:after="60" w:line="276" w:lineRule="auto"/>
      <w:ind w:left="0"/>
      <w:jc w:val="center"/>
      <w:outlineLvl w:val="1"/>
    </w:pPr>
    <w:rPr>
      <w:color w:val="auto"/>
      <w:sz w:val="24"/>
      <w:szCs w:val="24"/>
      <w:lang w:val="en-GB" w:eastAsia="en-GB"/>
    </w:rPr>
  </w:style>
  <w:style w:type="character" w:customStyle="1" w:styleId="SubtitleChar">
    <w:name w:val="Subtitle Char"/>
    <w:basedOn w:val="DefaultParagraphFont"/>
    <w:link w:val="Subtitle"/>
    <w:uiPriority w:val="99"/>
    <w:locked/>
    <w:rsid w:val="00D959A5"/>
    <w:rPr>
      <w:rFonts w:ascii="Times New Roman" w:hAnsi="Times New Roman" w:cs="Times New Roman"/>
      <w:sz w:val="24"/>
      <w:szCs w:val="24"/>
      <w:lang w:val="en-GB" w:eastAsia="en-GB"/>
    </w:rPr>
  </w:style>
  <w:style w:type="paragraph" w:customStyle="1" w:styleId="Anchor">
    <w:name w:val="Anchor"/>
    <w:uiPriority w:val="99"/>
    <w:rsid w:val="00553BE5"/>
    <w:pPr>
      <w:autoSpaceDE w:val="0"/>
      <w:autoSpaceDN w:val="0"/>
      <w:adjustRightInd w:val="0"/>
      <w:spacing w:line="140" w:lineRule="atLeast"/>
    </w:pPr>
    <w:rPr>
      <w:rFonts w:ascii="Arial" w:hAnsi="Arial" w:cs="Arial"/>
      <w:color w:val="000000"/>
      <w:w w:val="0"/>
      <w:sz w:val="12"/>
      <w:szCs w:val="12"/>
      <w:lang w:eastAsia="en-GB"/>
    </w:rPr>
  </w:style>
  <w:style w:type="table" w:styleId="TableGrid">
    <w:name w:val="Table Grid"/>
    <w:basedOn w:val="TableNormal"/>
    <w:uiPriority w:val="99"/>
    <w:rsid w:val="0062508F"/>
    <w:pPr>
      <w:overflowPunct w:val="0"/>
      <w:autoSpaceDE w:val="0"/>
      <w:autoSpaceDN w:val="0"/>
      <w:adjustRightInd w:val="0"/>
      <w:spacing w:before="120"/>
      <w:textAlignment w:val="baseline"/>
    </w:pPr>
    <w:rPr>
      <w:rFonts w:ascii="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9D5118"/>
    <w:rPr>
      <w:rFonts w:cs="Times New Roman"/>
      <w:color w:val="0000FF"/>
      <w:u w:val="single"/>
    </w:rPr>
  </w:style>
  <w:style w:type="paragraph" w:styleId="BalloonText">
    <w:name w:val="Balloon Text"/>
    <w:basedOn w:val="Normal"/>
    <w:link w:val="BalloonTextChar"/>
    <w:uiPriority w:val="99"/>
    <w:semiHidden/>
    <w:locked/>
    <w:rsid w:val="003D1A9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D1A9B"/>
    <w:rPr>
      <w:rFonts w:ascii="Tahoma" w:hAnsi="Tahoma" w:cs="Tahoma"/>
      <w:color w:val="000000"/>
      <w:sz w:val="16"/>
      <w:szCs w:val="16"/>
    </w:rPr>
  </w:style>
  <w:style w:type="paragraph" w:customStyle="1" w:styleId="Part1Top">
    <w:name w:val="Part1 Top"/>
    <w:next w:val="Text1"/>
    <w:uiPriority w:val="99"/>
    <w:rsid w:val="00663E9C"/>
    <w:pPr>
      <w:keepNext/>
      <w:pageBreakBefore/>
      <w:tabs>
        <w:tab w:val="left" w:pos="720"/>
      </w:tabs>
      <w:suppressAutoHyphens/>
      <w:autoSpaceDE w:val="0"/>
      <w:autoSpaceDN w:val="0"/>
      <w:adjustRightInd w:val="0"/>
      <w:spacing w:before="240" w:after="120" w:line="260" w:lineRule="atLeast"/>
      <w:jc w:val="center"/>
    </w:pPr>
    <w:rPr>
      <w:rFonts w:ascii="Arial" w:hAnsi="Arial" w:cs="Arial"/>
      <w:b/>
      <w:bCs/>
      <w:caps/>
      <w:color w:val="000000"/>
      <w:w w:val="0"/>
    </w:rPr>
  </w:style>
  <w:style w:type="paragraph" w:customStyle="1" w:styleId="TableTitled3">
    <w:name w:val="TableTitled3"/>
    <w:uiPriority w:val="99"/>
    <w:rsid w:val="00BA5266"/>
    <w:pPr>
      <w:tabs>
        <w:tab w:val="left" w:pos="2160"/>
      </w:tabs>
      <w:suppressAutoHyphens/>
      <w:autoSpaceDE w:val="0"/>
      <w:autoSpaceDN w:val="0"/>
      <w:adjustRightInd w:val="0"/>
      <w:spacing w:line="240" w:lineRule="atLeast"/>
      <w:ind w:left="2160" w:hanging="1080"/>
    </w:pPr>
    <w:rPr>
      <w:rFonts w:ascii="Arial" w:hAnsi="Arial" w:cs="Arial"/>
      <w:b/>
      <w:bCs/>
      <w:color w:val="000000"/>
      <w:w w:val="0"/>
      <w:sz w:val="20"/>
      <w:szCs w:val="20"/>
    </w:rPr>
  </w:style>
  <w:style w:type="paragraph" w:customStyle="1" w:styleId="Indent2">
    <w:name w:val="Indent 2"/>
    <w:basedOn w:val="Normal"/>
    <w:uiPriority w:val="99"/>
    <w:rsid w:val="009953E3"/>
    <w:pPr>
      <w:autoSpaceDE/>
      <w:autoSpaceDN/>
      <w:adjustRightInd/>
      <w:spacing w:before="0" w:line="240" w:lineRule="auto"/>
      <w:ind w:left="1440"/>
    </w:pPr>
    <w:rPr>
      <w:rFonts w:ascii="Arial" w:hAnsi="Arial"/>
      <w:color w:val="auto"/>
      <w:szCs w:val="20"/>
      <w:lang w:val="ru-RU"/>
    </w:rPr>
  </w:style>
  <w:style w:type="paragraph" w:customStyle="1" w:styleId="Indent1">
    <w:name w:val="Indent 1"/>
    <w:basedOn w:val="Normal"/>
    <w:uiPriority w:val="99"/>
    <w:rsid w:val="002D2D15"/>
    <w:pPr>
      <w:autoSpaceDE/>
      <w:autoSpaceDN/>
      <w:adjustRightInd/>
      <w:spacing w:before="0" w:line="240" w:lineRule="auto"/>
    </w:pPr>
    <w:rPr>
      <w:rFonts w:ascii="Arial" w:hAnsi="Arial"/>
      <w:color w:val="auto"/>
      <w:szCs w:val="20"/>
      <w:lang w:val="ru-RU"/>
    </w:rPr>
  </w:style>
  <w:style w:type="paragraph" w:styleId="TOC3">
    <w:name w:val="toc 3"/>
    <w:basedOn w:val="Normal"/>
    <w:next w:val="Normal"/>
    <w:autoRedefine/>
    <w:uiPriority w:val="39"/>
    <w:locked/>
    <w:rsid w:val="00A60373"/>
    <w:pPr>
      <w:autoSpaceDE/>
      <w:autoSpaceDN/>
      <w:adjustRightInd/>
      <w:spacing w:before="0" w:after="100" w:line="276" w:lineRule="auto"/>
      <w:ind w:left="440"/>
    </w:pPr>
    <w:rPr>
      <w:rFonts w:ascii="Calibri" w:hAnsi="Calibri"/>
      <w:color w:val="auto"/>
    </w:rPr>
  </w:style>
  <w:style w:type="paragraph" w:styleId="TOC4">
    <w:name w:val="toc 4"/>
    <w:basedOn w:val="Normal"/>
    <w:next w:val="Normal"/>
    <w:autoRedefine/>
    <w:uiPriority w:val="39"/>
    <w:locked/>
    <w:rsid w:val="00A60373"/>
    <w:pPr>
      <w:autoSpaceDE/>
      <w:autoSpaceDN/>
      <w:adjustRightInd/>
      <w:spacing w:before="0" w:after="100" w:line="276" w:lineRule="auto"/>
      <w:ind w:left="660"/>
    </w:pPr>
    <w:rPr>
      <w:rFonts w:ascii="Calibri" w:hAnsi="Calibri"/>
      <w:color w:val="auto"/>
    </w:rPr>
  </w:style>
  <w:style w:type="paragraph" w:styleId="TOC5">
    <w:name w:val="toc 5"/>
    <w:basedOn w:val="Normal"/>
    <w:next w:val="Normal"/>
    <w:autoRedefine/>
    <w:uiPriority w:val="39"/>
    <w:locked/>
    <w:rsid w:val="00A60373"/>
    <w:pPr>
      <w:autoSpaceDE/>
      <w:autoSpaceDN/>
      <w:adjustRightInd/>
      <w:spacing w:before="0" w:after="100" w:line="276" w:lineRule="auto"/>
      <w:ind w:left="880"/>
    </w:pPr>
    <w:rPr>
      <w:rFonts w:ascii="Calibri" w:hAnsi="Calibri"/>
      <w:color w:val="auto"/>
    </w:rPr>
  </w:style>
  <w:style w:type="paragraph" w:styleId="TOC6">
    <w:name w:val="toc 6"/>
    <w:basedOn w:val="Normal"/>
    <w:next w:val="Normal"/>
    <w:autoRedefine/>
    <w:uiPriority w:val="39"/>
    <w:locked/>
    <w:rsid w:val="00A60373"/>
    <w:pPr>
      <w:autoSpaceDE/>
      <w:autoSpaceDN/>
      <w:adjustRightInd/>
      <w:spacing w:before="0" w:after="100" w:line="276" w:lineRule="auto"/>
      <w:ind w:left="1100"/>
    </w:pPr>
    <w:rPr>
      <w:rFonts w:ascii="Calibri" w:hAnsi="Calibri"/>
      <w:color w:val="auto"/>
    </w:rPr>
  </w:style>
  <w:style w:type="paragraph" w:styleId="TOC7">
    <w:name w:val="toc 7"/>
    <w:basedOn w:val="Normal"/>
    <w:next w:val="Normal"/>
    <w:autoRedefine/>
    <w:uiPriority w:val="39"/>
    <w:locked/>
    <w:rsid w:val="00A60373"/>
    <w:pPr>
      <w:autoSpaceDE/>
      <w:autoSpaceDN/>
      <w:adjustRightInd/>
      <w:spacing w:before="0" w:after="100" w:line="276" w:lineRule="auto"/>
      <w:ind w:left="1320"/>
    </w:pPr>
    <w:rPr>
      <w:rFonts w:ascii="Calibri" w:hAnsi="Calibri"/>
      <w:color w:val="auto"/>
    </w:rPr>
  </w:style>
  <w:style w:type="paragraph" w:styleId="TOC8">
    <w:name w:val="toc 8"/>
    <w:basedOn w:val="Normal"/>
    <w:next w:val="Normal"/>
    <w:autoRedefine/>
    <w:uiPriority w:val="39"/>
    <w:locked/>
    <w:rsid w:val="00A60373"/>
    <w:pPr>
      <w:autoSpaceDE/>
      <w:autoSpaceDN/>
      <w:adjustRightInd/>
      <w:spacing w:before="0" w:after="100" w:line="276" w:lineRule="auto"/>
      <w:ind w:left="1540"/>
    </w:pPr>
    <w:rPr>
      <w:rFonts w:ascii="Calibri" w:hAnsi="Calibri"/>
      <w:color w:val="auto"/>
    </w:rPr>
  </w:style>
  <w:style w:type="paragraph" w:styleId="TOC9">
    <w:name w:val="toc 9"/>
    <w:basedOn w:val="Normal"/>
    <w:next w:val="Normal"/>
    <w:autoRedefine/>
    <w:uiPriority w:val="39"/>
    <w:locked/>
    <w:rsid w:val="00A60373"/>
    <w:pPr>
      <w:autoSpaceDE/>
      <w:autoSpaceDN/>
      <w:adjustRightInd/>
      <w:spacing w:before="0" w:after="100" w:line="276" w:lineRule="auto"/>
      <w:ind w:left="1760"/>
    </w:pPr>
    <w:rPr>
      <w:rFonts w:ascii="Calibri" w:hAnsi="Calibri"/>
      <w:color w:val="auto"/>
    </w:rPr>
  </w:style>
  <w:style w:type="paragraph" w:customStyle="1" w:styleId="Default">
    <w:name w:val="Default"/>
    <w:rsid w:val="000A5847"/>
    <w:pPr>
      <w:autoSpaceDE w:val="0"/>
      <w:autoSpaceDN w:val="0"/>
      <w:adjustRightInd w:val="0"/>
    </w:pPr>
    <w:rPr>
      <w:rFonts w:ascii="Times New Roman" w:hAnsi="Times New Roman"/>
      <w:color w:val="000000"/>
      <w:sz w:val="24"/>
      <w:szCs w:val="24"/>
    </w:rPr>
  </w:style>
  <w:style w:type="paragraph" w:customStyle="1" w:styleId="TableParagraph">
    <w:name w:val="Table Paragraph"/>
    <w:basedOn w:val="Normal"/>
    <w:uiPriority w:val="1"/>
    <w:qFormat/>
    <w:rsid w:val="00DC1F4A"/>
    <w:pPr>
      <w:widowControl w:val="0"/>
      <w:autoSpaceDE/>
      <w:autoSpaceDN/>
      <w:adjustRightInd/>
      <w:spacing w:before="0" w:line="240" w:lineRule="auto"/>
      <w:ind w:left="0"/>
    </w:pPr>
    <w:rPr>
      <w:rFonts w:asciiTheme="minorHAnsi" w:eastAsiaTheme="minorHAnsi" w:hAnsiTheme="minorHAnsi" w:cstheme="minorBidi"/>
      <w:color w:val="auto"/>
    </w:rPr>
  </w:style>
  <w:style w:type="paragraph" w:styleId="Revision">
    <w:name w:val="Revision"/>
    <w:hidden/>
    <w:uiPriority w:val="99"/>
    <w:semiHidden/>
    <w:rsid w:val="00CA0338"/>
    <w:rPr>
      <w:rFonts w:ascii="Times New Roman" w:hAnsi="Times New Roman"/>
      <w:color w:val="000000"/>
    </w:rPr>
  </w:style>
  <w:style w:type="character" w:customStyle="1" w:styleId="pos">
    <w:name w:val="pos"/>
    <w:basedOn w:val="DefaultParagraphFont"/>
    <w:rsid w:val="00A173D4"/>
  </w:style>
  <w:style w:type="character" w:customStyle="1" w:styleId="im-ff-title-wrapper">
    <w:name w:val="im-ff-title-wrapper"/>
    <w:basedOn w:val="DefaultParagraphFont"/>
    <w:rsid w:val="00A173D4"/>
  </w:style>
  <w:style w:type="character" w:customStyle="1" w:styleId="doc-number">
    <w:name w:val="doc-number"/>
    <w:basedOn w:val="DefaultParagraphFont"/>
    <w:rsid w:val="00A173D4"/>
  </w:style>
  <w:style w:type="character" w:customStyle="1" w:styleId="qa-doc-title">
    <w:name w:val="qa-doc-title"/>
    <w:basedOn w:val="DefaultParagraphFont"/>
    <w:rsid w:val="00A173D4"/>
  </w:style>
  <w:style w:type="paragraph" w:customStyle="1" w:styleId="pr">
    <w:name w:val="pr"/>
    <w:basedOn w:val="Normal"/>
    <w:rsid w:val="009C4C74"/>
    <w:pPr>
      <w:autoSpaceDE/>
      <w:autoSpaceDN/>
      <w:adjustRightInd/>
      <w:spacing w:before="100" w:beforeAutospacing="1" w:after="100" w:afterAutospacing="1" w:line="240" w:lineRule="auto"/>
      <w:ind w:left="0"/>
    </w:pPr>
    <w:rPr>
      <w:color w:val="auto"/>
      <w:sz w:val="24"/>
      <w:szCs w:val="24"/>
    </w:rPr>
  </w:style>
  <w:style w:type="character" w:customStyle="1" w:styleId="s0">
    <w:name w:val="s0"/>
    <w:basedOn w:val="DefaultParagraphFont"/>
    <w:rsid w:val="009C4C74"/>
  </w:style>
  <w:style w:type="character" w:customStyle="1" w:styleId="s2">
    <w:name w:val="s2"/>
    <w:basedOn w:val="DefaultParagraphFont"/>
    <w:rsid w:val="009C4C74"/>
  </w:style>
  <w:style w:type="character" w:customStyle="1" w:styleId="q4iawc">
    <w:name w:val="q4iawc"/>
    <w:basedOn w:val="DefaultParagraphFont"/>
    <w:rsid w:val="00B22D78"/>
  </w:style>
  <w:style w:type="paragraph" w:styleId="EndnoteText">
    <w:name w:val="endnote text"/>
    <w:basedOn w:val="Normal"/>
    <w:link w:val="EndnoteTextChar"/>
    <w:uiPriority w:val="99"/>
    <w:semiHidden/>
    <w:unhideWhenUsed/>
    <w:locked/>
    <w:rsid w:val="00DB0A99"/>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DB0A99"/>
    <w:rPr>
      <w:rFonts w:ascii="Times New Roman" w:hAnsi="Times New Roman"/>
      <w:color w:val="000000"/>
      <w:sz w:val="20"/>
      <w:szCs w:val="20"/>
    </w:rPr>
  </w:style>
  <w:style w:type="character" w:styleId="EndnoteReference">
    <w:name w:val="endnote reference"/>
    <w:basedOn w:val="DefaultParagraphFont"/>
    <w:uiPriority w:val="99"/>
    <w:semiHidden/>
    <w:unhideWhenUsed/>
    <w:locked/>
    <w:rsid w:val="00DB0A99"/>
    <w:rPr>
      <w:vertAlign w:val="superscript"/>
    </w:rPr>
  </w:style>
  <w:style w:type="character" w:styleId="UnresolvedMention">
    <w:name w:val="Unresolved Mention"/>
    <w:basedOn w:val="DefaultParagraphFont"/>
    <w:uiPriority w:val="99"/>
    <w:semiHidden/>
    <w:unhideWhenUsed/>
    <w:rsid w:val="00E1290A"/>
    <w:rPr>
      <w:color w:val="605E5C"/>
      <w:shd w:val="clear" w:color="auto" w:fill="E1DFDD"/>
    </w:rPr>
  </w:style>
  <w:style w:type="character" w:styleId="FollowedHyperlink">
    <w:name w:val="FollowedHyperlink"/>
    <w:basedOn w:val="DefaultParagraphFont"/>
    <w:uiPriority w:val="99"/>
    <w:semiHidden/>
    <w:unhideWhenUsed/>
    <w:locked/>
    <w:rsid w:val="001225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830">
      <w:bodyDiv w:val="1"/>
      <w:marLeft w:val="0"/>
      <w:marRight w:val="0"/>
      <w:marTop w:val="0"/>
      <w:marBottom w:val="0"/>
      <w:divBdr>
        <w:top w:val="none" w:sz="0" w:space="0" w:color="auto"/>
        <w:left w:val="none" w:sz="0" w:space="0" w:color="auto"/>
        <w:bottom w:val="none" w:sz="0" w:space="0" w:color="auto"/>
        <w:right w:val="none" w:sz="0" w:space="0" w:color="auto"/>
      </w:divBdr>
    </w:div>
    <w:div w:id="302733043">
      <w:bodyDiv w:val="1"/>
      <w:marLeft w:val="0"/>
      <w:marRight w:val="0"/>
      <w:marTop w:val="0"/>
      <w:marBottom w:val="0"/>
      <w:divBdr>
        <w:top w:val="none" w:sz="0" w:space="0" w:color="auto"/>
        <w:left w:val="none" w:sz="0" w:space="0" w:color="auto"/>
        <w:bottom w:val="none" w:sz="0" w:space="0" w:color="auto"/>
        <w:right w:val="none" w:sz="0" w:space="0" w:color="auto"/>
      </w:divBdr>
    </w:div>
    <w:div w:id="560798493">
      <w:bodyDiv w:val="1"/>
      <w:marLeft w:val="0"/>
      <w:marRight w:val="0"/>
      <w:marTop w:val="0"/>
      <w:marBottom w:val="0"/>
      <w:divBdr>
        <w:top w:val="none" w:sz="0" w:space="0" w:color="auto"/>
        <w:left w:val="none" w:sz="0" w:space="0" w:color="auto"/>
        <w:bottom w:val="none" w:sz="0" w:space="0" w:color="auto"/>
        <w:right w:val="none" w:sz="0" w:space="0" w:color="auto"/>
      </w:divBdr>
    </w:div>
    <w:div w:id="704136291">
      <w:bodyDiv w:val="1"/>
      <w:marLeft w:val="0"/>
      <w:marRight w:val="0"/>
      <w:marTop w:val="0"/>
      <w:marBottom w:val="0"/>
      <w:divBdr>
        <w:top w:val="none" w:sz="0" w:space="0" w:color="auto"/>
        <w:left w:val="none" w:sz="0" w:space="0" w:color="auto"/>
        <w:bottom w:val="none" w:sz="0" w:space="0" w:color="auto"/>
        <w:right w:val="none" w:sz="0" w:space="0" w:color="auto"/>
      </w:divBdr>
    </w:div>
    <w:div w:id="1069577861">
      <w:bodyDiv w:val="1"/>
      <w:marLeft w:val="0"/>
      <w:marRight w:val="0"/>
      <w:marTop w:val="0"/>
      <w:marBottom w:val="0"/>
      <w:divBdr>
        <w:top w:val="none" w:sz="0" w:space="0" w:color="auto"/>
        <w:left w:val="none" w:sz="0" w:space="0" w:color="auto"/>
        <w:bottom w:val="none" w:sz="0" w:space="0" w:color="auto"/>
        <w:right w:val="none" w:sz="0" w:space="0" w:color="auto"/>
      </w:divBdr>
    </w:div>
    <w:div w:id="1078942666">
      <w:bodyDiv w:val="1"/>
      <w:marLeft w:val="0"/>
      <w:marRight w:val="0"/>
      <w:marTop w:val="0"/>
      <w:marBottom w:val="0"/>
      <w:divBdr>
        <w:top w:val="none" w:sz="0" w:space="0" w:color="auto"/>
        <w:left w:val="none" w:sz="0" w:space="0" w:color="auto"/>
        <w:bottom w:val="none" w:sz="0" w:space="0" w:color="auto"/>
        <w:right w:val="none" w:sz="0" w:space="0" w:color="auto"/>
      </w:divBdr>
    </w:div>
    <w:div w:id="1598295367">
      <w:bodyDiv w:val="1"/>
      <w:marLeft w:val="0"/>
      <w:marRight w:val="0"/>
      <w:marTop w:val="0"/>
      <w:marBottom w:val="0"/>
      <w:divBdr>
        <w:top w:val="none" w:sz="0" w:space="0" w:color="auto"/>
        <w:left w:val="none" w:sz="0" w:space="0" w:color="auto"/>
        <w:bottom w:val="none" w:sz="0" w:space="0" w:color="auto"/>
        <w:right w:val="none" w:sz="0" w:space="0" w:color="auto"/>
      </w:divBdr>
    </w:div>
    <w:div w:id="1624267797">
      <w:bodyDiv w:val="1"/>
      <w:marLeft w:val="0"/>
      <w:marRight w:val="0"/>
      <w:marTop w:val="0"/>
      <w:marBottom w:val="0"/>
      <w:divBdr>
        <w:top w:val="none" w:sz="0" w:space="0" w:color="auto"/>
        <w:left w:val="none" w:sz="0" w:space="0" w:color="auto"/>
        <w:bottom w:val="none" w:sz="0" w:space="0" w:color="auto"/>
        <w:right w:val="none" w:sz="0" w:space="0" w:color="auto"/>
      </w:divBdr>
    </w:div>
    <w:div w:id="1680890821">
      <w:bodyDiv w:val="1"/>
      <w:marLeft w:val="0"/>
      <w:marRight w:val="0"/>
      <w:marTop w:val="0"/>
      <w:marBottom w:val="0"/>
      <w:divBdr>
        <w:top w:val="none" w:sz="0" w:space="0" w:color="auto"/>
        <w:left w:val="none" w:sz="0" w:space="0" w:color="auto"/>
        <w:bottom w:val="none" w:sz="0" w:space="0" w:color="auto"/>
        <w:right w:val="none" w:sz="0" w:space="0" w:color="auto"/>
      </w:divBdr>
    </w:div>
    <w:div w:id="1681931952">
      <w:bodyDiv w:val="1"/>
      <w:marLeft w:val="0"/>
      <w:marRight w:val="0"/>
      <w:marTop w:val="0"/>
      <w:marBottom w:val="0"/>
      <w:divBdr>
        <w:top w:val="none" w:sz="0" w:space="0" w:color="auto"/>
        <w:left w:val="none" w:sz="0" w:space="0" w:color="auto"/>
        <w:bottom w:val="none" w:sz="0" w:space="0" w:color="auto"/>
        <w:right w:val="none" w:sz="0" w:space="0" w:color="auto"/>
      </w:divBdr>
    </w:div>
    <w:div w:id="1787312445">
      <w:bodyDiv w:val="1"/>
      <w:marLeft w:val="0"/>
      <w:marRight w:val="0"/>
      <w:marTop w:val="0"/>
      <w:marBottom w:val="0"/>
      <w:divBdr>
        <w:top w:val="none" w:sz="0" w:space="0" w:color="auto"/>
        <w:left w:val="none" w:sz="0" w:space="0" w:color="auto"/>
        <w:bottom w:val="none" w:sz="0" w:space="0" w:color="auto"/>
        <w:right w:val="none" w:sz="0" w:space="0" w:color="auto"/>
      </w:divBdr>
    </w:div>
    <w:div w:id="1793018594">
      <w:bodyDiv w:val="1"/>
      <w:marLeft w:val="0"/>
      <w:marRight w:val="0"/>
      <w:marTop w:val="0"/>
      <w:marBottom w:val="0"/>
      <w:divBdr>
        <w:top w:val="none" w:sz="0" w:space="0" w:color="auto"/>
        <w:left w:val="none" w:sz="0" w:space="0" w:color="auto"/>
        <w:bottom w:val="none" w:sz="0" w:space="0" w:color="auto"/>
        <w:right w:val="none" w:sz="0" w:space="0" w:color="auto"/>
      </w:divBdr>
    </w:div>
    <w:div w:id="200130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41C0F5783F7D48907DAB33EEEB9B55" ma:contentTypeVersion="3" ma:contentTypeDescription="Create a new document." ma:contentTypeScope="" ma:versionID="307e7b5189dfece7926d3f755334001a">
  <xsd:schema xmlns:xsd="http://www.w3.org/2001/XMLSchema" xmlns:xs="http://www.w3.org/2001/XMLSchema" xmlns:p="http://schemas.microsoft.com/office/2006/metadata/properties" xmlns:ns2="461d2339-64d0-4f07-a277-1d9634d3fbdc" targetNamespace="http://schemas.microsoft.com/office/2006/metadata/properties" ma:root="true" ma:fieldsID="859fa6af60e0378edcb82a030a441b4b" ns2:_="">
    <xsd:import namespace="461d2339-64d0-4f07-a277-1d9634d3fb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2339-64d0-4f07-a277-1d9634d3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A7E67E-D6D5-4586-B765-6DA70492B925}">
  <ds:schemaRefs>
    <ds:schemaRef ds:uri="http://schemas.microsoft.com/sharepoint/v3/contenttype/forms"/>
  </ds:schemaRefs>
</ds:datastoreItem>
</file>

<file path=customXml/itemProps2.xml><?xml version="1.0" encoding="utf-8"?>
<ds:datastoreItem xmlns:ds="http://schemas.openxmlformats.org/officeDocument/2006/customXml" ds:itemID="{B5DC7EA6-20BF-41F1-8AD7-3A2DF7C174B2}"/>
</file>

<file path=customXml/itemProps3.xml><?xml version="1.0" encoding="utf-8"?>
<ds:datastoreItem xmlns:ds="http://schemas.openxmlformats.org/officeDocument/2006/customXml" ds:itemID="{5435E385-E22C-4800-BEB0-86F5FEA3E2F8}">
  <ds:schemaRefs>
    <ds:schemaRef ds:uri="http://schemas.openxmlformats.org/officeDocument/2006/bibliography"/>
  </ds:schemaRefs>
</ds:datastoreItem>
</file>

<file path=customXml/itemProps4.xml><?xml version="1.0" encoding="utf-8"?>
<ds:datastoreItem xmlns:ds="http://schemas.openxmlformats.org/officeDocument/2006/customXml" ds:itemID="{EF957FA0-0690-4912-AFB5-FD2A2FC5AA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3053</TotalTime>
  <Pages>1</Pages>
  <Words>30067</Words>
  <Characters>171382</Characters>
  <Application>Microsoft Office Word</Application>
  <DocSecurity>0</DocSecurity>
  <Lines>1428</Lines>
  <Paragraphs>402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THERMAL INSULATION FOR HOT LINES, VESSELS AND EXCHANGERS</vt:lpstr>
      <vt:lpstr>TES DOCUMENT NUMBER_REV</vt:lpstr>
    </vt:vector>
  </TitlesOfParts>
  <Company>Chevron</Company>
  <LinksUpToDate>false</LinksUpToDate>
  <CharactersWithSpaces>201047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INSULATION FOR HOT LINES, VESSELS AND EXCHANGERS</dc:title>
  <dc:creator>Kurmanbek Tuleshov</dc:creator>
  <cp:keywords>IRM-SU-1381-TCO</cp:keywords>
  <cp:lastModifiedBy>Morozov, Mikhail V. [Tengizchevroil]</cp:lastModifiedBy>
  <cp:revision>218</cp:revision>
  <cp:lastPrinted>2022-11-04T11:19:00Z</cp:lastPrinted>
  <dcterms:created xsi:type="dcterms:W3CDTF">2022-10-31T09:18:00Z</dcterms:created>
  <dcterms:modified xsi:type="dcterms:W3CDTF">2022-11-04T11:19:00Z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77800</vt:r8>
  </property>
  <property fmtid="{D5CDD505-2E9C-101B-9397-08002B2CF9AE}" pid="3" name="ContentTypeId">
    <vt:lpwstr>0x0101007741C0F5783F7D48907DAB33EEEB9B55</vt:lpwstr>
  </property>
  <property fmtid="{D5CDD505-2E9C-101B-9397-08002B2CF9AE}" pid="4" name="Chevron Discipline">
    <vt:lpwstr/>
  </property>
  <property fmtid="{D5CDD505-2E9C-101B-9397-08002B2CF9AE}" pid="5" name="Under Revision">
    <vt:bool>false</vt:bool>
  </property>
  <property fmtid="{D5CDD505-2E9C-101B-9397-08002B2CF9AE}" pid="6" name="Retention Category">
    <vt:lpwstr>1;#Non-Record|1e0fcd32-c316-4759-967f-319c5b88aa7f</vt:lpwstr>
  </property>
  <property fmtid="{D5CDD505-2E9C-101B-9397-08002B2CF9AE}" pid="7" name="Gross Document Categorization">
    <vt:lpwstr>Specifications</vt:lpwstr>
  </property>
  <property fmtid="{D5CDD505-2E9C-101B-9397-08002B2CF9AE}" pid="8" name="TaxCatchAll">
    <vt:lpwstr>2;#TCO|d4ae46a7-a454-47f2-85d3-2922fdf28d97;#1;#Non-Record|1e0fcd32-c316-4759-967f-319c5b88aa7f</vt:lpwstr>
  </property>
  <property fmtid="{D5CDD505-2E9C-101B-9397-08002B2CF9AE}" pid="9" name="Contact Person">
    <vt:lpwstr>430;#Korepanov, Viktor [Tengizchevroil]</vt:lpwstr>
  </property>
  <property fmtid="{D5CDD505-2E9C-101B-9397-08002B2CF9AE}" pid="10" name="Document Status">
    <vt:lpwstr>Active</vt:lpwstr>
  </property>
  <property fmtid="{D5CDD505-2E9C-101B-9397-08002B2CF9AE}" pid="11" name="Chevron Organization">
    <vt:lpwstr>2;#TCO|d4ae46a7-a454-47f2-85d3-2922fdf28d97</vt:lpwstr>
  </property>
  <property fmtid="{D5CDD505-2E9C-101B-9397-08002B2CF9AE}" pid="12" name="Document Type">
    <vt:lpwstr>Specification - Uncommented (SU)</vt:lpwstr>
  </property>
  <property fmtid="{D5CDD505-2E9C-101B-9397-08002B2CF9AE}" pid="13" name="IP Classification">
    <vt:lpwstr>Company Confidential</vt:lpwstr>
  </property>
  <property fmtid="{D5CDD505-2E9C-101B-9397-08002B2CF9AE}" pid="14" name="p01231d88c934046812dbe39cf15431a">
    <vt:lpwstr>Non-Record|1e0fcd32-c316-4759-967f-319c5b88aa7f</vt:lpwstr>
  </property>
  <property fmtid="{D5CDD505-2E9C-101B-9397-08002B2CF9AE}" pid="15" name="p01231d88c934046812dbe39cf15430a">
    <vt:lpwstr>TCO|d4ae46a7-a454-47f2-85d3-2922fdf28d97</vt:lpwstr>
  </property>
  <property fmtid="{D5CDD505-2E9C-101B-9397-08002B2CF9AE}" pid="16" name="MSIP_Label_8f679ab1-67ee-4ade-bf10-305ce58f7b01_Enabled">
    <vt:lpwstr>true</vt:lpwstr>
  </property>
  <property fmtid="{D5CDD505-2E9C-101B-9397-08002B2CF9AE}" pid="17" name="MSIP_Label_8f679ab1-67ee-4ade-bf10-305ce58f7b01_SetDate">
    <vt:lpwstr>2022-03-05T11:59:15Z</vt:lpwstr>
  </property>
  <property fmtid="{D5CDD505-2E9C-101B-9397-08002B2CF9AE}" pid="18" name="MSIP_Label_8f679ab1-67ee-4ade-bf10-305ce58f7b01_Method">
    <vt:lpwstr>Privileged</vt:lpwstr>
  </property>
  <property fmtid="{D5CDD505-2E9C-101B-9397-08002B2CF9AE}" pid="19" name="MSIP_Label_8f679ab1-67ee-4ade-bf10-305ce58f7b01_Name">
    <vt:lpwstr>Public</vt:lpwstr>
  </property>
  <property fmtid="{D5CDD505-2E9C-101B-9397-08002B2CF9AE}" pid="20" name="MSIP_Label_8f679ab1-67ee-4ade-bf10-305ce58f7b01_SiteId">
    <vt:lpwstr>fd799da1-bfc1-4234-a91c-72b3a1cb9e26</vt:lpwstr>
  </property>
  <property fmtid="{D5CDD505-2E9C-101B-9397-08002B2CF9AE}" pid="21" name="MSIP_Label_8f679ab1-67ee-4ade-bf10-305ce58f7b01_ActionId">
    <vt:lpwstr>d4604ca0-9d30-43e4-9a60-693ff8fcddff</vt:lpwstr>
  </property>
  <property fmtid="{D5CDD505-2E9C-101B-9397-08002B2CF9AE}" pid="22" name="MSIP_Label_8f679ab1-67ee-4ade-bf10-305ce58f7b01_ContentBits">
    <vt:lpwstr>0</vt:lpwstr>
  </property>
  <property fmtid="{D5CDD505-2E9C-101B-9397-08002B2CF9AE}" pid="23" name="f1f5acf37a9e4df8843432af9802a72a">
    <vt:lpwstr/>
  </property>
</Properties>
</file>